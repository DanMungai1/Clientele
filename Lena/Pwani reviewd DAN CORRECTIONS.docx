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864EB8" w14:textId="48608F6D" w:rsidR="000814A2" w:rsidRPr="004774AA" w:rsidRDefault="000814A2" w:rsidP="000814A2">
      <w:pPr>
        <w:widowControl w:val="0"/>
        <w:overflowPunct w:val="0"/>
        <w:autoSpaceDE w:val="0"/>
        <w:autoSpaceDN w:val="0"/>
        <w:adjustRightInd w:val="0"/>
        <w:spacing w:after="100" w:afterAutospacing="1" w:line="480" w:lineRule="auto"/>
        <w:jc w:val="center"/>
        <w:rPr>
          <w:rFonts w:ascii="Times New Roman" w:hAnsi="Times New Roman"/>
          <w:b/>
          <w:bCs/>
          <w:sz w:val="24"/>
          <w:szCs w:val="24"/>
        </w:rPr>
      </w:pPr>
      <w:bookmarkStart w:id="0" w:name="_Toc20687092"/>
      <w:bookmarkStart w:id="1" w:name="_Toc120099704"/>
      <w:bookmarkStart w:id="2" w:name="_Toc120101061"/>
      <w:r>
        <w:rPr>
          <w:rFonts w:ascii="Times New Roman" w:hAnsi="Times New Roman"/>
          <w:b/>
          <w:bCs/>
          <w:sz w:val="24"/>
          <w:szCs w:val="24"/>
        </w:rPr>
        <w:t xml:space="preserve"> OCCURRENCE AND ABUNDANCE </w:t>
      </w:r>
      <w:r w:rsidRPr="004774AA">
        <w:rPr>
          <w:rFonts w:ascii="Times New Roman" w:hAnsi="Times New Roman"/>
          <w:b/>
          <w:bCs/>
          <w:sz w:val="24"/>
          <w:szCs w:val="24"/>
        </w:rPr>
        <w:t xml:space="preserve">OF </w:t>
      </w:r>
      <w:r>
        <w:rPr>
          <w:rFonts w:ascii="Times New Roman" w:hAnsi="Times New Roman"/>
          <w:b/>
          <w:bCs/>
          <w:sz w:val="24"/>
          <w:szCs w:val="24"/>
        </w:rPr>
        <w:t xml:space="preserve">RECRUTING </w:t>
      </w:r>
      <w:r w:rsidRPr="004774AA">
        <w:rPr>
          <w:rFonts w:ascii="Times New Roman" w:hAnsi="Times New Roman"/>
          <w:b/>
          <w:bCs/>
          <w:sz w:val="24"/>
          <w:szCs w:val="24"/>
        </w:rPr>
        <w:t>JUVENILE ANGUILLID EELS</w:t>
      </w:r>
      <w:r>
        <w:rPr>
          <w:rFonts w:ascii="Times New Roman" w:hAnsi="Times New Roman"/>
          <w:b/>
          <w:bCs/>
          <w:sz w:val="24"/>
          <w:szCs w:val="24"/>
        </w:rPr>
        <w:t xml:space="preserve"> </w:t>
      </w:r>
      <w:r w:rsidRPr="004774AA">
        <w:rPr>
          <w:rFonts w:ascii="Times New Roman" w:hAnsi="Times New Roman"/>
          <w:b/>
          <w:bCs/>
          <w:sz w:val="24"/>
          <w:szCs w:val="24"/>
        </w:rPr>
        <w:t>IN THE SABAKI ESTUARY, ATHI RIVER, KENYA</w:t>
      </w:r>
    </w:p>
    <w:p w14:paraId="7F86B365" w14:textId="77777777" w:rsidR="000814A2" w:rsidRPr="004774AA" w:rsidRDefault="000814A2" w:rsidP="000814A2">
      <w:pPr>
        <w:widowControl w:val="0"/>
        <w:overflowPunct w:val="0"/>
        <w:autoSpaceDE w:val="0"/>
        <w:autoSpaceDN w:val="0"/>
        <w:adjustRightInd w:val="0"/>
        <w:spacing w:after="100" w:afterAutospacing="1" w:line="350" w:lineRule="auto"/>
        <w:jc w:val="center"/>
        <w:rPr>
          <w:rFonts w:ascii="Times New Roman" w:hAnsi="Times New Roman"/>
          <w:sz w:val="24"/>
          <w:szCs w:val="24"/>
        </w:rPr>
      </w:pPr>
    </w:p>
    <w:p w14:paraId="6D9D1FA0"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3FD339BB"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255A9779"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1F71BCF3"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696A6E65"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331A1AC5"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0B81B7A2"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0A6E80F2"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4C557524"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057BCCE2"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796FB5AB" w14:textId="77777777" w:rsidR="000814A2" w:rsidRPr="004774AA" w:rsidRDefault="000814A2" w:rsidP="000814A2">
      <w:pPr>
        <w:widowControl w:val="0"/>
        <w:autoSpaceDE w:val="0"/>
        <w:autoSpaceDN w:val="0"/>
        <w:adjustRightInd w:val="0"/>
        <w:spacing w:after="0" w:line="273" w:lineRule="exact"/>
        <w:jc w:val="center"/>
        <w:rPr>
          <w:rFonts w:ascii="Times New Roman" w:hAnsi="Times New Roman"/>
          <w:sz w:val="24"/>
          <w:szCs w:val="24"/>
        </w:rPr>
      </w:pPr>
    </w:p>
    <w:p w14:paraId="4D994A78" w14:textId="77777777" w:rsidR="000814A2" w:rsidRPr="004774AA" w:rsidRDefault="000814A2" w:rsidP="000814A2">
      <w:pPr>
        <w:widowControl w:val="0"/>
        <w:overflowPunct w:val="0"/>
        <w:autoSpaceDE w:val="0"/>
        <w:autoSpaceDN w:val="0"/>
        <w:adjustRightInd w:val="0"/>
        <w:spacing w:before="100" w:beforeAutospacing="1" w:after="0" w:line="240" w:lineRule="auto"/>
        <w:jc w:val="center"/>
        <w:rPr>
          <w:rFonts w:ascii="Times New Roman" w:hAnsi="Times New Roman"/>
          <w:sz w:val="24"/>
          <w:szCs w:val="24"/>
          <w:lang w:val="sv-SE"/>
        </w:rPr>
      </w:pPr>
      <w:r w:rsidRPr="004774AA">
        <w:rPr>
          <w:rFonts w:ascii="Times New Roman" w:hAnsi="Times New Roman"/>
          <w:b/>
          <w:bCs/>
          <w:sz w:val="24"/>
          <w:szCs w:val="24"/>
          <w:lang w:val="sv-SE"/>
        </w:rPr>
        <w:t>LENA MUTHONI GITONGA</w:t>
      </w:r>
    </w:p>
    <w:p w14:paraId="0CCAC66C"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lang w:val="sv-SE"/>
        </w:rPr>
      </w:pPr>
    </w:p>
    <w:p w14:paraId="5A2AD521"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lang w:val="sv-SE"/>
        </w:rPr>
      </w:pPr>
    </w:p>
    <w:p w14:paraId="383F4029"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lang w:val="sv-SE"/>
        </w:rPr>
      </w:pPr>
    </w:p>
    <w:p w14:paraId="6D8D3152"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lang w:val="sv-SE"/>
        </w:rPr>
      </w:pPr>
    </w:p>
    <w:p w14:paraId="5CA9FB1E"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lang w:val="sv-SE"/>
        </w:rPr>
      </w:pPr>
    </w:p>
    <w:p w14:paraId="00139022"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lang w:val="sv-SE"/>
        </w:rPr>
      </w:pPr>
    </w:p>
    <w:p w14:paraId="098D20DA"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lang w:val="sv-SE"/>
        </w:rPr>
      </w:pPr>
    </w:p>
    <w:p w14:paraId="0631FD07"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lang w:val="sv-SE"/>
        </w:rPr>
      </w:pPr>
    </w:p>
    <w:p w14:paraId="46C4AEA8"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lang w:val="sv-SE"/>
        </w:rPr>
      </w:pPr>
    </w:p>
    <w:p w14:paraId="026D44C3"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lang w:val="sv-SE"/>
        </w:rPr>
      </w:pPr>
    </w:p>
    <w:p w14:paraId="34F3930E"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lang w:val="sv-SE"/>
        </w:rPr>
      </w:pPr>
    </w:p>
    <w:p w14:paraId="7F5D4BFD"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lang w:val="sv-SE"/>
        </w:rPr>
      </w:pPr>
    </w:p>
    <w:p w14:paraId="393919D4"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lang w:val="sv-SE"/>
        </w:rPr>
      </w:pPr>
    </w:p>
    <w:p w14:paraId="5EA0A9AA"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lang w:val="sv-SE"/>
        </w:rPr>
      </w:pPr>
    </w:p>
    <w:p w14:paraId="5499BBD1"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lang w:val="sv-SE"/>
        </w:rPr>
      </w:pPr>
    </w:p>
    <w:p w14:paraId="28C731B2" w14:textId="77777777" w:rsidR="000814A2" w:rsidRPr="004774AA" w:rsidRDefault="000814A2" w:rsidP="000814A2">
      <w:pPr>
        <w:widowControl w:val="0"/>
        <w:autoSpaceDE w:val="0"/>
        <w:autoSpaceDN w:val="0"/>
        <w:adjustRightInd w:val="0"/>
        <w:spacing w:after="0" w:line="260" w:lineRule="exact"/>
        <w:jc w:val="center"/>
        <w:rPr>
          <w:rFonts w:ascii="Times New Roman" w:hAnsi="Times New Roman"/>
          <w:sz w:val="24"/>
          <w:szCs w:val="24"/>
          <w:lang w:val="sv-SE"/>
        </w:rPr>
      </w:pPr>
    </w:p>
    <w:p w14:paraId="7CCA3B4C" w14:textId="77777777" w:rsidR="000814A2" w:rsidRPr="004774AA" w:rsidRDefault="000814A2" w:rsidP="000814A2">
      <w:pPr>
        <w:widowControl w:val="0"/>
        <w:overflowPunct w:val="0"/>
        <w:autoSpaceDE w:val="0"/>
        <w:autoSpaceDN w:val="0"/>
        <w:adjustRightInd w:val="0"/>
        <w:spacing w:after="0" w:line="349" w:lineRule="auto"/>
        <w:jc w:val="center"/>
        <w:rPr>
          <w:rFonts w:ascii="Times New Roman" w:hAnsi="Times New Roman"/>
          <w:sz w:val="24"/>
          <w:szCs w:val="24"/>
        </w:rPr>
      </w:pPr>
      <w:r w:rsidRPr="004774AA">
        <w:rPr>
          <w:rFonts w:ascii="Times New Roman" w:hAnsi="Times New Roman"/>
          <w:b/>
          <w:bCs/>
          <w:sz w:val="24"/>
          <w:szCs w:val="24"/>
        </w:rPr>
        <w:t>A thesis submitted in partial fulfilment of the requirements for the Degree of Master of Science in Fisheries of Pwani University</w:t>
      </w:r>
    </w:p>
    <w:p w14:paraId="7551D74E" w14:textId="77777777" w:rsidR="000814A2" w:rsidRPr="004774AA" w:rsidRDefault="000814A2" w:rsidP="000814A2">
      <w:pPr>
        <w:widowControl w:val="0"/>
        <w:autoSpaceDE w:val="0"/>
        <w:autoSpaceDN w:val="0"/>
        <w:adjustRightInd w:val="0"/>
        <w:spacing w:after="0" w:line="240" w:lineRule="auto"/>
        <w:jc w:val="center"/>
        <w:rPr>
          <w:rFonts w:ascii="Times New Roman" w:hAnsi="Times New Roman"/>
          <w:sz w:val="24"/>
          <w:szCs w:val="24"/>
        </w:rPr>
        <w:sectPr w:rsidR="000814A2" w:rsidRPr="004774AA" w:rsidSect="00A758C2">
          <w:footerReference w:type="default" r:id="rId8"/>
          <w:pgSz w:w="12240" w:h="15840"/>
          <w:pgMar w:top="1440" w:right="1440" w:bottom="1008" w:left="1440" w:header="720" w:footer="720" w:gutter="0"/>
          <w:pgNumType w:fmt="lowerRoman" w:start="1"/>
          <w:cols w:space="720" w:equalWidth="0">
            <w:col w:w="9360"/>
          </w:cols>
          <w:noEndnote/>
          <w:titlePg/>
          <w:docGrid w:linePitch="299"/>
        </w:sectPr>
      </w:pPr>
    </w:p>
    <w:p w14:paraId="5FBDBF8C"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0D6A5393"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4314EF97"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15384EBF"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2C31B587"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0A0DC21B"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4CDC32EA"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369A222F"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521E437C" w14:textId="77777777" w:rsidR="000814A2" w:rsidRPr="004774AA" w:rsidRDefault="000814A2" w:rsidP="000814A2">
      <w:pPr>
        <w:widowControl w:val="0"/>
        <w:autoSpaceDE w:val="0"/>
        <w:autoSpaceDN w:val="0"/>
        <w:adjustRightInd w:val="0"/>
        <w:spacing w:after="0" w:line="200" w:lineRule="exact"/>
        <w:jc w:val="center"/>
        <w:rPr>
          <w:rFonts w:ascii="Times New Roman" w:hAnsi="Times New Roman"/>
          <w:sz w:val="24"/>
          <w:szCs w:val="24"/>
        </w:rPr>
      </w:pPr>
    </w:p>
    <w:p w14:paraId="6E0FC0CA" w14:textId="77777777" w:rsidR="000814A2" w:rsidRPr="004774AA" w:rsidRDefault="000814A2" w:rsidP="000814A2">
      <w:pPr>
        <w:widowControl w:val="0"/>
        <w:autoSpaceDE w:val="0"/>
        <w:autoSpaceDN w:val="0"/>
        <w:adjustRightInd w:val="0"/>
        <w:spacing w:after="0" w:line="358" w:lineRule="exact"/>
        <w:jc w:val="center"/>
        <w:rPr>
          <w:rFonts w:ascii="Times New Roman" w:hAnsi="Times New Roman"/>
          <w:sz w:val="24"/>
          <w:szCs w:val="24"/>
        </w:rPr>
      </w:pPr>
    </w:p>
    <w:p w14:paraId="6D63EFEE" w14:textId="77777777" w:rsidR="000814A2" w:rsidRPr="004774AA" w:rsidRDefault="000814A2" w:rsidP="000814A2">
      <w:pPr>
        <w:widowControl w:val="0"/>
        <w:autoSpaceDE w:val="0"/>
        <w:autoSpaceDN w:val="0"/>
        <w:adjustRightInd w:val="0"/>
        <w:spacing w:after="0" w:line="358" w:lineRule="exact"/>
        <w:jc w:val="center"/>
        <w:rPr>
          <w:rFonts w:ascii="Times New Roman" w:hAnsi="Times New Roman"/>
          <w:sz w:val="24"/>
          <w:szCs w:val="24"/>
        </w:rPr>
      </w:pPr>
    </w:p>
    <w:p w14:paraId="2DF862B1" w14:textId="1336386D" w:rsidR="000814A2" w:rsidRDefault="000814A2" w:rsidP="000814A2">
      <w:pPr>
        <w:jc w:val="center"/>
        <w:rPr>
          <w:rFonts w:ascii="Times New Roman" w:hAnsi="Times New Roman"/>
          <w:b/>
          <w:bCs/>
          <w:sz w:val="24"/>
          <w:szCs w:val="24"/>
        </w:rPr>
      </w:pPr>
      <w:r w:rsidRPr="004774AA">
        <w:rPr>
          <w:rFonts w:ascii="Times New Roman" w:hAnsi="Times New Roman"/>
          <w:b/>
          <w:bCs/>
          <w:sz w:val="24"/>
          <w:szCs w:val="24"/>
        </w:rPr>
        <w:t>J</w:t>
      </w:r>
      <w:r>
        <w:rPr>
          <w:rFonts w:ascii="Times New Roman" w:hAnsi="Times New Roman"/>
          <w:b/>
          <w:bCs/>
          <w:sz w:val="24"/>
          <w:szCs w:val="24"/>
        </w:rPr>
        <w:t>ANUARY</w:t>
      </w:r>
      <w:r w:rsidRPr="004774AA">
        <w:rPr>
          <w:rFonts w:ascii="Times New Roman" w:hAnsi="Times New Roman"/>
          <w:b/>
          <w:bCs/>
          <w:sz w:val="24"/>
          <w:szCs w:val="24"/>
        </w:rPr>
        <w:t>, 202</w:t>
      </w:r>
      <w:r>
        <w:rPr>
          <w:rFonts w:ascii="Times New Roman" w:hAnsi="Times New Roman"/>
          <w:b/>
          <w:bCs/>
          <w:sz w:val="24"/>
          <w:szCs w:val="24"/>
        </w:rPr>
        <w:t>3</w:t>
      </w:r>
    </w:p>
    <w:p w14:paraId="48EA0AC1" w14:textId="77777777" w:rsidR="000814A2" w:rsidRDefault="000814A2" w:rsidP="000814A2">
      <w:pPr>
        <w:spacing w:after="0"/>
        <w:rPr>
          <w:rFonts w:ascii="Times New Roman" w:hAnsi="Times New Roman"/>
          <w:b/>
          <w:bCs/>
          <w:sz w:val="24"/>
          <w:szCs w:val="24"/>
        </w:rPr>
      </w:pPr>
    </w:p>
    <w:p w14:paraId="76E5C4A7" w14:textId="19E6DE47" w:rsidR="004C75C5" w:rsidRDefault="004C75C5" w:rsidP="000814A2">
      <w:pPr>
        <w:spacing w:after="0"/>
        <w:rPr>
          <w:rFonts w:ascii="Times New Roman" w:hAnsi="Times New Roman"/>
          <w:b/>
          <w:bCs/>
          <w:sz w:val="24"/>
          <w:szCs w:val="24"/>
        </w:rPr>
        <w:sectPr w:rsidR="004C75C5">
          <w:type w:val="continuous"/>
          <w:pgSz w:w="12240" w:h="15840"/>
          <w:pgMar w:top="1440" w:right="1440" w:bottom="1008" w:left="1440" w:header="720" w:footer="720" w:gutter="0"/>
          <w:pgNumType w:fmt="lowerRoman" w:start="1"/>
          <w:cols w:space="720"/>
        </w:sectPr>
      </w:pPr>
    </w:p>
    <w:p w14:paraId="67B6333A" w14:textId="77777777" w:rsidR="000814A2" w:rsidRPr="007D7018" w:rsidRDefault="000814A2" w:rsidP="007D7018">
      <w:pPr>
        <w:pStyle w:val="Title"/>
      </w:pPr>
      <w:bookmarkStart w:id="3" w:name="_Toc125806939"/>
      <w:r w:rsidRPr="007D7018">
        <w:lastRenderedPageBreak/>
        <w:t>DECLARATION</w:t>
      </w:r>
      <w:bookmarkEnd w:id="3"/>
    </w:p>
    <w:p w14:paraId="53D81BF3" w14:textId="77777777" w:rsidR="000814A2" w:rsidRDefault="000814A2" w:rsidP="000814A2">
      <w:pPr>
        <w:widowControl w:val="0"/>
        <w:autoSpaceDE w:val="0"/>
        <w:autoSpaceDN w:val="0"/>
        <w:adjustRightInd w:val="0"/>
        <w:spacing w:after="0" w:line="200" w:lineRule="exact"/>
        <w:rPr>
          <w:rFonts w:ascii="Times New Roman" w:hAnsi="Times New Roman"/>
          <w:sz w:val="24"/>
          <w:szCs w:val="24"/>
        </w:rPr>
      </w:pPr>
    </w:p>
    <w:p w14:paraId="24B517FD" w14:textId="77777777" w:rsidR="000814A2" w:rsidRDefault="000814A2" w:rsidP="000814A2">
      <w:pPr>
        <w:widowControl w:val="0"/>
        <w:autoSpaceDE w:val="0"/>
        <w:autoSpaceDN w:val="0"/>
        <w:adjustRightInd w:val="0"/>
        <w:spacing w:after="0" w:line="253" w:lineRule="exact"/>
        <w:rPr>
          <w:rFonts w:ascii="Times New Roman" w:hAnsi="Times New Roman"/>
          <w:sz w:val="24"/>
          <w:szCs w:val="24"/>
        </w:rPr>
      </w:pPr>
    </w:p>
    <w:p w14:paraId="59090690" w14:textId="77777777" w:rsidR="000814A2" w:rsidRPr="004774AA" w:rsidRDefault="000814A2" w:rsidP="000814A2">
      <w:pPr>
        <w:widowControl w:val="0"/>
        <w:autoSpaceDE w:val="0"/>
        <w:autoSpaceDN w:val="0"/>
        <w:adjustRightInd w:val="0"/>
        <w:spacing w:before="100" w:beforeAutospacing="1" w:after="0" w:line="480" w:lineRule="auto"/>
        <w:jc w:val="both"/>
        <w:rPr>
          <w:rFonts w:ascii="Times New Roman" w:hAnsi="Times New Roman"/>
          <w:sz w:val="24"/>
          <w:szCs w:val="24"/>
        </w:rPr>
      </w:pPr>
      <w:r w:rsidRPr="004774AA">
        <w:rPr>
          <w:rFonts w:ascii="Times New Roman" w:hAnsi="Times New Roman"/>
          <w:b/>
          <w:bCs/>
          <w:sz w:val="24"/>
          <w:szCs w:val="24"/>
        </w:rPr>
        <w:t>By the Candidate</w:t>
      </w:r>
      <w:r w:rsidRPr="004774AA">
        <w:rPr>
          <w:rFonts w:ascii="Times New Roman" w:hAnsi="Times New Roman"/>
          <w:sz w:val="24"/>
          <w:szCs w:val="24"/>
        </w:rPr>
        <w:t>:</w:t>
      </w:r>
    </w:p>
    <w:p w14:paraId="4A4DAC1C" w14:textId="77777777" w:rsidR="000814A2" w:rsidRPr="004774AA" w:rsidRDefault="000814A2" w:rsidP="000814A2">
      <w:pPr>
        <w:widowControl w:val="0"/>
        <w:autoSpaceDE w:val="0"/>
        <w:autoSpaceDN w:val="0"/>
        <w:adjustRightInd w:val="0"/>
        <w:spacing w:after="0" w:line="480" w:lineRule="auto"/>
        <w:jc w:val="both"/>
        <w:rPr>
          <w:rFonts w:ascii="Times New Roman" w:hAnsi="Times New Roman"/>
          <w:sz w:val="24"/>
          <w:szCs w:val="24"/>
        </w:rPr>
      </w:pPr>
    </w:p>
    <w:p w14:paraId="20D09A4C" w14:textId="77777777" w:rsidR="000814A2" w:rsidRPr="004774AA" w:rsidRDefault="000814A2" w:rsidP="000814A2">
      <w:pPr>
        <w:widowControl w:val="0"/>
        <w:overflowPunct w:val="0"/>
        <w:autoSpaceDE w:val="0"/>
        <w:autoSpaceDN w:val="0"/>
        <w:adjustRightInd w:val="0"/>
        <w:spacing w:after="0" w:line="480" w:lineRule="auto"/>
        <w:jc w:val="both"/>
        <w:rPr>
          <w:rFonts w:ascii="Times New Roman" w:hAnsi="Times New Roman"/>
          <w:sz w:val="24"/>
          <w:szCs w:val="24"/>
        </w:rPr>
      </w:pPr>
      <w:r w:rsidRPr="004774AA">
        <w:rPr>
          <w:rFonts w:ascii="Times New Roman" w:hAnsi="Times New Roman"/>
          <w:sz w:val="24"/>
          <w:szCs w:val="24"/>
        </w:rPr>
        <w:t>I declare that this thesis is my original work and has not been presented at any University or Institution for the award of a degree or any other academic purpose.</w:t>
      </w:r>
    </w:p>
    <w:p w14:paraId="7DBC0D34" w14:textId="77777777" w:rsidR="000814A2" w:rsidRPr="004774AA" w:rsidRDefault="000814A2" w:rsidP="000814A2">
      <w:pPr>
        <w:widowControl w:val="0"/>
        <w:autoSpaceDE w:val="0"/>
        <w:autoSpaceDN w:val="0"/>
        <w:adjustRightInd w:val="0"/>
        <w:spacing w:after="0" w:line="200" w:lineRule="exact"/>
        <w:jc w:val="both"/>
        <w:rPr>
          <w:rFonts w:ascii="Times New Roman" w:hAnsi="Times New Roman"/>
          <w:sz w:val="24"/>
          <w:szCs w:val="24"/>
        </w:rPr>
      </w:pPr>
    </w:p>
    <w:p w14:paraId="32537B8D" w14:textId="77777777" w:rsidR="000814A2" w:rsidRPr="004774AA" w:rsidRDefault="000814A2" w:rsidP="000814A2">
      <w:pPr>
        <w:widowControl w:val="0"/>
        <w:autoSpaceDE w:val="0"/>
        <w:autoSpaceDN w:val="0"/>
        <w:adjustRightInd w:val="0"/>
        <w:spacing w:after="0" w:line="200" w:lineRule="exact"/>
        <w:jc w:val="both"/>
        <w:rPr>
          <w:rFonts w:ascii="Times New Roman" w:hAnsi="Times New Roman"/>
          <w:sz w:val="24"/>
          <w:szCs w:val="24"/>
        </w:rPr>
      </w:pPr>
    </w:p>
    <w:p w14:paraId="47B7AD35" w14:textId="77777777" w:rsidR="000814A2" w:rsidRPr="004774AA" w:rsidRDefault="000814A2" w:rsidP="000814A2">
      <w:pPr>
        <w:widowControl w:val="0"/>
        <w:autoSpaceDE w:val="0"/>
        <w:autoSpaceDN w:val="0"/>
        <w:adjustRightInd w:val="0"/>
        <w:spacing w:after="0" w:line="234" w:lineRule="exact"/>
        <w:jc w:val="both"/>
        <w:rPr>
          <w:rFonts w:ascii="Times New Roman" w:hAnsi="Times New Roman"/>
          <w:sz w:val="24"/>
          <w:szCs w:val="24"/>
        </w:rPr>
      </w:pPr>
    </w:p>
    <w:p w14:paraId="6C7CB40D" w14:textId="77777777" w:rsidR="000814A2" w:rsidRPr="004774AA" w:rsidRDefault="000814A2" w:rsidP="000814A2">
      <w:pPr>
        <w:widowControl w:val="0"/>
        <w:autoSpaceDE w:val="0"/>
        <w:autoSpaceDN w:val="0"/>
        <w:adjustRightInd w:val="0"/>
        <w:spacing w:before="100" w:beforeAutospacing="1" w:after="0" w:line="240" w:lineRule="auto"/>
        <w:jc w:val="both"/>
        <w:rPr>
          <w:rFonts w:ascii="Times New Roman" w:hAnsi="Times New Roman"/>
          <w:sz w:val="24"/>
          <w:szCs w:val="24"/>
        </w:rPr>
      </w:pPr>
      <w:r w:rsidRPr="004774AA">
        <w:rPr>
          <w:rFonts w:ascii="Times New Roman" w:hAnsi="Times New Roman"/>
          <w:b/>
          <w:bCs/>
          <w:sz w:val="24"/>
          <w:szCs w:val="24"/>
          <w:u w:val="single"/>
        </w:rPr>
        <w:t>Lena Muthoni Gitonga</w:t>
      </w:r>
    </w:p>
    <w:p w14:paraId="071442D9" w14:textId="77777777" w:rsidR="000814A2" w:rsidRPr="004774AA" w:rsidRDefault="000814A2" w:rsidP="000814A2">
      <w:pPr>
        <w:widowControl w:val="0"/>
        <w:autoSpaceDE w:val="0"/>
        <w:autoSpaceDN w:val="0"/>
        <w:adjustRightInd w:val="0"/>
        <w:spacing w:after="0" w:line="20" w:lineRule="exact"/>
        <w:jc w:val="both"/>
        <w:rPr>
          <w:rFonts w:ascii="Times New Roman" w:hAnsi="Times New Roman"/>
          <w:sz w:val="24"/>
          <w:szCs w:val="24"/>
        </w:rPr>
      </w:pPr>
      <w:r w:rsidRPr="005F1408">
        <w:rPr>
          <w:rFonts w:ascii="Times New Roman" w:hAnsi="Times New Roman"/>
          <w:noProof/>
          <w:sz w:val="24"/>
          <w:szCs w:val="24"/>
        </w:rPr>
        <w:drawing>
          <wp:anchor distT="0" distB="0" distL="114300" distR="114300" simplePos="0" relativeHeight="251670528" behindDoc="1" locked="0" layoutInCell="0" allowOverlap="1" wp14:anchorId="7D31343E" wp14:editId="63AE29A1">
            <wp:simplePos x="0" y="0"/>
            <wp:positionH relativeFrom="column">
              <wp:posOffset>2776855</wp:posOffset>
            </wp:positionH>
            <wp:positionV relativeFrom="paragraph">
              <wp:posOffset>-76835</wp:posOffset>
            </wp:positionV>
            <wp:extent cx="3171825" cy="10160"/>
            <wp:effectExtent l="0" t="0" r="0" b="0"/>
            <wp:wrapNone/>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825" cy="10160"/>
                    </a:xfrm>
                    <a:prstGeom prst="rect">
                      <a:avLst/>
                    </a:prstGeom>
                    <a:noFill/>
                    <a:ln>
                      <a:noFill/>
                    </a:ln>
                  </pic:spPr>
                </pic:pic>
              </a:graphicData>
            </a:graphic>
          </wp:anchor>
        </w:drawing>
      </w:r>
    </w:p>
    <w:p w14:paraId="2F553681" w14:textId="77777777" w:rsidR="000814A2" w:rsidRPr="004774AA" w:rsidRDefault="000814A2" w:rsidP="000814A2">
      <w:pPr>
        <w:widowControl w:val="0"/>
        <w:autoSpaceDE w:val="0"/>
        <w:autoSpaceDN w:val="0"/>
        <w:adjustRightInd w:val="0"/>
        <w:spacing w:after="0" w:line="312" w:lineRule="exact"/>
        <w:jc w:val="both"/>
        <w:rPr>
          <w:rFonts w:ascii="Times New Roman" w:hAnsi="Times New Roman"/>
          <w:sz w:val="24"/>
          <w:szCs w:val="24"/>
        </w:rPr>
      </w:pPr>
    </w:p>
    <w:p w14:paraId="7318CB20" w14:textId="77777777" w:rsidR="000814A2" w:rsidRPr="004774AA" w:rsidRDefault="000814A2" w:rsidP="000814A2">
      <w:pPr>
        <w:widowControl w:val="0"/>
        <w:tabs>
          <w:tab w:val="left" w:pos="5180"/>
          <w:tab w:val="left" w:pos="8260"/>
        </w:tabs>
        <w:autoSpaceDE w:val="0"/>
        <w:autoSpaceDN w:val="0"/>
        <w:adjustRightInd w:val="0"/>
        <w:spacing w:after="0" w:line="240" w:lineRule="auto"/>
        <w:ind w:left="60"/>
        <w:jc w:val="both"/>
        <w:rPr>
          <w:rFonts w:ascii="Times New Roman" w:hAnsi="Times New Roman"/>
          <w:sz w:val="24"/>
          <w:szCs w:val="24"/>
        </w:rPr>
      </w:pPr>
      <w:r w:rsidRPr="004774AA">
        <w:rPr>
          <w:rFonts w:ascii="Times New Roman" w:hAnsi="Times New Roman"/>
          <w:sz w:val="24"/>
          <w:szCs w:val="24"/>
        </w:rPr>
        <w:t>SG25/PU/36065/19</w:t>
      </w:r>
      <w:r w:rsidRPr="004774AA">
        <w:rPr>
          <w:rFonts w:ascii="Times New Roman" w:hAnsi="Times New Roman"/>
          <w:sz w:val="24"/>
          <w:szCs w:val="24"/>
        </w:rPr>
        <w:tab/>
        <w:t>Signature</w:t>
      </w:r>
      <w:r w:rsidRPr="004774AA">
        <w:rPr>
          <w:rFonts w:ascii="Times New Roman" w:hAnsi="Times New Roman"/>
          <w:sz w:val="24"/>
          <w:szCs w:val="24"/>
        </w:rPr>
        <w:tab/>
        <w:t>Date</w:t>
      </w:r>
    </w:p>
    <w:p w14:paraId="193589C8" w14:textId="77777777" w:rsidR="000814A2" w:rsidRPr="004774AA" w:rsidRDefault="000814A2" w:rsidP="000814A2">
      <w:pPr>
        <w:widowControl w:val="0"/>
        <w:autoSpaceDE w:val="0"/>
        <w:autoSpaceDN w:val="0"/>
        <w:adjustRightInd w:val="0"/>
        <w:spacing w:after="0" w:line="200" w:lineRule="exact"/>
        <w:jc w:val="both"/>
        <w:rPr>
          <w:rFonts w:ascii="Times New Roman" w:hAnsi="Times New Roman"/>
          <w:sz w:val="24"/>
          <w:szCs w:val="24"/>
        </w:rPr>
      </w:pPr>
    </w:p>
    <w:p w14:paraId="35F37A93" w14:textId="77777777" w:rsidR="000814A2" w:rsidRPr="004774AA" w:rsidRDefault="000814A2" w:rsidP="000814A2">
      <w:pPr>
        <w:widowControl w:val="0"/>
        <w:autoSpaceDE w:val="0"/>
        <w:autoSpaceDN w:val="0"/>
        <w:adjustRightInd w:val="0"/>
        <w:spacing w:after="0" w:line="200" w:lineRule="exact"/>
        <w:jc w:val="both"/>
        <w:rPr>
          <w:rFonts w:ascii="Times New Roman" w:hAnsi="Times New Roman"/>
          <w:sz w:val="24"/>
          <w:szCs w:val="24"/>
        </w:rPr>
      </w:pPr>
    </w:p>
    <w:p w14:paraId="58B226BA" w14:textId="77777777" w:rsidR="000814A2" w:rsidRPr="004774AA" w:rsidRDefault="000814A2" w:rsidP="000814A2">
      <w:pPr>
        <w:widowControl w:val="0"/>
        <w:autoSpaceDE w:val="0"/>
        <w:autoSpaceDN w:val="0"/>
        <w:adjustRightInd w:val="0"/>
        <w:spacing w:after="0" w:line="200" w:lineRule="exact"/>
        <w:jc w:val="both"/>
        <w:rPr>
          <w:rFonts w:ascii="Times New Roman" w:hAnsi="Times New Roman"/>
          <w:sz w:val="24"/>
          <w:szCs w:val="24"/>
        </w:rPr>
      </w:pPr>
    </w:p>
    <w:p w14:paraId="458498CB" w14:textId="77777777" w:rsidR="000814A2" w:rsidRPr="004774AA" w:rsidRDefault="000814A2" w:rsidP="000814A2">
      <w:pPr>
        <w:widowControl w:val="0"/>
        <w:autoSpaceDE w:val="0"/>
        <w:autoSpaceDN w:val="0"/>
        <w:adjustRightInd w:val="0"/>
        <w:spacing w:after="0" w:line="358" w:lineRule="exact"/>
        <w:jc w:val="both"/>
        <w:rPr>
          <w:rFonts w:ascii="Times New Roman" w:hAnsi="Times New Roman"/>
          <w:sz w:val="24"/>
          <w:szCs w:val="24"/>
        </w:rPr>
      </w:pPr>
    </w:p>
    <w:p w14:paraId="0AE67AD1" w14:textId="77777777" w:rsidR="000814A2" w:rsidRPr="004774AA" w:rsidRDefault="000814A2" w:rsidP="000814A2">
      <w:pPr>
        <w:widowControl w:val="0"/>
        <w:autoSpaceDE w:val="0"/>
        <w:autoSpaceDN w:val="0"/>
        <w:adjustRightInd w:val="0"/>
        <w:spacing w:before="100" w:beforeAutospacing="1" w:after="0" w:line="240" w:lineRule="auto"/>
        <w:jc w:val="both"/>
        <w:rPr>
          <w:rFonts w:ascii="Times New Roman" w:hAnsi="Times New Roman"/>
          <w:sz w:val="24"/>
          <w:szCs w:val="24"/>
        </w:rPr>
      </w:pPr>
      <w:r w:rsidRPr="004774AA">
        <w:rPr>
          <w:rFonts w:ascii="Times New Roman" w:hAnsi="Times New Roman"/>
          <w:b/>
          <w:bCs/>
          <w:sz w:val="24"/>
          <w:szCs w:val="24"/>
        </w:rPr>
        <w:t>By the Supervisors:</w:t>
      </w:r>
    </w:p>
    <w:p w14:paraId="470259F3" w14:textId="77777777" w:rsidR="000814A2" w:rsidRPr="004774AA" w:rsidRDefault="000814A2" w:rsidP="000814A2">
      <w:pPr>
        <w:widowControl w:val="0"/>
        <w:autoSpaceDE w:val="0"/>
        <w:autoSpaceDN w:val="0"/>
        <w:adjustRightInd w:val="0"/>
        <w:spacing w:after="0" w:line="334" w:lineRule="exact"/>
        <w:jc w:val="both"/>
        <w:rPr>
          <w:rFonts w:ascii="Times New Roman" w:hAnsi="Times New Roman"/>
          <w:sz w:val="24"/>
          <w:szCs w:val="24"/>
        </w:rPr>
      </w:pPr>
    </w:p>
    <w:p w14:paraId="404197B1" w14:textId="77777777" w:rsidR="000814A2" w:rsidRPr="004774AA" w:rsidRDefault="000814A2" w:rsidP="000814A2">
      <w:pPr>
        <w:widowControl w:val="0"/>
        <w:autoSpaceDE w:val="0"/>
        <w:autoSpaceDN w:val="0"/>
        <w:adjustRightInd w:val="0"/>
        <w:spacing w:after="0" w:line="240" w:lineRule="auto"/>
        <w:jc w:val="both"/>
        <w:rPr>
          <w:rFonts w:ascii="Times New Roman" w:hAnsi="Times New Roman"/>
          <w:sz w:val="24"/>
          <w:szCs w:val="24"/>
        </w:rPr>
      </w:pPr>
      <w:r w:rsidRPr="004774AA">
        <w:rPr>
          <w:rFonts w:ascii="Times New Roman" w:hAnsi="Times New Roman"/>
          <w:sz w:val="24"/>
          <w:szCs w:val="24"/>
        </w:rPr>
        <w:t>This research thesis has been submitted with our approval as the supervisors.</w:t>
      </w:r>
    </w:p>
    <w:p w14:paraId="2F654807" w14:textId="77777777" w:rsidR="000814A2" w:rsidRPr="004774AA" w:rsidRDefault="000814A2" w:rsidP="000814A2">
      <w:pPr>
        <w:widowControl w:val="0"/>
        <w:autoSpaceDE w:val="0"/>
        <w:autoSpaceDN w:val="0"/>
        <w:adjustRightInd w:val="0"/>
        <w:spacing w:after="0" w:line="200" w:lineRule="exact"/>
        <w:jc w:val="both"/>
        <w:rPr>
          <w:rFonts w:ascii="Times New Roman" w:hAnsi="Times New Roman"/>
          <w:sz w:val="24"/>
          <w:szCs w:val="24"/>
        </w:rPr>
      </w:pPr>
    </w:p>
    <w:p w14:paraId="5B890F81" w14:textId="77777777" w:rsidR="000814A2" w:rsidRPr="004774AA" w:rsidRDefault="000814A2" w:rsidP="000814A2">
      <w:pPr>
        <w:widowControl w:val="0"/>
        <w:autoSpaceDE w:val="0"/>
        <w:autoSpaceDN w:val="0"/>
        <w:adjustRightInd w:val="0"/>
        <w:spacing w:after="0" w:line="200" w:lineRule="exact"/>
        <w:jc w:val="both"/>
        <w:rPr>
          <w:rFonts w:ascii="Times New Roman" w:hAnsi="Times New Roman"/>
          <w:sz w:val="24"/>
          <w:szCs w:val="24"/>
        </w:rPr>
      </w:pPr>
    </w:p>
    <w:p w14:paraId="3424B556" w14:textId="77777777" w:rsidR="000814A2" w:rsidRPr="004774AA" w:rsidRDefault="000814A2" w:rsidP="000814A2">
      <w:pPr>
        <w:widowControl w:val="0"/>
        <w:autoSpaceDE w:val="0"/>
        <w:autoSpaceDN w:val="0"/>
        <w:adjustRightInd w:val="0"/>
        <w:spacing w:after="0" w:line="200" w:lineRule="exact"/>
        <w:jc w:val="both"/>
        <w:rPr>
          <w:rFonts w:ascii="Times New Roman" w:hAnsi="Times New Roman"/>
          <w:sz w:val="24"/>
          <w:szCs w:val="24"/>
        </w:rPr>
      </w:pPr>
    </w:p>
    <w:p w14:paraId="7F4D662D" w14:textId="77777777" w:rsidR="000814A2" w:rsidRPr="004774AA" w:rsidRDefault="000814A2" w:rsidP="000814A2">
      <w:pPr>
        <w:widowControl w:val="0"/>
        <w:autoSpaceDE w:val="0"/>
        <w:autoSpaceDN w:val="0"/>
        <w:adjustRightInd w:val="0"/>
        <w:spacing w:after="0" w:line="358" w:lineRule="exact"/>
        <w:jc w:val="both"/>
        <w:rPr>
          <w:rFonts w:ascii="Times New Roman" w:hAnsi="Times New Roman"/>
          <w:sz w:val="24"/>
          <w:szCs w:val="24"/>
        </w:rPr>
      </w:pPr>
    </w:p>
    <w:p w14:paraId="5755C68E" w14:textId="77777777" w:rsidR="000814A2" w:rsidRPr="004774AA" w:rsidRDefault="000814A2" w:rsidP="000814A2">
      <w:pPr>
        <w:widowControl w:val="0"/>
        <w:autoSpaceDE w:val="0"/>
        <w:autoSpaceDN w:val="0"/>
        <w:adjustRightInd w:val="0"/>
        <w:spacing w:after="0" w:line="240" w:lineRule="auto"/>
        <w:jc w:val="both"/>
        <w:rPr>
          <w:rFonts w:ascii="Times New Roman" w:hAnsi="Times New Roman"/>
          <w:sz w:val="24"/>
          <w:szCs w:val="24"/>
        </w:rPr>
      </w:pPr>
      <w:r w:rsidRPr="004774AA">
        <w:rPr>
          <w:rFonts w:ascii="Times New Roman" w:hAnsi="Times New Roman"/>
          <w:b/>
          <w:bCs/>
          <w:sz w:val="24"/>
          <w:szCs w:val="24"/>
          <w:u w:val="single"/>
        </w:rPr>
        <w:t xml:space="preserve">Prof. </w:t>
      </w:r>
      <w:proofErr w:type="spellStart"/>
      <w:r w:rsidRPr="004774AA">
        <w:rPr>
          <w:rFonts w:ascii="Times New Roman" w:hAnsi="Times New Roman"/>
          <w:b/>
          <w:bCs/>
          <w:sz w:val="24"/>
          <w:szCs w:val="24"/>
          <w:u w:val="single"/>
        </w:rPr>
        <w:t>Mlewa</w:t>
      </w:r>
      <w:proofErr w:type="spellEnd"/>
      <w:r w:rsidRPr="004774AA">
        <w:rPr>
          <w:rFonts w:ascii="Times New Roman" w:hAnsi="Times New Roman"/>
          <w:b/>
          <w:bCs/>
          <w:sz w:val="24"/>
          <w:szCs w:val="24"/>
          <w:u w:val="single"/>
        </w:rPr>
        <w:t xml:space="preserve"> </w:t>
      </w:r>
      <w:proofErr w:type="spellStart"/>
      <w:r w:rsidRPr="004774AA">
        <w:rPr>
          <w:rFonts w:ascii="Times New Roman" w:hAnsi="Times New Roman"/>
          <w:b/>
          <w:bCs/>
          <w:sz w:val="24"/>
          <w:szCs w:val="24"/>
          <w:u w:val="single"/>
        </w:rPr>
        <w:t>Chrisestom</w:t>
      </w:r>
      <w:proofErr w:type="spellEnd"/>
      <w:r w:rsidRPr="004774AA">
        <w:rPr>
          <w:rFonts w:ascii="Times New Roman" w:hAnsi="Times New Roman"/>
          <w:b/>
          <w:bCs/>
          <w:sz w:val="24"/>
          <w:szCs w:val="24"/>
          <w:u w:val="single"/>
        </w:rPr>
        <w:t xml:space="preserve"> </w:t>
      </w:r>
      <w:proofErr w:type="spellStart"/>
      <w:r w:rsidRPr="004774AA">
        <w:rPr>
          <w:rFonts w:ascii="Times New Roman" w:hAnsi="Times New Roman"/>
          <w:b/>
          <w:bCs/>
          <w:sz w:val="24"/>
          <w:szCs w:val="24"/>
          <w:u w:val="single"/>
        </w:rPr>
        <w:t>Mwatete</w:t>
      </w:r>
      <w:proofErr w:type="spellEnd"/>
    </w:p>
    <w:p w14:paraId="10AF1952" w14:textId="77777777" w:rsidR="000814A2" w:rsidRPr="004774AA" w:rsidRDefault="000814A2" w:rsidP="000814A2">
      <w:pPr>
        <w:widowControl w:val="0"/>
        <w:autoSpaceDE w:val="0"/>
        <w:autoSpaceDN w:val="0"/>
        <w:adjustRightInd w:val="0"/>
        <w:spacing w:after="0" w:line="20" w:lineRule="exact"/>
        <w:jc w:val="both"/>
        <w:rPr>
          <w:rFonts w:ascii="Times New Roman" w:hAnsi="Times New Roman"/>
          <w:sz w:val="24"/>
          <w:szCs w:val="24"/>
        </w:rPr>
      </w:pPr>
      <w:r w:rsidRPr="005F1408">
        <w:rPr>
          <w:rFonts w:ascii="Times New Roman" w:hAnsi="Times New Roman"/>
          <w:noProof/>
          <w:sz w:val="24"/>
          <w:szCs w:val="24"/>
        </w:rPr>
        <w:drawing>
          <wp:anchor distT="0" distB="0" distL="114300" distR="114300" simplePos="0" relativeHeight="251671552" behindDoc="1" locked="0" layoutInCell="0" allowOverlap="1" wp14:anchorId="2B7FF01D" wp14:editId="662B4E37">
            <wp:simplePos x="0" y="0"/>
            <wp:positionH relativeFrom="column">
              <wp:posOffset>3148330</wp:posOffset>
            </wp:positionH>
            <wp:positionV relativeFrom="paragraph">
              <wp:posOffset>-22860</wp:posOffset>
            </wp:positionV>
            <wp:extent cx="2628900" cy="10160"/>
            <wp:effectExtent l="0" t="0" r="0" b="0"/>
            <wp:wrapNone/>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28900" cy="10160"/>
                    </a:xfrm>
                    <a:prstGeom prst="rect">
                      <a:avLst/>
                    </a:prstGeom>
                    <a:noFill/>
                    <a:ln>
                      <a:noFill/>
                    </a:ln>
                  </pic:spPr>
                </pic:pic>
              </a:graphicData>
            </a:graphic>
          </wp:anchor>
        </w:drawing>
      </w:r>
    </w:p>
    <w:p w14:paraId="286B0933" w14:textId="77777777" w:rsidR="000814A2" w:rsidRPr="004774AA" w:rsidRDefault="000814A2" w:rsidP="000814A2">
      <w:pPr>
        <w:widowControl w:val="0"/>
        <w:autoSpaceDE w:val="0"/>
        <w:autoSpaceDN w:val="0"/>
        <w:adjustRightInd w:val="0"/>
        <w:spacing w:after="0" w:line="311" w:lineRule="exact"/>
        <w:jc w:val="both"/>
        <w:rPr>
          <w:rFonts w:ascii="Times New Roman" w:hAnsi="Times New Roman"/>
          <w:sz w:val="24"/>
          <w:szCs w:val="24"/>
        </w:rPr>
      </w:pPr>
    </w:p>
    <w:p w14:paraId="2D4CBC06" w14:textId="77777777" w:rsidR="000814A2" w:rsidRPr="004774AA" w:rsidRDefault="000814A2" w:rsidP="000814A2">
      <w:pPr>
        <w:widowControl w:val="0"/>
        <w:tabs>
          <w:tab w:val="left" w:pos="5200"/>
          <w:tab w:val="left" w:pos="8040"/>
        </w:tabs>
        <w:autoSpaceDE w:val="0"/>
        <w:autoSpaceDN w:val="0"/>
        <w:adjustRightInd w:val="0"/>
        <w:spacing w:after="0" w:line="240" w:lineRule="auto"/>
        <w:jc w:val="both"/>
        <w:rPr>
          <w:rFonts w:ascii="Times New Roman" w:hAnsi="Times New Roman"/>
          <w:sz w:val="24"/>
          <w:szCs w:val="24"/>
        </w:rPr>
      </w:pPr>
      <w:r w:rsidRPr="004774AA">
        <w:rPr>
          <w:rFonts w:ascii="Times New Roman" w:hAnsi="Times New Roman"/>
          <w:sz w:val="24"/>
          <w:szCs w:val="24"/>
        </w:rPr>
        <w:t>Pwani University</w:t>
      </w:r>
      <w:r w:rsidRPr="004774AA">
        <w:rPr>
          <w:rFonts w:ascii="Times New Roman" w:hAnsi="Times New Roman"/>
          <w:sz w:val="24"/>
          <w:szCs w:val="24"/>
        </w:rPr>
        <w:tab/>
        <w:t>Signature</w:t>
      </w:r>
      <w:r w:rsidRPr="004774AA">
        <w:rPr>
          <w:rFonts w:ascii="Times New Roman" w:hAnsi="Times New Roman"/>
          <w:sz w:val="24"/>
          <w:szCs w:val="24"/>
        </w:rPr>
        <w:tab/>
        <w:t>Date</w:t>
      </w:r>
    </w:p>
    <w:p w14:paraId="73D60B7E" w14:textId="77777777" w:rsidR="000814A2" w:rsidRPr="004774AA" w:rsidRDefault="000814A2" w:rsidP="000814A2">
      <w:pPr>
        <w:widowControl w:val="0"/>
        <w:autoSpaceDE w:val="0"/>
        <w:autoSpaceDN w:val="0"/>
        <w:adjustRightInd w:val="0"/>
        <w:spacing w:after="0" w:line="200" w:lineRule="exact"/>
        <w:jc w:val="both"/>
        <w:rPr>
          <w:rFonts w:ascii="Times New Roman" w:hAnsi="Times New Roman"/>
          <w:sz w:val="24"/>
          <w:szCs w:val="24"/>
        </w:rPr>
      </w:pPr>
    </w:p>
    <w:p w14:paraId="7583CE64" w14:textId="77777777" w:rsidR="000814A2" w:rsidRPr="004774AA" w:rsidRDefault="000814A2" w:rsidP="000814A2">
      <w:pPr>
        <w:widowControl w:val="0"/>
        <w:autoSpaceDE w:val="0"/>
        <w:autoSpaceDN w:val="0"/>
        <w:adjustRightInd w:val="0"/>
        <w:spacing w:after="0" w:line="200" w:lineRule="exact"/>
        <w:jc w:val="both"/>
        <w:rPr>
          <w:rFonts w:ascii="Times New Roman" w:hAnsi="Times New Roman"/>
          <w:sz w:val="24"/>
          <w:szCs w:val="24"/>
        </w:rPr>
      </w:pPr>
    </w:p>
    <w:p w14:paraId="5C91C8A3" w14:textId="77777777" w:rsidR="000814A2" w:rsidRPr="004774AA" w:rsidRDefault="000814A2" w:rsidP="000814A2">
      <w:pPr>
        <w:widowControl w:val="0"/>
        <w:autoSpaceDE w:val="0"/>
        <w:autoSpaceDN w:val="0"/>
        <w:adjustRightInd w:val="0"/>
        <w:spacing w:after="0" w:line="200" w:lineRule="exact"/>
        <w:jc w:val="both"/>
        <w:rPr>
          <w:rFonts w:ascii="Times New Roman" w:hAnsi="Times New Roman"/>
          <w:sz w:val="24"/>
          <w:szCs w:val="24"/>
        </w:rPr>
      </w:pPr>
    </w:p>
    <w:p w14:paraId="5FCB0E39" w14:textId="77777777" w:rsidR="000814A2" w:rsidRPr="004774AA" w:rsidRDefault="000814A2" w:rsidP="000814A2">
      <w:pPr>
        <w:widowControl w:val="0"/>
        <w:autoSpaceDE w:val="0"/>
        <w:autoSpaceDN w:val="0"/>
        <w:adjustRightInd w:val="0"/>
        <w:spacing w:after="0" w:line="358" w:lineRule="exact"/>
        <w:jc w:val="both"/>
        <w:rPr>
          <w:rFonts w:ascii="Times New Roman" w:hAnsi="Times New Roman"/>
          <w:sz w:val="24"/>
          <w:szCs w:val="24"/>
        </w:rPr>
      </w:pPr>
    </w:p>
    <w:p w14:paraId="0BED87F6" w14:textId="77777777" w:rsidR="000814A2" w:rsidRPr="004774AA" w:rsidRDefault="000814A2" w:rsidP="000814A2">
      <w:pPr>
        <w:widowControl w:val="0"/>
        <w:autoSpaceDE w:val="0"/>
        <w:autoSpaceDN w:val="0"/>
        <w:adjustRightInd w:val="0"/>
        <w:spacing w:after="0" w:line="240" w:lineRule="auto"/>
        <w:jc w:val="both"/>
        <w:rPr>
          <w:rFonts w:ascii="Times New Roman" w:hAnsi="Times New Roman"/>
          <w:sz w:val="24"/>
          <w:szCs w:val="24"/>
        </w:rPr>
      </w:pPr>
      <w:proofErr w:type="spellStart"/>
      <w:r w:rsidRPr="004774AA">
        <w:rPr>
          <w:rFonts w:ascii="Times New Roman" w:hAnsi="Times New Roman"/>
          <w:b/>
          <w:bCs/>
          <w:sz w:val="24"/>
          <w:szCs w:val="24"/>
          <w:u w:val="single"/>
        </w:rPr>
        <w:t>Dr.</w:t>
      </w:r>
      <w:proofErr w:type="spellEnd"/>
      <w:r w:rsidRPr="004774AA">
        <w:rPr>
          <w:rFonts w:ascii="Times New Roman" w:hAnsi="Times New Roman"/>
          <w:b/>
          <w:bCs/>
          <w:sz w:val="24"/>
          <w:szCs w:val="24"/>
          <w:u w:val="single"/>
        </w:rPr>
        <w:t xml:space="preserve"> Thomas </w:t>
      </w:r>
      <w:proofErr w:type="spellStart"/>
      <w:r w:rsidRPr="004774AA">
        <w:rPr>
          <w:rFonts w:ascii="Times New Roman" w:hAnsi="Times New Roman"/>
          <w:b/>
          <w:bCs/>
          <w:sz w:val="24"/>
          <w:szCs w:val="24"/>
          <w:u w:val="single"/>
        </w:rPr>
        <w:t>Mkare</w:t>
      </w:r>
      <w:proofErr w:type="spellEnd"/>
    </w:p>
    <w:p w14:paraId="3285A762" w14:textId="77777777" w:rsidR="000814A2" w:rsidRPr="004774AA" w:rsidRDefault="000814A2" w:rsidP="000814A2">
      <w:pPr>
        <w:widowControl w:val="0"/>
        <w:autoSpaceDE w:val="0"/>
        <w:autoSpaceDN w:val="0"/>
        <w:adjustRightInd w:val="0"/>
        <w:spacing w:after="0" w:line="20" w:lineRule="exact"/>
        <w:jc w:val="both"/>
        <w:rPr>
          <w:rFonts w:ascii="Times New Roman" w:hAnsi="Times New Roman"/>
          <w:sz w:val="24"/>
          <w:szCs w:val="24"/>
        </w:rPr>
      </w:pPr>
      <w:r w:rsidRPr="001B0D14">
        <w:rPr>
          <w:rFonts w:ascii="Times New Roman" w:hAnsi="Times New Roman"/>
          <w:noProof/>
          <w:sz w:val="24"/>
          <w:szCs w:val="24"/>
        </w:rPr>
        <mc:AlternateContent>
          <mc:Choice Requires="wps">
            <w:drawing>
              <wp:anchor distT="4294967291" distB="4294967291" distL="114300" distR="114300" simplePos="0" relativeHeight="251672576" behindDoc="1" locked="0" layoutInCell="0" allowOverlap="1" wp14:anchorId="26649156" wp14:editId="7B2865A8">
                <wp:simplePos x="0" y="0"/>
                <wp:positionH relativeFrom="column">
                  <wp:posOffset>4777105</wp:posOffset>
                </wp:positionH>
                <wp:positionV relativeFrom="paragraph">
                  <wp:posOffset>-17146</wp:posOffset>
                </wp:positionV>
                <wp:extent cx="1000125" cy="0"/>
                <wp:effectExtent l="0" t="0" r="0" b="0"/>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012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6AEEAF16" id="Straight Connector 21" o:spid="_x0000_s1026" style="position:absolute;z-index:-25164390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376.15pt,-1.35pt" to="454.9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" o:allowincell="f"/>
            </w:pict>
          </mc:Fallback>
        </mc:AlternateContent>
      </w:r>
      <w:r w:rsidRPr="001B0D14">
        <w:rPr>
          <w:rFonts w:ascii="Times New Roman" w:hAnsi="Times New Roman"/>
          <w:noProof/>
          <w:sz w:val="24"/>
          <w:szCs w:val="24"/>
        </w:rPr>
        <mc:AlternateContent>
          <mc:Choice Requires="wps">
            <w:drawing>
              <wp:anchor distT="4294967291" distB="4294967291" distL="114300" distR="114300" simplePos="0" relativeHeight="251673600" behindDoc="1" locked="0" layoutInCell="0" allowOverlap="1" wp14:anchorId="57D0E0EE" wp14:editId="0351F0E4">
                <wp:simplePos x="0" y="0"/>
                <wp:positionH relativeFrom="column">
                  <wp:posOffset>3286125</wp:posOffset>
                </wp:positionH>
                <wp:positionV relativeFrom="paragraph">
                  <wp:posOffset>-17146</wp:posOffset>
                </wp:positionV>
                <wp:extent cx="1080770" cy="0"/>
                <wp:effectExtent l="0" t="0" r="0" b="0"/>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077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w:pict>
              <v:line w14:anchorId="0C20638D" id="Straight Connector 22" o:spid="_x0000_s1026" style="position:absolute;z-index:-2516428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258.75pt,-1.35pt" to="343.8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" o:allowincell="f"/>
            </w:pict>
          </mc:Fallback>
        </mc:AlternateContent>
      </w:r>
    </w:p>
    <w:p w14:paraId="4C732B39" w14:textId="77777777" w:rsidR="000814A2" w:rsidRPr="004774AA" w:rsidRDefault="000814A2" w:rsidP="000814A2">
      <w:pPr>
        <w:widowControl w:val="0"/>
        <w:autoSpaceDE w:val="0"/>
        <w:autoSpaceDN w:val="0"/>
        <w:adjustRightInd w:val="0"/>
        <w:spacing w:after="0" w:line="314" w:lineRule="exact"/>
        <w:jc w:val="both"/>
        <w:rPr>
          <w:rFonts w:ascii="Times New Roman" w:hAnsi="Times New Roman"/>
          <w:sz w:val="24"/>
          <w:szCs w:val="24"/>
        </w:rPr>
      </w:pPr>
    </w:p>
    <w:p w14:paraId="794E14A0" w14:textId="77777777" w:rsidR="000814A2" w:rsidRPr="004774AA" w:rsidRDefault="000814A2" w:rsidP="000814A2">
      <w:pPr>
        <w:widowControl w:val="0"/>
        <w:tabs>
          <w:tab w:val="left" w:pos="5180"/>
          <w:tab w:val="left" w:pos="8020"/>
        </w:tabs>
        <w:autoSpaceDE w:val="0"/>
        <w:autoSpaceDN w:val="0"/>
        <w:adjustRightInd w:val="0"/>
        <w:spacing w:after="0" w:line="240" w:lineRule="auto"/>
        <w:jc w:val="both"/>
        <w:rPr>
          <w:rFonts w:ascii="Times New Roman" w:hAnsi="Times New Roman"/>
          <w:sz w:val="24"/>
          <w:szCs w:val="24"/>
        </w:rPr>
      </w:pPr>
      <w:r w:rsidRPr="004774AA">
        <w:rPr>
          <w:rFonts w:ascii="Times New Roman" w:hAnsi="Times New Roman"/>
          <w:sz w:val="24"/>
          <w:szCs w:val="24"/>
        </w:rPr>
        <w:t>Pwani University</w:t>
      </w:r>
      <w:r w:rsidRPr="004774AA">
        <w:rPr>
          <w:rFonts w:ascii="Times New Roman" w:hAnsi="Times New Roman"/>
          <w:sz w:val="24"/>
          <w:szCs w:val="24"/>
        </w:rPr>
        <w:tab/>
        <w:t>Signature</w:t>
      </w:r>
      <w:r w:rsidRPr="004774AA">
        <w:rPr>
          <w:rFonts w:ascii="Times New Roman" w:hAnsi="Times New Roman"/>
          <w:sz w:val="24"/>
          <w:szCs w:val="24"/>
        </w:rPr>
        <w:tab/>
        <w:t>Date</w:t>
      </w:r>
    </w:p>
    <w:p w14:paraId="437A460C" w14:textId="77777777" w:rsidR="000814A2" w:rsidRPr="004774AA" w:rsidRDefault="000814A2" w:rsidP="000814A2">
      <w:pPr>
        <w:widowControl w:val="0"/>
        <w:autoSpaceDE w:val="0"/>
        <w:autoSpaceDN w:val="0"/>
        <w:adjustRightInd w:val="0"/>
        <w:spacing w:after="0" w:line="200" w:lineRule="exact"/>
        <w:jc w:val="both"/>
        <w:rPr>
          <w:rFonts w:ascii="Times New Roman" w:hAnsi="Times New Roman"/>
          <w:sz w:val="24"/>
          <w:szCs w:val="24"/>
        </w:rPr>
      </w:pPr>
    </w:p>
    <w:p w14:paraId="44DE0104" w14:textId="77777777" w:rsidR="000814A2" w:rsidRPr="004774AA" w:rsidRDefault="000814A2" w:rsidP="000814A2">
      <w:pPr>
        <w:widowControl w:val="0"/>
        <w:autoSpaceDE w:val="0"/>
        <w:autoSpaceDN w:val="0"/>
        <w:adjustRightInd w:val="0"/>
        <w:spacing w:after="0" w:line="200" w:lineRule="exact"/>
        <w:jc w:val="both"/>
        <w:rPr>
          <w:rFonts w:ascii="Times New Roman" w:hAnsi="Times New Roman"/>
          <w:sz w:val="24"/>
          <w:szCs w:val="24"/>
        </w:rPr>
      </w:pPr>
    </w:p>
    <w:p w14:paraId="13D9DB4F" w14:textId="77777777" w:rsidR="000814A2" w:rsidRPr="004774AA" w:rsidRDefault="000814A2" w:rsidP="000814A2">
      <w:pPr>
        <w:widowControl w:val="0"/>
        <w:autoSpaceDE w:val="0"/>
        <w:autoSpaceDN w:val="0"/>
        <w:adjustRightInd w:val="0"/>
        <w:spacing w:after="0" w:line="200" w:lineRule="exact"/>
        <w:jc w:val="both"/>
        <w:rPr>
          <w:rFonts w:ascii="Times New Roman" w:hAnsi="Times New Roman"/>
          <w:sz w:val="24"/>
          <w:szCs w:val="24"/>
        </w:rPr>
      </w:pPr>
    </w:p>
    <w:p w14:paraId="27BF2BE9" w14:textId="77777777" w:rsidR="000814A2" w:rsidRPr="004774AA" w:rsidRDefault="000814A2" w:rsidP="000814A2">
      <w:pPr>
        <w:widowControl w:val="0"/>
        <w:autoSpaceDE w:val="0"/>
        <w:autoSpaceDN w:val="0"/>
        <w:adjustRightInd w:val="0"/>
        <w:spacing w:after="0" w:line="200" w:lineRule="exact"/>
        <w:jc w:val="both"/>
        <w:rPr>
          <w:rFonts w:ascii="Times New Roman" w:hAnsi="Times New Roman"/>
          <w:sz w:val="24"/>
          <w:szCs w:val="24"/>
        </w:rPr>
      </w:pPr>
    </w:p>
    <w:p w14:paraId="6C0444B0" w14:textId="77777777" w:rsidR="000814A2" w:rsidRPr="004774AA" w:rsidRDefault="000814A2" w:rsidP="000814A2">
      <w:pPr>
        <w:widowControl w:val="0"/>
        <w:autoSpaceDE w:val="0"/>
        <w:autoSpaceDN w:val="0"/>
        <w:adjustRightInd w:val="0"/>
        <w:spacing w:after="0" w:line="200" w:lineRule="exact"/>
        <w:jc w:val="both"/>
        <w:rPr>
          <w:rFonts w:ascii="Times New Roman" w:hAnsi="Times New Roman"/>
          <w:sz w:val="24"/>
          <w:szCs w:val="24"/>
        </w:rPr>
      </w:pPr>
    </w:p>
    <w:p w14:paraId="7ACBF2DE" w14:textId="77777777" w:rsidR="000814A2" w:rsidRPr="001B0D14" w:rsidRDefault="000814A2" w:rsidP="000814A2">
      <w:pPr>
        <w:jc w:val="both"/>
        <w:rPr>
          <w:rFonts w:ascii="Times New Roman" w:hAnsi="Times New Roman"/>
          <w:sz w:val="24"/>
          <w:szCs w:val="24"/>
        </w:rPr>
      </w:pPr>
    </w:p>
    <w:p w14:paraId="2F0BAEE1" w14:textId="77777777" w:rsidR="000814A2" w:rsidRPr="007D7018" w:rsidRDefault="000814A2" w:rsidP="007D7018">
      <w:pPr>
        <w:pStyle w:val="Title"/>
      </w:pPr>
      <w:bookmarkStart w:id="4" w:name="_Toc125806940"/>
      <w:r w:rsidRPr="007D7018">
        <w:lastRenderedPageBreak/>
        <w:t>DEDICATION</w:t>
      </w:r>
      <w:bookmarkEnd w:id="4"/>
    </w:p>
    <w:p w14:paraId="6E40B19F" w14:textId="20198149" w:rsidR="000814A2" w:rsidRDefault="000814A2" w:rsidP="000814A2">
      <w:pPr>
        <w:widowControl w:val="0"/>
        <w:overflowPunct w:val="0"/>
        <w:autoSpaceDE w:val="0"/>
        <w:autoSpaceDN w:val="0"/>
        <w:adjustRightInd w:val="0"/>
        <w:spacing w:before="100" w:beforeAutospacing="1" w:after="100" w:afterAutospacing="1" w:line="480" w:lineRule="auto"/>
        <w:jc w:val="both"/>
        <w:rPr>
          <w:rFonts w:ascii="Times New Roman" w:hAnsi="Times New Roman"/>
          <w:sz w:val="24"/>
          <w:szCs w:val="24"/>
        </w:rPr>
      </w:pPr>
      <w:r>
        <w:rPr>
          <w:rFonts w:ascii="Times New Roman" w:hAnsi="Times New Roman"/>
          <w:sz w:val="24"/>
          <w:szCs w:val="24"/>
        </w:rPr>
        <w:t>This thesis is dedicated to my parents, David Gitonga and Eunice Gitonga, who have held my hand and walked with me throughout my study career. Their support has kept my faith alive!</w:t>
      </w:r>
    </w:p>
    <w:p w14:paraId="0361F713" w14:textId="5E247A72" w:rsidR="000814A2" w:rsidRPr="004C75C5" w:rsidRDefault="004C75C5" w:rsidP="004C75C5">
      <w:pPr>
        <w:spacing w:after="160" w:line="259" w:lineRule="auto"/>
        <w:rPr>
          <w:rFonts w:ascii="Times New Roman" w:hAnsi="Times New Roman"/>
          <w:sz w:val="24"/>
          <w:szCs w:val="24"/>
        </w:rPr>
      </w:pPr>
      <w:r>
        <w:rPr>
          <w:rFonts w:ascii="Times New Roman" w:hAnsi="Times New Roman"/>
          <w:sz w:val="24"/>
          <w:szCs w:val="24"/>
        </w:rPr>
        <w:br w:type="page"/>
      </w:r>
    </w:p>
    <w:p w14:paraId="605047FA" w14:textId="77777777" w:rsidR="000814A2" w:rsidRPr="007D7018" w:rsidRDefault="000814A2" w:rsidP="007D7018">
      <w:pPr>
        <w:pStyle w:val="Title"/>
      </w:pPr>
      <w:bookmarkStart w:id="5" w:name="_Toc125806941"/>
      <w:r w:rsidRPr="007D7018">
        <w:lastRenderedPageBreak/>
        <w:t>ACKNOWLEDGEMENT</w:t>
      </w:r>
      <w:bookmarkEnd w:id="5"/>
    </w:p>
    <w:p w14:paraId="1B5623F8" w14:textId="058FE9D2" w:rsidR="004C75C5" w:rsidRDefault="000814A2" w:rsidP="000814A2">
      <w:pPr>
        <w:widowControl w:val="0"/>
        <w:overflowPunct w:val="0"/>
        <w:autoSpaceDE w:val="0"/>
        <w:autoSpaceDN w:val="0"/>
        <w:adjustRightInd w:val="0"/>
        <w:spacing w:before="100" w:beforeAutospacing="1" w:after="100" w:afterAutospacing="1" w:line="480" w:lineRule="auto"/>
        <w:jc w:val="both"/>
        <w:rPr>
          <w:rFonts w:ascii="Times New Roman" w:hAnsi="Times New Roman"/>
          <w:sz w:val="24"/>
          <w:szCs w:val="24"/>
        </w:rPr>
      </w:pPr>
      <w:r>
        <w:rPr>
          <w:rFonts w:ascii="Times New Roman" w:hAnsi="Times New Roman"/>
          <w:sz w:val="24"/>
          <w:szCs w:val="24"/>
        </w:rPr>
        <w:t xml:space="preserve">I thank my supervisors; Prof. </w:t>
      </w:r>
      <w:proofErr w:type="spellStart"/>
      <w:r>
        <w:rPr>
          <w:rFonts w:ascii="Times New Roman" w:hAnsi="Times New Roman"/>
          <w:sz w:val="24"/>
          <w:szCs w:val="24"/>
        </w:rPr>
        <w:t>Mlewa</w:t>
      </w:r>
      <w:proofErr w:type="spellEnd"/>
      <w:r>
        <w:rPr>
          <w:rFonts w:ascii="Times New Roman" w:hAnsi="Times New Roman"/>
          <w:sz w:val="24"/>
          <w:szCs w:val="24"/>
        </w:rPr>
        <w:t xml:space="preserve"> </w:t>
      </w:r>
      <w:proofErr w:type="spellStart"/>
      <w:r>
        <w:rPr>
          <w:rFonts w:ascii="Times New Roman" w:hAnsi="Times New Roman"/>
          <w:sz w:val="24"/>
          <w:szCs w:val="24"/>
        </w:rPr>
        <w:t>Chrisestom</w:t>
      </w:r>
      <w:proofErr w:type="spellEnd"/>
      <w:r>
        <w:rPr>
          <w:rFonts w:ascii="Times New Roman" w:hAnsi="Times New Roman"/>
          <w:sz w:val="24"/>
          <w:szCs w:val="24"/>
        </w:rPr>
        <w:t xml:space="preserve"> </w:t>
      </w:r>
      <w:proofErr w:type="spellStart"/>
      <w:r>
        <w:rPr>
          <w:rFonts w:ascii="Times New Roman" w:hAnsi="Times New Roman"/>
          <w:sz w:val="24"/>
          <w:szCs w:val="24"/>
        </w:rPr>
        <w:t>Mwatete</w:t>
      </w:r>
      <w:proofErr w:type="spellEnd"/>
      <w:r>
        <w:rPr>
          <w:rFonts w:ascii="Times New Roman" w:hAnsi="Times New Roman"/>
          <w:sz w:val="24"/>
          <w:szCs w:val="24"/>
        </w:rPr>
        <w:t xml:space="preserve"> and </w:t>
      </w:r>
      <w:proofErr w:type="spellStart"/>
      <w:r>
        <w:rPr>
          <w:rFonts w:ascii="Times New Roman" w:hAnsi="Times New Roman"/>
          <w:sz w:val="24"/>
          <w:szCs w:val="24"/>
        </w:rPr>
        <w:t>Dr.</w:t>
      </w:r>
      <w:proofErr w:type="spellEnd"/>
      <w:r>
        <w:rPr>
          <w:rFonts w:ascii="Times New Roman" w:hAnsi="Times New Roman"/>
          <w:sz w:val="24"/>
          <w:szCs w:val="24"/>
        </w:rPr>
        <w:t xml:space="preserve"> Thomas </w:t>
      </w:r>
      <w:proofErr w:type="spellStart"/>
      <w:r>
        <w:rPr>
          <w:rFonts w:ascii="Times New Roman" w:hAnsi="Times New Roman"/>
          <w:sz w:val="24"/>
          <w:szCs w:val="24"/>
        </w:rPr>
        <w:t>Mkare</w:t>
      </w:r>
      <w:proofErr w:type="spellEnd"/>
      <w:r>
        <w:rPr>
          <w:rFonts w:ascii="Times New Roman" w:hAnsi="Times New Roman"/>
          <w:sz w:val="24"/>
          <w:szCs w:val="24"/>
        </w:rPr>
        <w:t xml:space="preserve">; for guidance and support from proposal development through to the writing of this thesis. I am very grateful to the academic input of </w:t>
      </w:r>
      <w:proofErr w:type="spellStart"/>
      <w:r>
        <w:rPr>
          <w:rFonts w:ascii="Times New Roman" w:hAnsi="Times New Roman"/>
          <w:sz w:val="24"/>
          <w:szCs w:val="24"/>
        </w:rPr>
        <w:t>Dr.</w:t>
      </w:r>
      <w:proofErr w:type="spellEnd"/>
      <w:r>
        <w:rPr>
          <w:rFonts w:ascii="Times New Roman" w:hAnsi="Times New Roman"/>
          <w:sz w:val="24"/>
          <w:szCs w:val="24"/>
        </w:rPr>
        <w:t xml:space="preserve"> Charles </w:t>
      </w:r>
      <w:proofErr w:type="spellStart"/>
      <w:r>
        <w:rPr>
          <w:rFonts w:ascii="Times New Roman" w:hAnsi="Times New Roman"/>
          <w:sz w:val="24"/>
          <w:szCs w:val="24"/>
        </w:rPr>
        <w:t>Kihia</w:t>
      </w:r>
      <w:proofErr w:type="spellEnd"/>
      <w:r>
        <w:rPr>
          <w:rFonts w:ascii="Times New Roman" w:hAnsi="Times New Roman"/>
          <w:sz w:val="24"/>
          <w:szCs w:val="24"/>
        </w:rPr>
        <w:t xml:space="preserve"> and </w:t>
      </w:r>
      <w:proofErr w:type="spellStart"/>
      <w:r>
        <w:rPr>
          <w:rFonts w:ascii="Times New Roman" w:hAnsi="Times New Roman"/>
          <w:sz w:val="24"/>
          <w:szCs w:val="24"/>
        </w:rPr>
        <w:t>Dr.</w:t>
      </w:r>
      <w:proofErr w:type="spellEnd"/>
      <w:r>
        <w:rPr>
          <w:rFonts w:ascii="Times New Roman" w:hAnsi="Times New Roman"/>
          <w:sz w:val="24"/>
          <w:szCs w:val="24"/>
        </w:rPr>
        <w:t xml:space="preserve"> Celine </w:t>
      </w:r>
      <w:proofErr w:type="spellStart"/>
      <w:r>
        <w:rPr>
          <w:rFonts w:ascii="Times New Roman" w:hAnsi="Times New Roman"/>
          <w:sz w:val="24"/>
          <w:szCs w:val="24"/>
        </w:rPr>
        <w:t>Hanzen</w:t>
      </w:r>
      <w:proofErr w:type="spellEnd"/>
      <w:r>
        <w:rPr>
          <w:rFonts w:ascii="Times New Roman" w:hAnsi="Times New Roman"/>
          <w:sz w:val="24"/>
          <w:szCs w:val="24"/>
        </w:rPr>
        <w:t xml:space="preserve"> who conceptualized and secured the project that funded my field and laboratory work. I also thank my field technicians; Mr. Roman </w:t>
      </w:r>
      <w:proofErr w:type="spellStart"/>
      <w:r>
        <w:rPr>
          <w:rFonts w:ascii="Times New Roman" w:hAnsi="Times New Roman"/>
          <w:sz w:val="24"/>
          <w:szCs w:val="24"/>
        </w:rPr>
        <w:t>Kazungu</w:t>
      </w:r>
      <w:proofErr w:type="spellEnd"/>
      <w:r>
        <w:rPr>
          <w:rFonts w:ascii="Times New Roman" w:hAnsi="Times New Roman"/>
          <w:sz w:val="24"/>
          <w:szCs w:val="24"/>
        </w:rPr>
        <w:t xml:space="preserve"> and Mr. </w:t>
      </w:r>
      <w:proofErr w:type="spellStart"/>
      <w:r>
        <w:rPr>
          <w:rFonts w:ascii="Times New Roman" w:hAnsi="Times New Roman"/>
          <w:sz w:val="24"/>
          <w:szCs w:val="24"/>
        </w:rPr>
        <w:t>Gira</w:t>
      </w:r>
      <w:proofErr w:type="spellEnd"/>
      <w:r>
        <w:rPr>
          <w:rFonts w:ascii="Times New Roman" w:hAnsi="Times New Roman"/>
          <w:sz w:val="24"/>
          <w:szCs w:val="24"/>
        </w:rPr>
        <w:t xml:space="preserve"> </w:t>
      </w:r>
      <w:proofErr w:type="spellStart"/>
      <w:r>
        <w:rPr>
          <w:rFonts w:ascii="Times New Roman" w:hAnsi="Times New Roman"/>
          <w:sz w:val="24"/>
          <w:szCs w:val="24"/>
        </w:rPr>
        <w:t>Mnyika</w:t>
      </w:r>
      <w:proofErr w:type="spellEnd"/>
      <w:r>
        <w:rPr>
          <w:rFonts w:ascii="Times New Roman" w:hAnsi="Times New Roman"/>
          <w:sz w:val="24"/>
          <w:szCs w:val="24"/>
        </w:rPr>
        <w:t xml:space="preserve"> </w:t>
      </w:r>
      <w:proofErr w:type="spellStart"/>
      <w:r>
        <w:rPr>
          <w:rFonts w:ascii="Times New Roman" w:hAnsi="Times New Roman"/>
          <w:sz w:val="24"/>
          <w:szCs w:val="24"/>
        </w:rPr>
        <w:t>Mbovu</w:t>
      </w:r>
      <w:proofErr w:type="spellEnd"/>
      <w:r>
        <w:rPr>
          <w:rFonts w:ascii="Times New Roman" w:hAnsi="Times New Roman"/>
          <w:sz w:val="24"/>
          <w:szCs w:val="24"/>
        </w:rPr>
        <w:t>, for their assistance with the field work. I am grateful to the Western Indian Ocean Marine Sciences Association (WIOMSA) for funding my Master Degree program through the research project titled: ‘</w:t>
      </w:r>
      <w:r>
        <w:rPr>
          <w:rFonts w:ascii="Times New Roman" w:hAnsi="Times New Roman"/>
          <w:i/>
          <w:iCs/>
          <w:sz w:val="24"/>
          <w:szCs w:val="24"/>
        </w:rPr>
        <w:t>Slippery resource in peril: ecology of Western Indian Ocean Anguillid eels and their contribution to sustainable fisheries and livelihood along the east coast of Africa’</w:t>
      </w:r>
      <w:r>
        <w:rPr>
          <w:rFonts w:ascii="Times New Roman" w:hAnsi="Times New Roman"/>
          <w:sz w:val="24"/>
          <w:szCs w:val="24"/>
        </w:rPr>
        <w:t>, Kenya Marine and Fisheries Research Institute (KMFRI) for providing laboratory space and facilities. Finally, many thanks to the entire WIOMSA team Kenya and South Africa, for making the fieldwork not only educational but also enjoyable. I am forever indebted to you, thank you.</w:t>
      </w:r>
    </w:p>
    <w:p w14:paraId="14AC6610" w14:textId="7D9D8C3A" w:rsidR="000814A2" w:rsidRPr="004C75C5" w:rsidRDefault="004C75C5" w:rsidP="004C75C5">
      <w:pPr>
        <w:spacing w:after="160" w:line="259" w:lineRule="auto"/>
        <w:rPr>
          <w:rFonts w:ascii="Times New Roman" w:hAnsi="Times New Roman"/>
          <w:sz w:val="24"/>
          <w:szCs w:val="24"/>
        </w:rPr>
      </w:pPr>
      <w:r>
        <w:rPr>
          <w:rFonts w:ascii="Times New Roman" w:hAnsi="Times New Roman"/>
          <w:sz w:val="24"/>
          <w:szCs w:val="24"/>
        </w:rPr>
        <w:br w:type="page"/>
      </w:r>
    </w:p>
    <w:p w14:paraId="34D43946" w14:textId="77777777" w:rsidR="000814A2" w:rsidRPr="007D7018" w:rsidRDefault="000814A2" w:rsidP="007D7018">
      <w:pPr>
        <w:pStyle w:val="Title"/>
      </w:pPr>
      <w:bookmarkStart w:id="6" w:name="_Toc125806942"/>
      <w:r w:rsidRPr="007D7018">
        <w:lastRenderedPageBreak/>
        <w:t>ABSTRACT</w:t>
      </w:r>
      <w:bookmarkEnd w:id="6"/>
    </w:p>
    <w:p w14:paraId="1E8A5B2A" w14:textId="791B4A72" w:rsidR="000814A2" w:rsidRDefault="000814A2" w:rsidP="000814A2">
      <w:pPr>
        <w:spacing w:line="480" w:lineRule="auto"/>
        <w:rPr>
          <w:rFonts w:ascii="Times New Roman" w:hAnsi="Times New Roman"/>
          <w:sz w:val="24"/>
          <w:szCs w:val="24"/>
        </w:rPr>
      </w:pPr>
      <w:r w:rsidRPr="00CC7081">
        <w:rPr>
          <w:rFonts w:ascii="Times New Roman" w:hAnsi="Times New Roman"/>
          <w:sz w:val="24"/>
          <w:szCs w:val="24"/>
        </w:rPr>
        <w:t xml:space="preserve">Eels of the genus </w:t>
      </w:r>
      <w:r w:rsidRPr="00CC7081">
        <w:rPr>
          <w:rFonts w:ascii="Times New Roman" w:hAnsi="Times New Roman"/>
          <w:i/>
          <w:sz w:val="24"/>
          <w:szCs w:val="24"/>
        </w:rPr>
        <w:t>Anguilla</w:t>
      </w:r>
      <w:r w:rsidRPr="00CC7081">
        <w:rPr>
          <w:rFonts w:ascii="Times New Roman" w:hAnsi="Times New Roman"/>
          <w:sz w:val="24"/>
          <w:szCs w:val="24"/>
        </w:rPr>
        <w:t xml:space="preserve"> are catadromous and highly migratory species</w:t>
      </w:r>
      <w:r>
        <w:rPr>
          <w:rFonts w:ascii="Times New Roman" w:hAnsi="Times New Roman"/>
          <w:sz w:val="24"/>
          <w:szCs w:val="24"/>
        </w:rPr>
        <w:t>, which spawn</w:t>
      </w:r>
      <w:r w:rsidRPr="00CC7081">
        <w:rPr>
          <w:rFonts w:ascii="Times New Roman" w:hAnsi="Times New Roman"/>
          <w:sz w:val="24"/>
          <w:szCs w:val="24"/>
        </w:rPr>
        <w:t xml:space="preserve"> in the sea and migrate to freshwater habitats via the estuary for feeding, growth and refugia. </w:t>
      </w:r>
      <w:r w:rsidRPr="004774AA">
        <w:rPr>
          <w:rFonts w:ascii="Times New Roman" w:hAnsi="Times New Roman"/>
          <w:sz w:val="24"/>
          <w:szCs w:val="24"/>
        </w:rPr>
        <w:t xml:space="preserve">Of the 19 globally known anguillid </w:t>
      </w:r>
      <w:r w:rsidR="00F56F1E">
        <w:rPr>
          <w:rFonts w:ascii="Times New Roman" w:hAnsi="Times New Roman"/>
          <w:sz w:val="24"/>
          <w:szCs w:val="24"/>
        </w:rPr>
        <w:t xml:space="preserve">eel </w:t>
      </w:r>
      <w:r w:rsidRPr="004774AA">
        <w:rPr>
          <w:rFonts w:ascii="Times New Roman" w:hAnsi="Times New Roman"/>
          <w:sz w:val="24"/>
          <w:szCs w:val="24"/>
        </w:rPr>
        <w:t xml:space="preserve">species, four; </w:t>
      </w:r>
      <w:r>
        <w:rPr>
          <w:rFonts w:ascii="Times New Roman" w:hAnsi="Times New Roman"/>
          <w:i/>
          <w:iCs/>
          <w:sz w:val="24"/>
          <w:szCs w:val="24"/>
        </w:rPr>
        <w:t>Anguilla mossambica, Anguilla bengalensis, Anguilla</w:t>
      </w:r>
      <w:r w:rsidRPr="004774AA">
        <w:rPr>
          <w:rFonts w:ascii="Times New Roman" w:hAnsi="Times New Roman"/>
          <w:i/>
          <w:iCs/>
          <w:sz w:val="24"/>
          <w:szCs w:val="24"/>
        </w:rPr>
        <w:t xml:space="preserve"> marmorata </w:t>
      </w:r>
      <w:r w:rsidRPr="004774AA">
        <w:rPr>
          <w:rFonts w:ascii="Times New Roman" w:hAnsi="Times New Roman"/>
          <w:sz w:val="24"/>
          <w:szCs w:val="24"/>
        </w:rPr>
        <w:t>and</w:t>
      </w:r>
      <w:r w:rsidRPr="004774AA">
        <w:rPr>
          <w:rFonts w:ascii="Times New Roman" w:hAnsi="Times New Roman"/>
          <w:i/>
          <w:iCs/>
          <w:sz w:val="24"/>
          <w:szCs w:val="24"/>
        </w:rPr>
        <w:t xml:space="preserve"> A</w:t>
      </w:r>
      <w:r>
        <w:rPr>
          <w:rFonts w:ascii="Times New Roman" w:hAnsi="Times New Roman"/>
          <w:i/>
          <w:iCs/>
          <w:sz w:val="24"/>
          <w:szCs w:val="24"/>
        </w:rPr>
        <w:t>nguilla</w:t>
      </w:r>
      <w:r w:rsidRPr="004774AA">
        <w:rPr>
          <w:rFonts w:ascii="Times New Roman" w:hAnsi="Times New Roman"/>
          <w:i/>
          <w:iCs/>
          <w:sz w:val="24"/>
          <w:szCs w:val="24"/>
        </w:rPr>
        <w:t xml:space="preserve"> bicolor</w:t>
      </w:r>
      <w:r w:rsidRPr="004774AA">
        <w:rPr>
          <w:rFonts w:ascii="Times New Roman" w:hAnsi="Times New Roman"/>
          <w:iCs/>
          <w:sz w:val="24"/>
          <w:szCs w:val="24"/>
        </w:rPr>
        <w:t>,</w:t>
      </w:r>
      <w:r>
        <w:rPr>
          <w:rFonts w:ascii="Times New Roman" w:hAnsi="Times New Roman"/>
          <w:sz w:val="24"/>
          <w:szCs w:val="24"/>
        </w:rPr>
        <w:t xml:space="preserve"> occur within the Western Indian Ocean. </w:t>
      </w:r>
      <w:r w:rsidR="00F56F1E">
        <w:rPr>
          <w:rFonts w:ascii="Times New Roman" w:hAnsi="Times New Roman"/>
          <w:sz w:val="24"/>
          <w:szCs w:val="24"/>
        </w:rPr>
        <w:t>Juveniles of these species found within estuaries are referred to as glass eels and elvers. However, knowledge on their existence within Kenya estuaries is unknown.</w:t>
      </w:r>
      <w:r>
        <w:rPr>
          <w:rFonts w:ascii="Times New Roman" w:hAnsi="Times New Roman"/>
          <w:sz w:val="24"/>
          <w:szCs w:val="24"/>
        </w:rPr>
        <w:t xml:space="preserve"> Juvenile anguillid eels </w:t>
      </w:r>
      <w:r w:rsidRPr="004774AA">
        <w:rPr>
          <w:rFonts w:ascii="Times New Roman" w:hAnsi="Times New Roman"/>
          <w:sz w:val="24"/>
          <w:szCs w:val="24"/>
        </w:rPr>
        <w:t>were sampled monthly from July 2021 to January 2022, using glass eel fyke nets, deployed at the lower reaches of the Sabaki Estuary</w:t>
      </w:r>
      <w:r w:rsidR="00F56F1E">
        <w:rPr>
          <w:rFonts w:ascii="Times New Roman" w:hAnsi="Times New Roman"/>
          <w:sz w:val="24"/>
          <w:szCs w:val="24"/>
        </w:rPr>
        <w:t xml:space="preserve"> and</w:t>
      </w:r>
      <w:r w:rsidRPr="004774AA">
        <w:rPr>
          <w:rFonts w:ascii="Times New Roman" w:hAnsi="Times New Roman"/>
          <w:sz w:val="24"/>
          <w:szCs w:val="24"/>
        </w:rPr>
        <w:t xml:space="preserve"> </w:t>
      </w:r>
      <w:r w:rsidR="00F56F1E">
        <w:rPr>
          <w:rFonts w:ascii="Times New Roman" w:hAnsi="Times New Roman"/>
          <w:sz w:val="24"/>
          <w:szCs w:val="24"/>
        </w:rPr>
        <w:t>s</w:t>
      </w:r>
      <w:r w:rsidRPr="004774AA">
        <w:rPr>
          <w:rFonts w:ascii="Times New Roman" w:hAnsi="Times New Roman"/>
          <w:sz w:val="24"/>
          <w:szCs w:val="24"/>
        </w:rPr>
        <w:t>pecimen collected, examined using both morphological and morphometric character</w:t>
      </w:r>
      <w:r>
        <w:rPr>
          <w:rFonts w:ascii="Times New Roman" w:hAnsi="Times New Roman"/>
          <w:sz w:val="24"/>
          <w:szCs w:val="24"/>
        </w:rPr>
        <w:t>istics.</w:t>
      </w:r>
    </w:p>
    <w:p w14:paraId="3CD82590" w14:textId="2703EE24" w:rsidR="000814A2" w:rsidRDefault="000814A2" w:rsidP="000814A2">
      <w:pPr>
        <w:spacing w:line="480" w:lineRule="auto"/>
        <w:rPr>
          <w:rFonts w:ascii="Times New Roman" w:hAnsi="Times New Roman"/>
          <w:sz w:val="24"/>
          <w:szCs w:val="24"/>
        </w:rPr>
      </w:pPr>
      <w:r>
        <w:rPr>
          <w:rFonts w:ascii="Times New Roman" w:hAnsi="Times New Roman"/>
          <w:sz w:val="24"/>
          <w:szCs w:val="24"/>
        </w:rPr>
        <w:t>A total of 76 glass eels and elvers, were collected during the six months of investigation with the biggest catch being in the month of August. Three</w:t>
      </w:r>
      <w:r w:rsidRPr="004774AA">
        <w:rPr>
          <w:rFonts w:ascii="Times New Roman" w:hAnsi="Times New Roman"/>
          <w:sz w:val="24"/>
          <w:szCs w:val="24"/>
        </w:rPr>
        <w:t xml:space="preserve"> species</w:t>
      </w:r>
      <w:r>
        <w:rPr>
          <w:rFonts w:ascii="Times New Roman" w:hAnsi="Times New Roman"/>
          <w:sz w:val="24"/>
          <w:szCs w:val="24"/>
        </w:rPr>
        <w:t xml:space="preserve">; </w:t>
      </w:r>
      <w:r w:rsidRPr="004774AA">
        <w:rPr>
          <w:rFonts w:ascii="Times New Roman" w:hAnsi="Times New Roman"/>
          <w:i/>
          <w:iCs/>
          <w:sz w:val="24"/>
          <w:szCs w:val="24"/>
        </w:rPr>
        <w:t>A.</w:t>
      </w:r>
      <w:r w:rsidRPr="004774AA">
        <w:rPr>
          <w:rFonts w:ascii="Times New Roman" w:hAnsi="Times New Roman"/>
          <w:sz w:val="24"/>
          <w:szCs w:val="24"/>
        </w:rPr>
        <w:t xml:space="preserve"> </w:t>
      </w:r>
      <w:r w:rsidRPr="004774AA">
        <w:rPr>
          <w:rFonts w:ascii="Times New Roman" w:hAnsi="Times New Roman"/>
          <w:i/>
          <w:iCs/>
          <w:sz w:val="24"/>
          <w:szCs w:val="24"/>
        </w:rPr>
        <w:t>mossambica, A. bengalensis</w:t>
      </w:r>
      <w:r w:rsidRPr="004774AA">
        <w:rPr>
          <w:rFonts w:ascii="Times New Roman" w:hAnsi="Times New Roman"/>
          <w:sz w:val="24"/>
          <w:szCs w:val="24"/>
        </w:rPr>
        <w:t xml:space="preserve"> and</w:t>
      </w:r>
      <w:r>
        <w:rPr>
          <w:rFonts w:ascii="Times New Roman" w:hAnsi="Times New Roman"/>
          <w:i/>
          <w:iCs/>
          <w:sz w:val="24"/>
          <w:szCs w:val="24"/>
        </w:rPr>
        <w:t xml:space="preserve"> A. marmorata</w:t>
      </w:r>
      <w:r>
        <w:rPr>
          <w:rFonts w:ascii="Times New Roman" w:hAnsi="Times New Roman"/>
          <w:sz w:val="24"/>
          <w:szCs w:val="24"/>
        </w:rPr>
        <w:t xml:space="preserve">, were </w:t>
      </w:r>
      <w:r w:rsidRPr="004774AA">
        <w:rPr>
          <w:rFonts w:ascii="Times New Roman" w:hAnsi="Times New Roman"/>
          <w:sz w:val="24"/>
          <w:szCs w:val="24"/>
        </w:rPr>
        <w:t>recognized to occur within the Sabaki Estuary.</w:t>
      </w:r>
      <w:r>
        <w:rPr>
          <w:rFonts w:ascii="Times New Roman" w:hAnsi="Times New Roman"/>
          <w:sz w:val="24"/>
          <w:szCs w:val="24"/>
        </w:rPr>
        <w:t xml:space="preserve"> </w:t>
      </w:r>
      <w:r w:rsidRPr="004774AA">
        <w:rPr>
          <w:rFonts w:ascii="Times New Roman" w:hAnsi="Times New Roman"/>
          <w:sz w:val="24"/>
          <w:szCs w:val="24"/>
        </w:rPr>
        <w:t xml:space="preserve">87% </w:t>
      </w:r>
      <w:r>
        <w:rPr>
          <w:rFonts w:ascii="Times New Roman" w:hAnsi="Times New Roman"/>
          <w:sz w:val="24"/>
          <w:szCs w:val="24"/>
        </w:rPr>
        <w:t xml:space="preserve">of </w:t>
      </w:r>
      <w:r w:rsidRPr="004774AA">
        <w:rPr>
          <w:rFonts w:ascii="Times New Roman" w:hAnsi="Times New Roman"/>
          <w:sz w:val="24"/>
          <w:szCs w:val="24"/>
        </w:rPr>
        <w:t>glass eels</w:t>
      </w:r>
      <w:r>
        <w:rPr>
          <w:rFonts w:ascii="Times New Roman" w:hAnsi="Times New Roman"/>
          <w:sz w:val="24"/>
          <w:szCs w:val="24"/>
        </w:rPr>
        <w:t xml:space="preserve"> collected belonged</w:t>
      </w:r>
      <w:r w:rsidRPr="004774AA">
        <w:rPr>
          <w:rFonts w:ascii="Times New Roman" w:hAnsi="Times New Roman"/>
          <w:sz w:val="24"/>
          <w:szCs w:val="24"/>
        </w:rPr>
        <w:t xml:space="preserve"> to </w:t>
      </w:r>
      <w:r w:rsidRPr="004774AA">
        <w:rPr>
          <w:rFonts w:ascii="Times New Roman" w:hAnsi="Times New Roman"/>
          <w:i/>
          <w:iCs/>
          <w:sz w:val="24"/>
          <w:szCs w:val="24"/>
        </w:rPr>
        <w:t>A.</w:t>
      </w:r>
      <w:r w:rsidRPr="004774AA">
        <w:rPr>
          <w:rFonts w:ascii="Times New Roman" w:hAnsi="Times New Roman"/>
          <w:sz w:val="24"/>
          <w:szCs w:val="24"/>
        </w:rPr>
        <w:t xml:space="preserve"> </w:t>
      </w:r>
      <w:r w:rsidRPr="004774AA">
        <w:rPr>
          <w:rFonts w:ascii="Times New Roman" w:hAnsi="Times New Roman"/>
          <w:i/>
          <w:iCs/>
          <w:sz w:val="24"/>
          <w:szCs w:val="24"/>
        </w:rPr>
        <w:t>mossambica, A. bengalensis</w:t>
      </w:r>
      <w:r w:rsidRPr="004774AA">
        <w:rPr>
          <w:rFonts w:ascii="Times New Roman" w:hAnsi="Times New Roman"/>
          <w:sz w:val="24"/>
          <w:szCs w:val="24"/>
        </w:rPr>
        <w:t xml:space="preserve"> and</w:t>
      </w:r>
      <w:r w:rsidRPr="004774AA">
        <w:rPr>
          <w:rFonts w:ascii="Times New Roman" w:hAnsi="Times New Roman"/>
          <w:i/>
          <w:iCs/>
          <w:sz w:val="24"/>
          <w:szCs w:val="24"/>
        </w:rPr>
        <w:t xml:space="preserve"> A. marmorata</w:t>
      </w:r>
      <w:r w:rsidRPr="004774AA">
        <w:rPr>
          <w:rFonts w:ascii="Times New Roman" w:hAnsi="Times New Roman"/>
          <w:sz w:val="24"/>
          <w:szCs w:val="24"/>
        </w:rPr>
        <w:t xml:space="preserve"> species while</w:t>
      </w:r>
      <w:r w:rsidRPr="004774AA">
        <w:rPr>
          <w:rFonts w:ascii="Times New Roman" w:hAnsi="Times New Roman"/>
          <w:i/>
          <w:iCs/>
          <w:sz w:val="24"/>
          <w:szCs w:val="24"/>
        </w:rPr>
        <w:t xml:space="preserve"> </w:t>
      </w:r>
      <w:r w:rsidRPr="004774AA">
        <w:rPr>
          <w:rFonts w:ascii="Times New Roman" w:hAnsi="Times New Roman"/>
          <w:sz w:val="24"/>
          <w:szCs w:val="24"/>
        </w:rPr>
        <w:t xml:space="preserve">13% were elvers belonging to </w:t>
      </w:r>
      <w:r w:rsidRPr="004774AA">
        <w:rPr>
          <w:rFonts w:ascii="Times New Roman" w:hAnsi="Times New Roman"/>
          <w:i/>
          <w:iCs/>
          <w:sz w:val="24"/>
          <w:szCs w:val="24"/>
        </w:rPr>
        <w:t>A.</w:t>
      </w:r>
      <w:r w:rsidRPr="004774AA">
        <w:rPr>
          <w:rFonts w:ascii="Times New Roman" w:hAnsi="Times New Roman"/>
          <w:sz w:val="24"/>
          <w:szCs w:val="24"/>
        </w:rPr>
        <w:t xml:space="preserve"> </w:t>
      </w:r>
      <w:r w:rsidRPr="004774AA">
        <w:rPr>
          <w:rFonts w:ascii="Times New Roman" w:hAnsi="Times New Roman"/>
          <w:i/>
          <w:iCs/>
          <w:sz w:val="24"/>
          <w:szCs w:val="24"/>
        </w:rPr>
        <w:t xml:space="preserve">mossambica </w:t>
      </w:r>
      <w:r w:rsidRPr="004774AA">
        <w:rPr>
          <w:rFonts w:ascii="Times New Roman" w:hAnsi="Times New Roman"/>
          <w:sz w:val="24"/>
          <w:szCs w:val="24"/>
        </w:rPr>
        <w:t>and</w:t>
      </w:r>
      <w:r w:rsidRPr="004774AA">
        <w:rPr>
          <w:rFonts w:ascii="Times New Roman" w:hAnsi="Times New Roman"/>
          <w:i/>
          <w:iCs/>
          <w:sz w:val="24"/>
          <w:szCs w:val="24"/>
        </w:rPr>
        <w:t xml:space="preserve"> A. bengalensis</w:t>
      </w:r>
      <w:r w:rsidRPr="004774AA">
        <w:rPr>
          <w:rFonts w:ascii="Times New Roman" w:hAnsi="Times New Roman"/>
          <w:sz w:val="24"/>
          <w:szCs w:val="24"/>
        </w:rPr>
        <w:t xml:space="preserve"> species.  Species composition of glass eels comprised of </w:t>
      </w:r>
      <w:r w:rsidRPr="004774AA">
        <w:rPr>
          <w:rFonts w:ascii="Times New Roman" w:hAnsi="Times New Roman"/>
          <w:i/>
          <w:iCs/>
          <w:sz w:val="24"/>
          <w:szCs w:val="24"/>
        </w:rPr>
        <w:t xml:space="preserve">A. bengalensis </w:t>
      </w:r>
      <w:r w:rsidRPr="004774AA">
        <w:rPr>
          <w:rFonts w:ascii="Times New Roman" w:hAnsi="Times New Roman"/>
          <w:sz w:val="24"/>
          <w:szCs w:val="24"/>
        </w:rPr>
        <w:t xml:space="preserve">76%, </w:t>
      </w:r>
      <w:r w:rsidRPr="004774AA">
        <w:rPr>
          <w:rFonts w:ascii="Times New Roman" w:hAnsi="Times New Roman"/>
          <w:i/>
          <w:iCs/>
          <w:sz w:val="24"/>
          <w:szCs w:val="24"/>
        </w:rPr>
        <w:t>A</w:t>
      </w:r>
      <w:r w:rsidRPr="004774AA">
        <w:rPr>
          <w:rFonts w:ascii="Times New Roman" w:hAnsi="Times New Roman"/>
          <w:sz w:val="24"/>
          <w:szCs w:val="24"/>
        </w:rPr>
        <w:t xml:space="preserve">. </w:t>
      </w:r>
      <w:r w:rsidRPr="004774AA">
        <w:rPr>
          <w:rFonts w:ascii="Times New Roman" w:hAnsi="Times New Roman"/>
          <w:i/>
          <w:iCs/>
          <w:sz w:val="24"/>
          <w:szCs w:val="24"/>
        </w:rPr>
        <w:t xml:space="preserve">mossambica </w:t>
      </w:r>
      <w:r w:rsidRPr="004774AA">
        <w:rPr>
          <w:rFonts w:ascii="Times New Roman" w:hAnsi="Times New Roman"/>
          <w:sz w:val="24"/>
          <w:szCs w:val="24"/>
        </w:rPr>
        <w:t>21%</w:t>
      </w:r>
      <w:r w:rsidRPr="004774AA">
        <w:rPr>
          <w:rFonts w:ascii="Times New Roman" w:hAnsi="Times New Roman"/>
          <w:i/>
          <w:iCs/>
          <w:sz w:val="24"/>
          <w:szCs w:val="24"/>
        </w:rPr>
        <w:t xml:space="preserve">, </w:t>
      </w:r>
      <w:r w:rsidRPr="004774AA">
        <w:rPr>
          <w:rFonts w:ascii="Times New Roman" w:hAnsi="Times New Roman"/>
          <w:sz w:val="24"/>
          <w:szCs w:val="24"/>
        </w:rPr>
        <w:t>and</w:t>
      </w:r>
      <w:r w:rsidRPr="004774AA">
        <w:rPr>
          <w:rFonts w:ascii="Times New Roman" w:hAnsi="Times New Roman"/>
          <w:i/>
          <w:iCs/>
          <w:sz w:val="24"/>
          <w:szCs w:val="24"/>
        </w:rPr>
        <w:t xml:space="preserve"> A. marmorata </w:t>
      </w:r>
      <w:r>
        <w:rPr>
          <w:rFonts w:ascii="Times New Roman" w:hAnsi="Times New Roman"/>
          <w:sz w:val="24"/>
          <w:szCs w:val="24"/>
        </w:rPr>
        <w:t>3%</w:t>
      </w:r>
      <w:r w:rsidRPr="004774AA">
        <w:rPr>
          <w:rFonts w:ascii="Times New Roman" w:hAnsi="Times New Roman"/>
          <w:sz w:val="24"/>
          <w:szCs w:val="24"/>
        </w:rPr>
        <w:t xml:space="preserve"> while those of elvers comprised of </w:t>
      </w:r>
      <w:r w:rsidRPr="004774AA">
        <w:rPr>
          <w:rFonts w:ascii="Times New Roman" w:hAnsi="Times New Roman"/>
          <w:i/>
          <w:iCs/>
          <w:sz w:val="24"/>
          <w:szCs w:val="24"/>
        </w:rPr>
        <w:t>A.</w:t>
      </w:r>
      <w:r w:rsidRPr="004774AA">
        <w:rPr>
          <w:rFonts w:ascii="Times New Roman" w:hAnsi="Times New Roman"/>
          <w:sz w:val="24"/>
          <w:szCs w:val="24"/>
        </w:rPr>
        <w:t xml:space="preserve"> </w:t>
      </w:r>
      <w:r w:rsidRPr="004774AA">
        <w:rPr>
          <w:rFonts w:ascii="Times New Roman" w:hAnsi="Times New Roman"/>
          <w:i/>
          <w:iCs/>
          <w:sz w:val="24"/>
          <w:szCs w:val="24"/>
        </w:rPr>
        <w:t xml:space="preserve">mossambica </w:t>
      </w:r>
      <w:r>
        <w:rPr>
          <w:rFonts w:ascii="Times New Roman" w:hAnsi="Times New Roman"/>
          <w:sz w:val="24"/>
          <w:szCs w:val="24"/>
        </w:rPr>
        <w:t>80%</w:t>
      </w:r>
      <w:r w:rsidRPr="004774AA">
        <w:rPr>
          <w:rFonts w:ascii="Times New Roman" w:hAnsi="Times New Roman"/>
          <w:sz w:val="24"/>
          <w:szCs w:val="24"/>
        </w:rPr>
        <w:t xml:space="preserve"> and</w:t>
      </w:r>
      <w:r w:rsidRPr="004774AA">
        <w:rPr>
          <w:rFonts w:ascii="Times New Roman" w:hAnsi="Times New Roman"/>
          <w:i/>
          <w:iCs/>
          <w:sz w:val="24"/>
          <w:szCs w:val="24"/>
        </w:rPr>
        <w:t xml:space="preserve"> A. bengalensis</w:t>
      </w:r>
      <w:r w:rsidRPr="004774AA">
        <w:rPr>
          <w:rFonts w:ascii="Times New Roman" w:hAnsi="Times New Roman"/>
          <w:sz w:val="24"/>
          <w:szCs w:val="24"/>
        </w:rPr>
        <w:t xml:space="preserve"> 20%. </w:t>
      </w:r>
      <w:r>
        <w:rPr>
          <w:rFonts w:ascii="Times New Roman" w:hAnsi="Times New Roman"/>
          <w:sz w:val="24"/>
          <w:szCs w:val="24"/>
        </w:rPr>
        <w:t>M</w:t>
      </w:r>
      <w:r w:rsidRPr="00450BE2">
        <w:rPr>
          <w:rFonts w:ascii="Times New Roman" w:hAnsi="Times New Roman"/>
          <w:sz w:val="24"/>
          <w:szCs w:val="24"/>
        </w:rPr>
        <w:t>orphometric characteristics</w:t>
      </w:r>
      <w:r>
        <w:rPr>
          <w:rFonts w:ascii="Times New Roman" w:hAnsi="Times New Roman"/>
          <w:sz w:val="24"/>
          <w:szCs w:val="24"/>
        </w:rPr>
        <w:t>,</w:t>
      </w:r>
      <w:r w:rsidRPr="00450BE2">
        <w:rPr>
          <w:rFonts w:ascii="Times New Roman" w:hAnsi="Times New Roman"/>
          <w:sz w:val="24"/>
          <w:szCs w:val="24"/>
        </w:rPr>
        <w:t xml:space="preserve"> (TL = total length, DF to AF =dorsal fin t</w:t>
      </w:r>
      <w:r>
        <w:rPr>
          <w:rFonts w:ascii="Times New Roman" w:hAnsi="Times New Roman"/>
          <w:sz w:val="24"/>
          <w:szCs w:val="24"/>
        </w:rPr>
        <w:t>o</w:t>
      </w:r>
      <w:r w:rsidRPr="00450BE2">
        <w:rPr>
          <w:rFonts w:ascii="Times New Roman" w:hAnsi="Times New Roman"/>
          <w:sz w:val="24"/>
          <w:szCs w:val="24"/>
        </w:rPr>
        <w:t xml:space="preserve"> anal fin, DA = dorsal fin to anus, LH=left eye horizontal, LV=left eye vertical, RH=right eye horizontal, RV=Right eye vertical)</w:t>
      </w:r>
      <w:r>
        <w:rPr>
          <w:rFonts w:ascii="Times New Roman" w:hAnsi="Times New Roman"/>
          <w:sz w:val="24"/>
          <w:szCs w:val="24"/>
        </w:rPr>
        <w:t xml:space="preserve"> </w:t>
      </w:r>
      <w:r w:rsidRPr="00495658">
        <w:rPr>
          <w:rFonts w:ascii="Times New Roman" w:hAnsi="Times New Roman"/>
          <w:sz w:val="24"/>
          <w:szCs w:val="24"/>
        </w:rPr>
        <w:t>showed a pattern of similarity</w:t>
      </w:r>
      <w:r>
        <w:rPr>
          <w:rFonts w:ascii="Times New Roman" w:hAnsi="Times New Roman"/>
          <w:sz w:val="24"/>
          <w:szCs w:val="24"/>
        </w:rPr>
        <w:t>,</w:t>
      </w:r>
      <w:r w:rsidRPr="00495658">
        <w:rPr>
          <w:rFonts w:ascii="Times New Roman" w:hAnsi="Times New Roman"/>
          <w:sz w:val="24"/>
          <w:szCs w:val="24"/>
        </w:rPr>
        <w:t xml:space="preserve"> with </w:t>
      </w:r>
      <w:r w:rsidRPr="009941B7">
        <w:rPr>
          <w:rFonts w:ascii="Times New Roman" w:hAnsi="Times New Roman"/>
          <w:i/>
          <w:sz w:val="24"/>
          <w:szCs w:val="24"/>
        </w:rPr>
        <w:t>A. mossambica</w:t>
      </w:r>
      <w:r w:rsidRPr="00495658">
        <w:rPr>
          <w:rFonts w:ascii="Times New Roman" w:hAnsi="Times New Roman"/>
          <w:sz w:val="24"/>
          <w:szCs w:val="24"/>
        </w:rPr>
        <w:t xml:space="preserve"> having the largest morphometric measurements followed by </w:t>
      </w:r>
      <w:r w:rsidRPr="009941B7">
        <w:rPr>
          <w:rFonts w:ascii="Times New Roman" w:hAnsi="Times New Roman"/>
          <w:i/>
          <w:sz w:val="24"/>
          <w:szCs w:val="24"/>
        </w:rPr>
        <w:t>A. marmorata</w:t>
      </w:r>
      <w:r w:rsidRPr="00495658">
        <w:rPr>
          <w:rFonts w:ascii="Times New Roman" w:hAnsi="Times New Roman"/>
          <w:sz w:val="24"/>
          <w:szCs w:val="24"/>
        </w:rPr>
        <w:t xml:space="preserve"> and lastly by </w:t>
      </w:r>
      <w:r w:rsidRPr="009941B7">
        <w:rPr>
          <w:rFonts w:ascii="Times New Roman" w:hAnsi="Times New Roman"/>
          <w:i/>
          <w:sz w:val="24"/>
          <w:szCs w:val="24"/>
        </w:rPr>
        <w:t>A. bengalensis</w:t>
      </w:r>
      <w:r w:rsidRPr="00495658">
        <w:rPr>
          <w:rFonts w:ascii="Times New Roman" w:hAnsi="Times New Roman"/>
          <w:sz w:val="24"/>
          <w:szCs w:val="24"/>
        </w:rPr>
        <w:t xml:space="preserve"> though variation observed were not statistically significant.</w:t>
      </w:r>
    </w:p>
    <w:p w14:paraId="4B25CDD8" w14:textId="00BEA373" w:rsidR="000814A2" w:rsidRDefault="000814A2" w:rsidP="000814A2">
      <w:pPr>
        <w:spacing w:line="480" w:lineRule="auto"/>
        <w:rPr>
          <w:rFonts w:ascii="Times New Roman" w:hAnsi="Times New Roman"/>
          <w:sz w:val="24"/>
          <w:szCs w:val="24"/>
        </w:rPr>
      </w:pPr>
      <w:r>
        <w:rPr>
          <w:rFonts w:ascii="Times New Roman" w:hAnsi="Times New Roman"/>
          <w:sz w:val="24"/>
          <w:szCs w:val="24"/>
        </w:rPr>
        <w:lastRenderedPageBreak/>
        <w:t xml:space="preserve"> High abundance of juvenile anguillid eels occurred during the wet season 53% a</w:t>
      </w:r>
      <w:r w:rsidR="00772EAB">
        <w:rPr>
          <w:rFonts w:ascii="Times New Roman" w:hAnsi="Times New Roman"/>
          <w:sz w:val="24"/>
          <w:szCs w:val="24"/>
        </w:rPr>
        <w:t>nd</w:t>
      </w:r>
      <w:r>
        <w:rPr>
          <w:rFonts w:ascii="Times New Roman" w:hAnsi="Times New Roman"/>
          <w:sz w:val="24"/>
          <w:szCs w:val="24"/>
        </w:rPr>
        <w:t xml:space="preserve"> </w:t>
      </w:r>
      <w:r w:rsidR="00F56F1E">
        <w:rPr>
          <w:rFonts w:ascii="Times New Roman" w:hAnsi="Times New Roman"/>
          <w:sz w:val="24"/>
          <w:szCs w:val="24"/>
        </w:rPr>
        <w:t xml:space="preserve">in habitats </w:t>
      </w:r>
      <w:r>
        <w:rPr>
          <w:rFonts w:ascii="Times New Roman" w:hAnsi="Times New Roman"/>
          <w:sz w:val="24"/>
          <w:szCs w:val="24"/>
        </w:rPr>
        <w:t>characterized by vegetat</w:t>
      </w:r>
      <w:r w:rsidR="00F56F1E">
        <w:rPr>
          <w:rFonts w:ascii="Times New Roman" w:hAnsi="Times New Roman"/>
          <w:sz w:val="24"/>
          <w:szCs w:val="24"/>
        </w:rPr>
        <w:t>ive cover</w:t>
      </w:r>
      <w:r>
        <w:rPr>
          <w:rFonts w:ascii="Times New Roman" w:hAnsi="Times New Roman"/>
          <w:sz w:val="24"/>
          <w:szCs w:val="24"/>
        </w:rPr>
        <w:t xml:space="preserve"> 87%. </w:t>
      </w:r>
      <w:r w:rsidR="005A76AC" w:rsidRPr="005A76AC">
        <w:rPr>
          <w:rFonts w:ascii="Times New Roman" w:hAnsi="Times New Roman"/>
          <w:i/>
          <w:iCs/>
          <w:sz w:val="24"/>
          <w:szCs w:val="24"/>
        </w:rPr>
        <w:t>Anguilla marmorata</w:t>
      </w:r>
      <w:r w:rsidR="005A76AC">
        <w:rPr>
          <w:rFonts w:ascii="Times New Roman" w:hAnsi="Times New Roman"/>
          <w:sz w:val="24"/>
          <w:szCs w:val="24"/>
        </w:rPr>
        <w:t xml:space="preserve"> was observed to be more tolerant in areas with elevated pH, temperatures and salinity as compared to </w:t>
      </w:r>
      <w:r w:rsidR="005A76AC" w:rsidRPr="005A76AC">
        <w:rPr>
          <w:rFonts w:ascii="Times New Roman" w:hAnsi="Times New Roman"/>
          <w:i/>
          <w:iCs/>
          <w:sz w:val="24"/>
          <w:szCs w:val="24"/>
        </w:rPr>
        <w:t>A. mossambica</w:t>
      </w:r>
      <w:r w:rsidR="005A76AC">
        <w:rPr>
          <w:rFonts w:ascii="Times New Roman" w:hAnsi="Times New Roman"/>
          <w:sz w:val="24"/>
          <w:szCs w:val="24"/>
        </w:rPr>
        <w:t xml:space="preserve"> and </w:t>
      </w:r>
      <w:r w:rsidR="005A76AC" w:rsidRPr="005A76AC">
        <w:rPr>
          <w:rFonts w:ascii="Times New Roman" w:hAnsi="Times New Roman"/>
          <w:i/>
          <w:iCs/>
          <w:sz w:val="24"/>
          <w:szCs w:val="24"/>
        </w:rPr>
        <w:t>A. marmorata</w:t>
      </w:r>
      <w:r w:rsidR="005A76AC">
        <w:rPr>
          <w:rFonts w:ascii="Times New Roman" w:hAnsi="Times New Roman"/>
          <w:sz w:val="24"/>
          <w:szCs w:val="24"/>
        </w:rPr>
        <w:t>. L</w:t>
      </w:r>
      <w:r>
        <w:rPr>
          <w:rFonts w:ascii="Times New Roman" w:hAnsi="Times New Roman"/>
          <w:sz w:val="24"/>
          <w:szCs w:val="24"/>
        </w:rPr>
        <w:t xml:space="preserve">unar cycle showed no significant association with </w:t>
      </w:r>
      <w:r w:rsidRPr="007D6203">
        <w:rPr>
          <w:rFonts w:ascii="Times New Roman" w:hAnsi="Times New Roman"/>
          <w:sz w:val="24"/>
          <w:szCs w:val="24"/>
        </w:rPr>
        <w:t>majority</w:t>
      </w:r>
      <w:r>
        <w:rPr>
          <w:rFonts w:ascii="Times New Roman" w:hAnsi="Times New Roman"/>
          <w:sz w:val="24"/>
          <w:szCs w:val="24"/>
        </w:rPr>
        <w:t xml:space="preserve"> of juvenile anguillid eels occurring </w:t>
      </w:r>
      <w:r w:rsidRPr="00C23956">
        <w:rPr>
          <w:rFonts w:ascii="Times New Roman" w:hAnsi="Times New Roman"/>
          <w:sz w:val="24"/>
          <w:szCs w:val="24"/>
        </w:rPr>
        <w:t>during the waning gibbous phase of the lunar cycle (37%), followed by the first quarter (18%)</w:t>
      </w:r>
      <w:r w:rsidR="00772EAB">
        <w:rPr>
          <w:rFonts w:ascii="Times New Roman" w:hAnsi="Times New Roman"/>
          <w:sz w:val="24"/>
          <w:szCs w:val="24"/>
        </w:rPr>
        <w:t xml:space="preserve"> moon phase</w:t>
      </w:r>
      <w:r w:rsidRPr="00C23956">
        <w:rPr>
          <w:rFonts w:ascii="Times New Roman" w:hAnsi="Times New Roman"/>
          <w:sz w:val="24"/>
          <w:szCs w:val="24"/>
        </w:rPr>
        <w:t>, conversely, the least number of individual species were captured during the full moon phase.</w:t>
      </w:r>
      <w:r w:rsidR="003F2956">
        <w:rPr>
          <w:rFonts w:ascii="Times New Roman" w:hAnsi="Times New Roman"/>
          <w:sz w:val="24"/>
          <w:szCs w:val="24"/>
        </w:rPr>
        <w:t xml:space="preserve"> </w:t>
      </w:r>
      <w:r w:rsidR="001B62B4">
        <w:rPr>
          <w:rFonts w:ascii="Times New Roman" w:hAnsi="Times New Roman"/>
          <w:sz w:val="24"/>
          <w:szCs w:val="24"/>
        </w:rPr>
        <w:t>T</w:t>
      </w:r>
      <w:r w:rsidR="003F2956">
        <w:rPr>
          <w:rFonts w:ascii="Times New Roman" w:hAnsi="Times New Roman"/>
          <w:sz w:val="24"/>
          <w:szCs w:val="24"/>
        </w:rPr>
        <w:t>he results s</w:t>
      </w:r>
      <w:r w:rsidR="001B62B4">
        <w:rPr>
          <w:rFonts w:ascii="Times New Roman" w:hAnsi="Times New Roman"/>
          <w:sz w:val="24"/>
          <w:szCs w:val="24"/>
        </w:rPr>
        <w:t xml:space="preserve">howed </w:t>
      </w:r>
      <w:r w:rsidR="003F2956">
        <w:rPr>
          <w:rFonts w:ascii="Times New Roman" w:hAnsi="Times New Roman"/>
          <w:sz w:val="24"/>
          <w:szCs w:val="24"/>
        </w:rPr>
        <w:t>that juvenile anguillid eels do occur in the Sabaki Estuary</w:t>
      </w:r>
      <w:r w:rsidR="001B62B4">
        <w:rPr>
          <w:rFonts w:ascii="Times New Roman" w:hAnsi="Times New Roman"/>
          <w:sz w:val="24"/>
          <w:szCs w:val="24"/>
        </w:rPr>
        <w:t xml:space="preserve">, and are associated by </w:t>
      </w:r>
      <w:r w:rsidR="001B62B4" w:rsidRPr="001B62B4">
        <w:rPr>
          <w:rFonts w:ascii="Times New Roman" w:hAnsi="Times New Roman"/>
          <w:sz w:val="24"/>
          <w:szCs w:val="24"/>
        </w:rPr>
        <w:t xml:space="preserve">multiple factors involving both </w:t>
      </w:r>
      <w:r w:rsidR="00772EAB">
        <w:rPr>
          <w:rFonts w:ascii="Times New Roman" w:hAnsi="Times New Roman"/>
          <w:sz w:val="24"/>
          <w:szCs w:val="24"/>
        </w:rPr>
        <w:t>environmental</w:t>
      </w:r>
      <w:r w:rsidR="001B62B4" w:rsidRPr="001B62B4">
        <w:rPr>
          <w:rFonts w:ascii="Times New Roman" w:hAnsi="Times New Roman"/>
          <w:sz w:val="24"/>
          <w:szCs w:val="24"/>
        </w:rPr>
        <w:t xml:space="preserve"> and </w:t>
      </w:r>
      <w:proofErr w:type="spellStart"/>
      <w:r w:rsidR="001B62B4" w:rsidRPr="001B62B4">
        <w:rPr>
          <w:rFonts w:ascii="Times New Roman" w:hAnsi="Times New Roman"/>
          <w:sz w:val="24"/>
          <w:szCs w:val="24"/>
        </w:rPr>
        <w:t>physi</w:t>
      </w:r>
      <w:r w:rsidR="00772EAB">
        <w:rPr>
          <w:rFonts w:ascii="Times New Roman" w:hAnsi="Times New Roman"/>
          <w:sz w:val="24"/>
          <w:szCs w:val="24"/>
        </w:rPr>
        <w:t>chochemical</w:t>
      </w:r>
      <w:proofErr w:type="spellEnd"/>
      <w:r w:rsidR="00772EAB">
        <w:rPr>
          <w:rFonts w:ascii="Times New Roman" w:hAnsi="Times New Roman"/>
          <w:sz w:val="24"/>
          <w:szCs w:val="24"/>
        </w:rPr>
        <w:t xml:space="preserve"> drivers</w:t>
      </w:r>
      <w:r w:rsidR="001B62B4">
        <w:rPr>
          <w:rFonts w:ascii="Times New Roman" w:hAnsi="Times New Roman"/>
          <w:sz w:val="24"/>
          <w:szCs w:val="24"/>
        </w:rPr>
        <w:t xml:space="preserve">. </w:t>
      </w:r>
    </w:p>
    <w:p w14:paraId="6AA45B37" w14:textId="7931AC22" w:rsidR="003F2956" w:rsidRPr="00A3564B" w:rsidRDefault="003F2956" w:rsidP="003F2956">
      <w:pPr>
        <w:spacing w:line="360" w:lineRule="auto"/>
        <w:jc w:val="both"/>
        <w:rPr>
          <w:rFonts w:ascii="Times New Roman" w:hAnsi="Times New Roman"/>
          <w:sz w:val="24"/>
          <w:szCs w:val="24"/>
        </w:rPr>
      </w:pPr>
      <w:r w:rsidRPr="00A3564B">
        <w:rPr>
          <w:rFonts w:ascii="Times New Roman" w:hAnsi="Times New Roman"/>
          <w:b/>
          <w:sz w:val="24"/>
          <w:szCs w:val="24"/>
        </w:rPr>
        <w:t>Keywords:</w:t>
      </w:r>
      <w:r w:rsidRPr="00A3564B">
        <w:rPr>
          <w:rFonts w:ascii="Times New Roman" w:hAnsi="Times New Roman"/>
          <w:sz w:val="24"/>
          <w:szCs w:val="24"/>
        </w:rPr>
        <w:t xml:space="preserve">  </w:t>
      </w:r>
      <w:r>
        <w:rPr>
          <w:rFonts w:ascii="Times New Roman" w:hAnsi="Times New Roman"/>
          <w:sz w:val="24"/>
          <w:szCs w:val="24"/>
        </w:rPr>
        <w:t xml:space="preserve">Anguillid, </w:t>
      </w:r>
      <w:r w:rsidRPr="00A3564B">
        <w:rPr>
          <w:rFonts w:ascii="Times New Roman" w:hAnsi="Times New Roman"/>
          <w:sz w:val="24"/>
          <w:szCs w:val="24"/>
        </w:rPr>
        <w:t xml:space="preserve">Glass eels, </w:t>
      </w:r>
      <w:r>
        <w:rPr>
          <w:rFonts w:ascii="Times New Roman" w:hAnsi="Times New Roman"/>
          <w:sz w:val="24"/>
          <w:szCs w:val="24"/>
        </w:rPr>
        <w:t>e</w:t>
      </w:r>
      <w:r w:rsidRPr="00A3564B">
        <w:rPr>
          <w:rFonts w:ascii="Times New Roman" w:hAnsi="Times New Roman"/>
          <w:sz w:val="24"/>
          <w:szCs w:val="24"/>
        </w:rPr>
        <w:t xml:space="preserve">lvers, tail pigmentation, </w:t>
      </w:r>
      <w:r>
        <w:rPr>
          <w:rFonts w:ascii="Times New Roman" w:hAnsi="Times New Roman"/>
          <w:sz w:val="24"/>
          <w:szCs w:val="24"/>
        </w:rPr>
        <w:t>Sabaki Estuary</w:t>
      </w:r>
      <w:r w:rsidR="001B62B4">
        <w:rPr>
          <w:rFonts w:ascii="Times New Roman" w:hAnsi="Times New Roman"/>
          <w:sz w:val="24"/>
          <w:szCs w:val="24"/>
        </w:rPr>
        <w:t>, occurrence</w:t>
      </w:r>
    </w:p>
    <w:p w14:paraId="6E1D5B09" w14:textId="77777777" w:rsidR="003F2956" w:rsidRDefault="003F2956" w:rsidP="000814A2">
      <w:pPr>
        <w:spacing w:line="480" w:lineRule="auto"/>
        <w:rPr>
          <w:rFonts w:ascii="Times New Roman" w:hAnsi="Times New Roman"/>
          <w:sz w:val="24"/>
          <w:szCs w:val="24"/>
        </w:rPr>
      </w:pPr>
    </w:p>
    <w:p w14:paraId="25D5FDE5" w14:textId="77777777" w:rsidR="004C75C5" w:rsidRDefault="004C75C5" w:rsidP="000814A2">
      <w:pPr>
        <w:spacing w:line="480" w:lineRule="auto"/>
        <w:rPr>
          <w:rFonts w:ascii="Times New Roman" w:hAnsi="Times New Roman"/>
          <w:sz w:val="24"/>
          <w:szCs w:val="24"/>
        </w:rPr>
      </w:pPr>
    </w:p>
    <w:p w14:paraId="4453AB57" w14:textId="17563943" w:rsidR="000559C8" w:rsidRDefault="000814A2">
      <w:pPr>
        <w:spacing w:after="160" w:line="259" w:lineRule="auto"/>
        <w:rPr>
          <w:rFonts w:ascii="Times New Roman" w:hAnsi="Times New Roman"/>
          <w:sz w:val="24"/>
          <w:szCs w:val="24"/>
        </w:rPr>
      </w:pPr>
      <w:r>
        <w:rPr>
          <w:rFonts w:ascii="Times New Roman" w:hAnsi="Times New Roman"/>
          <w:sz w:val="24"/>
          <w:szCs w:val="24"/>
        </w:rPr>
        <w:br w:type="page"/>
      </w:r>
      <w:bookmarkStart w:id="7" w:name="_Hlk530393220"/>
    </w:p>
    <w:p w14:paraId="209ACE37" w14:textId="2A6F9FE7" w:rsidR="000559C8" w:rsidRPr="000B7C27" w:rsidRDefault="000559C8" w:rsidP="000B7C27">
      <w:pPr>
        <w:spacing w:line="480" w:lineRule="auto"/>
        <w:jc w:val="both"/>
        <w:rPr>
          <w:rFonts w:ascii="Times New Roman" w:hAnsi="Times New Roman"/>
          <w:b/>
          <w:bCs/>
          <w:sz w:val="24"/>
          <w:szCs w:val="24"/>
        </w:rPr>
      </w:pPr>
      <w:r w:rsidRPr="004774AA">
        <w:rPr>
          <w:rFonts w:ascii="Times New Roman" w:hAnsi="Times New Roman"/>
          <w:b/>
          <w:bCs/>
          <w:sz w:val="24"/>
          <w:szCs w:val="24"/>
        </w:rPr>
        <w:lastRenderedPageBreak/>
        <w:t>TABLE OF CONTENT</w:t>
      </w:r>
    </w:p>
    <w:p w14:paraId="70190010" w14:textId="3EAA2E98" w:rsidR="000B7C27" w:rsidRPr="000B7C27" w:rsidRDefault="000B7C27" w:rsidP="00883E6C">
      <w:pPr>
        <w:pStyle w:val="TOC4"/>
        <w:tabs>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sz w:val="24"/>
          <w:szCs w:val="24"/>
        </w:rPr>
        <w:fldChar w:fldCharType="begin"/>
      </w:r>
      <w:r w:rsidRPr="000B7C27">
        <w:rPr>
          <w:rFonts w:ascii="Times New Roman" w:hAnsi="Times New Roman"/>
          <w:b/>
          <w:bCs/>
          <w:sz w:val="24"/>
          <w:szCs w:val="24"/>
        </w:rPr>
        <w:instrText xml:space="preserve"> TOC \o "1-3" \t "Title,4" </w:instrText>
      </w:r>
      <w:r w:rsidRPr="000B7C27">
        <w:rPr>
          <w:rFonts w:ascii="Times New Roman" w:hAnsi="Times New Roman"/>
          <w:b/>
          <w:bCs/>
          <w:sz w:val="24"/>
          <w:szCs w:val="24"/>
        </w:rPr>
        <w:fldChar w:fldCharType="separate"/>
      </w:r>
      <w:r w:rsidRPr="000B7C27">
        <w:rPr>
          <w:rFonts w:ascii="Times New Roman" w:hAnsi="Times New Roman"/>
          <w:b/>
          <w:bCs/>
          <w:noProof/>
          <w:sz w:val="24"/>
          <w:szCs w:val="24"/>
        </w:rPr>
        <w:t>DECLARATION</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_Toc125806939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i</w:t>
      </w:r>
      <w:r w:rsidRPr="000B7C27">
        <w:rPr>
          <w:rFonts w:ascii="Times New Roman" w:hAnsi="Times New Roman"/>
          <w:b/>
          <w:bCs/>
          <w:noProof/>
          <w:sz w:val="24"/>
          <w:szCs w:val="24"/>
        </w:rPr>
        <w:fldChar w:fldCharType="end"/>
      </w:r>
    </w:p>
    <w:p w14:paraId="0A2447D3" w14:textId="2A76F157" w:rsidR="000B7C27" w:rsidRPr="000B7C27" w:rsidRDefault="000B7C27" w:rsidP="00883E6C">
      <w:pPr>
        <w:pStyle w:val="TOC4"/>
        <w:tabs>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DEDICATION</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_Toc125806940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ii</w:t>
      </w:r>
      <w:r w:rsidRPr="000B7C27">
        <w:rPr>
          <w:rFonts w:ascii="Times New Roman" w:hAnsi="Times New Roman"/>
          <w:b/>
          <w:bCs/>
          <w:noProof/>
          <w:sz w:val="24"/>
          <w:szCs w:val="24"/>
        </w:rPr>
        <w:fldChar w:fldCharType="end"/>
      </w:r>
    </w:p>
    <w:p w14:paraId="2CE40D3F" w14:textId="1D9AB4C5" w:rsidR="000B7C27" w:rsidRPr="000B7C27" w:rsidRDefault="000B7C27" w:rsidP="00883E6C">
      <w:pPr>
        <w:pStyle w:val="TOC4"/>
        <w:tabs>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ACKNOWLEDGEMENT</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_Toc125806941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iii</w:t>
      </w:r>
      <w:r w:rsidRPr="000B7C27">
        <w:rPr>
          <w:rFonts w:ascii="Times New Roman" w:hAnsi="Times New Roman"/>
          <w:b/>
          <w:bCs/>
          <w:noProof/>
          <w:sz w:val="24"/>
          <w:szCs w:val="24"/>
        </w:rPr>
        <w:fldChar w:fldCharType="end"/>
      </w:r>
    </w:p>
    <w:p w14:paraId="43DCE814" w14:textId="2151F26F" w:rsidR="000B7C27" w:rsidRPr="000B7C27" w:rsidRDefault="000B7C27" w:rsidP="00883E6C">
      <w:pPr>
        <w:pStyle w:val="TOC4"/>
        <w:tabs>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ABSTRACT</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_Toc125806942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iv</w:t>
      </w:r>
      <w:r w:rsidRPr="000B7C27">
        <w:rPr>
          <w:rFonts w:ascii="Times New Roman" w:hAnsi="Times New Roman"/>
          <w:b/>
          <w:bCs/>
          <w:noProof/>
          <w:sz w:val="24"/>
          <w:szCs w:val="24"/>
        </w:rPr>
        <w:fldChar w:fldCharType="end"/>
      </w:r>
    </w:p>
    <w:p w14:paraId="0CC017F8" w14:textId="1D8F6554" w:rsidR="000B7C27" w:rsidRPr="000B7C27" w:rsidRDefault="000B7C27" w:rsidP="00883E6C">
      <w:pPr>
        <w:pStyle w:val="TOC4"/>
        <w:tabs>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CHAPTER ONE</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_Toc125806943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w:t>
      </w:r>
      <w:r w:rsidRPr="000B7C27">
        <w:rPr>
          <w:rFonts w:ascii="Times New Roman" w:hAnsi="Times New Roman"/>
          <w:b/>
          <w:bCs/>
          <w:noProof/>
          <w:sz w:val="24"/>
          <w:szCs w:val="24"/>
        </w:rPr>
        <w:fldChar w:fldCharType="end"/>
      </w:r>
    </w:p>
    <w:p w14:paraId="40642A42" w14:textId="57F07CB0" w:rsidR="000B7C27" w:rsidRPr="000B7C27" w:rsidRDefault="000B7C27" w:rsidP="00883E6C">
      <w:pPr>
        <w:pStyle w:val="TOC1"/>
        <w:tabs>
          <w:tab w:val="left" w:pos="660"/>
          <w:tab w:val="right" w:leader="dot" w:pos="9350"/>
        </w:tabs>
        <w:spacing w:line="360" w:lineRule="auto"/>
        <w:rPr>
          <w:rFonts w:eastAsiaTheme="minorEastAsia"/>
          <w:b/>
          <w:bCs/>
          <w:noProof/>
          <w:szCs w:val="24"/>
          <w:lang w:val="en-US" w:eastAsia="en-US"/>
        </w:rPr>
      </w:pPr>
      <w:r w:rsidRPr="000B7C27">
        <w:rPr>
          <w:b/>
          <w:bCs/>
          <w:noProof/>
          <w:szCs w:val="24"/>
        </w:rPr>
        <w:t>1.0</w:t>
      </w:r>
      <w:r w:rsidRPr="000B7C27">
        <w:rPr>
          <w:rFonts w:eastAsiaTheme="minorEastAsia"/>
          <w:b/>
          <w:bCs/>
          <w:noProof/>
          <w:szCs w:val="24"/>
          <w:lang w:val="en-US" w:eastAsia="en-US"/>
        </w:rPr>
        <w:tab/>
      </w:r>
      <w:r w:rsidRPr="000B7C27">
        <w:rPr>
          <w:b/>
          <w:bCs/>
          <w:noProof/>
          <w:szCs w:val="24"/>
        </w:rPr>
        <w:t>INTRODUCTION</w:t>
      </w:r>
      <w:r w:rsidRPr="000B7C27">
        <w:rPr>
          <w:b/>
          <w:bCs/>
          <w:noProof/>
          <w:szCs w:val="24"/>
        </w:rPr>
        <w:tab/>
      </w:r>
      <w:r w:rsidRPr="000B7C27">
        <w:rPr>
          <w:b/>
          <w:bCs/>
          <w:noProof/>
          <w:szCs w:val="24"/>
        </w:rPr>
        <w:fldChar w:fldCharType="begin"/>
      </w:r>
      <w:r w:rsidRPr="000B7C27">
        <w:rPr>
          <w:b/>
          <w:bCs/>
          <w:noProof/>
          <w:szCs w:val="24"/>
        </w:rPr>
        <w:instrText xml:space="preserve"> PAGEREF _Toc125806944 \h </w:instrText>
      </w:r>
      <w:r w:rsidRPr="000B7C27">
        <w:rPr>
          <w:b/>
          <w:bCs/>
          <w:noProof/>
          <w:szCs w:val="24"/>
        </w:rPr>
      </w:r>
      <w:r w:rsidRPr="000B7C27">
        <w:rPr>
          <w:b/>
          <w:bCs/>
          <w:noProof/>
          <w:szCs w:val="24"/>
        </w:rPr>
        <w:fldChar w:fldCharType="separate"/>
      </w:r>
      <w:r w:rsidRPr="000B7C27">
        <w:rPr>
          <w:b/>
          <w:bCs/>
          <w:noProof/>
          <w:szCs w:val="24"/>
        </w:rPr>
        <w:t>1</w:t>
      </w:r>
      <w:r w:rsidRPr="000B7C27">
        <w:rPr>
          <w:b/>
          <w:bCs/>
          <w:noProof/>
          <w:szCs w:val="24"/>
        </w:rPr>
        <w:fldChar w:fldCharType="end"/>
      </w:r>
    </w:p>
    <w:p w14:paraId="5DB60369" w14:textId="43194DF2"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1.1</w:t>
      </w:r>
      <w:r w:rsidRPr="000B7C27">
        <w:rPr>
          <w:rFonts w:ascii="Times New Roman" w:hAnsi="Times New Roman"/>
          <w:b/>
          <w:bCs/>
          <w:noProof/>
          <w:sz w:val="24"/>
          <w:szCs w:val="24"/>
        </w:rPr>
        <w:tab/>
        <w:t>Background Information</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_Toc125806945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w:t>
      </w:r>
      <w:r w:rsidRPr="000B7C27">
        <w:rPr>
          <w:rFonts w:ascii="Times New Roman" w:hAnsi="Times New Roman"/>
          <w:b/>
          <w:bCs/>
          <w:noProof/>
          <w:sz w:val="24"/>
          <w:szCs w:val="24"/>
        </w:rPr>
        <w:fldChar w:fldCharType="end"/>
      </w:r>
    </w:p>
    <w:p w14:paraId="2AADC064" w14:textId="030CD280"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1.2</w:t>
      </w:r>
      <w:r w:rsidRPr="000B7C27">
        <w:rPr>
          <w:rFonts w:ascii="Times New Roman" w:hAnsi="Times New Roman"/>
          <w:b/>
          <w:bCs/>
          <w:noProof/>
          <w:sz w:val="24"/>
          <w:szCs w:val="24"/>
        </w:rPr>
        <w:tab/>
        <w:t>Problem Statement</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_Toc125806946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4</w:t>
      </w:r>
      <w:r w:rsidRPr="000B7C27">
        <w:rPr>
          <w:rFonts w:ascii="Times New Roman" w:hAnsi="Times New Roman"/>
          <w:b/>
          <w:bCs/>
          <w:noProof/>
          <w:sz w:val="24"/>
          <w:szCs w:val="24"/>
        </w:rPr>
        <w:fldChar w:fldCharType="end"/>
      </w:r>
    </w:p>
    <w:p w14:paraId="66BA8FB9" w14:textId="6BC4C798"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1.3</w:t>
      </w:r>
      <w:r w:rsidRPr="000B7C27">
        <w:rPr>
          <w:rFonts w:ascii="Times New Roman" w:hAnsi="Times New Roman"/>
          <w:b/>
          <w:bCs/>
          <w:noProof/>
          <w:sz w:val="24"/>
          <w:szCs w:val="24"/>
        </w:rPr>
        <w:tab/>
        <w:t>Justification</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_Toc125806947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6</w:t>
      </w:r>
      <w:r w:rsidRPr="000B7C27">
        <w:rPr>
          <w:rFonts w:ascii="Times New Roman" w:hAnsi="Times New Roman"/>
          <w:b/>
          <w:bCs/>
          <w:noProof/>
          <w:sz w:val="24"/>
          <w:szCs w:val="24"/>
        </w:rPr>
        <w:fldChar w:fldCharType="end"/>
      </w:r>
    </w:p>
    <w:p w14:paraId="1E288C6B" w14:textId="5AAAF9C4"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1.4</w:t>
      </w:r>
      <w:r w:rsidRPr="000B7C27">
        <w:rPr>
          <w:rFonts w:ascii="Times New Roman" w:hAnsi="Times New Roman"/>
          <w:b/>
          <w:bCs/>
          <w:noProof/>
          <w:sz w:val="24"/>
          <w:szCs w:val="24"/>
        </w:rPr>
        <w:tab/>
        <w:t>Overall Objective</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_Toc125806948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6</w:t>
      </w:r>
      <w:r w:rsidRPr="000B7C27">
        <w:rPr>
          <w:rFonts w:ascii="Times New Roman" w:hAnsi="Times New Roman"/>
          <w:b/>
          <w:bCs/>
          <w:noProof/>
          <w:sz w:val="24"/>
          <w:szCs w:val="24"/>
        </w:rPr>
        <w:fldChar w:fldCharType="end"/>
      </w:r>
    </w:p>
    <w:p w14:paraId="149FA10B" w14:textId="0D0478E6"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1.5</w:t>
      </w:r>
      <w:r w:rsidRPr="000B7C27">
        <w:rPr>
          <w:rFonts w:ascii="Times New Roman" w:hAnsi="Times New Roman"/>
          <w:b/>
          <w:bCs/>
          <w:noProof/>
          <w:sz w:val="24"/>
          <w:szCs w:val="24"/>
        </w:rPr>
        <w:tab/>
        <w:t>Research Questions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_Toc125806949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7</w:t>
      </w:r>
      <w:r w:rsidRPr="000B7C27">
        <w:rPr>
          <w:rFonts w:ascii="Times New Roman" w:hAnsi="Times New Roman"/>
          <w:b/>
          <w:bCs/>
          <w:noProof/>
          <w:sz w:val="24"/>
          <w:szCs w:val="24"/>
        </w:rPr>
        <w:fldChar w:fldCharType="end"/>
      </w:r>
    </w:p>
    <w:p w14:paraId="4AF1D100" w14:textId="5266C252" w:rsidR="000B7C27" w:rsidRPr="000B7C27" w:rsidRDefault="000B7C27" w:rsidP="00883E6C">
      <w:pPr>
        <w:pStyle w:val="TOC4"/>
        <w:tabs>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CHAPTER TWO</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_Toc125806950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8</w:t>
      </w:r>
      <w:r w:rsidRPr="000B7C27">
        <w:rPr>
          <w:rFonts w:ascii="Times New Roman" w:hAnsi="Times New Roman"/>
          <w:b/>
          <w:bCs/>
          <w:noProof/>
          <w:sz w:val="24"/>
          <w:szCs w:val="24"/>
        </w:rPr>
        <w:fldChar w:fldCharType="end"/>
      </w:r>
    </w:p>
    <w:p w14:paraId="39EBDB12" w14:textId="59155D04" w:rsidR="000B7C27" w:rsidRPr="000B7C27" w:rsidRDefault="000B7C27" w:rsidP="00883E6C">
      <w:pPr>
        <w:pStyle w:val="TOC1"/>
        <w:tabs>
          <w:tab w:val="left" w:pos="660"/>
          <w:tab w:val="right" w:leader="dot" w:pos="9350"/>
        </w:tabs>
        <w:spacing w:line="360" w:lineRule="auto"/>
        <w:rPr>
          <w:rFonts w:eastAsiaTheme="minorEastAsia"/>
          <w:b/>
          <w:bCs/>
          <w:noProof/>
          <w:szCs w:val="24"/>
          <w:lang w:val="en-US" w:eastAsia="en-US"/>
        </w:rPr>
      </w:pPr>
      <w:r w:rsidRPr="000B7C27">
        <w:rPr>
          <w:b/>
          <w:bCs/>
          <w:noProof/>
          <w:szCs w:val="24"/>
        </w:rPr>
        <w:t>2.0</w:t>
      </w:r>
      <w:r w:rsidRPr="000B7C27">
        <w:rPr>
          <w:rFonts w:eastAsiaTheme="minorEastAsia"/>
          <w:b/>
          <w:bCs/>
          <w:noProof/>
          <w:szCs w:val="24"/>
          <w:lang w:val="en-US" w:eastAsia="en-US"/>
        </w:rPr>
        <w:tab/>
      </w:r>
      <w:r w:rsidRPr="000B7C27">
        <w:rPr>
          <w:b/>
          <w:bCs/>
          <w:noProof/>
          <w:szCs w:val="24"/>
        </w:rPr>
        <w:t>Literature Review</w:t>
      </w:r>
      <w:r w:rsidRPr="000B7C27">
        <w:rPr>
          <w:b/>
          <w:bCs/>
          <w:noProof/>
          <w:szCs w:val="24"/>
        </w:rPr>
        <w:tab/>
      </w:r>
      <w:r w:rsidRPr="000B7C27">
        <w:rPr>
          <w:b/>
          <w:bCs/>
          <w:noProof/>
          <w:szCs w:val="24"/>
        </w:rPr>
        <w:fldChar w:fldCharType="begin"/>
      </w:r>
      <w:r w:rsidRPr="000B7C27">
        <w:rPr>
          <w:b/>
          <w:bCs/>
          <w:noProof/>
          <w:szCs w:val="24"/>
        </w:rPr>
        <w:instrText xml:space="preserve"> PAGEREF _Toc125806951 \h </w:instrText>
      </w:r>
      <w:r w:rsidRPr="000B7C27">
        <w:rPr>
          <w:b/>
          <w:bCs/>
          <w:noProof/>
          <w:szCs w:val="24"/>
        </w:rPr>
      </w:r>
      <w:r w:rsidRPr="000B7C27">
        <w:rPr>
          <w:b/>
          <w:bCs/>
          <w:noProof/>
          <w:szCs w:val="24"/>
        </w:rPr>
        <w:fldChar w:fldCharType="separate"/>
      </w:r>
      <w:r w:rsidRPr="000B7C27">
        <w:rPr>
          <w:b/>
          <w:bCs/>
          <w:noProof/>
          <w:szCs w:val="24"/>
        </w:rPr>
        <w:t>8</w:t>
      </w:r>
      <w:r w:rsidRPr="000B7C27">
        <w:rPr>
          <w:b/>
          <w:bCs/>
          <w:noProof/>
          <w:szCs w:val="24"/>
        </w:rPr>
        <w:fldChar w:fldCharType="end"/>
      </w:r>
    </w:p>
    <w:p w14:paraId="284014DC" w14:textId="2A55DC62"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2.1</w:t>
      </w:r>
      <w:r w:rsidRPr="000B7C27">
        <w:rPr>
          <w:rFonts w:ascii="Times New Roman" w:hAnsi="Times New Roman"/>
          <w:b/>
          <w:bCs/>
          <w:noProof/>
          <w:sz w:val="24"/>
          <w:szCs w:val="24"/>
        </w:rPr>
        <w:tab/>
        <w:t>Biology of anguillid eels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_Toc125806952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8</w:t>
      </w:r>
      <w:r w:rsidRPr="000B7C27">
        <w:rPr>
          <w:rFonts w:ascii="Times New Roman" w:hAnsi="Times New Roman"/>
          <w:b/>
          <w:bCs/>
          <w:noProof/>
          <w:sz w:val="24"/>
          <w:szCs w:val="24"/>
        </w:rPr>
        <w:fldChar w:fldCharType="end"/>
      </w:r>
    </w:p>
    <w:p w14:paraId="3D6D1529" w14:textId="2DF3DAAC"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2.2</w:t>
      </w:r>
      <w:r w:rsidRPr="000B7C27">
        <w:rPr>
          <w:rFonts w:ascii="Times New Roman" w:hAnsi="Times New Roman"/>
          <w:b/>
          <w:bCs/>
          <w:noProof/>
          <w:sz w:val="24"/>
          <w:szCs w:val="24"/>
        </w:rPr>
        <w:tab/>
        <w:t>Oceanic Migration and Spawning of Anguillid Eels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_Toc125806953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10</w:t>
      </w:r>
      <w:r w:rsidRPr="000B7C27">
        <w:rPr>
          <w:rFonts w:ascii="Times New Roman" w:hAnsi="Times New Roman"/>
          <w:b/>
          <w:bCs/>
          <w:noProof/>
          <w:sz w:val="24"/>
          <w:szCs w:val="24"/>
        </w:rPr>
        <w:fldChar w:fldCharType="end"/>
      </w:r>
    </w:p>
    <w:p w14:paraId="1CD1AC8C" w14:textId="0291F963"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2.3</w:t>
      </w:r>
      <w:r w:rsidRPr="000B7C27">
        <w:rPr>
          <w:rFonts w:ascii="Times New Roman" w:hAnsi="Times New Roman"/>
          <w:b/>
          <w:bCs/>
          <w:noProof/>
          <w:sz w:val="24"/>
          <w:szCs w:val="24"/>
        </w:rPr>
        <w:tab/>
        <w:t>Upstream migration</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_Toc125806954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12</w:t>
      </w:r>
      <w:r w:rsidRPr="000B7C27">
        <w:rPr>
          <w:rFonts w:ascii="Times New Roman" w:hAnsi="Times New Roman"/>
          <w:b/>
          <w:bCs/>
          <w:noProof/>
          <w:sz w:val="24"/>
          <w:szCs w:val="24"/>
        </w:rPr>
        <w:fldChar w:fldCharType="end"/>
      </w:r>
    </w:p>
    <w:p w14:paraId="32D54ADB" w14:textId="5050F82A"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2.4</w:t>
      </w:r>
      <w:r w:rsidRPr="000B7C27">
        <w:rPr>
          <w:rFonts w:ascii="Times New Roman" w:hAnsi="Times New Roman"/>
          <w:b/>
          <w:bCs/>
          <w:noProof/>
          <w:sz w:val="24"/>
          <w:szCs w:val="24"/>
        </w:rPr>
        <w:tab/>
        <w:t>Factors influencing the occurrence of juvenile anguillids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_Toc125806955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13</w:t>
      </w:r>
      <w:r w:rsidRPr="000B7C27">
        <w:rPr>
          <w:rFonts w:ascii="Times New Roman" w:hAnsi="Times New Roman"/>
          <w:b/>
          <w:bCs/>
          <w:noProof/>
          <w:sz w:val="24"/>
          <w:szCs w:val="24"/>
        </w:rPr>
        <w:fldChar w:fldCharType="end"/>
      </w:r>
    </w:p>
    <w:p w14:paraId="3BA57ECA" w14:textId="31D67382" w:rsidR="000B7C27" w:rsidRPr="000B7C27" w:rsidRDefault="000B7C27" w:rsidP="00883E6C">
      <w:pPr>
        <w:pStyle w:val="TOC4"/>
        <w:tabs>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CHAPTER THREE</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_Toc125806956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16</w:t>
      </w:r>
      <w:r w:rsidRPr="000B7C27">
        <w:rPr>
          <w:rFonts w:ascii="Times New Roman" w:hAnsi="Times New Roman"/>
          <w:b/>
          <w:bCs/>
          <w:noProof/>
          <w:sz w:val="24"/>
          <w:szCs w:val="24"/>
        </w:rPr>
        <w:fldChar w:fldCharType="end"/>
      </w:r>
    </w:p>
    <w:p w14:paraId="56FDCCF2" w14:textId="204A9B2A" w:rsidR="000B7C27" w:rsidRPr="000B7C27" w:rsidRDefault="000B7C27" w:rsidP="00883E6C">
      <w:pPr>
        <w:pStyle w:val="TOC1"/>
        <w:tabs>
          <w:tab w:val="left" w:pos="660"/>
          <w:tab w:val="right" w:leader="dot" w:pos="9350"/>
        </w:tabs>
        <w:spacing w:line="360" w:lineRule="auto"/>
        <w:rPr>
          <w:rFonts w:eastAsiaTheme="minorEastAsia"/>
          <w:b/>
          <w:bCs/>
          <w:noProof/>
          <w:szCs w:val="24"/>
          <w:lang w:val="en-US" w:eastAsia="en-US"/>
        </w:rPr>
      </w:pPr>
      <w:r w:rsidRPr="000B7C27">
        <w:rPr>
          <w:b/>
          <w:bCs/>
          <w:noProof/>
          <w:szCs w:val="24"/>
        </w:rPr>
        <w:t>3.0</w:t>
      </w:r>
      <w:r w:rsidRPr="000B7C27">
        <w:rPr>
          <w:rFonts w:eastAsiaTheme="minorEastAsia"/>
          <w:b/>
          <w:bCs/>
          <w:noProof/>
          <w:szCs w:val="24"/>
          <w:lang w:val="en-US" w:eastAsia="en-US"/>
        </w:rPr>
        <w:tab/>
      </w:r>
      <w:r w:rsidRPr="000B7C27">
        <w:rPr>
          <w:b/>
          <w:bCs/>
          <w:noProof/>
          <w:szCs w:val="24"/>
        </w:rPr>
        <w:t>MATERIALS AND METHODS</w:t>
      </w:r>
      <w:r w:rsidRPr="000B7C27">
        <w:rPr>
          <w:b/>
          <w:bCs/>
          <w:noProof/>
          <w:szCs w:val="24"/>
        </w:rPr>
        <w:tab/>
      </w:r>
      <w:r w:rsidRPr="000B7C27">
        <w:rPr>
          <w:b/>
          <w:bCs/>
          <w:noProof/>
          <w:szCs w:val="24"/>
        </w:rPr>
        <w:fldChar w:fldCharType="begin"/>
      </w:r>
      <w:r w:rsidRPr="000B7C27">
        <w:rPr>
          <w:b/>
          <w:bCs/>
          <w:noProof/>
          <w:szCs w:val="24"/>
        </w:rPr>
        <w:instrText xml:space="preserve"> PAGEREF _Toc125806957 \h </w:instrText>
      </w:r>
      <w:r w:rsidRPr="000B7C27">
        <w:rPr>
          <w:b/>
          <w:bCs/>
          <w:noProof/>
          <w:szCs w:val="24"/>
        </w:rPr>
      </w:r>
      <w:r w:rsidRPr="000B7C27">
        <w:rPr>
          <w:b/>
          <w:bCs/>
          <w:noProof/>
          <w:szCs w:val="24"/>
        </w:rPr>
        <w:fldChar w:fldCharType="separate"/>
      </w:r>
      <w:r w:rsidRPr="000B7C27">
        <w:rPr>
          <w:b/>
          <w:bCs/>
          <w:noProof/>
          <w:szCs w:val="24"/>
        </w:rPr>
        <w:t>16</w:t>
      </w:r>
      <w:r w:rsidRPr="000B7C27">
        <w:rPr>
          <w:b/>
          <w:bCs/>
          <w:noProof/>
          <w:szCs w:val="24"/>
        </w:rPr>
        <w:fldChar w:fldCharType="end"/>
      </w:r>
    </w:p>
    <w:p w14:paraId="61AC3747" w14:textId="6FA28FFD"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3.1</w:t>
      </w:r>
      <w:r w:rsidRPr="000B7C27">
        <w:rPr>
          <w:rFonts w:ascii="Times New Roman" w:hAnsi="Times New Roman"/>
          <w:b/>
          <w:bCs/>
          <w:noProof/>
          <w:sz w:val="24"/>
          <w:szCs w:val="24"/>
        </w:rPr>
        <w:tab/>
        <w:t>Study area</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_Toc125806958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16</w:t>
      </w:r>
      <w:r w:rsidRPr="000B7C27">
        <w:rPr>
          <w:rFonts w:ascii="Times New Roman" w:hAnsi="Times New Roman"/>
          <w:b/>
          <w:bCs/>
          <w:noProof/>
          <w:sz w:val="24"/>
          <w:szCs w:val="24"/>
        </w:rPr>
        <w:fldChar w:fldCharType="end"/>
      </w:r>
    </w:p>
    <w:p w14:paraId="26D1970E" w14:textId="4CEECD15"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3.2</w:t>
      </w:r>
      <w:r w:rsidRPr="000B7C27">
        <w:rPr>
          <w:rFonts w:ascii="Times New Roman" w:hAnsi="Times New Roman"/>
          <w:b/>
          <w:bCs/>
          <w:noProof/>
          <w:sz w:val="24"/>
          <w:szCs w:val="24"/>
        </w:rPr>
        <w:tab/>
        <w:t>Sampling Design and Data Collection</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_Toc125806959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18</w:t>
      </w:r>
      <w:r w:rsidRPr="000B7C27">
        <w:rPr>
          <w:rFonts w:ascii="Times New Roman" w:hAnsi="Times New Roman"/>
          <w:b/>
          <w:bCs/>
          <w:noProof/>
          <w:sz w:val="24"/>
          <w:szCs w:val="24"/>
        </w:rPr>
        <w:fldChar w:fldCharType="end"/>
      </w:r>
    </w:p>
    <w:p w14:paraId="519CBC04" w14:textId="02CCE751"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3.3</w:t>
      </w:r>
      <w:r w:rsidRPr="000B7C27">
        <w:rPr>
          <w:rFonts w:ascii="Times New Roman" w:hAnsi="Times New Roman"/>
          <w:b/>
          <w:bCs/>
          <w:noProof/>
          <w:sz w:val="24"/>
          <w:szCs w:val="24"/>
        </w:rPr>
        <w:tab/>
        <w:t>Identifying the life stages, species and temporal influence of juvenile anguillid eels occurring in the Sabaki Estuary</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_Toc125806960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19</w:t>
      </w:r>
      <w:r w:rsidRPr="000B7C27">
        <w:rPr>
          <w:rFonts w:ascii="Times New Roman" w:hAnsi="Times New Roman"/>
          <w:b/>
          <w:bCs/>
          <w:noProof/>
          <w:sz w:val="24"/>
          <w:szCs w:val="24"/>
        </w:rPr>
        <w:fldChar w:fldCharType="end"/>
      </w:r>
    </w:p>
    <w:p w14:paraId="04E5CDAF" w14:textId="6383022D"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lastRenderedPageBreak/>
        <w:t>3.4</w:t>
      </w:r>
      <w:r w:rsidRPr="000B7C27">
        <w:rPr>
          <w:rFonts w:ascii="Times New Roman" w:hAnsi="Times New Roman"/>
          <w:b/>
          <w:bCs/>
          <w:noProof/>
          <w:sz w:val="24"/>
          <w:szCs w:val="24"/>
        </w:rPr>
        <w:tab/>
        <w:t>Establishing whether physiochemical parameters and lunar cycle influence the abundance of juvenile anguillid eels.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_Toc125806961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21</w:t>
      </w:r>
      <w:r w:rsidRPr="000B7C27">
        <w:rPr>
          <w:rFonts w:ascii="Times New Roman" w:hAnsi="Times New Roman"/>
          <w:b/>
          <w:bCs/>
          <w:noProof/>
          <w:sz w:val="24"/>
          <w:szCs w:val="24"/>
        </w:rPr>
        <w:fldChar w:fldCharType="end"/>
      </w:r>
    </w:p>
    <w:p w14:paraId="7F105915" w14:textId="705D7D89"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3.5</w:t>
      </w:r>
      <w:r w:rsidRPr="000B7C27">
        <w:rPr>
          <w:rFonts w:ascii="Times New Roman" w:hAnsi="Times New Roman"/>
          <w:b/>
          <w:bCs/>
          <w:noProof/>
          <w:sz w:val="24"/>
          <w:szCs w:val="24"/>
        </w:rPr>
        <w:tab/>
        <w:t>Data Analysis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_Toc125806962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22</w:t>
      </w:r>
      <w:r w:rsidRPr="000B7C27">
        <w:rPr>
          <w:rFonts w:ascii="Times New Roman" w:hAnsi="Times New Roman"/>
          <w:b/>
          <w:bCs/>
          <w:noProof/>
          <w:sz w:val="24"/>
          <w:szCs w:val="24"/>
        </w:rPr>
        <w:fldChar w:fldCharType="end"/>
      </w:r>
    </w:p>
    <w:p w14:paraId="313688C5" w14:textId="5BD584E7" w:rsidR="000B7C27" w:rsidRPr="000B7C27" w:rsidRDefault="000B7C27" w:rsidP="00883E6C">
      <w:pPr>
        <w:pStyle w:val="TOC3"/>
        <w:tabs>
          <w:tab w:val="left" w:pos="132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3.5.1</w:t>
      </w:r>
      <w:r w:rsidRPr="000B7C27">
        <w:rPr>
          <w:rFonts w:ascii="Times New Roman" w:hAnsi="Times New Roman"/>
          <w:b/>
          <w:bCs/>
          <w:noProof/>
          <w:sz w:val="24"/>
          <w:szCs w:val="24"/>
        </w:rPr>
        <w:tab/>
        <w:t>Data Preparation</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_Toc125806963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22</w:t>
      </w:r>
      <w:r w:rsidRPr="000B7C27">
        <w:rPr>
          <w:rFonts w:ascii="Times New Roman" w:hAnsi="Times New Roman"/>
          <w:b/>
          <w:bCs/>
          <w:noProof/>
          <w:sz w:val="24"/>
          <w:szCs w:val="24"/>
        </w:rPr>
        <w:fldChar w:fldCharType="end"/>
      </w:r>
    </w:p>
    <w:p w14:paraId="1429B713" w14:textId="2590A7F5" w:rsidR="000B7C27" w:rsidRPr="000B7C27" w:rsidRDefault="000B7C27" w:rsidP="00883E6C">
      <w:pPr>
        <w:pStyle w:val="TOC3"/>
        <w:tabs>
          <w:tab w:val="left" w:pos="132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3.5.2</w:t>
      </w:r>
      <w:r w:rsidRPr="000B7C27">
        <w:rPr>
          <w:rFonts w:ascii="Times New Roman" w:hAnsi="Times New Roman"/>
          <w:b/>
          <w:bCs/>
          <w:noProof/>
          <w:sz w:val="24"/>
          <w:szCs w:val="24"/>
        </w:rPr>
        <w:tab/>
        <w:t>Descriptive Statistics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_Toc125806964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23</w:t>
      </w:r>
      <w:r w:rsidRPr="000B7C27">
        <w:rPr>
          <w:rFonts w:ascii="Times New Roman" w:hAnsi="Times New Roman"/>
          <w:b/>
          <w:bCs/>
          <w:noProof/>
          <w:sz w:val="24"/>
          <w:szCs w:val="24"/>
        </w:rPr>
        <w:fldChar w:fldCharType="end"/>
      </w:r>
    </w:p>
    <w:p w14:paraId="1F610EA6" w14:textId="7314E926" w:rsidR="000B7C27" w:rsidRPr="000B7C27" w:rsidRDefault="000B7C27" w:rsidP="00883E6C">
      <w:pPr>
        <w:pStyle w:val="TOC3"/>
        <w:tabs>
          <w:tab w:val="left" w:pos="132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3.5.3</w:t>
      </w:r>
      <w:r w:rsidRPr="000B7C27">
        <w:rPr>
          <w:rFonts w:ascii="Times New Roman" w:hAnsi="Times New Roman"/>
          <w:b/>
          <w:bCs/>
          <w:noProof/>
          <w:sz w:val="24"/>
          <w:szCs w:val="24"/>
        </w:rPr>
        <w:tab/>
        <w:t>Inferential Statistics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_Toc125806965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23</w:t>
      </w:r>
      <w:r w:rsidRPr="000B7C27">
        <w:rPr>
          <w:rFonts w:ascii="Times New Roman" w:hAnsi="Times New Roman"/>
          <w:b/>
          <w:bCs/>
          <w:noProof/>
          <w:sz w:val="24"/>
          <w:szCs w:val="24"/>
        </w:rPr>
        <w:fldChar w:fldCharType="end"/>
      </w:r>
    </w:p>
    <w:p w14:paraId="697BB95D" w14:textId="551E88C8" w:rsidR="000B7C27" w:rsidRPr="000B7C27" w:rsidRDefault="000B7C27" w:rsidP="00883E6C">
      <w:pPr>
        <w:pStyle w:val="TOC4"/>
        <w:tabs>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CHAPTER FOUR</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_Toc125806966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24</w:t>
      </w:r>
      <w:r w:rsidRPr="000B7C27">
        <w:rPr>
          <w:rFonts w:ascii="Times New Roman" w:hAnsi="Times New Roman"/>
          <w:b/>
          <w:bCs/>
          <w:noProof/>
          <w:sz w:val="24"/>
          <w:szCs w:val="24"/>
        </w:rPr>
        <w:fldChar w:fldCharType="end"/>
      </w:r>
    </w:p>
    <w:p w14:paraId="4A83146E" w14:textId="51C2BFE7" w:rsidR="000B7C27" w:rsidRPr="000B7C27" w:rsidRDefault="000B7C27" w:rsidP="00883E6C">
      <w:pPr>
        <w:pStyle w:val="TOC1"/>
        <w:tabs>
          <w:tab w:val="left" w:pos="660"/>
          <w:tab w:val="right" w:leader="dot" w:pos="9350"/>
        </w:tabs>
        <w:spacing w:line="360" w:lineRule="auto"/>
        <w:rPr>
          <w:rFonts w:eastAsiaTheme="minorEastAsia"/>
          <w:b/>
          <w:bCs/>
          <w:noProof/>
          <w:szCs w:val="24"/>
          <w:lang w:val="en-US" w:eastAsia="en-US"/>
        </w:rPr>
      </w:pPr>
      <w:r w:rsidRPr="000B7C27">
        <w:rPr>
          <w:b/>
          <w:bCs/>
          <w:noProof/>
          <w:szCs w:val="24"/>
        </w:rPr>
        <w:t>4.0</w:t>
      </w:r>
      <w:r w:rsidRPr="000B7C27">
        <w:rPr>
          <w:rFonts w:eastAsiaTheme="minorEastAsia"/>
          <w:b/>
          <w:bCs/>
          <w:noProof/>
          <w:szCs w:val="24"/>
          <w:lang w:val="en-US" w:eastAsia="en-US"/>
        </w:rPr>
        <w:tab/>
      </w:r>
      <w:r w:rsidRPr="000B7C27">
        <w:rPr>
          <w:b/>
          <w:bCs/>
          <w:noProof/>
          <w:szCs w:val="24"/>
        </w:rPr>
        <w:t>RESULTS</w:t>
      </w:r>
      <w:r w:rsidRPr="000B7C27">
        <w:rPr>
          <w:b/>
          <w:bCs/>
          <w:noProof/>
          <w:szCs w:val="24"/>
        </w:rPr>
        <w:tab/>
      </w:r>
      <w:r w:rsidRPr="000B7C27">
        <w:rPr>
          <w:b/>
          <w:bCs/>
          <w:noProof/>
          <w:szCs w:val="24"/>
        </w:rPr>
        <w:fldChar w:fldCharType="begin"/>
      </w:r>
      <w:r w:rsidRPr="000B7C27">
        <w:rPr>
          <w:b/>
          <w:bCs/>
          <w:noProof/>
          <w:szCs w:val="24"/>
        </w:rPr>
        <w:instrText xml:space="preserve"> PAGEREF _Toc125806967 \h </w:instrText>
      </w:r>
      <w:r w:rsidRPr="000B7C27">
        <w:rPr>
          <w:b/>
          <w:bCs/>
          <w:noProof/>
          <w:szCs w:val="24"/>
        </w:rPr>
      </w:r>
      <w:r w:rsidRPr="000B7C27">
        <w:rPr>
          <w:b/>
          <w:bCs/>
          <w:noProof/>
          <w:szCs w:val="24"/>
        </w:rPr>
        <w:fldChar w:fldCharType="separate"/>
      </w:r>
      <w:r w:rsidRPr="000B7C27">
        <w:rPr>
          <w:b/>
          <w:bCs/>
          <w:noProof/>
          <w:szCs w:val="24"/>
        </w:rPr>
        <w:t>24</w:t>
      </w:r>
      <w:r w:rsidRPr="000B7C27">
        <w:rPr>
          <w:b/>
          <w:bCs/>
          <w:noProof/>
          <w:szCs w:val="24"/>
        </w:rPr>
        <w:fldChar w:fldCharType="end"/>
      </w:r>
    </w:p>
    <w:p w14:paraId="21B38C2A" w14:textId="4328F7B7"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4.1</w:t>
      </w:r>
      <w:r w:rsidRPr="000B7C27">
        <w:rPr>
          <w:rFonts w:ascii="Times New Roman" w:hAnsi="Times New Roman"/>
          <w:b/>
          <w:bCs/>
          <w:noProof/>
          <w:sz w:val="24"/>
          <w:szCs w:val="24"/>
        </w:rPr>
        <w:tab/>
        <w:t>Summary of species caught</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_Toc125806968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24</w:t>
      </w:r>
      <w:r w:rsidRPr="000B7C27">
        <w:rPr>
          <w:rFonts w:ascii="Times New Roman" w:hAnsi="Times New Roman"/>
          <w:b/>
          <w:bCs/>
          <w:noProof/>
          <w:sz w:val="24"/>
          <w:szCs w:val="24"/>
        </w:rPr>
        <w:fldChar w:fldCharType="end"/>
      </w:r>
    </w:p>
    <w:p w14:paraId="0014F6B0" w14:textId="33B4DC15"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4.2</w:t>
      </w:r>
      <w:r w:rsidRPr="000B7C27">
        <w:rPr>
          <w:rFonts w:ascii="Times New Roman" w:hAnsi="Times New Roman"/>
          <w:b/>
          <w:bCs/>
          <w:noProof/>
          <w:sz w:val="24"/>
          <w:szCs w:val="24"/>
        </w:rPr>
        <w:tab/>
        <w:t>Life stage and species occurring within the Sabaki Estuary</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_Toc125806969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26</w:t>
      </w:r>
      <w:r w:rsidRPr="000B7C27">
        <w:rPr>
          <w:rFonts w:ascii="Times New Roman" w:hAnsi="Times New Roman"/>
          <w:b/>
          <w:bCs/>
          <w:noProof/>
          <w:sz w:val="24"/>
          <w:szCs w:val="24"/>
        </w:rPr>
        <w:fldChar w:fldCharType="end"/>
      </w:r>
    </w:p>
    <w:p w14:paraId="3F485FBB" w14:textId="27DE8F7D" w:rsidR="000B7C27" w:rsidRPr="000B7C27" w:rsidRDefault="000B7C27" w:rsidP="00883E6C">
      <w:pPr>
        <w:pStyle w:val="TOC3"/>
        <w:tabs>
          <w:tab w:val="left" w:pos="132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4.2.1</w:t>
      </w:r>
      <w:r w:rsidRPr="000B7C27">
        <w:rPr>
          <w:rFonts w:ascii="Times New Roman" w:hAnsi="Times New Roman"/>
          <w:b/>
          <w:bCs/>
          <w:noProof/>
          <w:sz w:val="24"/>
          <w:szCs w:val="24"/>
        </w:rPr>
        <w:tab/>
        <w:t>Life stage</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_Toc125806970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26</w:t>
      </w:r>
      <w:r w:rsidRPr="000B7C27">
        <w:rPr>
          <w:rFonts w:ascii="Times New Roman" w:hAnsi="Times New Roman"/>
          <w:b/>
          <w:bCs/>
          <w:noProof/>
          <w:sz w:val="24"/>
          <w:szCs w:val="24"/>
        </w:rPr>
        <w:fldChar w:fldCharType="end"/>
      </w:r>
    </w:p>
    <w:p w14:paraId="568D5FB3" w14:textId="5923B118" w:rsidR="000B7C27" w:rsidRPr="000B7C27" w:rsidRDefault="000B7C27" w:rsidP="00883E6C">
      <w:pPr>
        <w:pStyle w:val="TOC3"/>
        <w:tabs>
          <w:tab w:val="left" w:pos="132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4.2.2</w:t>
      </w:r>
      <w:r w:rsidRPr="000B7C27">
        <w:rPr>
          <w:rFonts w:ascii="Times New Roman" w:hAnsi="Times New Roman"/>
          <w:b/>
          <w:bCs/>
          <w:noProof/>
          <w:sz w:val="24"/>
          <w:szCs w:val="24"/>
        </w:rPr>
        <w:tab/>
        <w:t>Species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_Toc125806971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28</w:t>
      </w:r>
      <w:r w:rsidRPr="000B7C27">
        <w:rPr>
          <w:rFonts w:ascii="Times New Roman" w:hAnsi="Times New Roman"/>
          <w:b/>
          <w:bCs/>
          <w:noProof/>
          <w:sz w:val="24"/>
          <w:szCs w:val="24"/>
        </w:rPr>
        <w:fldChar w:fldCharType="end"/>
      </w:r>
    </w:p>
    <w:p w14:paraId="089D4A8B" w14:textId="55341C09"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4.3</w:t>
      </w:r>
      <w:r w:rsidRPr="000B7C27">
        <w:rPr>
          <w:rFonts w:ascii="Times New Roman" w:hAnsi="Times New Roman"/>
          <w:b/>
          <w:bCs/>
          <w:noProof/>
          <w:sz w:val="24"/>
          <w:szCs w:val="24"/>
        </w:rPr>
        <w:tab/>
        <w:t>Species morphometrics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_Toc125806972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31</w:t>
      </w:r>
      <w:r w:rsidRPr="000B7C27">
        <w:rPr>
          <w:rFonts w:ascii="Times New Roman" w:hAnsi="Times New Roman"/>
          <w:b/>
          <w:bCs/>
          <w:noProof/>
          <w:sz w:val="24"/>
          <w:szCs w:val="24"/>
        </w:rPr>
        <w:fldChar w:fldCharType="end"/>
      </w:r>
    </w:p>
    <w:p w14:paraId="15417B48" w14:textId="7846212F"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4.4</w:t>
      </w:r>
      <w:r w:rsidRPr="000B7C27">
        <w:rPr>
          <w:rFonts w:ascii="Times New Roman" w:hAnsi="Times New Roman"/>
          <w:b/>
          <w:bCs/>
          <w:noProof/>
          <w:sz w:val="24"/>
          <w:szCs w:val="24"/>
        </w:rPr>
        <w:tab/>
        <w:t>Temporal variability</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_Toc125806973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32</w:t>
      </w:r>
      <w:r w:rsidRPr="000B7C27">
        <w:rPr>
          <w:rFonts w:ascii="Times New Roman" w:hAnsi="Times New Roman"/>
          <w:b/>
          <w:bCs/>
          <w:noProof/>
          <w:sz w:val="24"/>
          <w:szCs w:val="24"/>
        </w:rPr>
        <w:fldChar w:fldCharType="end"/>
      </w:r>
    </w:p>
    <w:p w14:paraId="0C234942" w14:textId="25496318" w:rsidR="000B7C27" w:rsidRPr="000B7C27" w:rsidRDefault="000B7C27" w:rsidP="00883E6C">
      <w:pPr>
        <w:pStyle w:val="TOC3"/>
        <w:tabs>
          <w:tab w:val="left" w:pos="132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4.4.1</w:t>
      </w:r>
      <w:r w:rsidRPr="000B7C27">
        <w:rPr>
          <w:rFonts w:ascii="Times New Roman" w:hAnsi="Times New Roman"/>
          <w:b/>
          <w:bCs/>
          <w:noProof/>
          <w:sz w:val="24"/>
          <w:szCs w:val="24"/>
        </w:rPr>
        <w:tab/>
        <w:t>Species composition of juvenile anguillid eels captured across the sampling months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_Toc125806974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32</w:t>
      </w:r>
      <w:r w:rsidRPr="000B7C27">
        <w:rPr>
          <w:rFonts w:ascii="Times New Roman" w:hAnsi="Times New Roman"/>
          <w:b/>
          <w:bCs/>
          <w:noProof/>
          <w:sz w:val="24"/>
          <w:szCs w:val="24"/>
        </w:rPr>
        <w:fldChar w:fldCharType="end"/>
      </w:r>
    </w:p>
    <w:p w14:paraId="40BE231F" w14:textId="29A9CE12" w:rsidR="000B7C27" w:rsidRPr="000B7C27" w:rsidRDefault="000B7C27" w:rsidP="00883E6C">
      <w:pPr>
        <w:pStyle w:val="TOC3"/>
        <w:tabs>
          <w:tab w:val="left" w:pos="132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4.4.2</w:t>
      </w:r>
      <w:r w:rsidRPr="000B7C27">
        <w:rPr>
          <w:rFonts w:ascii="Times New Roman" w:hAnsi="Times New Roman"/>
          <w:b/>
          <w:bCs/>
          <w:noProof/>
          <w:sz w:val="24"/>
          <w:szCs w:val="24"/>
        </w:rPr>
        <w:tab/>
        <w:t>Species composition of juvenile anguillid eels captured across seasons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_Toc125806975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33</w:t>
      </w:r>
      <w:r w:rsidRPr="000B7C27">
        <w:rPr>
          <w:rFonts w:ascii="Times New Roman" w:hAnsi="Times New Roman"/>
          <w:b/>
          <w:bCs/>
          <w:noProof/>
          <w:sz w:val="24"/>
          <w:szCs w:val="24"/>
        </w:rPr>
        <w:fldChar w:fldCharType="end"/>
      </w:r>
    </w:p>
    <w:p w14:paraId="5956344D" w14:textId="7E2D33BF"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4.5</w:t>
      </w:r>
      <w:r w:rsidRPr="000B7C27">
        <w:rPr>
          <w:rFonts w:ascii="Times New Roman" w:hAnsi="Times New Roman"/>
          <w:b/>
          <w:bCs/>
          <w:noProof/>
          <w:sz w:val="24"/>
          <w:szCs w:val="24"/>
        </w:rPr>
        <w:tab/>
        <w:t>Environmental influence on occurrence of juvenile anguillid eels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_Toc125806976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34</w:t>
      </w:r>
      <w:r w:rsidRPr="000B7C27">
        <w:rPr>
          <w:rFonts w:ascii="Times New Roman" w:hAnsi="Times New Roman"/>
          <w:b/>
          <w:bCs/>
          <w:noProof/>
          <w:sz w:val="24"/>
          <w:szCs w:val="24"/>
        </w:rPr>
        <w:fldChar w:fldCharType="end"/>
      </w:r>
    </w:p>
    <w:p w14:paraId="5B215838" w14:textId="350F6927" w:rsidR="000B7C27" w:rsidRPr="000B7C27" w:rsidRDefault="000B7C27" w:rsidP="00883E6C">
      <w:pPr>
        <w:pStyle w:val="TOC3"/>
        <w:tabs>
          <w:tab w:val="left" w:pos="132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4.5.1</w:t>
      </w:r>
      <w:r w:rsidRPr="000B7C27">
        <w:rPr>
          <w:rFonts w:ascii="Times New Roman" w:hAnsi="Times New Roman"/>
          <w:b/>
          <w:bCs/>
          <w:noProof/>
          <w:sz w:val="24"/>
          <w:szCs w:val="24"/>
        </w:rPr>
        <w:tab/>
        <w:t>Association between juvenile anguillid eel species caught across habitat</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_Toc125806977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34</w:t>
      </w:r>
      <w:r w:rsidRPr="000B7C27">
        <w:rPr>
          <w:rFonts w:ascii="Times New Roman" w:hAnsi="Times New Roman"/>
          <w:b/>
          <w:bCs/>
          <w:noProof/>
          <w:sz w:val="24"/>
          <w:szCs w:val="24"/>
        </w:rPr>
        <w:fldChar w:fldCharType="end"/>
      </w:r>
    </w:p>
    <w:p w14:paraId="29424BEA" w14:textId="3D1B735B" w:rsidR="000B7C27" w:rsidRPr="000B7C27" w:rsidRDefault="000B7C27" w:rsidP="00883E6C">
      <w:pPr>
        <w:pStyle w:val="TOC3"/>
        <w:tabs>
          <w:tab w:val="left" w:pos="132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4.5.2</w:t>
      </w:r>
      <w:r w:rsidRPr="000B7C27">
        <w:rPr>
          <w:rFonts w:ascii="Times New Roman" w:hAnsi="Times New Roman"/>
          <w:b/>
          <w:bCs/>
          <w:noProof/>
          <w:sz w:val="24"/>
          <w:szCs w:val="24"/>
        </w:rPr>
        <w:tab/>
        <w:t>Association between juvenile anguillid eels and lunar cycle</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_Toc125806978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35</w:t>
      </w:r>
      <w:r w:rsidRPr="000B7C27">
        <w:rPr>
          <w:rFonts w:ascii="Times New Roman" w:hAnsi="Times New Roman"/>
          <w:b/>
          <w:bCs/>
          <w:noProof/>
          <w:sz w:val="24"/>
          <w:szCs w:val="24"/>
        </w:rPr>
        <w:fldChar w:fldCharType="end"/>
      </w:r>
    </w:p>
    <w:p w14:paraId="6F67153D" w14:textId="5620D0EF"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4.6</w:t>
      </w:r>
      <w:r w:rsidRPr="000B7C27">
        <w:rPr>
          <w:rFonts w:ascii="Times New Roman" w:hAnsi="Times New Roman"/>
          <w:b/>
          <w:bCs/>
          <w:noProof/>
          <w:sz w:val="24"/>
          <w:szCs w:val="24"/>
        </w:rPr>
        <w:tab/>
        <w:t>Site characteristics of juvenile anguillid eels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_Toc125806979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36</w:t>
      </w:r>
      <w:r w:rsidRPr="000B7C27">
        <w:rPr>
          <w:rFonts w:ascii="Times New Roman" w:hAnsi="Times New Roman"/>
          <w:b/>
          <w:bCs/>
          <w:noProof/>
          <w:sz w:val="24"/>
          <w:szCs w:val="24"/>
        </w:rPr>
        <w:fldChar w:fldCharType="end"/>
      </w:r>
    </w:p>
    <w:p w14:paraId="60A6BF11" w14:textId="386919B9" w:rsidR="000B7C27" w:rsidRPr="000B7C27" w:rsidRDefault="000B7C27" w:rsidP="00883E6C">
      <w:pPr>
        <w:pStyle w:val="TOC3"/>
        <w:tabs>
          <w:tab w:val="left" w:pos="132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4.6.1</w:t>
      </w:r>
      <w:r w:rsidRPr="000B7C27">
        <w:rPr>
          <w:rFonts w:ascii="Times New Roman" w:hAnsi="Times New Roman"/>
          <w:b/>
          <w:bCs/>
          <w:noProof/>
          <w:sz w:val="24"/>
          <w:szCs w:val="24"/>
        </w:rPr>
        <w:tab/>
        <w:t>A. mossambica</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_Toc125806980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36</w:t>
      </w:r>
      <w:r w:rsidRPr="000B7C27">
        <w:rPr>
          <w:rFonts w:ascii="Times New Roman" w:hAnsi="Times New Roman"/>
          <w:b/>
          <w:bCs/>
          <w:noProof/>
          <w:sz w:val="24"/>
          <w:szCs w:val="24"/>
        </w:rPr>
        <w:fldChar w:fldCharType="end"/>
      </w:r>
    </w:p>
    <w:p w14:paraId="77FCDD64" w14:textId="28F3EE1F" w:rsidR="000B7C27" w:rsidRPr="000B7C27" w:rsidRDefault="000B7C27" w:rsidP="00883E6C">
      <w:pPr>
        <w:pStyle w:val="TOC3"/>
        <w:tabs>
          <w:tab w:val="left" w:pos="132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4.6.2</w:t>
      </w:r>
      <w:r w:rsidRPr="000B7C27">
        <w:rPr>
          <w:rFonts w:ascii="Times New Roman" w:hAnsi="Times New Roman"/>
          <w:b/>
          <w:bCs/>
          <w:noProof/>
          <w:sz w:val="24"/>
          <w:szCs w:val="24"/>
        </w:rPr>
        <w:tab/>
        <w:t>A. bengalensis</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_Toc125806981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37</w:t>
      </w:r>
      <w:r w:rsidRPr="000B7C27">
        <w:rPr>
          <w:rFonts w:ascii="Times New Roman" w:hAnsi="Times New Roman"/>
          <w:b/>
          <w:bCs/>
          <w:noProof/>
          <w:sz w:val="24"/>
          <w:szCs w:val="24"/>
        </w:rPr>
        <w:fldChar w:fldCharType="end"/>
      </w:r>
    </w:p>
    <w:p w14:paraId="3AC64CF3" w14:textId="1687BE5E"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4.7</w:t>
      </w:r>
      <w:r w:rsidRPr="000B7C27">
        <w:rPr>
          <w:rFonts w:ascii="Times New Roman" w:hAnsi="Times New Roman"/>
          <w:b/>
          <w:bCs/>
          <w:noProof/>
          <w:sz w:val="24"/>
          <w:szCs w:val="24"/>
        </w:rPr>
        <w:tab/>
        <w:t>Influence of physio-chemical parameters on juvenile anguillid eels caught</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_Toc125806982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39</w:t>
      </w:r>
      <w:r w:rsidRPr="000B7C27">
        <w:rPr>
          <w:rFonts w:ascii="Times New Roman" w:hAnsi="Times New Roman"/>
          <w:b/>
          <w:bCs/>
          <w:noProof/>
          <w:sz w:val="24"/>
          <w:szCs w:val="24"/>
        </w:rPr>
        <w:fldChar w:fldCharType="end"/>
      </w:r>
    </w:p>
    <w:p w14:paraId="6482D76C" w14:textId="13D04301" w:rsidR="000B7C27" w:rsidRPr="000B7C27" w:rsidRDefault="000B7C27" w:rsidP="00883E6C">
      <w:pPr>
        <w:pStyle w:val="TOC2"/>
        <w:tabs>
          <w:tab w:val="left" w:pos="880"/>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4.8</w:t>
      </w:r>
      <w:r w:rsidRPr="000B7C27">
        <w:rPr>
          <w:rFonts w:ascii="Times New Roman" w:hAnsi="Times New Roman"/>
          <w:b/>
          <w:bCs/>
          <w:noProof/>
          <w:sz w:val="24"/>
          <w:szCs w:val="24"/>
        </w:rPr>
        <w:tab/>
        <w:t>Catch per unit effort for juvenile anguillid eels caught, per trap per day</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_Toc125806983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40</w:t>
      </w:r>
      <w:r w:rsidRPr="000B7C27">
        <w:rPr>
          <w:rFonts w:ascii="Times New Roman" w:hAnsi="Times New Roman"/>
          <w:b/>
          <w:bCs/>
          <w:noProof/>
          <w:sz w:val="24"/>
          <w:szCs w:val="24"/>
        </w:rPr>
        <w:fldChar w:fldCharType="end"/>
      </w:r>
    </w:p>
    <w:p w14:paraId="0A8F3F93" w14:textId="08D80A94" w:rsidR="000B7C27" w:rsidRPr="000B7C27" w:rsidRDefault="000B7C27" w:rsidP="00883E6C">
      <w:pPr>
        <w:pStyle w:val="TOC4"/>
        <w:tabs>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CHAPTER FIVE</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_Toc125806984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41</w:t>
      </w:r>
      <w:r w:rsidRPr="000B7C27">
        <w:rPr>
          <w:rFonts w:ascii="Times New Roman" w:hAnsi="Times New Roman"/>
          <w:b/>
          <w:bCs/>
          <w:noProof/>
          <w:sz w:val="24"/>
          <w:szCs w:val="24"/>
        </w:rPr>
        <w:fldChar w:fldCharType="end"/>
      </w:r>
    </w:p>
    <w:p w14:paraId="3486AF1D" w14:textId="3C8A52F4" w:rsidR="000B7C27" w:rsidRPr="000B7C27" w:rsidRDefault="000B7C27" w:rsidP="00883E6C">
      <w:pPr>
        <w:pStyle w:val="TOC1"/>
        <w:tabs>
          <w:tab w:val="left" w:pos="660"/>
          <w:tab w:val="right" w:leader="dot" w:pos="9350"/>
        </w:tabs>
        <w:spacing w:line="360" w:lineRule="auto"/>
        <w:rPr>
          <w:rFonts w:eastAsiaTheme="minorEastAsia"/>
          <w:b/>
          <w:bCs/>
          <w:noProof/>
          <w:szCs w:val="24"/>
          <w:lang w:val="en-US" w:eastAsia="en-US"/>
        </w:rPr>
      </w:pPr>
      <w:r w:rsidRPr="000B7C27">
        <w:rPr>
          <w:b/>
          <w:bCs/>
          <w:noProof/>
          <w:szCs w:val="24"/>
        </w:rPr>
        <w:lastRenderedPageBreak/>
        <w:t>5.0</w:t>
      </w:r>
      <w:r w:rsidRPr="000B7C27">
        <w:rPr>
          <w:rFonts w:eastAsiaTheme="minorEastAsia"/>
          <w:b/>
          <w:bCs/>
          <w:noProof/>
          <w:szCs w:val="24"/>
          <w:lang w:val="en-US" w:eastAsia="en-US"/>
        </w:rPr>
        <w:tab/>
      </w:r>
      <w:r w:rsidRPr="000B7C27">
        <w:rPr>
          <w:b/>
          <w:bCs/>
          <w:noProof/>
          <w:szCs w:val="24"/>
        </w:rPr>
        <w:t>DISCUSSION</w:t>
      </w:r>
      <w:r w:rsidRPr="000B7C27">
        <w:rPr>
          <w:b/>
          <w:bCs/>
          <w:noProof/>
          <w:szCs w:val="24"/>
        </w:rPr>
        <w:tab/>
      </w:r>
      <w:r w:rsidRPr="000B7C27">
        <w:rPr>
          <w:b/>
          <w:bCs/>
          <w:noProof/>
          <w:szCs w:val="24"/>
        </w:rPr>
        <w:fldChar w:fldCharType="begin"/>
      </w:r>
      <w:r w:rsidRPr="000B7C27">
        <w:rPr>
          <w:b/>
          <w:bCs/>
          <w:noProof/>
          <w:szCs w:val="24"/>
        </w:rPr>
        <w:instrText xml:space="preserve"> PAGEREF _Toc125806985 \h </w:instrText>
      </w:r>
      <w:r w:rsidRPr="000B7C27">
        <w:rPr>
          <w:b/>
          <w:bCs/>
          <w:noProof/>
          <w:szCs w:val="24"/>
        </w:rPr>
      </w:r>
      <w:r w:rsidRPr="000B7C27">
        <w:rPr>
          <w:b/>
          <w:bCs/>
          <w:noProof/>
          <w:szCs w:val="24"/>
        </w:rPr>
        <w:fldChar w:fldCharType="separate"/>
      </w:r>
      <w:r w:rsidRPr="000B7C27">
        <w:rPr>
          <w:b/>
          <w:bCs/>
          <w:noProof/>
          <w:szCs w:val="24"/>
        </w:rPr>
        <w:t>41</w:t>
      </w:r>
      <w:r w:rsidRPr="000B7C27">
        <w:rPr>
          <w:b/>
          <w:bCs/>
          <w:noProof/>
          <w:szCs w:val="24"/>
        </w:rPr>
        <w:fldChar w:fldCharType="end"/>
      </w:r>
    </w:p>
    <w:p w14:paraId="2DF8B4AB" w14:textId="1B81C971" w:rsidR="000B7C27" w:rsidRPr="000B7C27" w:rsidRDefault="000B7C27" w:rsidP="00883E6C">
      <w:pPr>
        <w:pStyle w:val="TOC4"/>
        <w:tabs>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CHAPTER SIX</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_Toc125806986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45</w:t>
      </w:r>
      <w:r w:rsidRPr="000B7C27">
        <w:rPr>
          <w:rFonts w:ascii="Times New Roman" w:hAnsi="Times New Roman"/>
          <w:b/>
          <w:bCs/>
          <w:noProof/>
          <w:sz w:val="24"/>
          <w:szCs w:val="24"/>
        </w:rPr>
        <w:fldChar w:fldCharType="end"/>
      </w:r>
    </w:p>
    <w:p w14:paraId="3937C263" w14:textId="7C92F8BD" w:rsidR="000B7C27" w:rsidRPr="000B7C27" w:rsidRDefault="000B7C27" w:rsidP="00883E6C">
      <w:pPr>
        <w:pStyle w:val="TOC1"/>
        <w:tabs>
          <w:tab w:val="left" w:pos="660"/>
          <w:tab w:val="right" w:leader="dot" w:pos="9350"/>
        </w:tabs>
        <w:spacing w:line="360" w:lineRule="auto"/>
        <w:rPr>
          <w:rFonts w:eastAsiaTheme="minorEastAsia"/>
          <w:b/>
          <w:bCs/>
          <w:noProof/>
          <w:szCs w:val="24"/>
          <w:lang w:val="en-US" w:eastAsia="en-US"/>
        </w:rPr>
      </w:pPr>
      <w:r w:rsidRPr="000B7C27">
        <w:rPr>
          <w:b/>
          <w:bCs/>
          <w:noProof/>
          <w:szCs w:val="24"/>
        </w:rPr>
        <w:t>6.0</w:t>
      </w:r>
      <w:r w:rsidRPr="000B7C27">
        <w:rPr>
          <w:rFonts w:eastAsiaTheme="minorEastAsia"/>
          <w:b/>
          <w:bCs/>
          <w:noProof/>
          <w:szCs w:val="24"/>
          <w:lang w:val="en-US" w:eastAsia="en-US"/>
        </w:rPr>
        <w:tab/>
      </w:r>
      <w:r w:rsidRPr="000B7C27">
        <w:rPr>
          <w:b/>
          <w:bCs/>
          <w:noProof/>
          <w:szCs w:val="24"/>
        </w:rPr>
        <w:t>CONCLUSION AND RECOMMENDATIONS</w:t>
      </w:r>
      <w:r w:rsidRPr="000B7C27">
        <w:rPr>
          <w:b/>
          <w:bCs/>
          <w:noProof/>
          <w:szCs w:val="24"/>
        </w:rPr>
        <w:tab/>
      </w:r>
      <w:r w:rsidRPr="000B7C27">
        <w:rPr>
          <w:b/>
          <w:bCs/>
          <w:noProof/>
          <w:szCs w:val="24"/>
        </w:rPr>
        <w:fldChar w:fldCharType="begin"/>
      </w:r>
      <w:r w:rsidRPr="000B7C27">
        <w:rPr>
          <w:b/>
          <w:bCs/>
          <w:noProof/>
          <w:szCs w:val="24"/>
        </w:rPr>
        <w:instrText xml:space="preserve"> PAGEREF _Toc125806987 \h </w:instrText>
      </w:r>
      <w:r w:rsidRPr="000B7C27">
        <w:rPr>
          <w:b/>
          <w:bCs/>
          <w:noProof/>
          <w:szCs w:val="24"/>
        </w:rPr>
      </w:r>
      <w:r w:rsidRPr="000B7C27">
        <w:rPr>
          <w:b/>
          <w:bCs/>
          <w:noProof/>
          <w:szCs w:val="24"/>
        </w:rPr>
        <w:fldChar w:fldCharType="separate"/>
      </w:r>
      <w:r w:rsidRPr="000B7C27">
        <w:rPr>
          <w:b/>
          <w:bCs/>
          <w:noProof/>
          <w:szCs w:val="24"/>
        </w:rPr>
        <w:t>45</w:t>
      </w:r>
      <w:r w:rsidRPr="000B7C27">
        <w:rPr>
          <w:b/>
          <w:bCs/>
          <w:noProof/>
          <w:szCs w:val="24"/>
        </w:rPr>
        <w:fldChar w:fldCharType="end"/>
      </w:r>
    </w:p>
    <w:p w14:paraId="2B2927A2" w14:textId="2D225FB9" w:rsidR="000B7C27" w:rsidRPr="000B7C27" w:rsidRDefault="000B7C27" w:rsidP="00883E6C">
      <w:pPr>
        <w:pStyle w:val="TOC4"/>
        <w:tabs>
          <w:tab w:val="right" w:leader="dot" w:pos="9350"/>
        </w:tabs>
        <w:spacing w:line="360" w:lineRule="auto"/>
        <w:ind w:left="0"/>
        <w:rPr>
          <w:rFonts w:ascii="Times New Roman" w:hAnsi="Times New Roman"/>
          <w:b/>
          <w:bCs/>
          <w:noProof/>
          <w:sz w:val="24"/>
          <w:szCs w:val="24"/>
        </w:rPr>
      </w:pPr>
      <w:r w:rsidRPr="000B7C27">
        <w:rPr>
          <w:rFonts w:ascii="Times New Roman" w:hAnsi="Times New Roman"/>
          <w:b/>
          <w:bCs/>
          <w:noProof/>
          <w:sz w:val="24"/>
          <w:szCs w:val="24"/>
        </w:rPr>
        <w:t>REFERENCE</w:t>
      </w:r>
      <w:r w:rsidRPr="000B7C27">
        <w:rPr>
          <w:rFonts w:ascii="Times New Roman" w:hAnsi="Times New Roman"/>
          <w:b/>
          <w:bCs/>
          <w:noProof/>
          <w:sz w:val="24"/>
          <w:szCs w:val="24"/>
        </w:rPr>
        <w:tab/>
      </w:r>
      <w:r w:rsidRPr="000B7C27">
        <w:rPr>
          <w:rFonts w:ascii="Times New Roman" w:hAnsi="Times New Roman"/>
          <w:b/>
          <w:bCs/>
          <w:noProof/>
          <w:sz w:val="24"/>
          <w:szCs w:val="24"/>
        </w:rPr>
        <w:fldChar w:fldCharType="begin"/>
      </w:r>
      <w:r w:rsidRPr="000B7C27">
        <w:rPr>
          <w:rFonts w:ascii="Times New Roman" w:hAnsi="Times New Roman"/>
          <w:b/>
          <w:bCs/>
          <w:noProof/>
          <w:sz w:val="24"/>
          <w:szCs w:val="24"/>
        </w:rPr>
        <w:instrText xml:space="preserve"> PAGEREF _Toc125806988 \h </w:instrText>
      </w:r>
      <w:r w:rsidRPr="000B7C27">
        <w:rPr>
          <w:rFonts w:ascii="Times New Roman" w:hAnsi="Times New Roman"/>
          <w:b/>
          <w:bCs/>
          <w:noProof/>
          <w:sz w:val="24"/>
          <w:szCs w:val="24"/>
        </w:rPr>
      </w:r>
      <w:r w:rsidRPr="000B7C27">
        <w:rPr>
          <w:rFonts w:ascii="Times New Roman" w:hAnsi="Times New Roman"/>
          <w:b/>
          <w:bCs/>
          <w:noProof/>
          <w:sz w:val="24"/>
          <w:szCs w:val="24"/>
        </w:rPr>
        <w:fldChar w:fldCharType="separate"/>
      </w:r>
      <w:r w:rsidRPr="000B7C27">
        <w:rPr>
          <w:rFonts w:ascii="Times New Roman" w:hAnsi="Times New Roman"/>
          <w:b/>
          <w:bCs/>
          <w:noProof/>
          <w:sz w:val="24"/>
          <w:szCs w:val="24"/>
        </w:rPr>
        <w:t>46</w:t>
      </w:r>
      <w:r w:rsidRPr="000B7C27">
        <w:rPr>
          <w:rFonts w:ascii="Times New Roman" w:hAnsi="Times New Roman"/>
          <w:b/>
          <w:bCs/>
          <w:noProof/>
          <w:sz w:val="24"/>
          <w:szCs w:val="24"/>
        </w:rPr>
        <w:fldChar w:fldCharType="end"/>
      </w:r>
    </w:p>
    <w:p w14:paraId="24FD5FC6" w14:textId="64E23942" w:rsidR="000559C8" w:rsidRPr="000B7C27" w:rsidRDefault="000B7C27" w:rsidP="00883E6C">
      <w:pPr>
        <w:spacing w:line="360" w:lineRule="auto"/>
        <w:rPr>
          <w:rFonts w:ascii="Times New Roman" w:hAnsi="Times New Roman"/>
          <w:b/>
          <w:bCs/>
          <w:sz w:val="24"/>
          <w:szCs w:val="24"/>
        </w:rPr>
      </w:pPr>
      <w:r w:rsidRPr="000B7C27">
        <w:rPr>
          <w:rFonts w:ascii="Times New Roman" w:hAnsi="Times New Roman"/>
          <w:b/>
          <w:bCs/>
          <w:sz w:val="24"/>
          <w:szCs w:val="24"/>
        </w:rPr>
        <w:fldChar w:fldCharType="end"/>
      </w:r>
    </w:p>
    <w:p w14:paraId="42C3D261" w14:textId="6D6AA8BB" w:rsidR="000559C8" w:rsidRDefault="000559C8" w:rsidP="00883E6C">
      <w:pPr>
        <w:spacing w:line="480" w:lineRule="auto"/>
        <w:rPr>
          <w:rFonts w:ascii="Times New Roman" w:hAnsi="Times New Roman"/>
          <w:sz w:val="24"/>
          <w:szCs w:val="24"/>
        </w:rPr>
      </w:pPr>
    </w:p>
    <w:p w14:paraId="2FD7F171" w14:textId="0A5637EC" w:rsidR="000559C8" w:rsidRDefault="000559C8" w:rsidP="00883E6C">
      <w:pPr>
        <w:spacing w:line="480" w:lineRule="auto"/>
        <w:rPr>
          <w:rFonts w:ascii="Times New Roman" w:hAnsi="Times New Roman"/>
          <w:sz w:val="24"/>
          <w:szCs w:val="24"/>
        </w:rPr>
      </w:pPr>
    </w:p>
    <w:p w14:paraId="28AC113B" w14:textId="6C1DDC9F" w:rsidR="000559C8" w:rsidRDefault="000559C8" w:rsidP="000559C8">
      <w:pPr>
        <w:spacing w:line="480" w:lineRule="auto"/>
        <w:rPr>
          <w:rFonts w:ascii="Times New Roman" w:hAnsi="Times New Roman"/>
          <w:sz w:val="24"/>
          <w:szCs w:val="24"/>
        </w:rPr>
      </w:pPr>
    </w:p>
    <w:p w14:paraId="50A5B7F2" w14:textId="008EA63F" w:rsidR="000559C8" w:rsidRDefault="000559C8" w:rsidP="000559C8">
      <w:pPr>
        <w:spacing w:line="480" w:lineRule="auto"/>
        <w:rPr>
          <w:rFonts w:ascii="Times New Roman" w:hAnsi="Times New Roman"/>
          <w:sz w:val="24"/>
          <w:szCs w:val="24"/>
        </w:rPr>
      </w:pPr>
    </w:p>
    <w:p w14:paraId="7B8C5E81" w14:textId="53126DBB" w:rsidR="000559C8" w:rsidRDefault="000559C8" w:rsidP="000559C8">
      <w:pPr>
        <w:spacing w:line="480" w:lineRule="auto"/>
        <w:rPr>
          <w:rFonts w:ascii="Times New Roman" w:hAnsi="Times New Roman"/>
          <w:sz w:val="24"/>
          <w:szCs w:val="24"/>
        </w:rPr>
      </w:pPr>
    </w:p>
    <w:p w14:paraId="05086F7C" w14:textId="2FA9A5A4" w:rsidR="000559C8" w:rsidRDefault="000559C8" w:rsidP="000559C8">
      <w:pPr>
        <w:spacing w:line="480" w:lineRule="auto"/>
        <w:rPr>
          <w:rFonts w:ascii="Times New Roman" w:hAnsi="Times New Roman"/>
          <w:sz w:val="24"/>
          <w:szCs w:val="24"/>
        </w:rPr>
      </w:pPr>
    </w:p>
    <w:p w14:paraId="1A4443E5" w14:textId="47ED6E53" w:rsidR="000559C8" w:rsidRDefault="000559C8" w:rsidP="000559C8">
      <w:pPr>
        <w:spacing w:line="480" w:lineRule="auto"/>
        <w:rPr>
          <w:rFonts w:ascii="Times New Roman" w:hAnsi="Times New Roman"/>
          <w:sz w:val="24"/>
          <w:szCs w:val="24"/>
        </w:rPr>
      </w:pPr>
    </w:p>
    <w:p w14:paraId="7AAE4096" w14:textId="09F0C3EA" w:rsidR="000559C8" w:rsidRDefault="000559C8" w:rsidP="000559C8">
      <w:pPr>
        <w:spacing w:line="480" w:lineRule="auto"/>
        <w:rPr>
          <w:rFonts w:ascii="Times New Roman" w:hAnsi="Times New Roman"/>
          <w:sz w:val="24"/>
          <w:szCs w:val="24"/>
        </w:rPr>
      </w:pPr>
    </w:p>
    <w:p w14:paraId="7498A093" w14:textId="1E552CED" w:rsidR="000559C8" w:rsidRDefault="000559C8" w:rsidP="000559C8">
      <w:pPr>
        <w:spacing w:line="480" w:lineRule="auto"/>
        <w:rPr>
          <w:rFonts w:ascii="Times New Roman" w:hAnsi="Times New Roman"/>
          <w:sz w:val="24"/>
          <w:szCs w:val="24"/>
        </w:rPr>
      </w:pPr>
    </w:p>
    <w:p w14:paraId="44A94DF3" w14:textId="2E20328E" w:rsidR="000559C8" w:rsidRDefault="000559C8" w:rsidP="000559C8">
      <w:pPr>
        <w:spacing w:line="480" w:lineRule="auto"/>
        <w:rPr>
          <w:rFonts w:ascii="Times New Roman" w:hAnsi="Times New Roman"/>
          <w:sz w:val="24"/>
          <w:szCs w:val="24"/>
        </w:rPr>
      </w:pPr>
    </w:p>
    <w:p w14:paraId="24402BCF" w14:textId="63009258" w:rsidR="000559C8" w:rsidRDefault="000559C8" w:rsidP="000559C8">
      <w:pPr>
        <w:spacing w:line="480" w:lineRule="auto"/>
        <w:rPr>
          <w:rFonts w:ascii="Times New Roman" w:hAnsi="Times New Roman"/>
          <w:sz w:val="24"/>
          <w:szCs w:val="24"/>
        </w:rPr>
      </w:pPr>
    </w:p>
    <w:p w14:paraId="27FB34B4" w14:textId="6B21A518" w:rsidR="00B204AF" w:rsidRDefault="00B204AF" w:rsidP="000559C8">
      <w:pPr>
        <w:spacing w:line="480" w:lineRule="auto"/>
        <w:rPr>
          <w:rFonts w:ascii="Times New Roman" w:hAnsi="Times New Roman"/>
          <w:sz w:val="24"/>
          <w:szCs w:val="24"/>
        </w:rPr>
      </w:pPr>
    </w:p>
    <w:p w14:paraId="04C78368" w14:textId="77777777" w:rsidR="00B204AF" w:rsidRDefault="00B204AF" w:rsidP="000559C8">
      <w:pPr>
        <w:spacing w:line="480" w:lineRule="auto"/>
        <w:rPr>
          <w:rFonts w:ascii="Times New Roman" w:hAnsi="Times New Roman"/>
          <w:sz w:val="24"/>
          <w:szCs w:val="24"/>
        </w:rPr>
      </w:pPr>
    </w:p>
    <w:p w14:paraId="3CE05D4B" w14:textId="0667D047" w:rsidR="000559C8" w:rsidRDefault="000559C8" w:rsidP="000559C8">
      <w:pPr>
        <w:spacing w:line="480" w:lineRule="auto"/>
        <w:rPr>
          <w:rFonts w:ascii="Times New Roman" w:hAnsi="Times New Roman"/>
          <w:sz w:val="24"/>
          <w:szCs w:val="24"/>
        </w:rPr>
      </w:pPr>
    </w:p>
    <w:p w14:paraId="0699D262" w14:textId="4F7341CC" w:rsidR="00805EFD" w:rsidRPr="00805EFD" w:rsidRDefault="000559C8" w:rsidP="00805EFD">
      <w:pPr>
        <w:spacing w:line="480" w:lineRule="auto"/>
        <w:rPr>
          <w:rFonts w:ascii="Times New Roman" w:hAnsi="Times New Roman"/>
          <w:b/>
          <w:bCs/>
          <w:sz w:val="24"/>
          <w:szCs w:val="24"/>
        </w:rPr>
      </w:pPr>
      <w:r w:rsidRPr="00805EFD">
        <w:rPr>
          <w:rFonts w:ascii="Times New Roman" w:hAnsi="Times New Roman"/>
          <w:b/>
          <w:bCs/>
          <w:sz w:val="24"/>
          <w:szCs w:val="24"/>
        </w:rPr>
        <w:lastRenderedPageBreak/>
        <w:t>LIST OF TABLES</w:t>
      </w:r>
    </w:p>
    <w:p w14:paraId="5628A9EE" w14:textId="77777777" w:rsidR="00805EFD" w:rsidRPr="00831C2A" w:rsidRDefault="002E5F2A" w:rsidP="00805EFD">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50598" w:history="1">
        <w:r w:rsidR="00805EFD" w:rsidRPr="00831C2A">
          <w:rPr>
            <w:rStyle w:val="Hyperlink"/>
            <w:rFonts w:ascii="Times New Roman" w:hAnsi="Times New Roman"/>
            <w:i/>
            <w:iCs/>
            <w:noProof/>
            <w:color w:val="000000" w:themeColor="text1"/>
            <w:sz w:val="24"/>
            <w:szCs w:val="24"/>
          </w:rPr>
          <w:t>Table 1: Summary of species caught in the study area</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_Toc125750598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34</w:t>
        </w:r>
        <w:r w:rsidR="00805EFD" w:rsidRPr="00831C2A">
          <w:rPr>
            <w:rFonts w:ascii="Times New Roman" w:hAnsi="Times New Roman"/>
            <w:i/>
            <w:iCs/>
            <w:noProof/>
            <w:webHidden/>
            <w:color w:val="000000" w:themeColor="text1"/>
            <w:sz w:val="24"/>
            <w:szCs w:val="24"/>
          </w:rPr>
          <w:fldChar w:fldCharType="end"/>
        </w:r>
      </w:hyperlink>
    </w:p>
    <w:p w14:paraId="710BEF5E" w14:textId="77777777" w:rsidR="00805EFD" w:rsidRPr="00831C2A" w:rsidRDefault="002E5F2A" w:rsidP="00805EFD">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50599" w:history="1">
        <w:r w:rsidR="00805EFD" w:rsidRPr="00831C2A">
          <w:rPr>
            <w:rStyle w:val="Hyperlink"/>
            <w:rFonts w:ascii="Times New Roman" w:hAnsi="Times New Roman"/>
            <w:i/>
            <w:iCs/>
            <w:noProof/>
            <w:color w:val="000000" w:themeColor="text1"/>
            <w:sz w:val="24"/>
            <w:szCs w:val="24"/>
          </w:rPr>
          <w:t>Table 2: Overall catch per trap per day</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_Toc125750599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36</w:t>
        </w:r>
        <w:r w:rsidR="00805EFD" w:rsidRPr="00831C2A">
          <w:rPr>
            <w:rFonts w:ascii="Times New Roman" w:hAnsi="Times New Roman"/>
            <w:i/>
            <w:iCs/>
            <w:noProof/>
            <w:webHidden/>
            <w:color w:val="000000" w:themeColor="text1"/>
            <w:sz w:val="24"/>
            <w:szCs w:val="24"/>
          </w:rPr>
          <w:fldChar w:fldCharType="end"/>
        </w:r>
      </w:hyperlink>
    </w:p>
    <w:p w14:paraId="71EAD62B" w14:textId="77777777" w:rsidR="00805EFD" w:rsidRPr="00831C2A" w:rsidRDefault="002E5F2A" w:rsidP="00805EFD">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50600" w:history="1">
        <w:r w:rsidR="00805EFD" w:rsidRPr="00831C2A">
          <w:rPr>
            <w:rStyle w:val="Hyperlink"/>
            <w:rFonts w:ascii="Times New Roman" w:hAnsi="Times New Roman"/>
            <w:i/>
            <w:iCs/>
            <w:noProof/>
            <w:color w:val="000000" w:themeColor="text1"/>
            <w:sz w:val="24"/>
            <w:szCs w:val="24"/>
          </w:rPr>
          <w:t>Table 3: Results showing life stages of occurring of juvenile anguillid eels in the Sabaki Estuary</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_Toc125750600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37</w:t>
        </w:r>
        <w:r w:rsidR="00805EFD" w:rsidRPr="00831C2A">
          <w:rPr>
            <w:rFonts w:ascii="Times New Roman" w:hAnsi="Times New Roman"/>
            <w:i/>
            <w:iCs/>
            <w:noProof/>
            <w:webHidden/>
            <w:color w:val="000000" w:themeColor="text1"/>
            <w:sz w:val="24"/>
            <w:szCs w:val="24"/>
          </w:rPr>
          <w:fldChar w:fldCharType="end"/>
        </w:r>
      </w:hyperlink>
    </w:p>
    <w:p w14:paraId="5927148C" w14:textId="77777777" w:rsidR="00805EFD" w:rsidRPr="00831C2A" w:rsidRDefault="002E5F2A" w:rsidP="00805EFD">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50601" w:history="1">
        <w:r w:rsidR="00805EFD" w:rsidRPr="00831C2A">
          <w:rPr>
            <w:rStyle w:val="Hyperlink"/>
            <w:rFonts w:ascii="Times New Roman" w:hAnsi="Times New Roman"/>
            <w:i/>
            <w:iCs/>
            <w:noProof/>
            <w:color w:val="000000" w:themeColor="text1"/>
            <w:sz w:val="24"/>
            <w:szCs w:val="24"/>
          </w:rPr>
          <w:t>Table 4:  Species of anguillid eels caught</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_Toc125750601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38</w:t>
        </w:r>
        <w:r w:rsidR="00805EFD" w:rsidRPr="00831C2A">
          <w:rPr>
            <w:rFonts w:ascii="Times New Roman" w:hAnsi="Times New Roman"/>
            <w:i/>
            <w:iCs/>
            <w:noProof/>
            <w:webHidden/>
            <w:color w:val="000000" w:themeColor="text1"/>
            <w:sz w:val="24"/>
            <w:szCs w:val="24"/>
          </w:rPr>
          <w:fldChar w:fldCharType="end"/>
        </w:r>
      </w:hyperlink>
    </w:p>
    <w:p w14:paraId="4B4C3279" w14:textId="77777777" w:rsidR="00805EFD" w:rsidRPr="00831C2A" w:rsidRDefault="002E5F2A" w:rsidP="00805EFD">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50602" w:history="1">
        <w:r w:rsidR="00805EFD" w:rsidRPr="00831C2A">
          <w:rPr>
            <w:rStyle w:val="Hyperlink"/>
            <w:rFonts w:ascii="Times New Roman" w:hAnsi="Times New Roman"/>
            <w:i/>
            <w:iCs/>
            <w:noProof/>
            <w:color w:val="000000" w:themeColor="text1"/>
            <w:sz w:val="24"/>
            <w:szCs w:val="24"/>
          </w:rPr>
          <w:t>Table 5: Life Stages of juvenile anguillid eels caught</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_Toc125750602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41</w:t>
        </w:r>
        <w:r w:rsidR="00805EFD" w:rsidRPr="00831C2A">
          <w:rPr>
            <w:rFonts w:ascii="Times New Roman" w:hAnsi="Times New Roman"/>
            <w:i/>
            <w:iCs/>
            <w:noProof/>
            <w:webHidden/>
            <w:color w:val="000000" w:themeColor="text1"/>
            <w:sz w:val="24"/>
            <w:szCs w:val="24"/>
          </w:rPr>
          <w:fldChar w:fldCharType="end"/>
        </w:r>
      </w:hyperlink>
    </w:p>
    <w:p w14:paraId="45393036" w14:textId="77777777" w:rsidR="00805EFD" w:rsidRPr="00831C2A" w:rsidRDefault="002E5F2A" w:rsidP="00805EFD">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50603" w:history="1">
        <w:r w:rsidR="00805EFD" w:rsidRPr="00831C2A">
          <w:rPr>
            <w:rStyle w:val="Hyperlink"/>
            <w:rFonts w:ascii="Times New Roman" w:hAnsi="Times New Roman"/>
            <w:i/>
            <w:iCs/>
            <w:noProof/>
            <w:color w:val="000000" w:themeColor="text1"/>
            <w:sz w:val="24"/>
            <w:szCs w:val="24"/>
          </w:rPr>
          <w:t>Table 6: Morphometrics of juvenile anguillid species occurring in the Sabaki Estuary (TL = total length, DF to AF =dorsal fin t anal fin, DA = dorsal fin to anus, LH=left eye horizontal, LV=left eye vertical, RH=right eye horizontal, RV=Right eye vertical)</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_Toc125750603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42</w:t>
        </w:r>
        <w:r w:rsidR="00805EFD" w:rsidRPr="00831C2A">
          <w:rPr>
            <w:rFonts w:ascii="Times New Roman" w:hAnsi="Times New Roman"/>
            <w:i/>
            <w:iCs/>
            <w:noProof/>
            <w:webHidden/>
            <w:color w:val="000000" w:themeColor="text1"/>
            <w:sz w:val="24"/>
            <w:szCs w:val="24"/>
          </w:rPr>
          <w:fldChar w:fldCharType="end"/>
        </w:r>
      </w:hyperlink>
    </w:p>
    <w:p w14:paraId="3DFB62CE" w14:textId="77777777" w:rsidR="00805EFD" w:rsidRPr="00831C2A" w:rsidRDefault="002E5F2A" w:rsidP="00805EFD">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50604" w:history="1">
        <w:r w:rsidR="00805EFD" w:rsidRPr="00831C2A">
          <w:rPr>
            <w:rStyle w:val="Hyperlink"/>
            <w:rFonts w:ascii="Times New Roman" w:hAnsi="Times New Roman"/>
            <w:i/>
            <w:iCs/>
            <w:noProof/>
            <w:color w:val="000000" w:themeColor="text1"/>
            <w:sz w:val="24"/>
            <w:szCs w:val="24"/>
          </w:rPr>
          <w:t>Table 7: Distribution of juvenile anguillid eel species across sampling months</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_Toc125750604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43</w:t>
        </w:r>
        <w:r w:rsidR="00805EFD" w:rsidRPr="00831C2A">
          <w:rPr>
            <w:rFonts w:ascii="Times New Roman" w:hAnsi="Times New Roman"/>
            <w:i/>
            <w:iCs/>
            <w:noProof/>
            <w:webHidden/>
            <w:color w:val="000000" w:themeColor="text1"/>
            <w:sz w:val="24"/>
            <w:szCs w:val="24"/>
          </w:rPr>
          <w:fldChar w:fldCharType="end"/>
        </w:r>
      </w:hyperlink>
    </w:p>
    <w:p w14:paraId="700A54D8" w14:textId="77777777" w:rsidR="00805EFD" w:rsidRPr="00831C2A" w:rsidRDefault="002E5F2A" w:rsidP="00805EFD">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50605" w:history="1">
        <w:r w:rsidR="00805EFD" w:rsidRPr="00831C2A">
          <w:rPr>
            <w:rStyle w:val="Hyperlink"/>
            <w:rFonts w:ascii="Times New Roman" w:hAnsi="Times New Roman"/>
            <w:i/>
            <w:iCs/>
            <w:noProof/>
            <w:color w:val="000000" w:themeColor="text1"/>
            <w:sz w:val="24"/>
            <w:szCs w:val="24"/>
          </w:rPr>
          <w:t>Table 8: Distribution of juvenile anguillid eels across different seasons</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_Toc125750605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44</w:t>
        </w:r>
        <w:r w:rsidR="00805EFD" w:rsidRPr="00831C2A">
          <w:rPr>
            <w:rFonts w:ascii="Times New Roman" w:hAnsi="Times New Roman"/>
            <w:i/>
            <w:iCs/>
            <w:noProof/>
            <w:webHidden/>
            <w:color w:val="000000" w:themeColor="text1"/>
            <w:sz w:val="24"/>
            <w:szCs w:val="24"/>
          </w:rPr>
          <w:fldChar w:fldCharType="end"/>
        </w:r>
      </w:hyperlink>
    </w:p>
    <w:p w14:paraId="5765E4C5" w14:textId="77777777" w:rsidR="00805EFD" w:rsidRPr="00831C2A" w:rsidRDefault="002E5F2A" w:rsidP="00805EFD">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50606" w:history="1">
        <w:r w:rsidR="00805EFD" w:rsidRPr="00831C2A">
          <w:rPr>
            <w:rStyle w:val="Hyperlink"/>
            <w:rFonts w:ascii="Times New Roman" w:hAnsi="Times New Roman"/>
            <w:i/>
            <w:iCs/>
            <w:noProof/>
            <w:color w:val="000000" w:themeColor="text1"/>
            <w:sz w:val="24"/>
            <w:szCs w:val="24"/>
          </w:rPr>
          <w:t>Table 9: Species distribution sampled two across habitats</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_Toc125750606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44</w:t>
        </w:r>
        <w:r w:rsidR="00805EFD" w:rsidRPr="00831C2A">
          <w:rPr>
            <w:rFonts w:ascii="Times New Roman" w:hAnsi="Times New Roman"/>
            <w:i/>
            <w:iCs/>
            <w:noProof/>
            <w:webHidden/>
            <w:color w:val="000000" w:themeColor="text1"/>
            <w:sz w:val="24"/>
            <w:szCs w:val="24"/>
          </w:rPr>
          <w:fldChar w:fldCharType="end"/>
        </w:r>
      </w:hyperlink>
    </w:p>
    <w:p w14:paraId="7B062E9B" w14:textId="77777777" w:rsidR="00805EFD" w:rsidRPr="00831C2A" w:rsidRDefault="002E5F2A" w:rsidP="00805EFD">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50607" w:history="1">
        <w:r w:rsidR="00805EFD" w:rsidRPr="00831C2A">
          <w:rPr>
            <w:rStyle w:val="Hyperlink"/>
            <w:rFonts w:ascii="Times New Roman" w:hAnsi="Times New Roman"/>
            <w:i/>
            <w:iCs/>
            <w:noProof/>
            <w:color w:val="000000" w:themeColor="text1"/>
            <w:sz w:val="24"/>
            <w:szCs w:val="24"/>
          </w:rPr>
          <w:t>Table 10: Distribution of species across phases of the lunar cycles</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_Toc125750607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45</w:t>
        </w:r>
        <w:r w:rsidR="00805EFD" w:rsidRPr="00831C2A">
          <w:rPr>
            <w:rFonts w:ascii="Times New Roman" w:hAnsi="Times New Roman"/>
            <w:i/>
            <w:iCs/>
            <w:noProof/>
            <w:webHidden/>
            <w:color w:val="000000" w:themeColor="text1"/>
            <w:sz w:val="24"/>
            <w:szCs w:val="24"/>
          </w:rPr>
          <w:fldChar w:fldCharType="end"/>
        </w:r>
      </w:hyperlink>
    </w:p>
    <w:p w14:paraId="3736F6BB" w14:textId="77777777" w:rsidR="00805EFD" w:rsidRPr="00831C2A" w:rsidRDefault="002E5F2A" w:rsidP="00805EFD">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50608" w:history="1">
        <w:r w:rsidR="00805EFD" w:rsidRPr="00831C2A">
          <w:rPr>
            <w:rStyle w:val="Hyperlink"/>
            <w:rFonts w:ascii="Times New Roman" w:hAnsi="Times New Roman"/>
            <w:i/>
            <w:iCs/>
            <w:noProof/>
            <w:color w:val="000000" w:themeColor="text1"/>
            <w:sz w:val="24"/>
            <w:szCs w:val="24"/>
          </w:rPr>
          <w:t>Table 11: Juvenile anguillid eels of A. mossambica across sampling site characteristics</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_Toc125750608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47</w:t>
        </w:r>
        <w:r w:rsidR="00805EFD" w:rsidRPr="00831C2A">
          <w:rPr>
            <w:rFonts w:ascii="Times New Roman" w:hAnsi="Times New Roman"/>
            <w:i/>
            <w:iCs/>
            <w:noProof/>
            <w:webHidden/>
            <w:color w:val="000000" w:themeColor="text1"/>
            <w:sz w:val="24"/>
            <w:szCs w:val="24"/>
          </w:rPr>
          <w:fldChar w:fldCharType="end"/>
        </w:r>
      </w:hyperlink>
    </w:p>
    <w:p w14:paraId="52A438AD" w14:textId="77777777" w:rsidR="00805EFD" w:rsidRPr="00831C2A" w:rsidRDefault="002E5F2A" w:rsidP="00805EFD">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50609" w:history="1">
        <w:r w:rsidR="00805EFD" w:rsidRPr="00831C2A">
          <w:rPr>
            <w:rStyle w:val="Hyperlink"/>
            <w:rFonts w:ascii="Times New Roman" w:hAnsi="Times New Roman"/>
            <w:i/>
            <w:iCs/>
            <w:noProof/>
            <w:color w:val="000000" w:themeColor="text1"/>
            <w:sz w:val="24"/>
            <w:szCs w:val="24"/>
          </w:rPr>
          <w:t>Table 12: Juvenile anguillid eels of A. bengalensis across sampling site characteristic</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_Toc125750609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48</w:t>
        </w:r>
        <w:r w:rsidR="00805EFD" w:rsidRPr="00831C2A">
          <w:rPr>
            <w:rFonts w:ascii="Times New Roman" w:hAnsi="Times New Roman"/>
            <w:i/>
            <w:iCs/>
            <w:noProof/>
            <w:webHidden/>
            <w:color w:val="000000" w:themeColor="text1"/>
            <w:sz w:val="24"/>
            <w:szCs w:val="24"/>
          </w:rPr>
          <w:fldChar w:fldCharType="end"/>
        </w:r>
      </w:hyperlink>
    </w:p>
    <w:p w14:paraId="011F2F66" w14:textId="77777777" w:rsidR="00805EFD" w:rsidRPr="00831C2A" w:rsidRDefault="002E5F2A" w:rsidP="00805EFD">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50610" w:history="1">
        <w:r w:rsidR="00805EFD" w:rsidRPr="00831C2A">
          <w:rPr>
            <w:rStyle w:val="Hyperlink"/>
            <w:rFonts w:ascii="Times New Roman" w:hAnsi="Times New Roman"/>
            <w:i/>
            <w:iCs/>
            <w:noProof/>
            <w:color w:val="000000" w:themeColor="text1"/>
            <w:sz w:val="24"/>
            <w:szCs w:val="24"/>
            <w:lang w:val="en-US" w:eastAsia="en-US"/>
          </w:rPr>
          <w:t>Table 13: Physiochemical parameters across habitats</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_Toc125750610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49</w:t>
        </w:r>
        <w:r w:rsidR="00805EFD" w:rsidRPr="00831C2A">
          <w:rPr>
            <w:rFonts w:ascii="Times New Roman" w:hAnsi="Times New Roman"/>
            <w:i/>
            <w:iCs/>
            <w:noProof/>
            <w:webHidden/>
            <w:color w:val="000000" w:themeColor="text1"/>
            <w:sz w:val="24"/>
            <w:szCs w:val="24"/>
          </w:rPr>
          <w:fldChar w:fldCharType="end"/>
        </w:r>
      </w:hyperlink>
    </w:p>
    <w:p w14:paraId="246A1AC6" w14:textId="77777777" w:rsidR="00805EFD" w:rsidRPr="00831C2A" w:rsidRDefault="002E5F2A" w:rsidP="00805EFD">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50611" w:history="1">
        <w:r w:rsidR="00805EFD" w:rsidRPr="00831C2A">
          <w:rPr>
            <w:rStyle w:val="Hyperlink"/>
            <w:rFonts w:ascii="Times New Roman" w:hAnsi="Times New Roman"/>
            <w:i/>
            <w:iCs/>
            <w:noProof/>
            <w:color w:val="000000" w:themeColor="text1"/>
            <w:sz w:val="24"/>
            <w:szCs w:val="24"/>
          </w:rPr>
          <w:t>Table 14: Physiochemical parameters across species</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_Toc125750611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50</w:t>
        </w:r>
        <w:r w:rsidR="00805EFD" w:rsidRPr="00831C2A">
          <w:rPr>
            <w:rFonts w:ascii="Times New Roman" w:hAnsi="Times New Roman"/>
            <w:i/>
            <w:iCs/>
            <w:noProof/>
            <w:webHidden/>
            <w:color w:val="000000" w:themeColor="text1"/>
            <w:sz w:val="24"/>
            <w:szCs w:val="24"/>
          </w:rPr>
          <w:fldChar w:fldCharType="end"/>
        </w:r>
      </w:hyperlink>
    </w:p>
    <w:p w14:paraId="1591D2AF" w14:textId="77777777" w:rsidR="00805EFD" w:rsidRPr="00831C2A" w:rsidRDefault="002E5F2A" w:rsidP="00805EFD">
      <w:pPr>
        <w:pStyle w:val="TableofFigures"/>
        <w:tabs>
          <w:tab w:val="right" w:leader="dot" w:pos="9350"/>
        </w:tabs>
        <w:spacing w:line="480" w:lineRule="auto"/>
        <w:rPr>
          <w:rFonts w:ascii="Times New Roman" w:eastAsiaTheme="minorEastAsia" w:hAnsi="Times New Roman"/>
          <w:noProof/>
          <w:color w:val="000000" w:themeColor="text1"/>
          <w:sz w:val="24"/>
          <w:szCs w:val="24"/>
          <w:lang w:val="en-US" w:eastAsia="en-US"/>
        </w:rPr>
      </w:pPr>
      <w:hyperlink w:anchor="_Toc125750612" w:history="1">
        <w:r w:rsidR="00805EFD" w:rsidRPr="00831C2A">
          <w:rPr>
            <w:rStyle w:val="Hyperlink"/>
            <w:rFonts w:ascii="Times New Roman" w:hAnsi="Times New Roman"/>
            <w:i/>
            <w:iCs/>
            <w:noProof/>
            <w:color w:val="000000" w:themeColor="text1"/>
            <w:sz w:val="24"/>
            <w:szCs w:val="24"/>
          </w:rPr>
          <w:t>Table 15: Juveniles catch per trap per day</w:t>
        </w:r>
        <w:r w:rsidR="00805EFD" w:rsidRPr="00831C2A">
          <w:rPr>
            <w:rFonts w:ascii="Times New Roman" w:hAnsi="Times New Roman"/>
            <w:i/>
            <w:iCs/>
            <w:noProof/>
            <w:webHidden/>
            <w:color w:val="000000" w:themeColor="text1"/>
            <w:sz w:val="24"/>
            <w:szCs w:val="24"/>
          </w:rPr>
          <w:tab/>
        </w:r>
        <w:r w:rsidR="00805EFD" w:rsidRPr="00831C2A">
          <w:rPr>
            <w:rFonts w:ascii="Times New Roman" w:hAnsi="Times New Roman"/>
            <w:i/>
            <w:iCs/>
            <w:noProof/>
            <w:webHidden/>
            <w:color w:val="000000" w:themeColor="text1"/>
            <w:sz w:val="24"/>
            <w:szCs w:val="24"/>
          </w:rPr>
          <w:fldChar w:fldCharType="begin"/>
        </w:r>
        <w:r w:rsidR="00805EFD" w:rsidRPr="00831C2A">
          <w:rPr>
            <w:rFonts w:ascii="Times New Roman" w:hAnsi="Times New Roman"/>
            <w:i/>
            <w:iCs/>
            <w:noProof/>
            <w:webHidden/>
            <w:color w:val="000000" w:themeColor="text1"/>
            <w:sz w:val="24"/>
            <w:szCs w:val="24"/>
          </w:rPr>
          <w:instrText xml:space="preserve"> PAGEREF _Toc125750612 \h </w:instrText>
        </w:r>
        <w:r w:rsidR="00805EFD" w:rsidRPr="00831C2A">
          <w:rPr>
            <w:rFonts w:ascii="Times New Roman" w:hAnsi="Times New Roman"/>
            <w:i/>
            <w:iCs/>
            <w:noProof/>
            <w:webHidden/>
            <w:color w:val="000000" w:themeColor="text1"/>
            <w:sz w:val="24"/>
            <w:szCs w:val="24"/>
          </w:rPr>
        </w:r>
        <w:r w:rsidR="00805EFD" w:rsidRPr="00831C2A">
          <w:rPr>
            <w:rFonts w:ascii="Times New Roman" w:hAnsi="Times New Roman"/>
            <w:i/>
            <w:iCs/>
            <w:noProof/>
            <w:webHidden/>
            <w:color w:val="000000" w:themeColor="text1"/>
            <w:sz w:val="24"/>
            <w:szCs w:val="24"/>
          </w:rPr>
          <w:fldChar w:fldCharType="separate"/>
        </w:r>
        <w:r w:rsidR="00805EFD" w:rsidRPr="00831C2A">
          <w:rPr>
            <w:rFonts w:ascii="Times New Roman" w:hAnsi="Times New Roman"/>
            <w:i/>
            <w:iCs/>
            <w:noProof/>
            <w:webHidden/>
            <w:color w:val="000000" w:themeColor="text1"/>
            <w:sz w:val="24"/>
            <w:szCs w:val="24"/>
          </w:rPr>
          <w:t>50</w:t>
        </w:r>
        <w:r w:rsidR="00805EFD" w:rsidRPr="00831C2A">
          <w:rPr>
            <w:rFonts w:ascii="Times New Roman" w:hAnsi="Times New Roman"/>
            <w:i/>
            <w:iCs/>
            <w:noProof/>
            <w:webHidden/>
            <w:color w:val="000000" w:themeColor="text1"/>
            <w:sz w:val="24"/>
            <w:szCs w:val="24"/>
          </w:rPr>
          <w:fldChar w:fldCharType="end"/>
        </w:r>
      </w:hyperlink>
    </w:p>
    <w:p w14:paraId="171ABED8" w14:textId="4B7D3DA7" w:rsidR="000559C8" w:rsidRDefault="00805EFD" w:rsidP="00805EFD">
      <w:pPr>
        <w:spacing w:after="160" w:line="259" w:lineRule="auto"/>
        <w:rPr>
          <w:rFonts w:ascii="Times New Roman" w:hAnsi="Times New Roman"/>
          <w:sz w:val="24"/>
          <w:szCs w:val="24"/>
        </w:rPr>
      </w:pPr>
      <w:r>
        <w:rPr>
          <w:rFonts w:ascii="Times New Roman" w:hAnsi="Times New Roman"/>
          <w:sz w:val="24"/>
          <w:szCs w:val="24"/>
        </w:rPr>
        <w:br w:type="page"/>
      </w:r>
    </w:p>
    <w:p w14:paraId="40C7337E" w14:textId="6DFC3354" w:rsidR="000559C8" w:rsidRDefault="000559C8" w:rsidP="000559C8">
      <w:pPr>
        <w:spacing w:line="480" w:lineRule="auto"/>
        <w:rPr>
          <w:rFonts w:ascii="Times New Roman" w:hAnsi="Times New Roman"/>
          <w:b/>
          <w:bCs/>
          <w:sz w:val="24"/>
          <w:szCs w:val="24"/>
        </w:rPr>
      </w:pPr>
      <w:r w:rsidRPr="00805EFD">
        <w:rPr>
          <w:rFonts w:ascii="Times New Roman" w:hAnsi="Times New Roman"/>
          <w:b/>
          <w:bCs/>
          <w:sz w:val="24"/>
          <w:szCs w:val="24"/>
        </w:rPr>
        <w:lastRenderedPageBreak/>
        <w:t>LIST OF FIGURES</w:t>
      </w:r>
    </w:p>
    <w:p w14:paraId="7F22090D" w14:textId="77777777" w:rsidR="00994B81" w:rsidRPr="00831C2A" w:rsidRDefault="002E5F2A" w:rsidP="00994B81">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87267" w:history="1">
        <w:r w:rsidR="00994B81" w:rsidRPr="00831C2A">
          <w:rPr>
            <w:rStyle w:val="Hyperlink"/>
            <w:rFonts w:ascii="Times New Roman" w:hAnsi="Times New Roman"/>
            <w:i/>
            <w:iCs/>
            <w:noProof/>
            <w:color w:val="000000" w:themeColor="text1"/>
            <w:sz w:val="24"/>
            <w:szCs w:val="24"/>
          </w:rPr>
          <w:t xml:space="preserve">Figure 1: Life cycle of anguillid eels (source </w:t>
        </w:r>
        <w:r w:rsidR="00994B81" w:rsidRPr="00831C2A">
          <w:rPr>
            <w:rStyle w:val="Hyperlink"/>
            <w:rFonts w:ascii="Times New Roman" w:hAnsi="Times New Roman"/>
            <w:i/>
            <w:iCs/>
            <w:noProof/>
            <w:color w:val="000000" w:themeColor="text1"/>
            <w:sz w:val="24"/>
            <w:szCs w:val="24"/>
            <w:shd w:val="clear" w:color="auto" w:fill="FFFFFF"/>
          </w:rPr>
          <w:t>Cresci et al.,2019</w:t>
        </w:r>
        <w:r w:rsidR="00994B81" w:rsidRPr="00831C2A">
          <w:rPr>
            <w:rStyle w:val="Hyperlink"/>
            <w:rFonts w:ascii="Times New Roman" w:hAnsi="Times New Roman"/>
            <w:i/>
            <w:iCs/>
            <w:noProof/>
            <w:color w:val="000000" w:themeColor="text1"/>
            <w:sz w:val="24"/>
            <w:szCs w:val="24"/>
          </w:rPr>
          <w:t>)</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_Toc125787267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18</w:t>
        </w:r>
        <w:r w:rsidR="00994B81" w:rsidRPr="00831C2A">
          <w:rPr>
            <w:rFonts w:ascii="Times New Roman" w:hAnsi="Times New Roman"/>
            <w:i/>
            <w:iCs/>
            <w:noProof/>
            <w:webHidden/>
            <w:color w:val="000000" w:themeColor="text1"/>
            <w:sz w:val="24"/>
            <w:szCs w:val="24"/>
          </w:rPr>
          <w:fldChar w:fldCharType="end"/>
        </w:r>
      </w:hyperlink>
    </w:p>
    <w:p w14:paraId="3D08D31D" w14:textId="4A8C1658" w:rsidR="00994B81" w:rsidRPr="00831C2A" w:rsidRDefault="002E5F2A" w:rsidP="00994B81">
      <w:pPr>
        <w:pStyle w:val="TableofFigures"/>
        <w:tabs>
          <w:tab w:val="right" w:leader="dot" w:pos="9350"/>
        </w:tabs>
        <w:spacing w:line="480" w:lineRule="auto"/>
        <w:rPr>
          <w:color w:val="000000" w:themeColor="text1"/>
        </w:rPr>
      </w:pPr>
      <w:hyperlink w:anchor="_Toc125787268" w:history="1">
        <w:r w:rsidR="00994B81" w:rsidRPr="00831C2A">
          <w:rPr>
            <w:rStyle w:val="Hyperlink"/>
            <w:rFonts w:ascii="Times New Roman" w:hAnsi="Times New Roman"/>
            <w:i/>
            <w:iCs/>
            <w:noProof/>
            <w:color w:val="000000" w:themeColor="text1"/>
            <w:sz w:val="24"/>
            <w:szCs w:val="24"/>
          </w:rPr>
          <w:t>Figure 2: Picture of the Sabaki Estuary</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_Toc125787268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26</w:t>
        </w:r>
        <w:r w:rsidR="00994B81" w:rsidRPr="00831C2A">
          <w:rPr>
            <w:rFonts w:ascii="Times New Roman" w:hAnsi="Times New Roman"/>
            <w:i/>
            <w:iCs/>
            <w:noProof/>
            <w:webHidden/>
            <w:color w:val="000000" w:themeColor="text1"/>
            <w:sz w:val="24"/>
            <w:szCs w:val="24"/>
          </w:rPr>
          <w:fldChar w:fldCharType="end"/>
        </w:r>
      </w:hyperlink>
    </w:p>
    <w:p w14:paraId="6137F2EB" w14:textId="7B4209E7" w:rsidR="00994B81" w:rsidRPr="00831C2A" w:rsidRDefault="00994B81" w:rsidP="00994B81">
      <w:pPr>
        <w:rPr>
          <w:rFonts w:eastAsiaTheme="minorEastAsia"/>
          <w:color w:val="000000" w:themeColor="text1"/>
        </w:rPr>
      </w:pPr>
      <w:r w:rsidRPr="00831C2A">
        <w:rPr>
          <w:rFonts w:ascii="Times New Roman" w:hAnsi="Times New Roman"/>
          <w:i/>
          <w:iCs/>
          <w:color w:val="000000" w:themeColor="text1"/>
          <w:sz w:val="24"/>
          <w:szCs w:val="24"/>
        </w:rPr>
        <w:t>Figure 3:</w:t>
      </w:r>
      <w:r w:rsidRPr="00831C2A">
        <w:rPr>
          <w:color w:val="000000" w:themeColor="text1"/>
        </w:rPr>
        <w:t xml:space="preserve"> </w:t>
      </w:r>
      <w:r w:rsidRPr="00831C2A">
        <w:rPr>
          <w:rFonts w:ascii="Times New Roman" w:hAnsi="Times New Roman"/>
          <w:i/>
          <w:iCs/>
          <w:color w:val="000000" w:themeColor="text1"/>
          <w:sz w:val="24"/>
          <w:szCs w:val="24"/>
        </w:rPr>
        <w:t>Sampling stations marked in red along the Sabaki Estuary ..……………………………30</w:t>
      </w:r>
      <w:r w:rsidRPr="00831C2A">
        <w:rPr>
          <w:rFonts w:ascii="Times New Roman" w:hAnsi="Times New Roman"/>
          <w:i/>
          <w:iCs/>
          <w:webHidden/>
          <w:color w:val="000000" w:themeColor="text1"/>
          <w:sz w:val="24"/>
          <w:szCs w:val="24"/>
        </w:rPr>
        <w:tab/>
      </w:r>
    </w:p>
    <w:p w14:paraId="52835E6D" w14:textId="77777777" w:rsidR="00994B81" w:rsidRPr="00831C2A" w:rsidRDefault="002E5F2A" w:rsidP="00994B81">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87269" w:history="1">
        <w:r w:rsidR="00994B81" w:rsidRPr="00831C2A">
          <w:rPr>
            <w:rStyle w:val="Hyperlink"/>
            <w:rFonts w:ascii="Times New Roman" w:hAnsi="Times New Roman"/>
            <w:i/>
            <w:iCs/>
            <w:noProof/>
            <w:color w:val="000000" w:themeColor="text1"/>
            <w:sz w:val="24"/>
            <w:szCs w:val="24"/>
          </w:rPr>
          <w:t>Figure 4: Glass eel fyke net anchored along the bank of the Sabaki Estuary facing seaward</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_Toc125787269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31</w:t>
        </w:r>
        <w:r w:rsidR="00994B81" w:rsidRPr="00831C2A">
          <w:rPr>
            <w:rFonts w:ascii="Times New Roman" w:hAnsi="Times New Roman"/>
            <w:i/>
            <w:iCs/>
            <w:noProof/>
            <w:webHidden/>
            <w:color w:val="000000" w:themeColor="text1"/>
            <w:sz w:val="24"/>
            <w:szCs w:val="24"/>
          </w:rPr>
          <w:fldChar w:fldCharType="end"/>
        </w:r>
      </w:hyperlink>
    </w:p>
    <w:p w14:paraId="14CA5511" w14:textId="77777777" w:rsidR="00994B81" w:rsidRPr="00831C2A" w:rsidRDefault="002E5F2A" w:rsidP="00994B81">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87270" w:history="1">
        <w:r w:rsidR="00994B81" w:rsidRPr="00831C2A">
          <w:rPr>
            <w:rStyle w:val="Hyperlink"/>
            <w:rFonts w:ascii="Times New Roman" w:hAnsi="Times New Roman"/>
            <w:i/>
            <w:iCs/>
            <w:noProof/>
            <w:color w:val="000000" w:themeColor="text1"/>
            <w:sz w:val="24"/>
            <w:szCs w:val="24"/>
          </w:rPr>
          <w:t>Figure 5: Measuring physiochemical parameter next to an anchored glass eel fyke net.</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_Toc125787270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33</w:t>
        </w:r>
        <w:r w:rsidR="00994B81" w:rsidRPr="00831C2A">
          <w:rPr>
            <w:rFonts w:ascii="Times New Roman" w:hAnsi="Times New Roman"/>
            <w:i/>
            <w:iCs/>
            <w:noProof/>
            <w:webHidden/>
            <w:color w:val="000000" w:themeColor="text1"/>
            <w:sz w:val="24"/>
            <w:szCs w:val="24"/>
          </w:rPr>
          <w:fldChar w:fldCharType="end"/>
        </w:r>
      </w:hyperlink>
    </w:p>
    <w:p w14:paraId="312E1C02" w14:textId="77777777" w:rsidR="00994B81" w:rsidRPr="00831C2A" w:rsidRDefault="002E5F2A" w:rsidP="00994B81">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87271" w:history="1">
        <w:r w:rsidR="00994B81" w:rsidRPr="00831C2A">
          <w:rPr>
            <w:rStyle w:val="Hyperlink"/>
            <w:rFonts w:ascii="Times New Roman" w:hAnsi="Times New Roman"/>
            <w:i/>
            <w:iCs/>
            <w:noProof/>
            <w:color w:val="000000" w:themeColor="text1"/>
            <w:sz w:val="24"/>
            <w:szCs w:val="24"/>
          </w:rPr>
          <w:t>Figure 6: Picture displaying a glass eel, previously preserved in ethanol</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_Toc125787271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38</w:t>
        </w:r>
        <w:r w:rsidR="00994B81" w:rsidRPr="00831C2A">
          <w:rPr>
            <w:rFonts w:ascii="Times New Roman" w:hAnsi="Times New Roman"/>
            <w:i/>
            <w:iCs/>
            <w:noProof/>
            <w:webHidden/>
            <w:color w:val="000000" w:themeColor="text1"/>
            <w:sz w:val="24"/>
            <w:szCs w:val="24"/>
          </w:rPr>
          <w:fldChar w:fldCharType="end"/>
        </w:r>
      </w:hyperlink>
    </w:p>
    <w:p w14:paraId="50F5405B" w14:textId="77777777" w:rsidR="00994B81" w:rsidRPr="00831C2A" w:rsidRDefault="002E5F2A" w:rsidP="00994B81">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87272" w:history="1">
        <w:r w:rsidR="00994B81" w:rsidRPr="00831C2A">
          <w:rPr>
            <w:rStyle w:val="Hyperlink"/>
            <w:rFonts w:ascii="Times New Roman" w:hAnsi="Times New Roman"/>
            <w:i/>
            <w:iCs/>
            <w:noProof/>
            <w:color w:val="000000" w:themeColor="text1"/>
            <w:sz w:val="24"/>
            <w:szCs w:val="24"/>
          </w:rPr>
          <w:t>Figure 7: Picture displaying an elver occurring in Sabaki Estuary</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_Toc125787272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39</w:t>
        </w:r>
        <w:r w:rsidR="00994B81" w:rsidRPr="00831C2A">
          <w:rPr>
            <w:rFonts w:ascii="Times New Roman" w:hAnsi="Times New Roman"/>
            <w:i/>
            <w:iCs/>
            <w:noProof/>
            <w:webHidden/>
            <w:color w:val="000000" w:themeColor="text1"/>
            <w:sz w:val="24"/>
            <w:szCs w:val="24"/>
          </w:rPr>
          <w:fldChar w:fldCharType="end"/>
        </w:r>
      </w:hyperlink>
    </w:p>
    <w:p w14:paraId="6BB2D5C5" w14:textId="77777777" w:rsidR="00994B81" w:rsidRPr="00831C2A" w:rsidRDefault="002E5F2A" w:rsidP="00994B81">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87273" w:history="1">
        <w:r w:rsidR="00994B81" w:rsidRPr="00831C2A">
          <w:rPr>
            <w:rStyle w:val="Hyperlink"/>
            <w:rFonts w:ascii="Times New Roman" w:hAnsi="Times New Roman"/>
            <w:i/>
            <w:iCs/>
            <w:noProof/>
            <w:color w:val="000000" w:themeColor="text1"/>
            <w:sz w:val="24"/>
            <w:szCs w:val="24"/>
          </w:rPr>
          <w:t>Figure 8: Tail pigmentation of A. bengalensis glass eel</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_Toc125787273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40</w:t>
        </w:r>
        <w:r w:rsidR="00994B81" w:rsidRPr="00831C2A">
          <w:rPr>
            <w:rFonts w:ascii="Times New Roman" w:hAnsi="Times New Roman"/>
            <w:i/>
            <w:iCs/>
            <w:noProof/>
            <w:webHidden/>
            <w:color w:val="000000" w:themeColor="text1"/>
            <w:sz w:val="24"/>
            <w:szCs w:val="24"/>
          </w:rPr>
          <w:fldChar w:fldCharType="end"/>
        </w:r>
      </w:hyperlink>
    </w:p>
    <w:p w14:paraId="46BFEA4A" w14:textId="77777777" w:rsidR="00994B81" w:rsidRPr="00831C2A" w:rsidRDefault="002E5F2A" w:rsidP="00994B81">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87274" w:history="1">
        <w:r w:rsidR="00994B81" w:rsidRPr="00831C2A">
          <w:rPr>
            <w:rStyle w:val="Hyperlink"/>
            <w:rFonts w:ascii="Times New Roman" w:hAnsi="Times New Roman"/>
            <w:i/>
            <w:iCs/>
            <w:noProof/>
            <w:color w:val="000000" w:themeColor="text1"/>
            <w:sz w:val="24"/>
            <w:szCs w:val="24"/>
          </w:rPr>
          <w:t>Figure 9: Tail pigmentation of A. mossambica glass eel</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_Toc125787274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41</w:t>
        </w:r>
        <w:r w:rsidR="00994B81" w:rsidRPr="00831C2A">
          <w:rPr>
            <w:rFonts w:ascii="Times New Roman" w:hAnsi="Times New Roman"/>
            <w:i/>
            <w:iCs/>
            <w:noProof/>
            <w:webHidden/>
            <w:color w:val="000000" w:themeColor="text1"/>
            <w:sz w:val="24"/>
            <w:szCs w:val="24"/>
          </w:rPr>
          <w:fldChar w:fldCharType="end"/>
        </w:r>
      </w:hyperlink>
    </w:p>
    <w:p w14:paraId="4B8BFF4F" w14:textId="77777777" w:rsidR="00994B81" w:rsidRPr="00831C2A" w:rsidRDefault="002E5F2A" w:rsidP="00994B81">
      <w:pPr>
        <w:pStyle w:val="TableofFigures"/>
        <w:tabs>
          <w:tab w:val="right" w:leader="dot" w:pos="9350"/>
        </w:tabs>
        <w:spacing w:line="480" w:lineRule="auto"/>
        <w:rPr>
          <w:rFonts w:ascii="Times New Roman" w:eastAsiaTheme="minorEastAsia" w:hAnsi="Times New Roman"/>
          <w:i/>
          <w:iCs/>
          <w:noProof/>
          <w:color w:val="000000" w:themeColor="text1"/>
          <w:sz w:val="24"/>
          <w:szCs w:val="24"/>
          <w:lang w:val="en-US" w:eastAsia="en-US"/>
        </w:rPr>
      </w:pPr>
      <w:hyperlink w:anchor="_Toc125787275" w:history="1">
        <w:r w:rsidR="00994B81" w:rsidRPr="00831C2A">
          <w:rPr>
            <w:rStyle w:val="Hyperlink"/>
            <w:rFonts w:ascii="Times New Roman" w:hAnsi="Times New Roman"/>
            <w:i/>
            <w:iCs/>
            <w:noProof/>
            <w:color w:val="000000" w:themeColor="text1"/>
            <w:sz w:val="24"/>
            <w:szCs w:val="24"/>
          </w:rPr>
          <w:t>Figure 10: Tail pigmentation of A. marmorata glass eel</w:t>
        </w:r>
        <w:r w:rsidR="00994B81" w:rsidRPr="00831C2A">
          <w:rPr>
            <w:rFonts w:ascii="Times New Roman" w:hAnsi="Times New Roman"/>
            <w:i/>
            <w:iCs/>
            <w:noProof/>
            <w:webHidden/>
            <w:color w:val="000000" w:themeColor="text1"/>
            <w:sz w:val="24"/>
            <w:szCs w:val="24"/>
          </w:rPr>
          <w:tab/>
        </w:r>
        <w:r w:rsidR="00994B81" w:rsidRPr="00831C2A">
          <w:rPr>
            <w:rFonts w:ascii="Times New Roman" w:hAnsi="Times New Roman"/>
            <w:i/>
            <w:iCs/>
            <w:noProof/>
            <w:webHidden/>
            <w:color w:val="000000" w:themeColor="text1"/>
            <w:sz w:val="24"/>
            <w:szCs w:val="24"/>
          </w:rPr>
          <w:fldChar w:fldCharType="begin"/>
        </w:r>
        <w:r w:rsidR="00994B81" w:rsidRPr="00831C2A">
          <w:rPr>
            <w:rFonts w:ascii="Times New Roman" w:hAnsi="Times New Roman"/>
            <w:i/>
            <w:iCs/>
            <w:noProof/>
            <w:webHidden/>
            <w:color w:val="000000" w:themeColor="text1"/>
            <w:sz w:val="24"/>
            <w:szCs w:val="24"/>
          </w:rPr>
          <w:instrText xml:space="preserve"> PAGEREF _Toc125787275 \h </w:instrText>
        </w:r>
        <w:r w:rsidR="00994B81" w:rsidRPr="00831C2A">
          <w:rPr>
            <w:rFonts w:ascii="Times New Roman" w:hAnsi="Times New Roman"/>
            <w:i/>
            <w:iCs/>
            <w:noProof/>
            <w:webHidden/>
            <w:color w:val="000000" w:themeColor="text1"/>
            <w:sz w:val="24"/>
            <w:szCs w:val="24"/>
          </w:rPr>
        </w:r>
        <w:r w:rsidR="00994B81" w:rsidRPr="00831C2A">
          <w:rPr>
            <w:rFonts w:ascii="Times New Roman" w:hAnsi="Times New Roman"/>
            <w:i/>
            <w:iCs/>
            <w:noProof/>
            <w:webHidden/>
            <w:color w:val="000000" w:themeColor="text1"/>
            <w:sz w:val="24"/>
            <w:szCs w:val="24"/>
          </w:rPr>
          <w:fldChar w:fldCharType="separate"/>
        </w:r>
        <w:r w:rsidR="00994B81" w:rsidRPr="00831C2A">
          <w:rPr>
            <w:rFonts w:ascii="Times New Roman" w:hAnsi="Times New Roman"/>
            <w:i/>
            <w:iCs/>
            <w:noProof/>
            <w:webHidden/>
            <w:color w:val="000000" w:themeColor="text1"/>
            <w:sz w:val="24"/>
            <w:szCs w:val="24"/>
          </w:rPr>
          <w:t>41</w:t>
        </w:r>
        <w:r w:rsidR="00994B81" w:rsidRPr="00831C2A">
          <w:rPr>
            <w:rFonts w:ascii="Times New Roman" w:hAnsi="Times New Roman"/>
            <w:i/>
            <w:iCs/>
            <w:noProof/>
            <w:webHidden/>
            <w:color w:val="000000" w:themeColor="text1"/>
            <w:sz w:val="24"/>
            <w:szCs w:val="24"/>
          </w:rPr>
          <w:fldChar w:fldCharType="end"/>
        </w:r>
      </w:hyperlink>
    </w:p>
    <w:p w14:paraId="67968CE7" w14:textId="2132FDDB" w:rsidR="000559C8" w:rsidRDefault="00E43E22" w:rsidP="00E43E22">
      <w:pPr>
        <w:spacing w:after="160" w:line="259" w:lineRule="auto"/>
        <w:rPr>
          <w:rFonts w:ascii="Times New Roman" w:hAnsi="Times New Roman"/>
          <w:sz w:val="24"/>
          <w:szCs w:val="24"/>
        </w:rPr>
      </w:pPr>
      <w:r>
        <w:rPr>
          <w:rFonts w:ascii="Times New Roman" w:hAnsi="Times New Roman"/>
          <w:sz w:val="24"/>
          <w:szCs w:val="24"/>
        </w:rPr>
        <w:br w:type="page"/>
      </w:r>
    </w:p>
    <w:p w14:paraId="5C380F1D" w14:textId="6DA8AF7D" w:rsidR="000559C8" w:rsidRDefault="000559C8" w:rsidP="000559C8">
      <w:pPr>
        <w:spacing w:line="480" w:lineRule="auto"/>
        <w:rPr>
          <w:rFonts w:ascii="Times New Roman" w:hAnsi="Times New Roman"/>
          <w:sz w:val="24"/>
          <w:szCs w:val="24"/>
        </w:rPr>
      </w:pPr>
    </w:p>
    <w:p w14:paraId="03DD0F95" w14:textId="77777777" w:rsidR="000559C8" w:rsidRPr="004774AA" w:rsidRDefault="000559C8" w:rsidP="000559C8">
      <w:pPr>
        <w:widowControl w:val="0"/>
        <w:overflowPunct w:val="0"/>
        <w:autoSpaceDE w:val="0"/>
        <w:autoSpaceDN w:val="0"/>
        <w:adjustRightInd w:val="0"/>
        <w:spacing w:before="100" w:beforeAutospacing="1" w:after="0" w:line="480" w:lineRule="auto"/>
        <w:jc w:val="both"/>
        <w:rPr>
          <w:rFonts w:ascii="Times New Roman" w:hAnsi="Times New Roman"/>
          <w:sz w:val="24"/>
          <w:szCs w:val="24"/>
        </w:rPr>
      </w:pPr>
      <w:r w:rsidRPr="004774AA">
        <w:rPr>
          <w:rFonts w:ascii="Times New Roman" w:hAnsi="Times New Roman"/>
          <w:b/>
          <w:sz w:val="24"/>
          <w:szCs w:val="24"/>
        </w:rPr>
        <w:t>LIST OF ABBREVIATIONS AND ACRONYMS</w:t>
      </w:r>
    </w:p>
    <w:p w14:paraId="52AB883E" w14:textId="77777777" w:rsidR="000559C8" w:rsidRPr="004774AA" w:rsidRDefault="000559C8" w:rsidP="000559C8">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4774AA">
        <w:rPr>
          <w:rFonts w:ascii="Times New Roman" w:hAnsi="Times New Roman"/>
          <w:sz w:val="24"/>
          <w:szCs w:val="24"/>
        </w:rPr>
        <w:t>BMU        Beach Management Unit</w:t>
      </w:r>
    </w:p>
    <w:p w14:paraId="19968672" w14:textId="77777777" w:rsidR="000559C8" w:rsidRPr="004774AA" w:rsidRDefault="000559C8" w:rsidP="000559C8">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4774AA">
        <w:rPr>
          <w:rFonts w:ascii="Times New Roman" w:hAnsi="Times New Roman"/>
          <w:sz w:val="24"/>
          <w:szCs w:val="24"/>
        </w:rPr>
        <w:t>EACC</w:t>
      </w:r>
      <w:r w:rsidRPr="004774AA">
        <w:rPr>
          <w:rFonts w:ascii="Times New Roman" w:hAnsi="Times New Roman"/>
          <w:sz w:val="24"/>
          <w:szCs w:val="24"/>
        </w:rPr>
        <w:tab/>
        <w:t xml:space="preserve">     East African Coastal Current</w:t>
      </w:r>
    </w:p>
    <w:p w14:paraId="3EB087AD" w14:textId="77777777" w:rsidR="000559C8" w:rsidRPr="004774AA" w:rsidRDefault="000559C8" w:rsidP="000559C8">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4774AA">
        <w:rPr>
          <w:rFonts w:ascii="Times New Roman" w:hAnsi="Times New Roman"/>
          <w:sz w:val="24"/>
          <w:szCs w:val="24"/>
        </w:rPr>
        <w:t>ETT          Ebb Tidal Transport</w:t>
      </w:r>
    </w:p>
    <w:p w14:paraId="1551BD89" w14:textId="77777777" w:rsidR="000559C8" w:rsidRPr="004774AA" w:rsidRDefault="000559C8" w:rsidP="000559C8">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4774AA">
        <w:rPr>
          <w:rFonts w:ascii="Times New Roman" w:hAnsi="Times New Roman"/>
          <w:sz w:val="24"/>
          <w:szCs w:val="24"/>
        </w:rPr>
        <w:t>FTT          Flood Tide Transport</w:t>
      </w:r>
    </w:p>
    <w:p w14:paraId="7BE0E165" w14:textId="77777777" w:rsidR="000559C8" w:rsidRPr="004774AA" w:rsidRDefault="000559C8" w:rsidP="000559C8">
      <w:pPr>
        <w:tabs>
          <w:tab w:val="left" w:pos="720"/>
          <w:tab w:val="left" w:pos="1440"/>
          <w:tab w:val="left" w:pos="2160"/>
          <w:tab w:val="left" w:pos="2880"/>
          <w:tab w:val="left" w:pos="3600"/>
        </w:tabs>
        <w:spacing w:line="480" w:lineRule="auto"/>
        <w:jc w:val="both"/>
        <w:rPr>
          <w:rFonts w:ascii="Times New Roman" w:hAnsi="Times New Roman"/>
          <w:sz w:val="24"/>
          <w:szCs w:val="24"/>
        </w:rPr>
      </w:pPr>
      <w:r w:rsidRPr="004774AA">
        <w:rPr>
          <w:rFonts w:ascii="Times New Roman" w:hAnsi="Times New Roman"/>
          <w:sz w:val="24"/>
          <w:szCs w:val="24"/>
        </w:rPr>
        <w:t>GPS          Global Positioning System</w:t>
      </w:r>
    </w:p>
    <w:p w14:paraId="7D33DB78" w14:textId="77777777" w:rsidR="000559C8" w:rsidRPr="004774AA" w:rsidRDefault="000559C8" w:rsidP="000559C8">
      <w:pPr>
        <w:spacing w:line="480" w:lineRule="auto"/>
        <w:jc w:val="both"/>
        <w:rPr>
          <w:rFonts w:ascii="Times New Roman" w:hAnsi="Times New Roman"/>
          <w:sz w:val="24"/>
          <w:szCs w:val="24"/>
        </w:rPr>
      </w:pPr>
      <w:r w:rsidRPr="004774AA">
        <w:rPr>
          <w:rFonts w:ascii="Times New Roman" w:hAnsi="Times New Roman"/>
          <w:sz w:val="24"/>
          <w:szCs w:val="24"/>
        </w:rPr>
        <w:t>IUCN       International Union for Conservation of Nature</w:t>
      </w:r>
    </w:p>
    <w:p w14:paraId="49778D7E" w14:textId="77777777" w:rsidR="000559C8" w:rsidRPr="004774AA" w:rsidRDefault="000559C8" w:rsidP="000559C8">
      <w:pPr>
        <w:spacing w:line="480" w:lineRule="auto"/>
        <w:jc w:val="both"/>
        <w:rPr>
          <w:rFonts w:ascii="Times New Roman" w:hAnsi="Times New Roman"/>
          <w:sz w:val="24"/>
          <w:szCs w:val="24"/>
        </w:rPr>
      </w:pPr>
      <w:r w:rsidRPr="004774AA">
        <w:rPr>
          <w:rFonts w:ascii="Times New Roman" w:hAnsi="Times New Roman"/>
          <w:sz w:val="24"/>
          <w:szCs w:val="24"/>
        </w:rPr>
        <w:t>NEM        Northeast Monsoon</w:t>
      </w:r>
    </w:p>
    <w:p w14:paraId="0A7C0134" w14:textId="77777777" w:rsidR="000559C8" w:rsidRPr="004774AA" w:rsidRDefault="000559C8" w:rsidP="000559C8">
      <w:pPr>
        <w:spacing w:line="480" w:lineRule="auto"/>
        <w:jc w:val="both"/>
        <w:rPr>
          <w:rFonts w:ascii="Times New Roman" w:hAnsi="Times New Roman"/>
          <w:sz w:val="24"/>
          <w:szCs w:val="24"/>
        </w:rPr>
      </w:pPr>
      <w:r w:rsidRPr="004774AA">
        <w:rPr>
          <w:rFonts w:ascii="Times New Roman" w:hAnsi="Times New Roman"/>
          <w:sz w:val="24"/>
          <w:szCs w:val="24"/>
        </w:rPr>
        <w:t>SC            Somali Current</w:t>
      </w:r>
    </w:p>
    <w:p w14:paraId="5246E6FB" w14:textId="77777777" w:rsidR="000559C8" w:rsidRPr="004774AA" w:rsidRDefault="000559C8" w:rsidP="000559C8">
      <w:pPr>
        <w:spacing w:line="480" w:lineRule="auto"/>
        <w:jc w:val="both"/>
        <w:rPr>
          <w:rFonts w:ascii="Times New Roman" w:hAnsi="Times New Roman"/>
          <w:sz w:val="24"/>
          <w:szCs w:val="24"/>
        </w:rPr>
      </w:pPr>
      <w:r w:rsidRPr="004774AA">
        <w:rPr>
          <w:rFonts w:ascii="Times New Roman" w:hAnsi="Times New Roman"/>
          <w:sz w:val="24"/>
          <w:szCs w:val="24"/>
        </w:rPr>
        <w:t>SEC          South Equatorial Current</w:t>
      </w:r>
    </w:p>
    <w:p w14:paraId="051802C7" w14:textId="77777777" w:rsidR="000559C8" w:rsidRPr="004774AA" w:rsidRDefault="000559C8" w:rsidP="000559C8">
      <w:pPr>
        <w:spacing w:line="480" w:lineRule="auto"/>
        <w:jc w:val="both"/>
        <w:rPr>
          <w:rFonts w:ascii="Times New Roman" w:hAnsi="Times New Roman"/>
          <w:sz w:val="24"/>
          <w:szCs w:val="24"/>
        </w:rPr>
      </w:pPr>
      <w:r w:rsidRPr="004774AA">
        <w:rPr>
          <w:rFonts w:ascii="Times New Roman" w:hAnsi="Times New Roman"/>
          <w:sz w:val="24"/>
          <w:szCs w:val="24"/>
        </w:rPr>
        <w:t>SEM         Southeast Monsoon</w:t>
      </w:r>
    </w:p>
    <w:p w14:paraId="052F4CBC" w14:textId="77777777" w:rsidR="000559C8" w:rsidRPr="004774AA" w:rsidRDefault="000559C8" w:rsidP="000559C8">
      <w:pPr>
        <w:tabs>
          <w:tab w:val="left" w:pos="720"/>
          <w:tab w:val="left" w:pos="1440"/>
          <w:tab w:val="left" w:pos="2160"/>
          <w:tab w:val="left" w:pos="2880"/>
          <w:tab w:val="left" w:pos="3600"/>
          <w:tab w:val="center" w:pos="4680"/>
        </w:tabs>
        <w:spacing w:line="480" w:lineRule="auto"/>
        <w:jc w:val="both"/>
        <w:rPr>
          <w:rFonts w:ascii="Times New Roman" w:hAnsi="Times New Roman"/>
          <w:sz w:val="24"/>
          <w:szCs w:val="24"/>
        </w:rPr>
      </w:pPr>
      <w:r w:rsidRPr="004774AA">
        <w:rPr>
          <w:rFonts w:ascii="Times New Roman" w:hAnsi="Times New Roman"/>
          <w:sz w:val="24"/>
          <w:szCs w:val="24"/>
        </w:rPr>
        <w:t>STST        Selective Tidal Stream Transport</w:t>
      </w:r>
    </w:p>
    <w:p w14:paraId="029F83DE" w14:textId="77777777" w:rsidR="000559C8" w:rsidRPr="004774AA" w:rsidRDefault="000559C8" w:rsidP="000559C8">
      <w:pPr>
        <w:spacing w:before="100" w:beforeAutospacing="1" w:line="480" w:lineRule="auto"/>
        <w:jc w:val="both"/>
        <w:rPr>
          <w:rFonts w:ascii="Times New Roman" w:hAnsi="Times New Roman"/>
          <w:sz w:val="24"/>
          <w:szCs w:val="24"/>
        </w:rPr>
      </w:pPr>
      <w:r w:rsidRPr="004774AA">
        <w:rPr>
          <w:rFonts w:ascii="Times New Roman" w:hAnsi="Times New Roman"/>
          <w:sz w:val="24"/>
          <w:szCs w:val="24"/>
        </w:rPr>
        <w:t>SWIO      South Western Indian Ocean</w:t>
      </w:r>
    </w:p>
    <w:p w14:paraId="3C929EA3" w14:textId="77777777" w:rsidR="000559C8" w:rsidRPr="001B0D14" w:rsidRDefault="000559C8" w:rsidP="000559C8">
      <w:pPr>
        <w:jc w:val="both"/>
        <w:rPr>
          <w:rFonts w:ascii="Times New Roman" w:hAnsi="Times New Roman"/>
          <w:bCs/>
          <w:sz w:val="24"/>
          <w:szCs w:val="24"/>
          <w:lang w:val="en-US" w:eastAsia="en-US"/>
        </w:rPr>
      </w:pPr>
      <w:r w:rsidRPr="001B0D14">
        <w:rPr>
          <w:rFonts w:ascii="Times New Roman" w:hAnsi="Times New Roman"/>
          <w:bCs/>
          <w:sz w:val="24"/>
          <w:szCs w:val="24"/>
          <w:lang w:val="en-US" w:eastAsia="en-US"/>
        </w:rPr>
        <w:t xml:space="preserve">WIO        Western Indian Ocean </w:t>
      </w:r>
    </w:p>
    <w:p w14:paraId="470CA1CB" w14:textId="62DF1786" w:rsidR="00D16481" w:rsidRDefault="00D16481">
      <w:pPr>
        <w:spacing w:after="160" w:line="259" w:lineRule="auto"/>
        <w:rPr>
          <w:rFonts w:ascii="Times New Roman" w:hAnsi="Times New Roman"/>
          <w:sz w:val="24"/>
          <w:szCs w:val="24"/>
        </w:rPr>
      </w:pPr>
      <w:r>
        <w:rPr>
          <w:rFonts w:ascii="Times New Roman" w:hAnsi="Times New Roman"/>
          <w:sz w:val="24"/>
          <w:szCs w:val="24"/>
        </w:rPr>
        <w:br w:type="page"/>
      </w:r>
    </w:p>
    <w:p w14:paraId="1DC63134" w14:textId="77777777" w:rsidR="008C618D" w:rsidRDefault="008C618D" w:rsidP="006E16C5">
      <w:pPr>
        <w:pStyle w:val="Title"/>
        <w:sectPr w:rsidR="008C618D" w:rsidSect="008C618D">
          <w:footerReference w:type="default" r:id="rId10"/>
          <w:pgSz w:w="12240" w:h="15840"/>
          <w:pgMar w:top="1440" w:right="1440" w:bottom="1440" w:left="1440" w:header="720" w:footer="720" w:gutter="0"/>
          <w:pgNumType w:fmt="lowerRoman" w:start="1"/>
          <w:cols w:space="720"/>
          <w:docGrid w:linePitch="360"/>
        </w:sectPr>
      </w:pPr>
    </w:p>
    <w:p w14:paraId="13D298B7" w14:textId="289BD4FB" w:rsidR="006E16C5" w:rsidRDefault="006E16C5" w:rsidP="006E16C5">
      <w:pPr>
        <w:pStyle w:val="Title"/>
      </w:pPr>
      <w:bookmarkStart w:id="8" w:name="_Toc125806943"/>
      <w:r>
        <w:lastRenderedPageBreak/>
        <w:t>CHAPTER ONE</w:t>
      </w:r>
      <w:bookmarkEnd w:id="8"/>
    </w:p>
    <w:p w14:paraId="695DB412" w14:textId="77777777" w:rsidR="006E16C5" w:rsidRPr="006E16C5" w:rsidRDefault="006E16C5" w:rsidP="006E16C5">
      <w:pPr>
        <w:pStyle w:val="Heading1"/>
      </w:pPr>
      <w:bookmarkStart w:id="9" w:name="_Toc125806944"/>
      <w:r w:rsidRPr="006E16C5">
        <w:t>INTRODUCTION</w:t>
      </w:r>
      <w:bookmarkEnd w:id="9"/>
    </w:p>
    <w:p w14:paraId="7F3AE4CF" w14:textId="77777777" w:rsidR="006E16C5" w:rsidRDefault="006E16C5" w:rsidP="00EA5376">
      <w:pPr>
        <w:pStyle w:val="Heading2"/>
        <w:numPr>
          <w:ilvl w:val="1"/>
          <w:numId w:val="14"/>
        </w:numPr>
      </w:pPr>
      <w:bookmarkStart w:id="10" w:name="_Toc125806945"/>
      <w:r>
        <w:t>Background Information</w:t>
      </w:r>
      <w:bookmarkEnd w:id="10"/>
    </w:p>
    <w:p w14:paraId="278EF82E" w14:textId="60B82B6C" w:rsidR="00D16481" w:rsidRPr="004774AA"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t xml:space="preserve">Estuaries are considered one of the most important vital fisheries ecosystems with high abundant productivity. Ideally, estuaries represent a semi-enclosed body of water where saline water from the sea and freshwater from rivers, land run-off or seepage meet and mix (Conley </w:t>
      </w:r>
      <w:r w:rsidR="00C4488A" w:rsidRPr="00C4488A">
        <w:rPr>
          <w:rFonts w:ascii="Times New Roman" w:hAnsi="Times New Roman"/>
          <w:i/>
          <w:iCs/>
          <w:sz w:val="24"/>
          <w:szCs w:val="24"/>
        </w:rPr>
        <w:t>et al.,</w:t>
      </w:r>
      <w:ins w:id="11" w:author="Microsoft account" w:date="2023-01-31T15:30:00Z">
        <w:r w:rsidR="00A758C2">
          <w:rPr>
            <w:rFonts w:ascii="Times New Roman" w:hAnsi="Times New Roman"/>
            <w:i/>
            <w:iCs/>
            <w:sz w:val="24"/>
            <w:szCs w:val="24"/>
          </w:rPr>
          <w:t xml:space="preserve"> </w:t>
        </w:r>
      </w:ins>
      <w:r w:rsidRPr="004774AA">
        <w:rPr>
          <w:rFonts w:ascii="Times New Roman" w:hAnsi="Times New Roman"/>
          <w:sz w:val="24"/>
          <w:szCs w:val="24"/>
        </w:rPr>
        <w:t xml:space="preserve">2000; Whitfield </w:t>
      </w:r>
      <w:r w:rsidR="00C4488A" w:rsidRPr="00C4488A">
        <w:rPr>
          <w:rFonts w:ascii="Times New Roman" w:hAnsi="Times New Roman"/>
          <w:i/>
          <w:iCs/>
          <w:sz w:val="24"/>
          <w:szCs w:val="24"/>
        </w:rPr>
        <w:t>et al.,</w:t>
      </w:r>
      <w:ins w:id="12" w:author="Microsoft account" w:date="2023-01-31T15:30:00Z">
        <w:r w:rsidR="00A758C2">
          <w:rPr>
            <w:rFonts w:ascii="Times New Roman" w:hAnsi="Times New Roman"/>
            <w:i/>
            <w:iCs/>
            <w:sz w:val="24"/>
            <w:szCs w:val="24"/>
          </w:rPr>
          <w:t xml:space="preserve"> </w:t>
        </w:r>
      </w:ins>
      <w:r w:rsidRPr="004774AA">
        <w:rPr>
          <w:rFonts w:ascii="Times New Roman" w:hAnsi="Times New Roman"/>
          <w:sz w:val="24"/>
          <w:szCs w:val="24"/>
        </w:rPr>
        <w:t>2019). Estuaries provides a transient habitat to a variety of</w:t>
      </w:r>
      <w:r w:rsidR="00AC2AF8">
        <w:rPr>
          <w:rFonts w:ascii="Times New Roman" w:hAnsi="Times New Roman"/>
          <w:sz w:val="24"/>
          <w:szCs w:val="24"/>
        </w:rPr>
        <w:t xml:space="preserve"> </w:t>
      </w:r>
      <w:r w:rsidR="005753FC">
        <w:rPr>
          <w:rFonts w:ascii="Times New Roman" w:hAnsi="Times New Roman"/>
          <w:sz w:val="24"/>
          <w:szCs w:val="24"/>
        </w:rPr>
        <w:t>diadromous</w:t>
      </w:r>
      <w:r w:rsidRPr="004774AA">
        <w:rPr>
          <w:rFonts w:ascii="Times New Roman" w:hAnsi="Times New Roman"/>
          <w:sz w:val="24"/>
          <w:szCs w:val="24"/>
        </w:rPr>
        <w:t xml:space="preserve"> fish species that migrate between freshwater and marine habitats in response to breeding, feeding and refugia </w:t>
      </w:r>
      <w:r w:rsidR="005753FC">
        <w:rPr>
          <w:rFonts w:ascii="Times New Roman" w:hAnsi="Times New Roman"/>
          <w:sz w:val="24"/>
          <w:szCs w:val="24"/>
        </w:rPr>
        <w:t xml:space="preserve">during different stages of their life cycle </w:t>
      </w:r>
      <w:r w:rsidRPr="004774AA">
        <w:rPr>
          <w:rFonts w:ascii="Times New Roman" w:hAnsi="Times New Roman"/>
          <w:sz w:val="24"/>
          <w:szCs w:val="24"/>
        </w:rPr>
        <w:t>(</w:t>
      </w:r>
      <w:r w:rsidR="006500B6" w:rsidRPr="006500B6">
        <w:rPr>
          <w:rFonts w:ascii="Times New Roman" w:hAnsi="Times New Roman"/>
          <w:sz w:val="24"/>
          <w:szCs w:val="24"/>
        </w:rPr>
        <w:t>Iguchi</w:t>
      </w:r>
      <w:r w:rsidR="006500B6">
        <w:rPr>
          <w:rFonts w:ascii="Times New Roman" w:hAnsi="Times New Roman"/>
          <w:sz w:val="24"/>
          <w:szCs w:val="24"/>
        </w:rPr>
        <w:t xml:space="preserve"> and</w:t>
      </w:r>
      <w:r w:rsidR="006500B6" w:rsidRPr="006500B6">
        <w:rPr>
          <w:rFonts w:ascii="Times New Roman" w:hAnsi="Times New Roman"/>
          <w:sz w:val="24"/>
          <w:szCs w:val="24"/>
        </w:rPr>
        <w:t xml:space="preserve"> Mizuno</w:t>
      </w:r>
      <w:del w:id="13" w:author="Microsoft account" w:date="2023-01-31T15:30:00Z">
        <w:r w:rsidR="006500B6" w:rsidDel="00A758C2">
          <w:rPr>
            <w:rFonts w:ascii="Times New Roman" w:hAnsi="Times New Roman"/>
            <w:sz w:val="24"/>
            <w:szCs w:val="24"/>
          </w:rPr>
          <w:delText>.</w:delText>
        </w:r>
      </w:del>
      <w:r w:rsidR="006500B6">
        <w:rPr>
          <w:rFonts w:ascii="Times New Roman" w:hAnsi="Times New Roman"/>
          <w:sz w:val="24"/>
          <w:szCs w:val="24"/>
        </w:rPr>
        <w:t>, 1999;</w:t>
      </w:r>
      <w:r w:rsidR="006500B6" w:rsidRPr="006500B6">
        <w:rPr>
          <w:rFonts w:ascii="Times New Roman" w:hAnsi="Times New Roman"/>
          <w:sz w:val="24"/>
          <w:szCs w:val="24"/>
        </w:rPr>
        <w:t xml:space="preserve"> </w:t>
      </w:r>
      <w:r w:rsidRPr="004774AA">
        <w:rPr>
          <w:rFonts w:ascii="Times New Roman" w:hAnsi="Times New Roman"/>
          <w:sz w:val="24"/>
          <w:szCs w:val="24"/>
        </w:rPr>
        <w:t xml:space="preserve">Lytle and </w:t>
      </w:r>
      <w:proofErr w:type="spellStart"/>
      <w:r w:rsidRPr="004774AA">
        <w:rPr>
          <w:rFonts w:ascii="Times New Roman" w:hAnsi="Times New Roman"/>
          <w:sz w:val="24"/>
          <w:szCs w:val="24"/>
        </w:rPr>
        <w:t>Poff</w:t>
      </w:r>
      <w:proofErr w:type="spellEnd"/>
      <w:del w:id="14" w:author="Microsoft account" w:date="2023-01-31T15:30:00Z">
        <w:r w:rsidR="00C4488A" w:rsidRPr="00C4488A" w:rsidDel="00A758C2">
          <w:rPr>
            <w:rFonts w:ascii="Times New Roman" w:hAnsi="Times New Roman"/>
            <w:i/>
            <w:iCs/>
            <w:sz w:val="24"/>
            <w:szCs w:val="24"/>
          </w:rPr>
          <w:delText>.</w:delText>
        </w:r>
      </w:del>
      <w:r w:rsidR="00C4488A" w:rsidRPr="00C4488A">
        <w:rPr>
          <w:rFonts w:ascii="Times New Roman" w:hAnsi="Times New Roman"/>
          <w:i/>
          <w:iCs/>
          <w:sz w:val="24"/>
          <w:szCs w:val="24"/>
        </w:rPr>
        <w:t>,</w:t>
      </w:r>
      <w:ins w:id="15" w:author="Microsoft account" w:date="2023-01-31T15:30:00Z">
        <w:r w:rsidR="00A758C2">
          <w:rPr>
            <w:rFonts w:ascii="Times New Roman" w:hAnsi="Times New Roman"/>
            <w:i/>
            <w:iCs/>
            <w:sz w:val="24"/>
            <w:szCs w:val="24"/>
          </w:rPr>
          <w:t xml:space="preserve"> </w:t>
        </w:r>
      </w:ins>
      <w:r w:rsidRPr="004774AA">
        <w:rPr>
          <w:rFonts w:ascii="Times New Roman" w:hAnsi="Times New Roman"/>
          <w:sz w:val="24"/>
          <w:szCs w:val="24"/>
        </w:rPr>
        <w:t xml:space="preserve">2004; </w:t>
      </w:r>
      <w:proofErr w:type="spellStart"/>
      <w:r w:rsidRPr="004774AA">
        <w:rPr>
          <w:rFonts w:ascii="Times New Roman" w:hAnsi="Times New Roman"/>
          <w:sz w:val="24"/>
          <w:szCs w:val="24"/>
        </w:rPr>
        <w:t>Mkare</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16" w:author="Microsoft account" w:date="2023-01-31T15:30:00Z">
        <w:r w:rsidR="00A758C2">
          <w:rPr>
            <w:rFonts w:ascii="Times New Roman" w:hAnsi="Times New Roman"/>
            <w:i/>
            <w:iCs/>
            <w:sz w:val="24"/>
            <w:szCs w:val="24"/>
          </w:rPr>
          <w:t xml:space="preserve"> </w:t>
        </w:r>
      </w:ins>
      <w:r w:rsidRPr="004774AA">
        <w:rPr>
          <w:rFonts w:ascii="Times New Roman" w:hAnsi="Times New Roman"/>
          <w:sz w:val="24"/>
          <w:szCs w:val="24"/>
        </w:rPr>
        <w:t xml:space="preserve">2014; Whitfield </w:t>
      </w:r>
      <w:r w:rsidR="00C4488A" w:rsidRPr="00C4488A">
        <w:rPr>
          <w:rFonts w:ascii="Times New Roman" w:hAnsi="Times New Roman"/>
          <w:i/>
          <w:iCs/>
          <w:sz w:val="24"/>
          <w:szCs w:val="24"/>
        </w:rPr>
        <w:t>et al.,</w:t>
      </w:r>
      <w:ins w:id="17" w:author="Microsoft account" w:date="2023-01-31T15:31:00Z">
        <w:r w:rsidR="00A758C2">
          <w:rPr>
            <w:rFonts w:ascii="Times New Roman" w:hAnsi="Times New Roman"/>
            <w:i/>
            <w:iCs/>
            <w:sz w:val="24"/>
            <w:szCs w:val="24"/>
          </w:rPr>
          <w:t xml:space="preserve"> </w:t>
        </w:r>
      </w:ins>
      <w:r w:rsidRPr="004774AA">
        <w:rPr>
          <w:rFonts w:ascii="Times New Roman" w:hAnsi="Times New Roman"/>
          <w:sz w:val="24"/>
          <w:szCs w:val="24"/>
        </w:rPr>
        <w:t xml:space="preserve">2019). </w:t>
      </w:r>
      <w:r w:rsidRPr="001B0D14">
        <w:rPr>
          <w:rFonts w:ascii="Times New Roman" w:hAnsi="Times New Roman"/>
          <w:sz w:val="24"/>
          <w:szCs w:val="24"/>
        </w:rPr>
        <w:t xml:space="preserve">There are three main types of </w:t>
      </w:r>
      <w:r w:rsidR="005753FC">
        <w:rPr>
          <w:rFonts w:ascii="Times New Roman" w:hAnsi="Times New Roman"/>
          <w:sz w:val="24"/>
          <w:szCs w:val="24"/>
        </w:rPr>
        <w:t>diadromous</w:t>
      </w:r>
      <w:r w:rsidRPr="001B0D14">
        <w:rPr>
          <w:rFonts w:ascii="Times New Roman" w:hAnsi="Times New Roman"/>
          <w:sz w:val="24"/>
          <w:szCs w:val="24"/>
        </w:rPr>
        <w:t xml:space="preserve"> fish: catadromous, anadromous, and </w:t>
      </w:r>
      <w:r w:rsidR="005753FC">
        <w:rPr>
          <w:rFonts w:ascii="Times New Roman" w:hAnsi="Times New Roman"/>
          <w:sz w:val="24"/>
          <w:szCs w:val="24"/>
        </w:rPr>
        <w:t>amphidromous</w:t>
      </w:r>
      <w:r w:rsidRPr="004774AA">
        <w:rPr>
          <w:rFonts w:ascii="Times New Roman" w:hAnsi="Times New Roman"/>
          <w:sz w:val="24"/>
          <w:szCs w:val="24"/>
        </w:rPr>
        <w:t xml:space="preserve">. </w:t>
      </w:r>
      <w:r w:rsidR="005A76AC">
        <w:rPr>
          <w:rFonts w:ascii="Times New Roman" w:hAnsi="Times New Roman"/>
          <w:sz w:val="24"/>
          <w:szCs w:val="24"/>
        </w:rPr>
        <w:t>A</w:t>
      </w:r>
      <w:r w:rsidRPr="001B0D14">
        <w:rPr>
          <w:rFonts w:ascii="Times New Roman" w:hAnsi="Times New Roman"/>
          <w:sz w:val="24"/>
          <w:szCs w:val="24"/>
        </w:rPr>
        <w:t>nadromous fish, such as salmon (</w:t>
      </w:r>
      <w:proofErr w:type="spellStart"/>
      <w:r w:rsidRPr="00781494">
        <w:rPr>
          <w:rFonts w:ascii="Times New Roman" w:hAnsi="Times New Roman"/>
          <w:i/>
          <w:iCs/>
          <w:sz w:val="24"/>
          <w:szCs w:val="24"/>
        </w:rPr>
        <w:t>Oncorhynchus</w:t>
      </w:r>
      <w:proofErr w:type="spellEnd"/>
      <w:r w:rsidRPr="00781494">
        <w:rPr>
          <w:rFonts w:ascii="Times New Roman" w:hAnsi="Times New Roman"/>
          <w:i/>
          <w:iCs/>
          <w:sz w:val="24"/>
          <w:szCs w:val="24"/>
        </w:rPr>
        <w:t xml:space="preserve"> </w:t>
      </w:r>
      <w:proofErr w:type="spellStart"/>
      <w:r w:rsidRPr="00781494">
        <w:rPr>
          <w:rFonts w:ascii="Times New Roman" w:hAnsi="Times New Roman"/>
          <w:i/>
          <w:iCs/>
          <w:sz w:val="24"/>
          <w:szCs w:val="24"/>
        </w:rPr>
        <w:t>spp</w:t>
      </w:r>
      <w:proofErr w:type="spellEnd"/>
      <w:r w:rsidRPr="001B0D14">
        <w:rPr>
          <w:rFonts w:ascii="Times New Roman" w:hAnsi="Times New Roman"/>
          <w:sz w:val="24"/>
          <w:szCs w:val="24"/>
        </w:rPr>
        <w:t>), spend most of their lives in the ocean, but migrate to freshwater habitats to spawn (</w:t>
      </w:r>
      <w:r w:rsidR="00AC2AF8">
        <w:rPr>
          <w:rFonts w:ascii="Times New Roman" w:hAnsi="Times New Roman"/>
          <w:sz w:val="24"/>
          <w:szCs w:val="24"/>
        </w:rPr>
        <w:t xml:space="preserve">Huber </w:t>
      </w:r>
      <w:r w:rsidR="00AC2AF8" w:rsidRPr="00AC2AF8">
        <w:rPr>
          <w:rFonts w:ascii="Times New Roman" w:hAnsi="Times New Roman"/>
          <w:i/>
          <w:iCs/>
          <w:sz w:val="24"/>
          <w:szCs w:val="24"/>
        </w:rPr>
        <w:t>et al.,</w:t>
      </w:r>
      <w:r w:rsidR="00AC2AF8">
        <w:rPr>
          <w:rFonts w:ascii="Times New Roman" w:hAnsi="Times New Roman"/>
          <w:sz w:val="24"/>
          <w:szCs w:val="24"/>
        </w:rPr>
        <w:t xml:space="preserve"> 2011</w:t>
      </w:r>
      <w:r w:rsidRPr="001B0D14">
        <w:rPr>
          <w:rFonts w:ascii="Times New Roman" w:hAnsi="Times New Roman"/>
          <w:sz w:val="24"/>
          <w:szCs w:val="24"/>
        </w:rPr>
        <w:t>)</w:t>
      </w:r>
      <w:r w:rsidR="00AC2AF8">
        <w:rPr>
          <w:rFonts w:ascii="Times New Roman" w:hAnsi="Times New Roman"/>
          <w:sz w:val="24"/>
          <w:szCs w:val="24"/>
        </w:rPr>
        <w:t xml:space="preserve">. Amphidromous fish </w:t>
      </w:r>
      <w:r w:rsidR="00AC2AF8" w:rsidRPr="001B0D14">
        <w:rPr>
          <w:rFonts w:ascii="Times New Roman" w:hAnsi="Times New Roman"/>
          <w:sz w:val="24"/>
          <w:szCs w:val="24"/>
        </w:rPr>
        <w:t xml:space="preserve">such as </w:t>
      </w:r>
      <w:r w:rsidR="00AC2AF8">
        <w:rPr>
          <w:rFonts w:ascii="Times New Roman" w:hAnsi="Times New Roman"/>
          <w:sz w:val="24"/>
          <w:szCs w:val="24"/>
        </w:rPr>
        <w:t>gobies</w:t>
      </w:r>
      <w:r w:rsidR="00AC2AF8" w:rsidRPr="001B0D14">
        <w:rPr>
          <w:rFonts w:ascii="Times New Roman" w:hAnsi="Times New Roman"/>
          <w:sz w:val="24"/>
          <w:szCs w:val="24"/>
        </w:rPr>
        <w:t xml:space="preserve"> (</w:t>
      </w:r>
      <w:proofErr w:type="spellStart"/>
      <w:r w:rsidR="00AC2AF8">
        <w:rPr>
          <w:rFonts w:ascii="Times New Roman" w:hAnsi="Times New Roman"/>
          <w:i/>
          <w:iCs/>
          <w:sz w:val="24"/>
          <w:szCs w:val="24"/>
        </w:rPr>
        <w:t>Gobiidae</w:t>
      </w:r>
      <w:proofErr w:type="spellEnd"/>
      <w:r w:rsidR="00AC2AF8" w:rsidRPr="001B0D14">
        <w:rPr>
          <w:rFonts w:ascii="Times New Roman" w:hAnsi="Times New Roman"/>
          <w:i/>
          <w:iCs/>
          <w:sz w:val="24"/>
          <w:szCs w:val="24"/>
        </w:rPr>
        <w:t xml:space="preserve"> spp</w:t>
      </w:r>
      <w:r w:rsidR="00AC2AF8" w:rsidRPr="001B0D14">
        <w:rPr>
          <w:rFonts w:ascii="Times New Roman" w:hAnsi="Times New Roman"/>
          <w:sz w:val="24"/>
          <w:szCs w:val="24"/>
        </w:rPr>
        <w:t>.)</w:t>
      </w:r>
      <w:r w:rsidR="00765947">
        <w:rPr>
          <w:rFonts w:ascii="Times New Roman" w:hAnsi="Times New Roman"/>
          <w:sz w:val="24"/>
          <w:szCs w:val="24"/>
        </w:rPr>
        <w:t>, have a</w:t>
      </w:r>
      <w:r w:rsidR="006500B6">
        <w:rPr>
          <w:rFonts w:ascii="Times New Roman" w:hAnsi="Times New Roman"/>
          <w:sz w:val="24"/>
          <w:szCs w:val="24"/>
        </w:rPr>
        <w:t xml:space="preserve"> </w:t>
      </w:r>
      <w:r w:rsidR="00AC2AF8" w:rsidRPr="00AC2AF8">
        <w:rPr>
          <w:rFonts w:ascii="Times New Roman" w:hAnsi="Times New Roman"/>
          <w:sz w:val="24"/>
          <w:szCs w:val="24"/>
        </w:rPr>
        <w:t xml:space="preserve">life cycle </w:t>
      </w:r>
      <w:r w:rsidR="00765947">
        <w:rPr>
          <w:rFonts w:ascii="Times New Roman" w:hAnsi="Times New Roman"/>
          <w:sz w:val="24"/>
          <w:szCs w:val="24"/>
        </w:rPr>
        <w:t xml:space="preserve">which </w:t>
      </w:r>
      <w:r w:rsidR="00AC2AF8" w:rsidRPr="00AC2AF8">
        <w:rPr>
          <w:rFonts w:ascii="Times New Roman" w:hAnsi="Times New Roman"/>
          <w:sz w:val="24"/>
          <w:szCs w:val="24"/>
        </w:rPr>
        <w:t>involves downstream migration to the ocean soon after hatching, where they begin feeding and growing</w:t>
      </w:r>
      <w:r w:rsidR="00AC2AF8">
        <w:rPr>
          <w:rFonts w:ascii="Times New Roman" w:hAnsi="Times New Roman"/>
          <w:sz w:val="24"/>
          <w:szCs w:val="24"/>
        </w:rPr>
        <w:t>,</w:t>
      </w:r>
      <w:r w:rsidR="00AC2AF8" w:rsidRPr="00AC2AF8">
        <w:rPr>
          <w:rFonts w:ascii="Times New Roman" w:hAnsi="Times New Roman"/>
          <w:sz w:val="24"/>
          <w:szCs w:val="24"/>
        </w:rPr>
        <w:t xml:space="preserve"> then migrate upstream into freshwater for further growth and reproduction</w:t>
      </w:r>
      <w:r w:rsidR="006500B6">
        <w:rPr>
          <w:rFonts w:ascii="Times New Roman" w:hAnsi="Times New Roman"/>
          <w:sz w:val="24"/>
          <w:szCs w:val="24"/>
        </w:rPr>
        <w:t xml:space="preserve"> </w:t>
      </w:r>
      <w:r w:rsidR="00AC2AF8">
        <w:rPr>
          <w:rFonts w:ascii="Times New Roman" w:hAnsi="Times New Roman"/>
          <w:sz w:val="24"/>
          <w:szCs w:val="24"/>
        </w:rPr>
        <w:t>(</w:t>
      </w:r>
      <w:r w:rsidR="006500B6" w:rsidRPr="006500B6">
        <w:rPr>
          <w:rFonts w:ascii="Times New Roman" w:hAnsi="Times New Roman"/>
          <w:sz w:val="24"/>
          <w:szCs w:val="24"/>
        </w:rPr>
        <w:t>Iguchi</w:t>
      </w:r>
      <w:r w:rsidR="006500B6">
        <w:rPr>
          <w:rFonts w:ascii="Times New Roman" w:hAnsi="Times New Roman"/>
          <w:sz w:val="24"/>
          <w:szCs w:val="24"/>
        </w:rPr>
        <w:t xml:space="preserve"> and</w:t>
      </w:r>
      <w:r w:rsidR="006500B6" w:rsidRPr="006500B6">
        <w:rPr>
          <w:rFonts w:ascii="Times New Roman" w:hAnsi="Times New Roman"/>
          <w:sz w:val="24"/>
          <w:szCs w:val="24"/>
        </w:rPr>
        <w:t xml:space="preserve"> Mizuno</w:t>
      </w:r>
      <w:r w:rsidR="006500B6">
        <w:rPr>
          <w:rFonts w:ascii="Times New Roman" w:hAnsi="Times New Roman"/>
          <w:sz w:val="24"/>
          <w:szCs w:val="24"/>
        </w:rPr>
        <w:t xml:space="preserve">., 1999; </w:t>
      </w:r>
      <w:r w:rsidR="00AC2AF8">
        <w:rPr>
          <w:rFonts w:ascii="Times New Roman" w:hAnsi="Times New Roman"/>
          <w:sz w:val="24"/>
          <w:szCs w:val="24"/>
        </w:rPr>
        <w:t>Keith., 2002)</w:t>
      </w:r>
      <w:r w:rsidRPr="004774AA">
        <w:rPr>
          <w:rFonts w:ascii="Times New Roman" w:hAnsi="Times New Roman"/>
          <w:sz w:val="24"/>
          <w:szCs w:val="24"/>
        </w:rPr>
        <w:t>. C</w:t>
      </w:r>
      <w:r w:rsidRPr="001B0D14">
        <w:rPr>
          <w:rFonts w:ascii="Times New Roman" w:hAnsi="Times New Roman"/>
          <w:sz w:val="24"/>
          <w:szCs w:val="24"/>
        </w:rPr>
        <w:t>atadromous fish spend most of their lives in freshwater habitats, but migrate to the ocean to spawn (</w:t>
      </w:r>
      <w:proofErr w:type="spellStart"/>
      <w:r w:rsidR="00AC2AF8">
        <w:rPr>
          <w:rFonts w:ascii="Times New Roman" w:hAnsi="Times New Roman"/>
          <w:sz w:val="24"/>
          <w:szCs w:val="24"/>
        </w:rPr>
        <w:t>Hanzen</w:t>
      </w:r>
      <w:proofErr w:type="spellEnd"/>
      <w:r w:rsidR="00AC2AF8" w:rsidRPr="00AC2AF8">
        <w:rPr>
          <w:rFonts w:ascii="Times New Roman" w:hAnsi="Times New Roman"/>
          <w:i/>
          <w:iCs/>
          <w:sz w:val="24"/>
          <w:szCs w:val="24"/>
        </w:rPr>
        <w:t>.,</w:t>
      </w:r>
      <w:r w:rsidR="00AC2AF8">
        <w:rPr>
          <w:rFonts w:ascii="Times New Roman" w:hAnsi="Times New Roman"/>
          <w:sz w:val="24"/>
          <w:szCs w:val="24"/>
        </w:rPr>
        <w:t xml:space="preserve"> 2020</w:t>
      </w:r>
      <w:r w:rsidRPr="001B0D14">
        <w:rPr>
          <w:rFonts w:ascii="Times New Roman" w:hAnsi="Times New Roman"/>
          <w:sz w:val="24"/>
          <w:szCs w:val="24"/>
        </w:rPr>
        <w:t>)</w:t>
      </w:r>
      <w:r w:rsidRPr="004774AA">
        <w:rPr>
          <w:rFonts w:ascii="Times New Roman" w:hAnsi="Times New Roman"/>
          <w:sz w:val="24"/>
          <w:szCs w:val="24"/>
        </w:rPr>
        <w:t xml:space="preserve">, among these are freshwater anguillid eels. </w:t>
      </w:r>
    </w:p>
    <w:p w14:paraId="32D3D3C7" w14:textId="6B47E02E" w:rsidR="00D16481" w:rsidRPr="004774AA"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t xml:space="preserve">Anguillid eels undertake long-distance migrations from their oceanic breeding sites through estuaries and rivers where they grow and mature, then migrate back into the ocean to breed and die (Miller </w:t>
      </w:r>
      <w:r w:rsidR="00C4488A" w:rsidRPr="00C4488A">
        <w:rPr>
          <w:rFonts w:ascii="Times New Roman" w:hAnsi="Times New Roman"/>
          <w:i/>
          <w:iCs/>
          <w:sz w:val="24"/>
          <w:szCs w:val="24"/>
        </w:rPr>
        <w:t>et al.,</w:t>
      </w:r>
      <w:ins w:id="18" w:author="Microsoft account" w:date="2023-01-31T15:32:00Z">
        <w:r w:rsidR="00A758C2">
          <w:rPr>
            <w:rFonts w:ascii="Times New Roman" w:hAnsi="Times New Roman"/>
            <w:i/>
            <w:iCs/>
            <w:sz w:val="24"/>
            <w:szCs w:val="24"/>
          </w:rPr>
          <w:t xml:space="preserve"> </w:t>
        </w:r>
      </w:ins>
      <w:r w:rsidRPr="004774AA">
        <w:rPr>
          <w:rFonts w:ascii="Times New Roman" w:hAnsi="Times New Roman"/>
          <w:sz w:val="24"/>
          <w:szCs w:val="24"/>
        </w:rPr>
        <w:t xml:space="preserve">2018). Anguillid eels have six principal life cycle stages: egg, leptocephalus larvae, glass eel, elver, yellow eel, and silver eel stages (Arai </w:t>
      </w:r>
      <w:r w:rsidR="00C4488A" w:rsidRPr="00C4488A">
        <w:rPr>
          <w:rFonts w:ascii="Times New Roman" w:hAnsi="Times New Roman"/>
          <w:i/>
          <w:iCs/>
          <w:sz w:val="24"/>
          <w:szCs w:val="24"/>
        </w:rPr>
        <w:t>et al.,</w:t>
      </w:r>
      <w:ins w:id="19" w:author="Microsoft account" w:date="2023-01-31T15:33:00Z">
        <w:r w:rsidR="00A758C2">
          <w:rPr>
            <w:rFonts w:ascii="Times New Roman" w:hAnsi="Times New Roman"/>
            <w:i/>
            <w:iCs/>
            <w:sz w:val="24"/>
            <w:szCs w:val="24"/>
          </w:rPr>
          <w:t xml:space="preserve"> </w:t>
        </w:r>
      </w:ins>
      <w:r w:rsidRPr="004774AA">
        <w:rPr>
          <w:rFonts w:ascii="Times New Roman" w:hAnsi="Times New Roman"/>
          <w:sz w:val="24"/>
          <w:szCs w:val="24"/>
        </w:rPr>
        <w:t>2002). The life history stage that recruits from the sea to live in the freshwater environment is the earlier juvenile stage known as the glass eel (</w:t>
      </w:r>
      <w:proofErr w:type="spellStart"/>
      <w:r w:rsidRPr="004774AA">
        <w:rPr>
          <w:rFonts w:ascii="Times New Roman" w:hAnsi="Times New Roman"/>
          <w:sz w:val="24"/>
          <w:szCs w:val="24"/>
        </w:rPr>
        <w:t>Jellyman</w:t>
      </w:r>
      <w:proofErr w:type="spellEnd"/>
      <w:r w:rsidRPr="004774AA">
        <w:rPr>
          <w:rFonts w:ascii="Times New Roman" w:hAnsi="Times New Roman"/>
          <w:sz w:val="24"/>
          <w:szCs w:val="24"/>
        </w:rPr>
        <w:t xml:space="preserve"> and Lambert</w:t>
      </w:r>
      <w:del w:id="20" w:author="Microsoft account" w:date="2023-01-31T15:33:00Z">
        <w:r w:rsidR="00C4488A" w:rsidRPr="00C4488A" w:rsidDel="00A758C2">
          <w:rPr>
            <w:rFonts w:ascii="Times New Roman" w:hAnsi="Times New Roman"/>
            <w:i/>
            <w:iCs/>
            <w:sz w:val="24"/>
            <w:szCs w:val="24"/>
          </w:rPr>
          <w:delText>.</w:delText>
        </w:r>
      </w:del>
      <w:r w:rsidR="00C4488A" w:rsidRPr="00C4488A">
        <w:rPr>
          <w:rFonts w:ascii="Times New Roman" w:hAnsi="Times New Roman"/>
          <w:i/>
          <w:iCs/>
          <w:sz w:val="24"/>
          <w:szCs w:val="24"/>
        </w:rPr>
        <w:t>,</w:t>
      </w:r>
      <w:ins w:id="21" w:author="Microsoft account" w:date="2023-01-31T15:33:00Z">
        <w:r w:rsidR="00A758C2">
          <w:rPr>
            <w:rFonts w:ascii="Times New Roman" w:hAnsi="Times New Roman"/>
            <w:i/>
            <w:iCs/>
            <w:sz w:val="24"/>
            <w:szCs w:val="24"/>
          </w:rPr>
          <w:t xml:space="preserve"> </w:t>
        </w:r>
      </w:ins>
      <w:r w:rsidRPr="004774AA">
        <w:rPr>
          <w:rFonts w:ascii="Times New Roman" w:hAnsi="Times New Roman"/>
          <w:sz w:val="24"/>
          <w:szCs w:val="24"/>
        </w:rPr>
        <w:t xml:space="preserve">2003). Glass eel refers to the transparent small eels that </w:t>
      </w:r>
      <w:r w:rsidRPr="004774AA">
        <w:rPr>
          <w:rFonts w:ascii="Times New Roman" w:hAnsi="Times New Roman"/>
          <w:sz w:val="24"/>
          <w:szCs w:val="24"/>
        </w:rPr>
        <w:lastRenderedPageBreak/>
        <w:t>are virtually colourless upon arrival into the estuary (Arai</w:t>
      </w:r>
      <w:del w:id="22" w:author="Microsoft account" w:date="2023-01-31T15:33:00Z">
        <w:r w:rsidR="006500B6" w:rsidDel="00A758C2">
          <w:rPr>
            <w:rFonts w:ascii="Times New Roman" w:hAnsi="Times New Roman"/>
            <w:sz w:val="24"/>
            <w:szCs w:val="24"/>
          </w:rPr>
          <w:delText>.</w:delText>
        </w:r>
      </w:del>
      <w:r w:rsidRPr="004774AA">
        <w:rPr>
          <w:rFonts w:ascii="Times New Roman" w:hAnsi="Times New Roman"/>
          <w:i/>
          <w:iCs/>
          <w:sz w:val="24"/>
          <w:szCs w:val="24"/>
        </w:rPr>
        <w:t>,</w:t>
      </w:r>
      <w:r w:rsidRPr="004774AA">
        <w:rPr>
          <w:rFonts w:ascii="Times New Roman" w:hAnsi="Times New Roman"/>
          <w:sz w:val="24"/>
          <w:szCs w:val="24"/>
        </w:rPr>
        <w:t xml:space="preserve"> 2015). Glass eels recruit in two distinct phases; migration from the sea into estuaries, called inshore migration, and migration from estuaries into rivers, </w:t>
      </w:r>
      <w:r w:rsidR="006500B6" w:rsidRPr="004774AA">
        <w:rPr>
          <w:rFonts w:ascii="Times New Roman" w:hAnsi="Times New Roman"/>
          <w:sz w:val="24"/>
          <w:szCs w:val="24"/>
        </w:rPr>
        <w:t>referred</w:t>
      </w:r>
      <w:r w:rsidRPr="004774AA">
        <w:rPr>
          <w:rFonts w:ascii="Times New Roman" w:hAnsi="Times New Roman"/>
          <w:sz w:val="24"/>
          <w:szCs w:val="24"/>
        </w:rPr>
        <w:t xml:space="preserve"> to as upstream migration (Arai </w:t>
      </w:r>
      <w:r w:rsidR="00C4488A" w:rsidRPr="00C4488A">
        <w:rPr>
          <w:rFonts w:ascii="Times New Roman" w:hAnsi="Times New Roman"/>
          <w:i/>
          <w:iCs/>
          <w:sz w:val="24"/>
          <w:szCs w:val="24"/>
        </w:rPr>
        <w:t>et al.,</w:t>
      </w:r>
      <w:ins w:id="23" w:author="Microsoft account" w:date="2023-01-31T15:33:00Z">
        <w:r w:rsidR="00A758C2">
          <w:rPr>
            <w:rFonts w:ascii="Times New Roman" w:hAnsi="Times New Roman"/>
            <w:i/>
            <w:iCs/>
            <w:sz w:val="24"/>
            <w:szCs w:val="24"/>
          </w:rPr>
          <w:t xml:space="preserve"> </w:t>
        </w:r>
      </w:ins>
      <w:r w:rsidRPr="004774AA">
        <w:rPr>
          <w:rFonts w:ascii="Times New Roman" w:hAnsi="Times New Roman"/>
          <w:sz w:val="24"/>
          <w:szCs w:val="24"/>
        </w:rPr>
        <w:t xml:space="preserve">2020). After their recruitment characterized by invasion into the estuary, glass eels develop body pigmentation, stop at the lower reaches of the river for a few weeks then metamorphosize into their next juvenile stage, </w:t>
      </w:r>
      <w:r w:rsidR="006500B6" w:rsidRPr="004774AA">
        <w:rPr>
          <w:rFonts w:ascii="Times New Roman" w:hAnsi="Times New Roman"/>
          <w:sz w:val="24"/>
          <w:szCs w:val="24"/>
        </w:rPr>
        <w:t>referred</w:t>
      </w:r>
      <w:r w:rsidRPr="004774AA">
        <w:rPr>
          <w:rFonts w:ascii="Times New Roman" w:hAnsi="Times New Roman"/>
          <w:sz w:val="24"/>
          <w:szCs w:val="24"/>
        </w:rPr>
        <w:t xml:space="preserve"> to as elvers, which then proceeds to migrate upstream (Dekker </w:t>
      </w:r>
      <w:r w:rsidR="00C4488A" w:rsidRPr="00C4488A">
        <w:rPr>
          <w:rFonts w:ascii="Times New Roman" w:hAnsi="Times New Roman"/>
          <w:i/>
          <w:iCs/>
          <w:sz w:val="24"/>
          <w:szCs w:val="24"/>
        </w:rPr>
        <w:t>et al.,</w:t>
      </w:r>
      <w:ins w:id="24" w:author="Microsoft account" w:date="2023-01-31T15:34:00Z">
        <w:r w:rsidR="00A758C2">
          <w:rPr>
            <w:rFonts w:ascii="Times New Roman" w:hAnsi="Times New Roman"/>
            <w:i/>
            <w:iCs/>
            <w:sz w:val="24"/>
            <w:szCs w:val="24"/>
          </w:rPr>
          <w:t xml:space="preserve"> </w:t>
        </w:r>
      </w:ins>
      <w:r w:rsidRPr="004774AA">
        <w:rPr>
          <w:rFonts w:ascii="Times New Roman" w:hAnsi="Times New Roman"/>
          <w:sz w:val="24"/>
          <w:szCs w:val="24"/>
        </w:rPr>
        <w:t xml:space="preserve">2003; Robinet </w:t>
      </w:r>
      <w:r w:rsidR="00C4488A" w:rsidRPr="00C4488A">
        <w:rPr>
          <w:rFonts w:ascii="Times New Roman" w:hAnsi="Times New Roman"/>
          <w:i/>
          <w:iCs/>
          <w:sz w:val="24"/>
          <w:szCs w:val="24"/>
        </w:rPr>
        <w:t>et al.,</w:t>
      </w:r>
      <w:ins w:id="25" w:author="Microsoft account" w:date="2023-01-31T15:34:00Z">
        <w:r w:rsidR="00A758C2">
          <w:rPr>
            <w:rFonts w:ascii="Times New Roman" w:hAnsi="Times New Roman"/>
            <w:i/>
            <w:iCs/>
            <w:sz w:val="24"/>
            <w:szCs w:val="24"/>
          </w:rPr>
          <w:t xml:space="preserve"> </w:t>
        </w:r>
      </w:ins>
      <w:r w:rsidRPr="004774AA">
        <w:rPr>
          <w:rFonts w:ascii="Times New Roman" w:hAnsi="Times New Roman"/>
          <w:sz w:val="24"/>
          <w:szCs w:val="24"/>
        </w:rPr>
        <w:t>2003). Glass eels and elvers are the juvenile stages of anguillid eels found within estuaries.</w:t>
      </w:r>
    </w:p>
    <w:p w14:paraId="037055AF" w14:textId="188FAA26" w:rsidR="00D16481" w:rsidRPr="004774AA"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t>There are 1</w:t>
      </w:r>
      <w:r w:rsidR="006500B6">
        <w:rPr>
          <w:rFonts w:ascii="Times New Roman" w:hAnsi="Times New Roman"/>
          <w:sz w:val="24"/>
          <w:szCs w:val="24"/>
        </w:rPr>
        <w:t>9</w:t>
      </w:r>
      <w:r w:rsidRPr="004774AA">
        <w:rPr>
          <w:rFonts w:ascii="Times New Roman" w:hAnsi="Times New Roman"/>
          <w:sz w:val="24"/>
          <w:szCs w:val="24"/>
        </w:rPr>
        <w:t xml:space="preserve"> species of the genus </w:t>
      </w:r>
      <w:r w:rsidRPr="001B0D14">
        <w:rPr>
          <w:rFonts w:ascii="Times New Roman" w:hAnsi="Times New Roman"/>
          <w:i/>
          <w:iCs/>
          <w:sz w:val="24"/>
          <w:szCs w:val="24"/>
        </w:rPr>
        <w:t>Anguilla</w:t>
      </w:r>
      <w:r w:rsidRPr="004774AA">
        <w:rPr>
          <w:rFonts w:ascii="Times New Roman" w:hAnsi="Times New Roman"/>
          <w:sz w:val="24"/>
          <w:szCs w:val="24"/>
        </w:rPr>
        <w:t xml:space="preserve">, which can be found globally </w:t>
      </w:r>
      <w:r w:rsidRPr="001B0D14">
        <w:rPr>
          <w:rFonts w:ascii="Times New Roman" w:hAnsi="Times New Roman"/>
          <w:sz w:val="24"/>
          <w:szCs w:val="24"/>
        </w:rPr>
        <w:t>(</w:t>
      </w:r>
      <w:r w:rsidRPr="004774AA">
        <w:rPr>
          <w:rFonts w:ascii="Times New Roman" w:hAnsi="Times New Roman"/>
          <w:sz w:val="24"/>
          <w:szCs w:val="24"/>
        </w:rPr>
        <w:t xml:space="preserve">Arai </w:t>
      </w:r>
      <w:r w:rsidR="00C4488A" w:rsidRPr="00C4488A">
        <w:rPr>
          <w:rFonts w:ascii="Times New Roman" w:hAnsi="Times New Roman"/>
          <w:i/>
          <w:iCs/>
          <w:sz w:val="24"/>
          <w:szCs w:val="24"/>
        </w:rPr>
        <w:t>et al.,</w:t>
      </w:r>
      <w:ins w:id="26" w:author="Microsoft account" w:date="2023-01-31T15:34:00Z">
        <w:r w:rsidR="00A758C2">
          <w:rPr>
            <w:rFonts w:ascii="Times New Roman" w:hAnsi="Times New Roman"/>
            <w:i/>
            <w:iCs/>
            <w:sz w:val="24"/>
            <w:szCs w:val="24"/>
          </w:rPr>
          <w:t xml:space="preserve"> </w:t>
        </w:r>
      </w:ins>
      <w:r w:rsidRPr="004774AA">
        <w:rPr>
          <w:rFonts w:ascii="Times New Roman" w:hAnsi="Times New Roman"/>
          <w:sz w:val="24"/>
          <w:szCs w:val="24"/>
        </w:rPr>
        <w:t xml:space="preserve">2020; </w:t>
      </w:r>
      <w:proofErr w:type="spellStart"/>
      <w:r w:rsidRPr="004774AA">
        <w:rPr>
          <w:rFonts w:ascii="Times New Roman" w:hAnsi="Times New Roman"/>
          <w:sz w:val="24"/>
          <w:szCs w:val="24"/>
        </w:rPr>
        <w:t>Hanzen</w:t>
      </w:r>
      <w:proofErr w:type="spellEnd"/>
      <w:r w:rsidRPr="004774AA">
        <w:rPr>
          <w:rFonts w:ascii="Times New Roman" w:hAnsi="Times New Roman"/>
          <w:sz w:val="24"/>
          <w:szCs w:val="24"/>
        </w:rPr>
        <w:t xml:space="preserve"> </w:t>
      </w:r>
      <w:r w:rsidRPr="004774AA">
        <w:rPr>
          <w:rFonts w:ascii="Times New Roman" w:hAnsi="Times New Roman"/>
          <w:i/>
          <w:iCs/>
          <w:sz w:val="24"/>
          <w:szCs w:val="24"/>
        </w:rPr>
        <w:t>et al.,</w:t>
      </w:r>
      <w:ins w:id="27" w:author="Microsoft account" w:date="2023-01-31T15:34:00Z">
        <w:r w:rsidR="00A758C2">
          <w:rPr>
            <w:rFonts w:ascii="Times New Roman" w:hAnsi="Times New Roman"/>
            <w:i/>
            <w:iCs/>
            <w:sz w:val="24"/>
            <w:szCs w:val="24"/>
          </w:rPr>
          <w:t xml:space="preserve"> </w:t>
        </w:r>
      </w:ins>
      <w:r w:rsidRPr="004774AA">
        <w:rPr>
          <w:rFonts w:ascii="Times New Roman" w:hAnsi="Times New Roman"/>
          <w:sz w:val="24"/>
          <w:szCs w:val="24"/>
        </w:rPr>
        <w:t>2019</w:t>
      </w:r>
      <w:r w:rsidRPr="001B0D14">
        <w:rPr>
          <w:rFonts w:ascii="Times New Roman" w:hAnsi="Times New Roman"/>
          <w:sz w:val="24"/>
          <w:szCs w:val="24"/>
        </w:rPr>
        <w:t>).</w:t>
      </w:r>
      <w:r w:rsidRPr="004774AA">
        <w:rPr>
          <w:rFonts w:ascii="Times New Roman" w:hAnsi="Times New Roman"/>
          <w:sz w:val="24"/>
          <w:szCs w:val="24"/>
        </w:rPr>
        <w:t xml:space="preserve"> In</w:t>
      </w:r>
      <w:r w:rsidRPr="001B0D14">
        <w:rPr>
          <w:rFonts w:ascii="Times New Roman" w:hAnsi="Times New Roman"/>
          <w:sz w:val="24"/>
          <w:szCs w:val="24"/>
        </w:rPr>
        <w:t xml:space="preserve"> the </w:t>
      </w:r>
      <w:r w:rsidRPr="004774AA">
        <w:rPr>
          <w:rFonts w:ascii="Times New Roman" w:hAnsi="Times New Roman"/>
          <w:sz w:val="24"/>
          <w:szCs w:val="24"/>
        </w:rPr>
        <w:t xml:space="preserve">Western </w:t>
      </w:r>
      <w:r w:rsidRPr="001B0D14">
        <w:rPr>
          <w:rFonts w:ascii="Times New Roman" w:hAnsi="Times New Roman"/>
          <w:sz w:val="24"/>
          <w:szCs w:val="24"/>
        </w:rPr>
        <w:t>Indian Ocean</w:t>
      </w:r>
      <w:r w:rsidRPr="004774AA">
        <w:rPr>
          <w:rFonts w:ascii="Times New Roman" w:hAnsi="Times New Roman"/>
          <w:sz w:val="24"/>
          <w:szCs w:val="24"/>
        </w:rPr>
        <w:t xml:space="preserve"> (WIO)</w:t>
      </w:r>
      <w:r w:rsidRPr="001B0D14">
        <w:rPr>
          <w:rFonts w:ascii="Times New Roman" w:hAnsi="Times New Roman"/>
          <w:sz w:val="24"/>
          <w:szCs w:val="24"/>
        </w:rPr>
        <w:t>, four species have been identified, includin</w:t>
      </w:r>
      <w:r w:rsidRPr="004774AA">
        <w:rPr>
          <w:rFonts w:ascii="Times New Roman" w:hAnsi="Times New Roman"/>
          <w:sz w:val="24"/>
          <w:szCs w:val="24"/>
        </w:rPr>
        <w:t xml:space="preserve">g; </w:t>
      </w:r>
      <w:ins w:id="28" w:author="Microsoft account" w:date="2023-01-31T15:35:00Z">
        <w:r w:rsidR="00A758C2">
          <w:rPr>
            <w:rFonts w:ascii="Times New Roman" w:hAnsi="Times New Roman"/>
            <w:sz w:val="24"/>
            <w:szCs w:val="24"/>
          </w:rPr>
          <w:t>t</w:t>
        </w:r>
      </w:ins>
      <w:del w:id="29" w:author="Microsoft account" w:date="2023-01-31T15:35:00Z">
        <w:r w:rsidRPr="004774AA" w:rsidDel="00A758C2">
          <w:rPr>
            <w:rFonts w:ascii="Times New Roman" w:hAnsi="Times New Roman"/>
            <w:sz w:val="24"/>
            <w:szCs w:val="24"/>
          </w:rPr>
          <w:delText>T</w:delText>
        </w:r>
      </w:del>
      <w:r w:rsidRPr="004774AA">
        <w:rPr>
          <w:rFonts w:ascii="Times New Roman" w:hAnsi="Times New Roman"/>
          <w:sz w:val="24"/>
          <w:szCs w:val="24"/>
        </w:rPr>
        <w:t xml:space="preserve">he African longfin eel, </w:t>
      </w:r>
      <w:r w:rsidRPr="004774AA">
        <w:rPr>
          <w:rFonts w:ascii="Times New Roman" w:hAnsi="Times New Roman"/>
          <w:i/>
          <w:iCs/>
          <w:sz w:val="24"/>
          <w:szCs w:val="24"/>
        </w:rPr>
        <w:t>A. mossambica</w:t>
      </w:r>
      <w:r w:rsidRPr="004774AA">
        <w:rPr>
          <w:rFonts w:ascii="Times New Roman" w:hAnsi="Times New Roman"/>
          <w:sz w:val="24"/>
          <w:szCs w:val="24"/>
        </w:rPr>
        <w:t xml:space="preserve"> (Peters 1852); Indian mottled eel,</w:t>
      </w:r>
      <w:r w:rsidRPr="004774AA">
        <w:rPr>
          <w:rFonts w:ascii="Times New Roman" w:hAnsi="Times New Roman"/>
          <w:i/>
          <w:iCs/>
          <w:sz w:val="24"/>
          <w:szCs w:val="24"/>
        </w:rPr>
        <w:t xml:space="preserve"> A. bengalensis </w:t>
      </w:r>
      <w:r w:rsidRPr="004774AA">
        <w:rPr>
          <w:rFonts w:ascii="Times New Roman" w:hAnsi="Times New Roman"/>
          <w:sz w:val="24"/>
          <w:szCs w:val="24"/>
        </w:rPr>
        <w:t xml:space="preserve">(Gary 1831); Giant </w:t>
      </w:r>
      <w:proofErr w:type="spellStart"/>
      <w:r w:rsidRPr="004774AA">
        <w:rPr>
          <w:rFonts w:ascii="Times New Roman" w:hAnsi="Times New Roman"/>
          <w:sz w:val="24"/>
          <w:szCs w:val="24"/>
        </w:rPr>
        <w:t>molted</w:t>
      </w:r>
      <w:proofErr w:type="spellEnd"/>
      <w:r w:rsidRPr="004774AA">
        <w:rPr>
          <w:rFonts w:ascii="Times New Roman" w:hAnsi="Times New Roman"/>
          <w:sz w:val="24"/>
          <w:szCs w:val="24"/>
        </w:rPr>
        <w:t xml:space="preserve"> eel,</w:t>
      </w:r>
      <w:r w:rsidRPr="004774AA">
        <w:rPr>
          <w:rFonts w:ascii="Times New Roman" w:hAnsi="Times New Roman"/>
          <w:i/>
          <w:iCs/>
          <w:sz w:val="24"/>
          <w:szCs w:val="24"/>
        </w:rPr>
        <w:t xml:space="preserve"> A. </w:t>
      </w:r>
      <w:proofErr w:type="spellStart"/>
      <w:r w:rsidRPr="004774AA">
        <w:rPr>
          <w:rFonts w:ascii="Times New Roman" w:hAnsi="Times New Roman"/>
          <w:i/>
          <w:iCs/>
          <w:sz w:val="24"/>
          <w:szCs w:val="24"/>
        </w:rPr>
        <w:t>marmorata</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Quoy</w:t>
      </w:r>
      <w:proofErr w:type="spellEnd"/>
      <w:r w:rsidRPr="004774AA">
        <w:rPr>
          <w:rFonts w:ascii="Times New Roman" w:hAnsi="Times New Roman"/>
          <w:sz w:val="24"/>
          <w:szCs w:val="24"/>
        </w:rPr>
        <w:t xml:space="preserve"> and </w:t>
      </w:r>
      <w:proofErr w:type="spellStart"/>
      <w:r w:rsidRPr="004774AA">
        <w:rPr>
          <w:rFonts w:ascii="Times New Roman" w:hAnsi="Times New Roman"/>
          <w:sz w:val="24"/>
          <w:szCs w:val="24"/>
        </w:rPr>
        <w:t>Gaimard</w:t>
      </w:r>
      <w:proofErr w:type="spellEnd"/>
      <w:r w:rsidRPr="004774AA">
        <w:rPr>
          <w:rFonts w:ascii="Times New Roman" w:hAnsi="Times New Roman"/>
          <w:sz w:val="24"/>
          <w:szCs w:val="24"/>
        </w:rPr>
        <w:t xml:space="preserve"> 1824</w:t>
      </w:r>
      <w:r w:rsidRPr="004774AA">
        <w:rPr>
          <w:rFonts w:ascii="Times New Roman" w:hAnsi="Times New Roman"/>
          <w:i/>
          <w:iCs/>
          <w:sz w:val="24"/>
          <w:szCs w:val="24"/>
        </w:rPr>
        <w:t xml:space="preserve"> </w:t>
      </w:r>
      <w:r w:rsidRPr="004774AA">
        <w:rPr>
          <w:rFonts w:ascii="Times New Roman" w:hAnsi="Times New Roman"/>
          <w:iCs/>
          <w:sz w:val="24"/>
          <w:szCs w:val="24"/>
        </w:rPr>
        <w:t>and Indonesian shortfin eel,</w:t>
      </w:r>
      <w:r w:rsidRPr="004774AA">
        <w:rPr>
          <w:rFonts w:ascii="Times New Roman" w:hAnsi="Times New Roman"/>
          <w:i/>
          <w:iCs/>
          <w:sz w:val="24"/>
          <w:szCs w:val="24"/>
        </w:rPr>
        <w:t xml:space="preserve"> A. bicolor</w:t>
      </w:r>
      <w:r w:rsidRPr="004774AA">
        <w:rPr>
          <w:rFonts w:ascii="Times New Roman" w:hAnsi="Times New Roman"/>
          <w:sz w:val="24"/>
          <w:szCs w:val="24"/>
        </w:rPr>
        <w:t xml:space="preserve"> McClelland 1844 (</w:t>
      </w:r>
      <w:proofErr w:type="spellStart"/>
      <w:r w:rsidRPr="004774AA">
        <w:rPr>
          <w:rFonts w:ascii="Times New Roman" w:hAnsi="Times New Roman"/>
          <w:sz w:val="24"/>
          <w:szCs w:val="24"/>
        </w:rPr>
        <w:t>Ege</w:t>
      </w:r>
      <w:proofErr w:type="spellEnd"/>
      <w:r w:rsidRPr="004774AA">
        <w:rPr>
          <w:rFonts w:ascii="Times New Roman" w:hAnsi="Times New Roman"/>
          <w:i/>
          <w:iCs/>
          <w:sz w:val="24"/>
          <w:szCs w:val="24"/>
        </w:rPr>
        <w:t>,</w:t>
      </w:r>
      <w:r w:rsidRPr="004774AA">
        <w:rPr>
          <w:rFonts w:ascii="Times New Roman" w:hAnsi="Times New Roman"/>
          <w:sz w:val="24"/>
          <w:szCs w:val="24"/>
        </w:rPr>
        <w:t xml:space="preserve"> 1939; Miller </w:t>
      </w:r>
      <w:r w:rsidR="00C4488A" w:rsidRPr="00C4488A">
        <w:rPr>
          <w:rFonts w:ascii="Times New Roman" w:hAnsi="Times New Roman"/>
          <w:i/>
          <w:iCs/>
          <w:sz w:val="24"/>
          <w:szCs w:val="24"/>
        </w:rPr>
        <w:t>et al.,</w:t>
      </w:r>
      <w:ins w:id="30" w:author="Microsoft account" w:date="2023-01-31T15:35:00Z">
        <w:r w:rsidR="00A758C2">
          <w:rPr>
            <w:rFonts w:ascii="Times New Roman" w:hAnsi="Times New Roman"/>
            <w:i/>
            <w:iCs/>
            <w:sz w:val="24"/>
            <w:szCs w:val="24"/>
          </w:rPr>
          <w:t xml:space="preserve"> </w:t>
        </w:r>
      </w:ins>
      <w:r w:rsidRPr="004774AA">
        <w:rPr>
          <w:rFonts w:ascii="Times New Roman" w:hAnsi="Times New Roman"/>
          <w:sz w:val="24"/>
          <w:szCs w:val="24"/>
        </w:rPr>
        <w:t>2018; Froese and Pauly</w:t>
      </w:r>
      <w:r w:rsidR="00C4488A" w:rsidRPr="00C4488A">
        <w:rPr>
          <w:rFonts w:ascii="Times New Roman" w:hAnsi="Times New Roman"/>
          <w:i/>
          <w:iCs/>
          <w:sz w:val="24"/>
          <w:szCs w:val="24"/>
        </w:rPr>
        <w:t>.,</w:t>
      </w:r>
      <w:ins w:id="31" w:author="Microsoft account" w:date="2023-01-31T15:36:00Z">
        <w:r w:rsidR="00A758C2">
          <w:rPr>
            <w:rFonts w:ascii="Times New Roman" w:hAnsi="Times New Roman"/>
            <w:i/>
            <w:iCs/>
            <w:sz w:val="24"/>
            <w:szCs w:val="24"/>
          </w:rPr>
          <w:t xml:space="preserve"> </w:t>
        </w:r>
      </w:ins>
      <w:r w:rsidRPr="004774AA">
        <w:rPr>
          <w:rFonts w:ascii="Times New Roman" w:hAnsi="Times New Roman"/>
          <w:sz w:val="24"/>
          <w:szCs w:val="24"/>
        </w:rPr>
        <w:t xml:space="preserve">2019). </w:t>
      </w:r>
      <w:r w:rsidRPr="004774AA">
        <w:rPr>
          <w:rFonts w:ascii="Times New Roman" w:hAnsi="Times New Roman"/>
          <w:i/>
          <w:iCs/>
          <w:sz w:val="24"/>
          <w:szCs w:val="24"/>
        </w:rPr>
        <w:t>Anguilla marmorata</w:t>
      </w:r>
      <w:r w:rsidRPr="004774AA">
        <w:rPr>
          <w:rFonts w:ascii="Times New Roman" w:hAnsi="Times New Roman"/>
          <w:sz w:val="24"/>
          <w:szCs w:val="24"/>
        </w:rPr>
        <w:t xml:space="preserve"> is the most widely distributed (</w:t>
      </w:r>
      <w:proofErr w:type="spellStart"/>
      <w:r w:rsidRPr="004774AA">
        <w:rPr>
          <w:rFonts w:ascii="Times New Roman" w:hAnsi="Times New Roman"/>
          <w:sz w:val="24"/>
          <w:szCs w:val="24"/>
        </w:rPr>
        <w:t>Hanzen</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32" w:author="Microsoft account" w:date="2023-01-31T15:35:00Z">
        <w:r w:rsidR="00A758C2">
          <w:rPr>
            <w:rFonts w:ascii="Times New Roman" w:hAnsi="Times New Roman"/>
            <w:i/>
            <w:iCs/>
            <w:sz w:val="24"/>
            <w:szCs w:val="24"/>
          </w:rPr>
          <w:t xml:space="preserve"> </w:t>
        </w:r>
      </w:ins>
      <w:r w:rsidRPr="004774AA">
        <w:rPr>
          <w:rFonts w:ascii="Times New Roman" w:hAnsi="Times New Roman"/>
          <w:sz w:val="24"/>
          <w:szCs w:val="24"/>
        </w:rPr>
        <w:t>2020)</w:t>
      </w:r>
      <w:ins w:id="33" w:author="Microsoft account" w:date="2023-01-31T15:36:00Z">
        <w:r w:rsidR="00A758C2">
          <w:rPr>
            <w:rFonts w:ascii="Times New Roman" w:hAnsi="Times New Roman"/>
            <w:sz w:val="24"/>
            <w:szCs w:val="24"/>
          </w:rPr>
          <w:t>:</w:t>
        </w:r>
      </w:ins>
      <w:del w:id="34" w:author="Microsoft account" w:date="2023-01-31T15:36:00Z">
        <w:r w:rsidRPr="004774AA" w:rsidDel="00A758C2">
          <w:rPr>
            <w:rFonts w:ascii="Times New Roman" w:hAnsi="Times New Roman"/>
            <w:sz w:val="24"/>
            <w:szCs w:val="24"/>
          </w:rPr>
          <w:delText>,</w:delText>
        </w:r>
      </w:del>
      <w:r w:rsidRPr="004774AA">
        <w:rPr>
          <w:rFonts w:ascii="Times New Roman" w:hAnsi="Times New Roman"/>
          <w:sz w:val="24"/>
          <w:szCs w:val="24"/>
        </w:rPr>
        <w:t xml:space="preserve"> occurs in</w:t>
      </w:r>
      <w:del w:id="35" w:author="Microsoft account" w:date="2023-01-31T15:36:00Z">
        <w:r w:rsidRPr="004774AA" w:rsidDel="00A758C2">
          <w:rPr>
            <w:rFonts w:ascii="Times New Roman" w:hAnsi="Times New Roman"/>
            <w:sz w:val="24"/>
            <w:szCs w:val="24"/>
          </w:rPr>
          <w:delText xml:space="preserve"> </w:delText>
        </w:r>
      </w:del>
      <w:r w:rsidRPr="004774AA">
        <w:rPr>
          <w:rFonts w:ascii="Times New Roman" w:hAnsi="Times New Roman"/>
          <w:sz w:val="24"/>
          <w:szCs w:val="24"/>
        </w:rPr>
        <w:t xml:space="preserve"> the southern Cape region of South Africa to the east African coast through the Indo-Pacific to the Mid-Pacific islands (</w:t>
      </w:r>
      <w:del w:id="36" w:author="Microsoft account" w:date="2023-01-31T15:37:00Z">
        <w:r w:rsidRPr="004774AA" w:rsidDel="00110C72">
          <w:rPr>
            <w:rFonts w:ascii="Times New Roman" w:hAnsi="Times New Roman"/>
            <w:sz w:val="24"/>
            <w:szCs w:val="24"/>
          </w:rPr>
          <w:delText xml:space="preserve"> </w:delText>
        </w:r>
      </w:del>
      <w:r w:rsidRPr="004774AA">
        <w:rPr>
          <w:rFonts w:ascii="Times New Roman" w:hAnsi="Times New Roman"/>
          <w:sz w:val="24"/>
          <w:szCs w:val="24"/>
        </w:rPr>
        <w:t xml:space="preserve">Jacoby and </w:t>
      </w:r>
      <w:proofErr w:type="spellStart"/>
      <w:r w:rsidRPr="004774AA">
        <w:rPr>
          <w:rFonts w:ascii="Times New Roman" w:hAnsi="Times New Roman"/>
          <w:sz w:val="24"/>
          <w:szCs w:val="24"/>
        </w:rPr>
        <w:t>Gollock</w:t>
      </w:r>
      <w:proofErr w:type="spellEnd"/>
      <w:del w:id="37" w:author="Microsoft account" w:date="2023-01-31T15:37:00Z">
        <w:r w:rsidR="00C4488A" w:rsidRPr="00C4488A" w:rsidDel="00110C72">
          <w:rPr>
            <w:rFonts w:ascii="Times New Roman" w:hAnsi="Times New Roman"/>
            <w:i/>
            <w:iCs/>
            <w:sz w:val="24"/>
            <w:szCs w:val="24"/>
          </w:rPr>
          <w:delText>.</w:delText>
        </w:r>
      </w:del>
      <w:r w:rsidR="00C4488A" w:rsidRPr="00C4488A">
        <w:rPr>
          <w:rFonts w:ascii="Times New Roman" w:hAnsi="Times New Roman"/>
          <w:i/>
          <w:iCs/>
          <w:sz w:val="24"/>
          <w:szCs w:val="24"/>
        </w:rPr>
        <w:t>,</w:t>
      </w:r>
      <w:ins w:id="38" w:author="Microsoft account" w:date="2023-01-31T15:37:00Z">
        <w:r w:rsidR="00110C72">
          <w:rPr>
            <w:rFonts w:ascii="Times New Roman" w:hAnsi="Times New Roman"/>
            <w:i/>
            <w:iCs/>
            <w:sz w:val="24"/>
            <w:szCs w:val="24"/>
          </w:rPr>
          <w:t xml:space="preserve"> </w:t>
        </w:r>
      </w:ins>
      <w:r w:rsidRPr="004774AA">
        <w:rPr>
          <w:rFonts w:ascii="Times New Roman" w:hAnsi="Times New Roman"/>
          <w:sz w:val="24"/>
          <w:szCs w:val="24"/>
        </w:rPr>
        <w:t xml:space="preserve">2014; </w:t>
      </w:r>
      <w:proofErr w:type="spellStart"/>
      <w:r w:rsidRPr="004774AA">
        <w:rPr>
          <w:rFonts w:ascii="Times New Roman" w:hAnsi="Times New Roman"/>
          <w:sz w:val="24"/>
          <w:szCs w:val="24"/>
        </w:rPr>
        <w:t>Robinet</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39" w:author="Microsoft account" w:date="2023-01-31T15:37:00Z">
        <w:r w:rsidR="00110C72">
          <w:rPr>
            <w:rFonts w:ascii="Times New Roman" w:hAnsi="Times New Roman"/>
            <w:i/>
            <w:iCs/>
            <w:sz w:val="24"/>
            <w:szCs w:val="24"/>
          </w:rPr>
          <w:t xml:space="preserve"> </w:t>
        </w:r>
      </w:ins>
      <w:r w:rsidRPr="001B0D14">
        <w:rPr>
          <w:rFonts w:ascii="Times New Roman" w:hAnsi="Times New Roman"/>
          <w:sz w:val="24"/>
          <w:szCs w:val="24"/>
        </w:rPr>
        <w:t>2008</w:t>
      </w:r>
      <w:r w:rsidRPr="004774AA">
        <w:rPr>
          <w:rFonts w:ascii="Times New Roman" w:hAnsi="Times New Roman"/>
          <w:sz w:val="24"/>
          <w:szCs w:val="24"/>
        </w:rPr>
        <w:t xml:space="preserve">;). </w:t>
      </w:r>
      <w:r w:rsidRPr="004774AA">
        <w:rPr>
          <w:rFonts w:ascii="Times New Roman" w:hAnsi="Times New Roman"/>
          <w:i/>
          <w:iCs/>
          <w:sz w:val="24"/>
          <w:szCs w:val="24"/>
        </w:rPr>
        <w:t>Anguilla mossambica</w:t>
      </w:r>
      <w:r w:rsidRPr="004774AA">
        <w:rPr>
          <w:rFonts w:ascii="Times New Roman" w:hAnsi="Times New Roman"/>
          <w:sz w:val="24"/>
          <w:szCs w:val="24"/>
        </w:rPr>
        <w:t xml:space="preserve"> is endemic in the Agulhas current region of the Indian Ocean, stretching from Kenya to the southern cape of South Africa. (</w:t>
      </w:r>
      <w:proofErr w:type="spellStart"/>
      <w:r w:rsidRPr="004774AA">
        <w:rPr>
          <w:rFonts w:ascii="Times New Roman" w:hAnsi="Times New Roman"/>
          <w:sz w:val="24"/>
          <w:szCs w:val="24"/>
        </w:rPr>
        <w:t>Hanzen</w:t>
      </w:r>
      <w:proofErr w:type="spellEnd"/>
      <w:r w:rsidRPr="004774AA">
        <w:rPr>
          <w:rFonts w:ascii="Times New Roman" w:hAnsi="Times New Roman"/>
          <w:sz w:val="24"/>
          <w:szCs w:val="24"/>
        </w:rPr>
        <w:t xml:space="preserve"> </w:t>
      </w:r>
      <w:r w:rsidRPr="004774AA">
        <w:rPr>
          <w:rFonts w:ascii="Times New Roman" w:hAnsi="Times New Roman"/>
          <w:i/>
          <w:iCs/>
          <w:sz w:val="24"/>
          <w:szCs w:val="24"/>
        </w:rPr>
        <w:t>et al.,</w:t>
      </w:r>
      <w:ins w:id="40" w:author="Microsoft account" w:date="2023-01-31T15:37:00Z">
        <w:r w:rsidR="00110C72">
          <w:rPr>
            <w:rFonts w:ascii="Times New Roman" w:hAnsi="Times New Roman"/>
            <w:i/>
            <w:iCs/>
            <w:sz w:val="24"/>
            <w:szCs w:val="24"/>
          </w:rPr>
          <w:t xml:space="preserve"> </w:t>
        </w:r>
      </w:ins>
      <w:r w:rsidRPr="004774AA">
        <w:rPr>
          <w:rFonts w:ascii="Times New Roman" w:hAnsi="Times New Roman"/>
          <w:sz w:val="24"/>
          <w:szCs w:val="24"/>
        </w:rPr>
        <w:t>2019)</w:t>
      </w:r>
      <w:r w:rsidR="006500B6">
        <w:rPr>
          <w:rFonts w:ascii="Times New Roman" w:hAnsi="Times New Roman"/>
          <w:sz w:val="24"/>
          <w:szCs w:val="24"/>
        </w:rPr>
        <w:t>,</w:t>
      </w:r>
      <w:r w:rsidRPr="004774AA">
        <w:rPr>
          <w:rFonts w:ascii="Times New Roman" w:hAnsi="Times New Roman"/>
          <w:sz w:val="24"/>
          <w:szCs w:val="24"/>
        </w:rPr>
        <w:t xml:space="preserve"> while </w:t>
      </w:r>
      <w:r w:rsidRPr="004774AA">
        <w:rPr>
          <w:rFonts w:ascii="Times New Roman" w:hAnsi="Times New Roman"/>
          <w:i/>
          <w:iCs/>
          <w:sz w:val="24"/>
          <w:szCs w:val="24"/>
        </w:rPr>
        <w:t xml:space="preserve">A. bicolor </w:t>
      </w:r>
      <w:r w:rsidRPr="004774AA">
        <w:rPr>
          <w:rFonts w:ascii="Times New Roman" w:hAnsi="Times New Roman"/>
          <w:sz w:val="24"/>
          <w:szCs w:val="24"/>
        </w:rPr>
        <w:t xml:space="preserve">is widespread occurring in Australia, India, Sri Lanka, Bangladesh, the Malaysian Peninsula, the Arabian Peninsula, the east coast of Africa, the tropical Indian Ocean islands and the Arabian Peninsula (Jacoby </w:t>
      </w:r>
      <w:r w:rsidR="00C4488A" w:rsidRPr="00C4488A">
        <w:rPr>
          <w:rFonts w:ascii="Times New Roman" w:hAnsi="Times New Roman"/>
          <w:i/>
          <w:iCs/>
          <w:sz w:val="24"/>
          <w:szCs w:val="24"/>
        </w:rPr>
        <w:t>et al.,</w:t>
      </w:r>
      <w:r w:rsidRPr="004774AA">
        <w:rPr>
          <w:rFonts w:ascii="Times New Roman" w:hAnsi="Times New Roman"/>
          <w:sz w:val="24"/>
          <w:szCs w:val="24"/>
        </w:rPr>
        <w:t>2014). Considered the most dominant species (</w:t>
      </w:r>
      <w:proofErr w:type="spellStart"/>
      <w:r w:rsidRPr="004774AA">
        <w:rPr>
          <w:rFonts w:ascii="Times New Roman" w:hAnsi="Times New Roman"/>
          <w:sz w:val="24"/>
          <w:szCs w:val="24"/>
        </w:rPr>
        <w:t>Hanzen</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2020), </w:t>
      </w:r>
      <w:r w:rsidRPr="001B0D14">
        <w:rPr>
          <w:rFonts w:ascii="Times New Roman" w:hAnsi="Times New Roman"/>
          <w:i/>
          <w:iCs/>
          <w:sz w:val="24"/>
          <w:szCs w:val="24"/>
        </w:rPr>
        <w:t>A</w:t>
      </w:r>
      <w:r w:rsidRPr="004774AA">
        <w:rPr>
          <w:rFonts w:ascii="Times New Roman" w:hAnsi="Times New Roman"/>
          <w:i/>
          <w:iCs/>
          <w:sz w:val="24"/>
          <w:szCs w:val="24"/>
        </w:rPr>
        <w:t>.</w:t>
      </w:r>
      <w:r w:rsidRPr="001B0D14">
        <w:rPr>
          <w:rFonts w:ascii="Times New Roman" w:hAnsi="Times New Roman"/>
          <w:i/>
          <w:iCs/>
          <w:sz w:val="24"/>
          <w:szCs w:val="24"/>
        </w:rPr>
        <w:t xml:space="preserve"> bengalensis</w:t>
      </w:r>
      <w:r w:rsidRPr="004774AA">
        <w:rPr>
          <w:rFonts w:ascii="Times New Roman" w:hAnsi="Times New Roman"/>
          <w:sz w:val="24"/>
          <w:szCs w:val="24"/>
        </w:rPr>
        <w:t xml:space="preserve"> has been reported north of the Limpopo river in South Africa as well as Kenya and Ethiopia with further diverse range including India, Ceylon, </w:t>
      </w:r>
      <w:proofErr w:type="spellStart"/>
      <w:r w:rsidRPr="004774AA">
        <w:rPr>
          <w:rFonts w:ascii="Times New Roman" w:hAnsi="Times New Roman"/>
          <w:sz w:val="24"/>
          <w:szCs w:val="24"/>
        </w:rPr>
        <w:t>Sandoway</w:t>
      </w:r>
      <w:proofErr w:type="spellEnd"/>
      <w:r w:rsidRPr="004774AA">
        <w:rPr>
          <w:rFonts w:ascii="Times New Roman" w:hAnsi="Times New Roman"/>
          <w:sz w:val="24"/>
          <w:szCs w:val="24"/>
        </w:rPr>
        <w:t>, the coasts of Burma, the Andamans and Serdang, the west coast of North Sumatra and Peninsular Malaysia (Arai</w:t>
      </w:r>
      <w:del w:id="41" w:author="Microsoft account" w:date="2023-01-31T15:38:00Z">
        <w:r w:rsidR="00C4488A" w:rsidRPr="00C4488A" w:rsidDel="00110C72">
          <w:rPr>
            <w:rFonts w:ascii="Times New Roman" w:hAnsi="Times New Roman"/>
            <w:i/>
            <w:iCs/>
            <w:sz w:val="24"/>
            <w:szCs w:val="24"/>
          </w:rPr>
          <w:delText>.</w:delText>
        </w:r>
      </w:del>
      <w:ins w:id="42" w:author="Microsoft account" w:date="2023-01-31T15:39:00Z">
        <w:r w:rsidR="00110C72">
          <w:rPr>
            <w:rFonts w:ascii="Times New Roman" w:hAnsi="Times New Roman"/>
            <w:i/>
            <w:iCs/>
            <w:sz w:val="24"/>
            <w:szCs w:val="24"/>
          </w:rPr>
          <w:t>,</w:t>
        </w:r>
      </w:ins>
      <w:del w:id="43" w:author="Microsoft account" w:date="2023-01-31T15:39:00Z">
        <w:r w:rsidR="00C4488A" w:rsidRPr="00C4488A" w:rsidDel="00110C72">
          <w:rPr>
            <w:rFonts w:ascii="Times New Roman" w:hAnsi="Times New Roman"/>
            <w:i/>
            <w:iCs/>
            <w:sz w:val="24"/>
            <w:szCs w:val="24"/>
          </w:rPr>
          <w:delText>,</w:delText>
        </w:r>
      </w:del>
      <w:ins w:id="44" w:author="Microsoft account" w:date="2023-01-31T15:38:00Z">
        <w:r w:rsidR="00110C72">
          <w:rPr>
            <w:rFonts w:ascii="Times New Roman" w:hAnsi="Times New Roman"/>
            <w:i/>
            <w:iCs/>
            <w:sz w:val="24"/>
            <w:szCs w:val="24"/>
          </w:rPr>
          <w:t xml:space="preserve"> </w:t>
        </w:r>
      </w:ins>
      <w:r w:rsidRPr="004774AA">
        <w:rPr>
          <w:rFonts w:ascii="Times New Roman" w:hAnsi="Times New Roman"/>
          <w:sz w:val="24"/>
          <w:szCs w:val="24"/>
        </w:rPr>
        <w:t xml:space="preserve">2015; </w:t>
      </w:r>
      <w:proofErr w:type="spellStart"/>
      <w:r w:rsidRPr="004774AA">
        <w:rPr>
          <w:rFonts w:ascii="Times New Roman" w:hAnsi="Times New Roman"/>
          <w:sz w:val="24"/>
          <w:szCs w:val="24"/>
        </w:rPr>
        <w:t>Hanzen</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45" w:author="Microsoft account" w:date="2023-01-31T15:38:00Z">
        <w:r w:rsidR="00110C72">
          <w:rPr>
            <w:rFonts w:ascii="Times New Roman" w:hAnsi="Times New Roman"/>
            <w:i/>
            <w:iCs/>
            <w:sz w:val="24"/>
            <w:szCs w:val="24"/>
          </w:rPr>
          <w:t xml:space="preserve"> </w:t>
        </w:r>
      </w:ins>
      <w:r w:rsidRPr="004774AA">
        <w:rPr>
          <w:rFonts w:ascii="Times New Roman" w:hAnsi="Times New Roman"/>
          <w:sz w:val="24"/>
          <w:szCs w:val="24"/>
        </w:rPr>
        <w:t>2020).</w:t>
      </w:r>
    </w:p>
    <w:p w14:paraId="0793CCA1" w14:textId="32BA27A5" w:rsidR="00D16481" w:rsidRPr="004774AA" w:rsidRDefault="00D16481" w:rsidP="006500B6">
      <w:pPr>
        <w:spacing w:line="480" w:lineRule="auto"/>
        <w:jc w:val="both"/>
        <w:rPr>
          <w:rFonts w:ascii="Times New Roman" w:hAnsi="Times New Roman"/>
          <w:sz w:val="24"/>
          <w:szCs w:val="24"/>
        </w:rPr>
      </w:pPr>
      <w:r w:rsidRPr="004774AA">
        <w:rPr>
          <w:rFonts w:ascii="Times New Roman" w:hAnsi="Times New Roman"/>
          <w:sz w:val="24"/>
          <w:szCs w:val="24"/>
        </w:rPr>
        <w:lastRenderedPageBreak/>
        <w:t xml:space="preserve">Although recruitment patterns of anguillid eels into tropical freshwater systems remain poorly known, it is thought to be similar to those of temperate eel species (Robinet </w:t>
      </w:r>
      <w:r w:rsidR="00C4488A" w:rsidRPr="00C4488A">
        <w:rPr>
          <w:rFonts w:ascii="Times New Roman" w:hAnsi="Times New Roman"/>
          <w:i/>
          <w:iCs/>
          <w:sz w:val="24"/>
          <w:szCs w:val="24"/>
        </w:rPr>
        <w:t>et al.,</w:t>
      </w:r>
      <w:ins w:id="46" w:author="Microsoft account" w:date="2023-02-05T16:34:00Z">
        <w:r w:rsidR="00851157">
          <w:rPr>
            <w:rFonts w:ascii="Times New Roman" w:hAnsi="Times New Roman"/>
            <w:i/>
            <w:iCs/>
            <w:sz w:val="24"/>
            <w:szCs w:val="24"/>
          </w:rPr>
          <w:t xml:space="preserve"> </w:t>
        </w:r>
      </w:ins>
      <w:r w:rsidRPr="004774AA">
        <w:rPr>
          <w:rFonts w:ascii="Times New Roman" w:hAnsi="Times New Roman"/>
          <w:sz w:val="24"/>
          <w:szCs w:val="24"/>
        </w:rPr>
        <w:t xml:space="preserve">2003; </w:t>
      </w:r>
      <w:proofErr w:type="spellStart"/>
      <w:r w:rsidRPr="004774AA">
        <w:rPr>
          <w:rFonts w:ascii="Times New Roman" w:hAnsi="Times New Roman"/>
          <w:sz w:val="24"/>
          <w:szCs w:val="24"/>
        </w:rPr>
        <w:t>Gagnaire</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47" w:author="Microsoft account" w:date="2023-01-31T15:39:00Z">
        <w:r w:rsidR="00110C72">
          <w:rPr>
            <w:rFonts w:ascii="Times New Roman" w:hAnsi="Times New Roman"/>
            <w:i/>
            <w:iCs/>
            <w:sz w:val="24"/>
            <w:szCs w:val="24"/>
          </w:rPr>
          <w:t xml:space="preserve"> </w:t>
        </w:r>
      </w:ins>
      <w:r w:rsidRPr="004774AA">
        <w:rPr>
          <w:rFonts w:ascii="Times New Roman" w:hAnsi="Times New Roman"/>
          <w:sz w:val="24"/>
          <w:szCs w:val="24"/>
        </w:rPr>
        <w:t xml:space="preserve">2007). </w:t>
      </w:r>
      <w:ins w:id="48" w:author="Microsoft account" w:date="2023-01-31T15:39:00Z">
        <w:r w:rsidR="00110C72">
          <w:rPr>
            <w:rFonts w:ascii="Times New Roman" w:hAnsi="Times New Roman"/>
            <w:sz w:val="24"/>
            <w:szCs w:val="24"/>
          </w:rPr>
          <w:t>The duration of r</w:t>
        </w:r>
      </w:ins>
      <w:del w:id="49" w:author="Microsoft account" w:date="2023-01-31T15:40:00Z">
        <w:r w:rsidRPr="004774AA" w:rsidDel="00110C72">
          <w:rPr>
            <w:rFonts w:ascii="Times New Roman" w:hAnsi="Times New Roman"/>
            <w:sz w:val="24"/>
            <w:szCs w:val="24"/>
          </w:rPr>
          <w:delText>R</w:delText>
        </w:r>
      </w:del>
      <w:r w:rsidRPr="004774AA">
        <w:rPr>
          <w:rFonts w:ascii="Times New Roman" w:hAnsi="Times New Roman"/>
          <w:sz w:val="24"/>
          <w:szCs w:val="24"/>
        </w:rPr>
        <w:t>ecruitment of juvenile anguillid eels</w:t>
      </w:r>
      <w:r w:rsidRPr="004774AA">
        <w:rPr>
          <w:rStyle w:val="CommentReference"/>
          <w:rFonts w:ascii="Times New Roman" w:hAnsi="Times New Roman"/>
          <w:sz w:val="24"/>
          <w:szCs w:val="24"/>
        </w:rPr>
        <w:t xml:space="preserve"> </w:t>
      </w:r>
      <w:r w:rsidRPr="004774AA">
        <w:rPr>
          <w:rFonts w:ascii="Times New Roman" w:hAnsi="Times New Roman"/>
          <w:sz w:val="24"/>
          <w:szCs w:val="24"/>
        </w:rPr>
        <w:t>into the estuary</w:t>
      </w:r>
      <w:r w:rsidRPr="004774AA">
        <w:rPr>
          <w:rStyle w:val="CommentReference"/>
          <w:rFonts w:ascii="Times New Roman" w:hAnsi="Times New Roman"/>
          <w:sz w:val="24"/>
          <w:szCs w:val="24"/>
        </w:rPr>
        <w:t xml:space="preserve"> c</w:t>
      </w:r>
      <w:r w:rsidRPr="004774AA">
        <w:rPr>
          <w:rFonts w:ascii="Times New Roman" w:hAnsi="Times New Roman"/>
          <w:sz w:val="24"/>
          <w:szCs w:val="24"/>
        </w:rPr>
        <w:t xml:space="preserve">an range from months to almost a year depending on the species and/or the site (Tsukamoto </w:t>
      </w:r>
      <w:r w:rsidR="00C4488A" w:rsidRPr="00C4488A">
        <w:rPr>
          <w:rFonts w:ascii="Times New Roman" w:hAnsi="Times New Roman"/>
          <w:i/>
          <w:iCs/>
          <w:sz w:val="24"/>
          <w:szCs w:val="24"/>
        </w:rPr>
        <w:t>et al.,</w:t>
      </w:r>
      <w:ins w:id="50" w:author="Microsoft account" w:date="2023-01-31T15:40:00Z">
        <w:r w:rsidR="00110C72">
          <w:rPr>
            <w:rFonts w:ascii="Times New Roman" w:hAnsi="Times New Roman"/>
            <w:i/>
            <w:iCs/>
            <w:sz w:val="24"/>
            <w:szCs w:val="24"/>
          </w:rPr>
          <w:t xml:space="preserve"> </w:t>
        </w:r>
      </w:ins>
      <w:r w:rsidRPr="004774AA">
        <w:rPr>
          <w:rFonts w:ascii="Times New Roman" w:hAnsi="Times New Roman"/>
          <w:sz w:val="24"/>
          <w:szCs w:val="24"/>
        </w:rPr>
        <w:t xml:space="preserve">2002; Arai </w:t>
      </w:r>
      <w:r w:rsidR="00C4488A" w:rsidRPr="00C4488A">
        <w:rPr>
          <w:rFonts w:ascii="Times New Roman" w:hAnsi="Times New Roman"/>
          <w:i/>
          <w:iCs/>
          <w:sz w:val="24"/>
          <w:szCs w:val="24"/>
        </w:rPr>
        <w:t>et al.,</w:t>
      </w:r>
      <w:ins w:id="51" w:author="Microsoft account" w:date="2023-01-31T15:40:00Z">
        <w:r w:rsidR="00110C72">
          <w:rPr>
            <w:rFonts w:ascii="Times New Roman" w:hAnsi="Times New Roman"/>
            <w:i/>
            <w:iCs/>
            <w:sz w:val="24"/>
            <w:szCs w:val="24"/>
          </w:rPr>
          <w:t xml:space="preserve"> </w:t>
        </w:r>
      </w:ins>
      <w:r w:rsidRPr="004774AA">
        <w:rPr>
          <w:rFonts w:ascii="Times New Roman" w:hAnsi="Times New Roman"/>
          <w:sz w:val="24"/>
          <w:szCs w:val="24"/>
        </w:rPr>
        <w:t xml:space="preserve">2016). For instance, studies from </w:t>
      </w:r>
      <w:proofErr w:type="spellStart"/>
      <w:r w:rsidRPr="004774AA">
        <w:rPr>
          <w:rFonts w:ascii="Times New Roman" w:hAnsi="Times New Roman"/>
          <w:sz w:val="24"/>
          <w:szCs w:val="24"/>
        </w:rPr>
        <w:t>Ré</w:t>
      </w:r>
      <w:proofErr w:type="spellEnd"/>
      <w:ins w:id="52" w:author="Microsoft account" w:date="2023-01-31T15:40:00Z">
        <w:r w:rsidR="00110C72">
          <w:rPr>
            <w:rFonts w:ascii="Times New Roman" w:hAnsi="Times New Roman"/>
            <w:sz w:val="24"/>
            <w:szCs w:val="24"/>
          </w:rPr>
          <w:t xml:space="preserve"> </w:t>
        </w:r>
      </w:ins>
      <w:r w:rsidRPr="004774AA">
        <w:rPr>
          <w:rFonts w:ascii="Times New Roman" w:hAnsi="Times New Roman"/>
          <w:sz w:val="24"/>
          <w:szCs w:val="24"/>
        </w:rPr>
        <w:t xml:space="preserve">Union Island rivers, indicated that recruitment of tropical glass eels only occurred 5 months in a year, recruiting between </w:t>
      </w:r>
      <w:del w:id="53" w:author="Microsoft account" w:date="2023-01-31T15:40:00Z">
        <w:r w:rsidR="006500B6" w:rsidDel="00110C72">
          <w:rPr>
            <w:rFonts w:ascii="Times New Roman" w:hAnsi="Times New Roman"/>
            <w:sz w:val="24"/>
            <w:szCs w:val="24"/>
          </w:rPr>
          <w:delText xml:space="preserve"> </w:delText>
        </w:r>
      </w:del>
      <w:r w:rsidR="006500B6">
        <w:rPr>
          <w:rFonts w:ascii="Times New Roman" w:hAnsi="Times New Roman"/>
          <w:sz w:val="24"/>
          <w:szCs w:val="24"/>
        </w:rPr>
        <w:t xml:space="preserve">the months of </w:t>
      </w:r>
      <w:r w:rsidRPr="004774AA">
        <w:rPr>
          <w:rFonts w:ascii="Times New Roman" w:hAnsi="Times New Roman"/>
          <w:sz w:val="24"/>
          <w:szCs w:val="24"/>
        </w:rPr>
        <w:t xml:space="preserve">November and March with differences among species (Robinet </w:t>
      </w:r>
      <w:r w:rsidRPr="004774AA">
        <w:rPr>
          <w:rFonts w:ascii="Times New Roman" w:hAnsi="Times New Roman"/>
          <w:i/>
          <w:iCs/>
          <w:sz w:val="24"/>
          <w:szCs w:val="24"/>
        </w:rPr>
        <w:t>et al.,</w:t>
      </w:r>
      <w:ins w:id="54" w:author="Microsoft account" w:date="2023-01-31T15:40:00Z">
        <w:r w:rsidR="00110C72">
          <w:rPr>
            <w:rFonts w:ascii="Times New Roman" w:hAnsi="Times New Roman"/>
            <w:i/>
            <w:iCs/>
            <w:sz w:val="24"/>
            <w:szCs w:val="24"/>
          </w:rPr>
          <w:t xml:space="preserve"> </w:t>
        </w:r>
      </w:ins>
      <w:r w:rsidRPr="004774AA">
        <w:rPr>
          <w:rFonts w:ascii="Times New Roman" w:hAnsi="Times New Roman"/>
          <w:sz w:val="24"/>
          <w:szCs w:val="24"/>
        </w:rPr>
        <w:t xml:space="preserve">2003; Arai </w:t>
      </w:r>
      <w:r w:rsidR="00C4488A" w:rsidRPr="00C4488A">
        <w:rPr>
          <w:rFonts w:ascii="Times New Roman" w:hAnsi="Times New Roman"/>
          <w:i/>
          <w:iCs/>
          <w:sz w:val="24"/>
          <w:szCs w:val="24"/>
        </w:rPr>
        <w:t>et al.,</w:t>
      </w:r>
      <w:ins w:id="55" w:author="Microsoft account" w:date="2023-01-31T15:40:00Z">
        <w:r w:rsidR="00110C72">
          <w:rPr>
            <w:rFonts w:ascii="Times New Roman" w:hAnsi="Times New Roman"/>
            <w:i/>
            <w:iCs/>
            <w:sz w:val="24"/>
            <w:szCs w:val="24"/>
          </w:rPr>
          <w:t xml:space="preserve"> </w:t>
        </w:r>
      </w:ins>
      <w:r w:rsidRPr="004774AA">
        <w:rPr>
          <w:rFonts w:ascii="Times New Roman" w:hAnsi="Times New Roman"/>
          <w:sz w:val="24"/>
          <w:szCs w:val="24"/>
        </w:rPr>
        <w:t>2016). In the study,</w:t>
      </w:r>
      <w:r w:rsidRPr="004774AA">
        <w:rPr>
          <w:rFonts w:ascii="Times New Roman" w:hAnsi="Times New Roman"/>
          <w:i/>
          <w:iCs/>
          <w:sz w:val="24"/>
          <w:szCs w:val="24"/>
        </w:rPr>
        <w:t xml:space="preserve"> A. bengalensis</w:t>
      </w:r>
      <w:r w:rsidRPr="004774AA">
        <w:rPr>
          <w:rFonts w:ascii="Times New Roman" w:hAnsi="Times New Roman"/>
          <w:sz w:val="24"/>
          <w:szCs w:val="24"/>
        </w:rPr>
        <w:t xml:space="preserve"> peaked between January and March, </w:t>
      </w:r>
      <w:r w:rsidRPr="004774AA">
        <w:rPr>
          <w:rFonts w:ascii="Times New Roman" w:hAnsi="Times New Roman"/>
          <w:i/>
          <w:iCs/>
          <w:sz w:val="24"/>
          <w:szCs w:val="24"/>
        </w:rPr>
        <w:t>A. marmorata</w:t>
      </w:r>
      <w:r w:rsidRPr="004774AA">
        <w:rPr>
          <w:rFonts w:ascii="Times New Roman" w:hAnsi="Times New Roman"/>
          <w:sz w:val="24"/>
          <w:szCs w:val="24"/>
        </w:rPr>
        <w:t xml:space="preserve"> in January and February, </w:t>
      </w:r>
      <w:r w:rsidRPr="004774AA">
        <w:rPr>
          <w:rFonts w:ascii="Times New Roman" w:hAnsi="Times New Roman"/>
          <w:i/>
          <w:iCs/>
          <w:sz w:val="24"/>
          <w:szCs w:val="24"/>
        </w:rPr>
        <w:t>A mossambica</w:t>
      </w:r>
      <w:r w:rsidRPr="004774AA">
        <w:rPr>
          <w:rFonts w:ascii="Times New Roman" w:hAnsi="Times New Roman"/>
          <w:sz w:val="24"/>
          <w:szCs w:val="24"/>
        </w:rPr>
        <w:t xml:space="preserve"> from November to December and </w:t>
      </w:r>
      <w:r w:rsidRPr="004774AA">
        <w:rPr>
          <w:rFonts w:ascii="Times New Roman" w:hAnsi="Times New Roman"/>
          <w:i/>
          <w:iCs/>
          <w:sz w:val="24"/>
          <w:szCs w:val="24"/>
        </w:rPr>
        <w:t>A. bicolor</w:t>
      </w:r>
      <w:r w:rsidRPr="004774AA">
        <w:rPr>
          <w:rFonts w:ascii="Times New Roman" w:hAnsi="Times New Roman"/>
          <w:sz w:val="24"/>
          <w:szCs w:val="24"/>
        </w:rPr>
        <w:t xml:space="preserve"> in March (Robinet </w:t>
      </w:r>
      <w:r w:rsidRPr="004774AA">
        <w:rPr>
          <w:rFonts w:ascii="Times New Roman" w:hAnsi="Times New Roman"/>
          <w:i/>
          <w:iCs/>
          <w:sz w:val="24"/>
          <w:szCs w:val="24"/>
        </w:rPr>
        <w:t>et al.</w:t>
      </w:r>
      <w:ins w:id="56" w:author="Microsoft account" w:date="2023-01-31T15:41:00Z">
        <w:r w:rsidR="00110C72">
          <w:rPr>
            <w:rFonts w:ascii="Times New Roman" w:hAnsi="Times New Roman"/>
            <w:i/>
            <w:iCs/>
            <w:sz w:val="24"/>
            <w:szCs w:val="24"/>
          </w:rPr>
          <w:t xml:space="preserve">, </w:t>
        </w:r>
      </w:ins>
      <w:r w:rsidRPr="004774AA">
        <w:rPr>
          <w:rFonts w:ascii="Times New Roman" w:hAnsi="Times New Roman"/>
          <w:sz w:val="24"/>
          <w:szCs w:val="24"/>
        </w:rPr>
        <w:t>2003)</w:t>
      </w:r>
      <w:r w:rsidR="006500B6">
        <w:rPr>
          <w:rFonts w:ascii="Times New Roman" w:hAnsi="Times New Roman"/>
          <w:sz w:val="24"/>
          <w:szCs w:val="24"/>
        </w:rPr>
        <w:t xml:space="preserve">. In contrast, recruitment of </w:t>
      </w:r>
      <w:r w:rsidR="006500B6" w:rsidRPr="004774AA">
        <w:rPr>
          <w:rFonts w:ascii="Times New Roman" w:hAnsi="Times New Roman"/>
          <w:i/>
          <w:iCs/>
          <w:sz w:val="24"/>
          <w:szCs w:val="24"/>
        </w:rPr>
        <w:t>A</w:t>
      </w:r>
      <w:r w:rsidR="006500B6">
        <w:rPr>
          <w:rFonts w:ascii="Times New Roman" w:hAnsi="Times New Roman"/>
          <w:i/>
          <w:iCs/>
          <w:sz w:val="24"/>
          <w:szCs w:val="24"/>
        </w:rPr>
        <w:t>.</w:t>
      </w:r>
      <w:r w:rsidR="006500B6" w:rsidRPr="004774AA">
        <w:rPr>
          <w:rFonts w:ascii="Times New Roman" w:hAnsi="Times New Roman"/>
          <w:i/>
          <w:iCs/>
          <w:sz w:val="24"/>
          <w:szCs w:val="24"/>
        </w:rPr>
        <w:t xml:space="preserve"> </w:t>
      </w:r>
      <w:proofErr w:type="spellStart"/>
      <w:r w:rsidR="006500B6" w:rsidRPr="004774AA">
        <w:rPr>
          <w:rFonts w:ascii="Times New Roman" w:hAnsi="Times New Roman"/>
          <w:i/>
          <w:iCs/>
          <w:sz w:val="24"/>
          <w:szCs w:val="24"/>
        </w:rPr>
        <w:t>celebesensis</w:t>
      </w:r>
      <w:proofErr w:type="spellEnd"/>
      <w:r w:rsidR="006500B6" w:rsidRPr="004774AA">
        <w:rPr>
          <w:rFonts w:ascii="Times New Roman" w:hAnsi="Times New Roman"/>
          <w:sz w:val="24"/>
          <w:szCs w:val="24"/>
        </w:rPr>
        <w:t xml:space="preserve">, </w:t>
      </w:r>
      <w:r w:rsidR="006500B6" w:rsidRPr="004774AA">
        <w:rPr>
          <w:rFonts w:ascii="Times New Roman" w:hAnsi="Times New Roman"/>
          <w:i/>
          <w:iCs/>
          <w:sz w:val="24"/>
          <w:szCs w:val="24"/>
        </w:rPr>
        <w:t>A</w:t>
      </w:r>
      <w:ins w:id="57" w:author="Microsoft account" w:date="2023-01-31T15:41:00Z">
        <w:r w:rsidR="00110C72">
          <w:rPr>
            <w:rFonts w:ascii="Times New Roman" w:hAnsi="Times New Roman"/>
            <w:i/>
            <w:iCs/>
            <w:sz w:val="24"/>
            <w:szCs w:val="24"/>
          </w:rPr>
          <w:t>.</w:t>
        </w:r>
      </w:ins>
      <w:r w:rsidR="006500B6" w:rsidRPr="004774AA">
        <w:rPr>
          <w:rFonts w:ascii="Times New Roman" w:hAnsi="Times New Roman"/>
          <w:i/>
          <w:iCs/>
          <w:sz w:val="24"/>
          <w:szCs w:val="24"/>
        </w:rPr>
        <w:t xml:space="preserve"> marmorata</w:t>
      </w:r>
      <w:r w:rsidR="006500B6" w:rsidRPr="004774AA">
        <w:rPr>
          <w:rFonts w:ascii="Times New Roman" w:hAnsi="Times New Roman"/>
          <w:sz w:val="24"/>
          <w:szCs w:val="24"/>
        </w:rPr>
        <w:t xml:space="preserve"> and </w:t>
      </w:r>
      <w:r w:rsidR="006500B6" w:rsidRPr="004774AA">
        <w:rPr>
          <w:rFonts w:ascii="Times New Roman" w:hAnsi="Times New Roman"/>
          <w:i/>
          <w:iCs/>
          <w:sz w:val="24"/>
          <w:szCs w:val="24"/>
        </w:rPr>
        <w:t>A. bicolor</w:t>
      </w:r>
      <w:r w:rsidR="006500B6">
        <w:rPr>
          <w:rFonts w:ascii="Times New Roman" w:hAnsi="Times New Roman"/>
          <w:i/>
          <w:iCs/>
          <w:sz w:val="24"/>
          <w:szCs w:val="24"/>
        </w:rPr>
        <w:t xml:space="preserve"> </w:t>
      </w:r>
      <w:r w:rsidR="006500B6">
        <w:rPr>
          <w:rFonts w:ascii="Times New Roman" w:hAnsi="Times New Roman"/>
          <w:sz w:val="24"/>
          <w:szCs w:val="24"/>
        </w:rPr>
        <w:t xml:space="preserve">in the </w:t>
      </w:r>
      <w:r w:rsidR="006500B6" w:rsidRPr="004774AA">
        <w:rPr>
          <w:rFonts w:ascii="Times New Roman" w:hAnsi="Times New Roman"/>
          <w:sz w:val="24"/>
          <w:szCs w:val="24"/>
        </w:rPr>
        <w:t xml:space="preserve">western Pacific Ocean in North </w:t>
      </w:r>
      <w:proofErr w:type="spellStart"/>
      <w:r w:rsidR="006500B6" w:rsidRPr="004774AA">
        <w:rPr>
          <w:rFonts w:ascii="Times New Roman" w:hAnsi="Times New Roman"/>
          <w:sz w:val="24"/>
          <w:szCs w:val="24"/>
        </w:rPr>
        <w:t>Suluwesi</w:t>
      </w:r>
      <w:proofErr w:type="spellEnd"/>
      <w:r w:rsidR="006500B6" w:rsidRPr="004774AA">
        <w:rPr>
          <w:rFonts w:ascii="Times New Roman" w:hAnsi="Times New Roman"/>
          <w:sz w:val="24"/>
          <w:szCs w:val="24"/>
        </w:rPr>
        <w:t>, Indonesia</w:t>
      </w:r>
      <w:r w:rsidR="006500B6">
        <w:rPr>
          <w:rFonts w:ascii="Times New Roman" w:hAnsi="Times New Roman"/>
          <w:sz w:val="24"/>
          <w:szCs w:val="24"/>
        </w:rPr>
        <w:t xml:space="preserve"> was reported to occur all year-round</w:t>
      </w:r>
      <w:r w:rsidRPr="004774AA">
        <w:rPr>
          <w:rFonts w:ascii="Times New Roman" w:hAnsi="Times New Roman"/>
          <w:sz w:val="24"/>
          <w:szCs w:val="24"/>
        </w:rPr>
        <w:t xml:space="preserve"> (Arai </w:t>
      </w:r>
      <w:r w:rsidR="00C4488A" w:rsidRPr="00C4488A">
        <w:rPr>
          <w:rFonts w:ascii="Times New Roman" w:hAnsi="Times New Roman"/>
          <w:i/>
          <w:iCs/>
          <w:sz w:val="24"/>
          <w:szCs w:val="24"/>
        </w:rPr>
        <w:t>et al.,</w:t>
      </w:r>
      <w:ins w:id="58" w:author="Microsoft account" w:date="2023-01-31T15:41:00Z">
        <w:r w:rsidR="00110C72">
          <w:rPr>
            <w:rFonts w:ascii="Times New Roman" w:hAnsi="Times New Roman"/>
            <w:i/>
            <w:iCs/>
            <w:sz w:val="24"/>
            <w:szCs w:val="24"/>
          </w:rPr>
          <w:t xml:space="preserve"> </w:t>
        </w:r>
      </w:ins>
      <w:r w:rsidRPr="004774AA">
        <w:rPr>
          <w:rFonts w:ascii="Times New Roman" w:hAnsi="Times New Roman"/>
          <w:sz w:val="24"/>
          <w:szCs w:val="24"/>
        </w:rPr>
        <w:t>2016).</w:t>
      </w:r>
    </w:p>
    <w:p w14:paraId="18D648C2" w14:textId="02F1CB4E" w:rsidR="00766EB5"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t xml:space="preserve"> In Kenya, the Sabaki Estuary arises from the Sabaki River, the second largest river in Kenya; which discharges its waters into the Indian Ocean to the north of Malindi along the Kenya coastline. The Sabaki Estuary supports a wide variety of fishes species including members of the families </w:t>
      </w:r>
      <w:proofErr w:type="spellStart"/>
      <w:r w:rsidRPr="004774AA">
        <w:rPr>
          <w:rFonts w:ascii="Times New Roman" w:hAnsi="Times New Roman"/>
          <w:i/>
          <w:iCs/>
          <w:sz w:val="24"/>
          <w:szCs w:val="24"/>
        </w:rPr>
        <w:t>Protopteridae</w:t>
      </w:r>
      <w:proofErr w:type="spellEnd"/>
      <w:r w:rsidRPr="004774AA">
        <w:rPr>
          <w:rFonts w:ascii="Times New Roman" w:hAnsi="Times New Roman"/>
          <w:i/>
          <w:iCs/>
          <w:sz w:val="24"/>
          <w:szCs w:val="24"/>
        </w:rPr>
        <w:t xml:space="preserve"> </w:t>
      </w:r>
      <w:r w:rsidRPr="004774AA">
        <w:rPr>
          <w:rFonts w:ascii="Times New Roman" w:hAnsi="Times New Roman"/>
          <w:sz w:val="24"/>
          <w:szCs w:val="24"/>
        </w:rPr>
        <w:t xml:space="preserve">(lungﬁshes), </w:t>
      </w:r>
      <w:proofErr w:type="spellStart"/>
      <w:r w:rsidRPr="004774AA">
        <w:rPr>
          <w:rFonts w:ascii="Times New Roman" w:hAnsi="Times New Roman"/>
          <w:i/>
          <w:iCs/>
          <w:sz w:val="24"/>
          <w:szCs w:val="24"/>
        </w:rPr>
        <w:t>Claridae</w:t>
      </w:r>
      <w:proofErr w:type="spellEnd"/>
      <w:r w:rsidRPr="004774AA">
        <w:rPr>
          <w:rFonts w:ascii="Times New Roman" w:hAnsi="Times New Roman"/>
          <w:sz w:val="24"/>
          <w:szCs w:val="24"/>
        </w:rPr>
        <w:t xml:space="preserve"> (catﬁshes), </w:t>
      </w:r>
      <w:proofErr w:type="spellStart"/>
      <w:r w:rsidRPr="004774AA">
        <w:rPr>
          <w:rFonts w:ascii="Times New Roman" w:hAnsi="Times New Roman"/>
          <w:i/>
          <w:iCs/>
          <w:sz w:val="24"/>
          <w:szCs w:val="24"/>
        </w:rPr>
        <w:t>Cichlidae</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tilapines</w:t>
      </w:r>
      <w:proofErr w:type="spellEnd"/>
      <w:r w:rsidRPr="004774AA">
        <w:rPr>
          <w:rFonts w:ascii="Times New Roman" w:hAnsi="Times New Roman"/>
          <w:sz w:val="24"/>
          <w:szCs w:val="24"/>
        </w:rPr>
        <w:t>) and several species of prawns which are exploited by local artisanal fishers within the estuary (</w:t>
      </w:r>
      <w:proofErr w:type="spellStart"/>
      <w:r w:rsidRPr="004774AA">
        <w:rPr>
          <w:rFonts w:ascii="Times New Roman" w:hAnsi="Times New Roman"/>
          <w:sz w:val="24"/>
          <w:szCs w:val="24"/>
        </w:rPr>
        <w:t>Fulanda</w:t>
      </w:r>
      <w:proofErr w:type="spellEnd"/>
      <w:r w:rsidRPr="004774AA">
        <w:rPr>
          <w:rFonts w:ascii="Times New Roman" w:hAnsi="Times New Roman"/>
          <w:sz w:val="24"/>
          <w:szCs w:val="24"/>
        </w:rPr>
        <w:t xml:space="preserve"> </w:t>
      </w:r>
      <w:r w:rsidRPr="004774AA">
        <w:rPr>
          <w:rFonts w:ascii="Times New Roman" w:hAnsi="Times New Roman"/>
          <w:i/>
          <w:iCs/>
          <w:sz w:val="24"/>
          <w:szCs w:val="24"/>
        </w:rPr>
        <w:t>et al.,</w:t>
      </w:r>
      <w:ins w:id="59" w:author="Microsoft account" w:date="2023-01-31T15:42:00Z">
        <w:r w:rsidR="00110C72">
          <w:rPr>
            <w:rFonts w:ascii="Times New Roman" w:hAnsi="Times New Roman"/>
            <w:i/>
            <w:iCs/>
            <w:sz w:val="24"/>
            <w:szCs w:val="24"/>
          </w:rPr>
          <w:t xml:space="preserve"> </w:t>
        </w:r>
      </w:ins>
      <w:r w:rsidRPr="004774AA">
        <w:rPr>
          <w:rFonts w:ascii="Times New Roman" w:hAnsi="Times New Roman"/>
          <w:sz w:val="24"/>
          <w:szCs w:val="24"/>
        </w:rPr>
        <w:t xml:space="preserve">2011; </w:t>
      </w: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w:t>
      </w:r>
      <w:r w:rsidRPr="004774AA">
        <w:rPr>
          <w:rFonts w:ascii="Times New Roman" w:hAnsi="Times New Roman"/>
          <w:i/>
          <w:iCs/>
          <w:sz w:val="24"/>
          <w:szCs w:val="24"/>
        </w:rPr>
        <w:t>et al.,</w:t>
      </w:r>
      <w:ins w:id="60" w:author="Microsoft account" w:date="2023-01-31T15:42:00Z">
        <w:r w:rsidR="00110C72">
          <w:rPr>
            <w:rFonts w:ascii="Times New Roman" w:hAnsi="Times New Roman"/>
            <w:i/>
            <w:iCs/>
            <w:sz w:val="24"/>
            <w:szCs w:val="24"/>
          </w:rPr>
          <w:t xml:space="preserve"> </w:t>
        </w:r>
      </w:ins>
      <w:r w:rsidRPr="004774AA">
        <w:rPr>
          <w:rFonts w:ascii="Times New Roman" w:hAnsi="Times New Roman"/>
          <w:sz w:val="24"/>
          <w:szCs w:val="24"/>
        </w:rPr>
        <w:t>2016). However, little is known about the occurrence</w:t>
      </w:r>
      <w:r w:rsidR="00766EB5">
        <w:rPr>
          <w:rFonts w:ascii="Times New Roman" w:hAnsi="Times New Roman"/>
          <w:sz w:val="24"/>
          <w:szCs w:val="24"/>
        </w:rPr>
        <w:t>, ecology and biology</w:t>
      </w:r>
      <w:r w:rsidRPr="004774AA">
        <w:rPr>
          <w:rFonts w:ascii="Times New Roman" w:hAnsi="Times New Roman"/>
          <w:sz w:val="24"/>
          <w:szCs w:val="24"/>
        </w:rPr>
        <w:t xml:space="preserve"> of juvenile anguillid</w:t>
      </w:r>
      <w:r w:rsidR="00765947">
        <w:rPr>
          <w:rFonts w:ascii="Times New Roman" w:hAnsi="Times New Roman"/>
          <w:sz w:val="24"/>
          <w:szCs w:val="24"/>
        </w:rPr>
        <w:t>s</w:t>
      </w:r>
      <w:r w:rsidRPr="004774AA">
        <w:rPr>
          <w:rFonts w:ascii="Times New Roman" w:hAnsi="Times New Roman"/>
          <w:sz w:val="24"/>
          <w:szCs w:val="24"/>
        </w:rPr>
        <w:t xml:space="preserve"> </w:t>
      </w:r>
      <w:r w:rsidR="006500B6">
        <w:rPr>
          <w:rFonts w:ascii="Times New Roman" w:hAnsi="Times New Roman"/>
          <w:sz w:val="24"/>
          <w:szCs w:val="24"/>
        </w:rPr>
        <w:t>within the Sabaki Estuary.</w:t>
      </w:r>
      <w:r w:rsidRPr="004774AA">
        <w:rPr>
          <w:rFonts w:ascii="Times New Roman" w:hAnsi="Times New Roman"/>
          <w:sz w:val="24"/>
          <w:szCs w:val="24"/>
        </w:rPr>
        <w:t xml:space="preserve"> </w:t>
      </w:r>
    </w:p>
    <w:p w14:paraId="6FB1FE22" w14:textId="1717090D" w:rsidR="00766EB5" w:rsidRDefault="00766EB5" w:rsidP="00766EB5">
      <w:pPr>
        <w:spacing w:line="480" w:lineRule="auto"/>
        <w:rPr>
          <w:rFonts w:ascii="Times New Roman" w:hAnsi="Times New Roman"/>
          <w:sz w:val="24"/>
          <w:szCs w:val="24"/>
        </w:rPr>
      </w:pPr>
      <w:r>
        <w:rPr>
          <w:rFonts w:ascii="Times New Roman" w:hAnsi="Times New Roman"/>
          <w:sz w:val="24"/>
          <w:szCs w:val="24"/>
        </w:rPr>
        <w:t xml:space="preserve">The very first report on the existence of </w:t>
      </w:r>
      <w:r w:rsidRPr="00766EB5">
        <w:rPr>
          <w:rFonts w:ascii="Times New Roman" w:hAnsi="Times New Roman"/>
          <w:i/>
          <w:iCs/>
          <w:sz w:val="24"/>
          <w:szCs w:val="24"/>
        </w:rPr>
        <w:t xml:space="preserve">Anguilla </w:t>
      </w:r>
      <w:proofErr w:type="spellStart"/>
      <w:r w:rsidRPr="00766EB5">
        <w:rPr>
          <w:rFonts w:ascii="Times New Roman" w:hAnsi="Times New Roman"/>
          <w:i/>
          <w:iCs/>
          <w:sz w:val="24"/>
          <w:szCs w:val="24"/>
        </w:rPr>
        <w:t>spp</w:t>
      </w:r>
      <w:proofErr w:type="spellEnd"/>
      <w:r>
        <w:rPr>
          <w:rFonts w:ascii="Times New Roman" w:hAnsi="Times New Roman"/>
          <w:sz w:val="24"/>
          <w:szCs w:val="24"/>
        </w:rPr>
        <w:t xml:space="preserve"> </w:t>
      </w:r>
      <w:r w:rsidR="006500B6">
        <w:rPr>
          <w:rFonts w:ascii="Times New Roman" w:hAnsi="Times New Roman"/>
          <w:sz w:val="24"/>
          <w:szCs w:val="24"/>
        </w:rPr>
        <w:t xml:space="preserve">in Kenya rivers </w:t>
      </w:r>
      <w:r>
        <w:rPr>
          <w:rFonts w:ascii="Times New Roman" w:hAnsi="Times New Roman"/>
          <w:sz w:val="24"/>
          <w:szCs w:val="24"/>
        </w:rPr>
        <w:t xml:space="preserve">was by </w:t>
      </w:r>
      <w:del w:id="61" w:author="Microsoft account" w:date="2023-01-31T15:43:00Z">
        <w:r w:rsidDel="00110C72">
          <w:rPr>
            <w:rFonts w:ascii="Times New Roman" w:hAnsi="Times New Roman"/>
            <w:sz w:val="24"/>
            <w:szCs w:val="24"/>
          </w:rPr>
          <w:delText>(</w:delText>
        </w:r>
      </w:del>
      <w:r>
        <w:rPr>
          <w:rFonts w:ascii="Times New Roman" w:hAnsi="Times New Roman"/>
          <w:sz w:val="24"/>
          <w:szCs w:val="24"/>
        </w:rPr>
        <w:t>Frost</w:t>
      </w:r>
      <w:ins w:id="62" w:author="Microsoft account" w:date="2023-01-31T15:43:00Z">
        <w:r w:rsidR="00110C72">
          <w:rPr>
            <w:rFonts w:ascii="Times New Roman" w:hAnsi="Times New Roman"/>
            <w:sz w:val="24"/>
            <w:szCs w:val="24"/>
          </w:rPr>
          <w:t xml:space="preserve"> (</w:t>
        </w:r>
      </w:ins>
      <w:del w:id="63" w:author="Microsoft account" w:date="2023-01-31T15:43:00Z">
        <w:r w:rsidDel="00110C72">
          <w:rPr>
            <w:rFonts w:ascii="Times New Roman" w:hAnsi="Times New Roman"/>
            <w:sz w:val="24"/>
            <w:szCs w:val="24"/>
          </w:rPr>
          <w:delText xml:space="preserve">., </w:delText>
        </w:r>
      </w:del>
      <w:r>
        <w:rPr>
          <w:rFonts w:ascii="Times New Roman" w:hAnsi="Times New Roman"/>
          <w:sz w:val="24"/>
          <w:szCs w:val="24"/>
        </w:rPr>
        <w:t xml:space="preserve">1995). In the report three species </w:t>
      </w:r>
      <w:r w:rsidRPr="00766EB5">
        <w:rPr>
          <w:rFonts w:ascii="Times New Roman" w:hAnsi="Times New Roman"/>
          <w:i/>
          <w:iCs/>
          <w:sz w:val="24"/>
          <w:szCs w:val="24"/>
        </w:rPr>
        <w:t>A. bengalensis</w:t>
      </w:r>
      <w:r w:rsidRPr="009C2684">
        <w:rPr>
          <w:rFonts w:ascii="Times New Roman" w:hAnsi="Times New Roman"/>
          <w:sz w:val="24"/>
          <w:szCs w:val="24"/>
        </w:rPr>
        <w:t xml:space="preserve">, </w:t>
      </w:r>
      <w:r w:rsidRPr="00766EB5">
        <w:rPr>
          <w:rFonts w:ascii="Times New Roman" w:hAnsi="Times New Roman"/>
          <w:i/>
          <w:iCs/>
          <w:sz w:val="24"/>
          <w:szCs w:val="24"/>
        </w:rPr>
        <w:t>A. bicolor</w:t>
      </w:r>
      <w:r w:rsidRPr="009C2684">
        <w:rPr>
          <w:rFonts w:ascii="Times New Roman" w:hAnsi="Times New Roman"/>
          <w:sz w:val="24"/>
          <w:szCs w:val="24"/>
        </w:rPr>
        <w:t xml:space="preserve"> and </w:t>
      </w:r>
      <w:r w:rsidRPr="00766EB5">
        <w:rPr>
          <w:rFonts w:ascii="Times New Roman" w:hAnsi="Times New Roman"/>
          <w:i/>
          <w:iCs/>
          <w:sz w:val="24"/>
          <w:szCs w:val="24"/>
        </w:rPr>
        <w:t>A. mossambica</w:t>
      </w:r>
      <w:r w:rsidRPr="009C2684">
        <w:rPr>
          <w:rFonts w:ascii="Times New Roman" w:hAnsi="Times New Roman"/>
          <w:sz w:val="24"/>
          <w:szCs w:val="24"/>
        </w:rPr>
        <w:t xml:space="preserve"> were reported to occur within</w:t>
      </w:r>
      <w:r>
        <w:rPr>
          <w:rFonts w:ascii="Times New Roman" w:hAnsi="Times New Roman"/>
          <w:sz w:val="24"/>
          <w:szCs w:val="24"/>
        </w:rPr>
        <w:t xml:space="preserve"> Kenya rivers.  </w:t>
      </w:r>
      <w:r w:rsidRPr="00766EB5">
        <w:rPr>
          <w:rFonts w:ascii="Times New Roman" w:hAnsi="Times New Roman"/>
          <w:i/>
          <w:iCs/>
          <w:sz w:val="24"/>
          <w:szCs w:val="24"/>
        </w:rPr>
        <w:t>A. bengalensis</w:t>
      </w:r>
      <w:r w:rsidRPr="009C2684">
        <w:rPr>
          <w:rFonts w:ascii="Times New Roman" w:hAnsi="Times New Roman"/>
          <w:sz w:val="24"/>
          <w:szCs w:val="24"/>
        </w:rPr>
        <w:t xml:space="preserve"> was documented to be the most abundant above 3,000 ft, </w:t>
      </w:r>
      <w:r w:rsidRPr="00766EB5">
        <w:rPr>
          <w:rFonts w:ascii="Times New Roman" w:hAnsi="Times New Roman"/>
          <w:i/>
          <w:iCs/>
          <w:sz w:val="24"/>
          <w:szCs w:val="24"/>
        </w:rPr>
        <w:t xml:space="preserve">A. mossambica </w:t>
      </w:r>
      <w:r w:rsidRPr="009C2684">
        <w:rPr>
          <w:rFonts w:ascii="Times New Roman" w:hAnsi="Times New Roman"/>
          <w:sz w:val="24"/>
          <w:szCs w:val="24"/>
        </w:rPr>
        <w:t xml:space="preserve">was described as comparatively rare while </w:t>
      </w:r>
      <w:r w:rsidRPr="00766EB5">
        <w:rPr>
          <w:rFonts w:ascii="Times New Roman" w:hAnsi="Times New Roman"/>
          <w:i/>
          <w:iCs/>
          <w:sz w:val="24"/>
          <w:szCs w:val="24"/>
        </w:rPr>
        <w:t>A. bicolor</w:t>
      </w:r>
      <w:r w:rsidRPr="009C2684">
        <w:rPr>
          <w:rFonts w:ascii="Times New Roman" w:hAnsi="Times New Roman"/>
          <w:sz w:val="24"/>
          <w:szCs w:val="24"/>
        </w:rPr>
        <w:t xml:space="preserve"> was reported to be uncommon and restricted to the lower reaches of rivers (Frost., 1995; </w:t>
      </w:r>
      <w:commentRangeStart w:id="64"/>
      <w:r w:rsidRPr="00110C72">
        <w:rPr>
          <w:rFonts w:ascii="Times New Roman" w:hAnsi="Times New Roman"/>
          <w:sz w:val="24"/>
          <w:szCs w:val="24"/>
          <w:highlight w:val="yellow"/>
          <w:rPrChange w:id="65" w:author="Microsoft account" w:date="2023-01-31T15:44:00Z">
            <w:rPr>
              <w:rFonts w:ascii="Times New Roman" w:hAnsi="Times New Roman"/>
              <w:sz w:val="24"/>
              <w:szCs w:val="24"/>
            </w:rPr>
          </w:rPrChange>
        </w:rPr>
        <w:t>Van</w:t>
      </w:r>
      <w:commentRangeEnd w:id="64"/>
      <w:r w:rsidR="00110C72">
        <w:rPr>
          <w:rStyle w:val="CommentReference"/>
        </w:rPr>
        <w:commentReference w:id="64"/>
      </w:r>
      <w:r w:rsidRPr="00110C72">
        <w:rPr>
          <w:rFonts w:ascii="Times New Roman" w:hAnsi="Times New Roman"/>
          <w:sz w:val="24"/>
          <w:szCs w:val="24"/>
          <w:highlight w:val="yellow"/>
          <w:rPrChange w:id="66" w:author="Microsoft account" w:date="2023-01-31T15:44:00Z">
            <w:rPr>
              <w:rFonts w:ascii="Times New Roman" w:hAnsi="Times New Roman"/>
              <w:sz w:val="24"/>
              <w:szCs w:val="24"/>
            </w:rPr>
          </w:rPrChange>
        </w:rPr>
        <w:t>).</w:t>
      </w:r>
      <w:r w:rsidR="004007AB">
        <w:rPr>
          <w:rFonts w:ascii="Times New Roman" w:hAnsi="Times New Roman"/>
          <w:sz w:val="24"/>
          <w:szCs w:val="24"/>
        </w:rPr>
        <w:t xml:space="preserve"> </w:t>
      </w:r>
    </w:p>
    <w:p w14:paraId="1A6F5F61" w14:textId="409F682B" w:rsidR="00766EB5" w:rsidRPr="00F01822" w:rsidRDefault="00766EB5" w:rsidP="00766EB5">
      <w:pPr>
        <w:spacing w:line="480" w:lineRule="auto"/>
        <w:rPr>
          <w:rFonts w:ascii="Times New Roman" w:hAnsi="Times New Roman"/>
          <w:sz w:val="24"/>
          <w:szCs w:val="24"/>
        </w:rPr>
      </w:pPr>
      <w:r w:rsidRPr="00110C72">
        <w:rPr>
          <w:rFonts w:ascii="Times New Roman" w:hAnsi="Times New Roman"/>
          <w:sz w:val="24"/>
          <w:szCs w:val="24"/>
          <w:highlight w:val="yellow"/>
          <w:rPrChange w:id="67" w:author="Microsoft account" w:date="2023-01-31T15:46:00Z">
            <w:rPr>
              <w:rFonts w:ascii="Times New Roman" w:hAnsi="Times New Roman"/>
              <w:sz w:val="24"/>
              <w:szCs w:val="24"/>
            </w:rPr>
          </w:rPrChange>
        </w:rPr>
        <w:lastRenderedPageBreak/>
        <w:t>There are no records of elvers in Kenya rivers</w:t>
      </w:r>
      <w:r w:rsidR="00765947" w:rsidRPr="00110C72">
        <w:rPr>
          <w:rFonts w:ascii="Times New Roman" w:hAnsi="Times New Roman"/>
          <w:sz w:val="24"/>
          <w:szCs w:val="24"/>
          <w:highlight w:val="yellow"/>
          <w:rPrChange w:id="68" w:author="Microsoft account" w:date="2023-01-31T15:46:00Z">
            <w:rPr>
              <w:rFonts w:ascii="Times New Roman" w:hAnsi="Times New Roman"/>
              <w:sz w:val="24"/>
              <w:szCs w:val="24"/>
            </w:rPr>
          </w:rPrChange>
        </w:rPr>
        <w:t xml:space="preserve"> (</w:t>
      </w:r>
      <w:r w:rsidRPr="00110C72">
        <w:rPr>
          <w:rFonts w:ascii="Times New Roman" w:hAnsi="Times New Roman"/>
          <w:sz w:val="24"/>
          <w:szCs w:val="24"/>
          <w:highlight w:val="yellow"/>
          <w:rPrChange w:id="69" w:author="Microsoft account" w:date="2023-01-31T15:46:00Z">
            <w:rPr>
              <w:rFonts w:ascii="Times New Roman" w:hAnsi="Times New Roman"/>
              <w:sz w:val="24"/>
              <w:szCs w:val="24"/>
            </w:rPr>
          </w:rPrChange>
        </w:rPr>
        <w:t xml:space="preserve">Van </w:t>
      </w:r>
      <w:proofErr w:type="spellStart"/>
      <w:r w:rsidRPr="00110C72">
        <w:rPr>
          <w:rFonts w:ascii="Times New Roman" w:hAnsi="Times New Roman"/>
          <w:sz w:val="24"/>
          <w:szCs w:val="24"/>
          <w:highlight w:val="yellow"/>
          <w:rPrChange w:id="70" w:author="Microsoft account" w:date="2023-01-31T15:46:00Z">
            <w:rPr>
              <w:rFonts w:ascii="Times New Roman" w:hAnsi="Times New Roman"/>
              <w:sz w:val="24"/>
              <w:szCs w:val="24"/>
            </w:rPr>
          </w:rPrChange>
        </w:rPr>
        <w:t>Someren</w:t>
      </w:r>
      <w:proofErr w:type="spellEnd"/>
      <w:r w:rsidRPr="00110C72">
        <w:rPr>
          <w:rFonts w:ascii="Times New Roman" w:hAnsi="Times New Roman"/>
          <w:sz w:val="24"/>
          <w:szCs w:val="24"/>
          <w:highlight w:val="yellow"/>
          <w:rPrChange w:id="71" w:author="Microsoft account" w:date="2023-01-31T15:46:00Z">
            <w:rPr>
              <w:rFonts w:ascii="Times New Roman" w:hAnsi="Times New Roman"/>
              <w:sz w:val="24"/>
              <w:szCs w:val="24"/>
            </w:rPr>
          </w:rPrChange>
        </w:rPr>
        <w:t xml:space="preserve"> and Whitehead.,</w:t>
      </w:r>
      <w:r w:rsidR="004007AB" w:rsidRPr="00110C72">
        <w:rPr>
          <w:rFonts w:ascii="Times New Roman" w:hAnsi="Times New Roman"/>
          <w:sz w:val="24"/>
          <w:szCs w:val="24"/>
          <w:highlight w:val="yellow"/>
          <w:rPrChange w:id="72" w:author="Microsoft account" w:date="2023-01-31T15:46:00Z">
            <w:rPr>
              <w:rFonts w:ascii="Times New Roman" w:hAnsi="Times New Roman"/>
              <w:sz w:val="24"/>
              <w:szCs w:val="24"/>
            </w:rPr>
          </w:rPrChange>
        </w:rPr>
        <w:t xml:space="preserve"> </w:t>
      </w:r>
      <w:r w:rsidRPr="00110C72">
        <w:rPr>
          <w:rFonts w:ascii="Times New Roman" w:hAnsi="Times New Roman"/>
          <w:sz w:val="24"/>
          <w:szCs w:val="24"/>
          <w:highlight w:val="yellow"/>
          <w:rPrChange w:id="73" w:author="Microsoft account" w:date="2023-01-31T15:46:00Z">
            <w:rPr>
              <w:rFonts w:ascii="Times New Roman" w:hAnsi="Times New Roman"/>
              <w:sz w:val="24"/>
              <w:szCs w:val="24"/>
            </w:rPr>
          </w:rPrChange>
        </w:rPr>
        <w:t xml:space="preserve">1959). According to Van </w:t>
      </w:r>
      <w:proofErr w:type="spellStart"/>
      <w:r w:rsidRPr="00110C72">
        <w:rPr>
          <w:rFonts w:ascii="Times New Roman" w:hAnsi="Times New Roman"/>
          <w:sz w:val="24"/>
          <w:szCs w:val="24"/>
          <w:highlight w:val="yellow"/>
          <w:rPrChange w:id="74" w:author="Microsoft account" w:date="2023-01-31T15:46:00Z">
            <w:rPr>
              <w:rFonts w:ascii="Times New Roman" w:hAnsi="Times New Roman"/>
              <w:sz w:val="24"/>
              <w:szCs w:val="24"/>
            </w:rPr>
          </w:rPrChange>
        </w:rPr>
        <w:t>Someren</w:t>
      </w:r>
      <w:proofErr w:type="spellEnd"/>
      <w:r w:rsidRPr="00110C72">
        <w:rPr>
          <w:rFonts w:ascii="Times New Roman" w:hAnsi="Times New Roman"/>
          <w:sz w:val="24"/>
          <w:szCs w:val="24"/>
          <w:highlight w:val="yellow"/>
          <w:rPrChange w:id="75" w:author="Microsoft account" w:date="2023-01-31T15:46:00Z">
            <w:rPr>
              <w:rFonts w:ascii="Times New Roman" w:hAnsi="Times New Roman"/>
              <w:sz w:val="24"/>
              <w:szCs w:val="24"/>
            </w:rPr>
          </w:rPrChange>
        </w:rPr>
        <w:t xml:space="preserve"> and Whitehead</w:t>
      </w:r>
      <w:del w:id="76" w:author="Microsoft account" w:date="2023-01-31T15:44:00Z">
        <w:r w:rsidRPr="00110C72" w:rsidDel="00110C72">
          <w:rPr>
            <w:rFonts w:ascii="Times New Roman" w:hAnsi="Times New Roman"/>
            <w:sz w:val="24"/>
            <w:szCs w:val="24"/>
            <w:highlight w:val="yellow"/>
            <w:rPrChange w:id="77" w:author="Microsoft account" w:date="2023-01-31T15:46:00Z">
              <w:rPr>
                <w:rFonts w:ascii="Times New Roman" w:hAnsi="Times New Roman"/>
                <w:sz w:val="24"/>
                <w:szCs w:val="24"/>
              </w:rPr>
            </w:rPrChange>
          </w:rPr>
          <w:delText>,</w:delText>
        </w:r>
      </w:del>
      <w:r w:rsidRPr="00110C72">
        <w:rPr>
          <w:rFonts w:ascii="Times New Roman" w:hAnsi="Times New Roman"/>
          <w:sz w:val="24"/>
          <w:szCs w:val="24"/>
          <w:highlight w:val="yellow"/>
          <w:rPrChange w:id="78" w:author="Microsoft account" w:date="2023-01-31T15:46:00Z">
            <w:rPr>
              <w:rFonts w:ascii="Times New Roman" w:hAnsi="Times New Roman"/>
              <w:sz w:val="24"/>
              <w:szCs w:val="24"/>
            </w:rPr>
          </w:rPrChange>
        </w:rPr>
        <w:t xml:space="preserve"> (1959), various accounts have been reported regarding the presence of elvers among debris entrapped within turbine draft tubes</w:t>
      </w:r>
      <w:r w:rsidR="004007AB" w:rsidRPr="00110C72">
        <w:rPr>
          <w:rFonts w:ascii="Times New Roman" w:hAnsi="Times New Roman"/>
          <w:sz w:val="24"/>
          <w:szCs w:val="24"/>
          <w:highlight w:val="yellow"/>
          <w:rPrChange w:id="79" w:author="Microsoft account" w:date="2023-01-31T15:46:00Z">
            <w:rPr>
              <w:rFonts w:ascii="Times New Roman" w:hAnsi="Times New Roman"/>
              <w:sz w:val="24"/>
              <w:szCs w:val="24"/>
            </w:rPr>
          </w:rPrChange>
        </w:rPr>
        <w:t>,</w:t>
      </w:r>
      <w:r w:rsidRPr="00110C72">
        <w:rPr>
          <w:rFonts w:ascii="Times New Roman" w:hAnsi="Times New Roman"/>
          <w:sz w:val="24"/>
          <w:szCs w:val="24"/>
          <w:highlight w:val="yellow"/>
          <w:rPrChange w:id="80" w:author="Microsoft account" w:date="2023-01-31T15:46:00Z">
            <w:rPr>
              <w:rFonts w:ascii="Times New Roman" w:hAnsi="Times New Roman"/>
              <w:sz w:val="24"/>
              <w:szCs w:val="24"/>
            </w:rPr>
          </w:rPrChange>
        </w:rPr>
        <w:t xml:space="preserve"> at the Tana hydroelectric power station in the Tana River. Unfortunately, no individuals were preserved for examination. Nevertheless, upon further investigation, it was determined that the </w:t>
      </w:r>
      <w:r w:rsidR="004007AB" w:rsidRPr="00110C72">
        <w:rPr>
          <w:rFonts w:ascii="Times New Roman" w:hAnsi="Times New Roman"/>
          <w:sz w:val="24"/>
          <w:szCs w:val="24"/>
          <w:highlight w:val="yellow"/>
          <w:rPrChange w:id="81" w:author="Microsoft account" w:date="2023-01-31T15:46:00Z">
            <w:rPr>
              <w:rFonts w:ascii="Times New Roman" w:hAnsi="Times New Roman"/>
              <w:sz w:val="24"/>
              <w:szCs w:val="24"/>
            </w:rPr>
          </w:rPrChange>
        </w:rPr>
        <w:t>eels</w:t>
      </w:r>
      <w:r w:rsidRPr="00110C72">
        <w:rPr>
          <w:rFonts w:ascii="Times New Roman" w:hAnsi="Times New Roman"/>
          <w:sz w:val="24"/>
          <w:szCs w:val="24"/>
          <w:highlight w:val="yellow"/>
          <w:rPrChange w:id="82" w:author="Microsoft account" w:date="2023-01-31T15:46:00Z">
            <w:rPr>
              <w:rFonts w:ascii="Times New Roman" w:hAnsi="Times New Roman"/>
              <w:sz w:val="24"/>
              <w:szCs w:val="24"/>
            </w:rPr>
          </w:rPrChange>
        </w:rPr>
        <w:t xml:space="preserve"> encountered were likely in the early stages of the yellow eel.</w:t>
      </w:r>
    </w:p>
    <w:p w14:paraId="1A5AB503" w14:textId="3E6C0047" w:rsidR="00766EB5" w:rsidRDefault="00766EB5" w:rsidP="00766EB5">
      <w:pPr>
        <w:spacing w:line="480" w:lineRule="auto"/>
        <w:rPr>
          <w:rFonts w:ascii="Times New Roman" w:hAnsi="Times New Roman"/>
          <w:sz w:val="24"/>
          <w:szCs w:val="24"/>
        </w:rPr>
      </w:pPr>
      <w:r w:rsidRPr="00F01822">
        <w:rPr>
          <w:rFonts w:ascii="Times New Roman" w:hAnsi="Times New Roman"/>
          <w:sz w:val="24"/>
          <w:szCs w:val="24"/>
        </w:rPr>
        <w:t xml:space="preserve">A small </w:t>
      </w:r>
      <w:r w:rsidR="00492FEC" w:rsidRPr="00492FEC">
        <w:rPr>
          <w:rFonts w:ascii="Times New Roman" w:hAnsi="Times New Roman"/>
          <w:i/>
          <w:iCs/>
          <w:sz w:val="24"/>
          <w:szCs w:val="24"/>
        </w:rPr>
        <w:t>A. mossambica</w:t>
      </w:r>
      <w:r w:rsidRPr="00F01822">
        <w:rPr>
          <w:rFonts w:ascii="Times New Roman" w:hAnsi="Times New Roman"/>
          <w:sz w:val="24"/>
          <w:szCs w:val="24"/>
        </w:rPr>
        <w:t xml:space="preserve"> measuring 8.75</w:t>
      </w:r>
      <w:ins w:id="83" w:author="Microsoft account" w:date="2023-01-31T15:46:00Z">
        <w:r w:rsidR="00110C72">
          <w:rPr>
            <w:rFonts w:ascii="Times New Roman" w:hAnsi="Times New Roman"/>
            <w:sz w:val="24"/>
            <w:szCs w:val="24"/>
          </w:rPr>
          <w:t xml:space="preserve"> </w:t>
        </w:r>
      </w:ins>
      <w:r w:rsidRPr="00F01822">
        <w:rPr>
          <w:rFonts w:ascii="Times New Roman" w:hAnsi="Times New Roman"/>
          <w:sz w:val="24"/>
          <w:szCs w:val="24"/>
        </w:rPr>
        <w:t>cm</w:t>
      </w:r>
      <w:r w:rsidR="00765947">
        <w:rPr>
          <w:rFonts w:ascii="Times New Roman" w:hAnsi="Times New Roman"/>
          <w:sz w:val="24"/>
          <w:szCs w:val="24"/>
        </w:rPr>
        <w:t xml:space="preserve"> is recorded to have been</w:t>
      </w:r>
      <w:r>
        <w:rPr>
          <w:rFonts w:ascii="Times New Roman" w:hAnsi="Times New Roman"/>
          <w:sz w:val="24"/>
          <w:szCs w:val="24"/>
        </w:rPr>
        <w:t xml:space="preserve"> </w:t>
      </w:r>
      <w:r w:rsidRPr="00F01822">
        <w:rPr>
          <w:rFonts w:ascii="Times New Roman" w:hAnsi="Times New Roman"/>
          <w:sz w:val="24"/>
          <w:szCs w:val="24"/>
        </w:rPr>
        <w:t xml:space="preserve">caught </w:t>
      </w:r>
      <w:r w:rsidR="00765947">
        <w:rPr>
          <w:rFonts w:ascii="Times New Roman" w:hAnsi="Times New Roman"/>
          <w:sz w:val="24"/>
          <w:szCs w:val="24"/>
        </w:rPr>
        <w:t>using</w:t>
      </w:r>
      <w:r w:rsidRPr="00F01822">
        <w:rPr>
          <w:rFonts w:ascii="Times New Roman" w:hAnsi="Times New Roman"/>
          <w:sz w:val="24"/>
          <w:szCs w:val="24"/>
        </w:rPr>
        <w:t xml:space="preserve"> a </w:t>
      </w:r>
      <w:r>
        <w:rPr>
          <w:rFonts w:ascii="Times New Roman" w:hAnsi="Times New Roman"/>
          <w:sz w:val="24"/>
          <w:szCs w:val="24"/>
        </w:rPr>
        <w:t xml:space="preserve">traditional </w:t>
      </w:r>
      <w:r w:rsidRPr="00F01822">
        <w:rPr>
          <w:rFonts w:ascii="Times New Roman" w:hAnsi="Times New Roman"/>
          <w:sz w:val="24"/>
          <w:szCs w:val="24"/>
        </w:rPr>
        <w:t xml:space="preserve">basket trap at </w:t>
      </w:r>
      <w:proofErr w:type="spellStart"/>
      <w:r w:rsidRPr="00F01822">
        <w:rPr>
          <w:rFonts w:ascii="Times New Roman" w:hAnsi="Times New Roman"/>
          <w:sz w:val="24"/>
          <w:szCs w:val="24"/>
        </w:rPr>
        <w:t>Jilore</w:t>
      </w:r>
      <w:proofErr w:type="spellEnd"/>
      <w:r w:rsidRPr="00F01822">
        <w:rPr>
          <w:rFonts w:ascii="Times New Roman" w:hAnsi="Times New Roman"/>
          <w:sz w:val="24"/>
          <w:szCs w:val="24"/>
        </w:rPr>
        <w:t>, located along the Sabaki River, 20 miles away from the sea</w:t>
      </w:r>
      <w:r>
        <w:rPr>
          <w:rFonts w:ascii="Times New Roman" w:hAnsi="Times New Roman"/>
          <w:sz w:val="24"/>
          <w:szCs w:val="24"/>
        </w:rPr>
        <w:t xml:space="preserve"> (</w:t>
      </w:r>
      <w:r w:rsidRPr="004774AA">
        <w:rPr>
          <w:rFonts w:ascii="Times New Roman" w:hAnsi="Times New Roman"/>
          <w:sz w:val="24"/>
          <w:szCs w:val="24"/>
        </w:rPr>
        <w:t xml:space="preserve">Van </w:t>
      </w:r>
      <w:proofErr w:type="spellStart"/>
      <w:r w:rsidRPr="004774AA">
        <w:rPr>
          <w:rFonts w:ascii="Times New Roman" w:hAnsi="Times New Roman"/>
          <w:sz w:val="24"/>
          <w:szCs w:val="24"/>
        </w:rPr>
        <w:t>Someren</w:t>
      </w:r>
      <w:proofErr w:type="spellEnd"/>
      <w:r w:rsidRPr="004774AA">
        <w:rPr>
          <w:rFonts w:ascii="Times New Roman" w:hAnsi="Times New Roman"/>
          <w:sz w:val="24"/>
          <w:szCs w:val="24"/>
        </w:rPr>
        <w:t xml:space="preserve"> and Whitehead</w:t>
      </w:r>
      <w:r>
        <w:rPr>
          <w:rFonts w:ascii="Times New Roman" w:hAnsi="Times New Roman"/>
          <w:sz w:val="24"/>
          <w:szCs w:val="24"/>
        </w:rPr>
        <w:t>.,</w:t>
      </w:r>
      <w:r w:rsidR="00765947">
        <w:rPr>
          <w:rFonts w:ascii="Times New Roman" w:hAnsi="Times New Roman"/>
          <w:sz w:val="24"/>
          <w:szCs w:val="24"/>
        </w:rPr>
        <w:t xml:space="preserve"> </w:t>
      </w:r>
      <w:r w:rsidRPr="004774AA">
        <w:rPr>
          <w:rFonts w:ascii="Times New Roman" w:hAnsi="Times New Roman"/>
          <w:sz w:val="24"/>
          <w:szCs w:val="24"/>
        </w:rPr>
        <w:t>1959</w:t>
      </w:r>
      <w:r>
        <w:rPr>
          <w:rFonts w:ascii="Times New Roman" w:hAnsi="Times New Roman"/>
          <w:sz w:val="24"/>
          <w:szCs w:val="24"/>
        </w:rPr>
        <w:t>)</w:t>
      </w:r>
      <w:r w:rsidRPr="00F01822">
        <w:rPr>
          <w:rFonts w:ascii="Times New Roman" w:hAnsi="Times New Roman"/>
          <w:sz w:val="24"/>
          <w:szCs w:val="24"/>
        </w:rPr>
        <w:t xml:space="preserve">. Despite uncertainty surrounding the date of capture, it is conjectured that the eel was captured during the November 1956 floods, which coincide with the short rain season. </w:t>
      </w:r>
      <w:r w:rsidR="004007AB" w:rsidRPr="004007AB">
        <w:rPr>
          <w:rFonts w:ascii="Times New Roman" w:hAnsi="Times New Roman"/>
          <w:sz w:val="24"/>
          <w:szCs w:val="24"/>
        </w:rPr>
        <w:t xml:space="preserve">This is the only known recorded occurrence of a juvenile </w:t>
      </w:r>
      <w:r w:rsidR="00492FEC">
        <w:rPr>
          <w:rFonts w:ascii="Times New Roman" w:hAnsi="Times New Roman"/>
          <w:sz w:val="24"/>
          <w:szCs w:val="24"/>
        </w:rPr>
        <w:t xml:space="preserve">anguillid </w:t>
      </w:r>
      <w:r w:rsidR="004007AB" w:rsidRPr="004007AB">
        <w:rPr>
          <w:rFonts w:ascii="Times New Roman" w:hAnsi="Times New Roman"/>
          <w:sz w:val="24"/>
          <w:szCs w:val="24"/>
        </w:rPr>
        <w:t xml:space="preserve">eel </w:t>
      </w:r>
      <w:commentRangeStart w:id="84"/>
      <w:r w:rsidR="00492FEC">
        <w:rPr>
          <w:rFonts w:ascii="Times New Roman" w:hAnsi="Times New Roman"/>
          <w:sz w:val="24"/>
          <w:szCs w:val="24"/>
        </w:rPr>
        <w:t xml:space="preserve">within </w:t>
      </w:r>
      <w:r w:rsidR="004007AB" w:rsidRPr="004007AB">
        <w:rPr>
          <w:rFonts w:ascii="Times New Roman" w:hAnsi="Times New Roman"/>
          <w:sz w:val="24"/>
          <w:szCs w:val="24"/>
        </w:rPr>
        <w:t>a Kenya estuary</w:t>
      </w:r>
      <w:r w:rsidRPr="00F01822">
        <w:rPr>
          <w:rFonts w:ascii="Times New Roman" w:hAnsi="Times New Roman"/>
          <w:sz w:val="24"/>
          <w:szCs w:val="24"/>
        </w:rPr>
        <w:t>.</w:t>
      </w:r>
      <w:r>
        <w:rPr>
          <w:rFonts w:ascii="Times New Roman" w:hAnsi="Times New Roman"/>
          <w:sz w:val="24"/>
          <w:szCs w:val="24"/>
        </w:rPr>
        <w:t xml:space="preserve"> </w:t>
      </w:r>
      <w:commentRangeEnd w:id="84"/>
      <w:r w:rsidR="00BA53EB">
        <w:rPr>
          <w:rStyle w:val="CommentReference"/>
        </w:rPr>
        <w:commentReference w:id="84"/>
      </w:r>
    </w:p>
    <w:p w14:paraId="4C1DFCDA" w14:textId="28E00521" w:rsidR="00D16481" w:rsidRPr="004774AA" w:rsidRDefault="00D16481" w:rsidP="00766EB5">
      <w:pPr>
        <w:spacing w:line="480" w:lineRule="auto"/>
        <w:rPr>
          <w:rFonts w:ascii="Times New Roman" w:hAnsi="Times New Roman"/>
          <w:sz w:val="24"/>
          <w:szCs w:val="24"/>
        </w:rPr>
      </w:pPr>
      <w:r w:rsidRPr="004774AA">
        <w:rPr>
          <w:rFonts w:ascii="Times New Roman" w:hAnsi="Times New Roman"/>
          <w:sz w:val="24"/>
          <w:szCs w:val="24"/>
        </w:rPr>
        <w:t xml:space="preserve">With less than 5 studies documented on anguillid eels in Kenyan estuaries, this group is less researched. This is of concern in that, according to the ICUN Red list of species, </w:t>
      </w:r>
      <w:r w:rsidRPr="004774AA">
        <w:rPr>
          <w:rFonts w:ascii="Times New Roman" w:hAnsi="Times New Roman"/>
          <w:i/>
          <w:iCs/>
          <w:sz w:val="24"/>
          <w:szCs w:val="24"/>
        </w:rPr>
        <w:t xml:space="preserve">A. </w:t>
      </w:r>
      <w:proofErr w:type="spellStart"/>
      <w:r w:rsidRPr="004774AA">
        <w:rPr>
          <w:rFonts w:ascii="Times New Roman" w:hAnsi="Times New Roman"/>
          <w:i/>
          <w:iCs/>
          <w:sz w:val="24"/>
          <w:szCs w:val="24"/>
        </w:rPr>
        <w:t>mossambica</w:t>
      </w:r>
      <w:proofErr w:type="spellEnd"/>
      <w:r w:rsidRPr="004774AA">
        <w:rPr>
          <w:rFonts w:ascii="Times New Roman" w:hAnsi="Times New Roman"/>
          <w:i/>
          <w:iCs/>
          <w:sz w:val="24"/>
          <w:szCs w:val="24"/>
        </w:rPr>
        <w:t xml:space="preserve"> </w:t>
      </w:r>
      <w:r w:rsidRPr="004774AA">
        <w:rPr>
          <w:rFonts w:ascii="Times New Roman" w:hAnsi="Times New Roman"/>
          <w:sz w:val="24"/>
          <w:szCs w:val="24"/>
        </w:rPr>
        <w:t>(</w:t>
      </w:r>
      <w:proofErr w:type="spellStart"/>
      <w:r w:rsidRPr="004774AA">
        <w:rPr>
          <w:rFonts w:ascii="Times New Roman" w:hAnsi="Times New Roman"/>
          <w:sz w:val="24"/>
          <w:szCs w:val="24"/>
          <w:shd w:val="clear" w:color="auto" w:fill="FFFFFF"/>
        </w:rPr>
        <w:t>Hanssens</w:t>
      </w:r>
      <w:proofErr w:type="spellEnd"/>
      <w:r w:rsidRPr="004774AA">
        <w:rPr>
          <w:rFonts w:ascii="Times New Roman" w:hAnsi="Times New Roman"/>
          <w:sz w:val="24"/>
          <w:szCs w:val="24"/>
          <w:shd w:val="clear" w:color="auto" w:fill="FFFFFF"/>
        </w:rPr>
        <w:t xml:space="preserve"> and </w:t>
      </w:r>
      <w:proofErr w:type="spellStart"/>
      <w:r w:rsidRPr="004774AA">
        <w:rPr>
          <w:rFonts w:ascii="Times New Roman" w:hAnsi="Times New Roman"/>
          <w:sz w:val="24"/>
          <w:szCs w:val="24"/>
          <w:shd w:val="clear" w:color="auto" w:fill="FFFFFF"/>
        </w:rPr>
        <w:t>Snoeks</w:t>
      </w:r>
      <w:proofErr w:type="spellEnd"/>
      <w:del w:id="85" w:author="Microsoft account" w:date="2023-01-31T15:48:00Z">
        <w:r w:rsidR="00C4488A" w:rsidRPr="00C4488A" w:rsidDel="00BA53EB">
          <w:rPr>
            <w:rFonts w:ascii="Times New Roman" w:hAnsi="Times New Roman"/>
            <w:i/>
            <w:iCs/>
            <w:sz w:val="24"/>
            <w:szCs w:val="24"/>
            <w:shd w:val="clear" w:color="auto" w:fill="FFFFFF"/>
          </w:rPr>
          <w:delText>.</w:delText>
        </w:r>
      </w:del>
      <w:r w:rsidR="00C4488A" w:rsidRPr="00C4488A">
        <w:rPr>
          <w:rFonts w:ascii="Times New Roman" w:hAnsi="Times New Roman"/>
          <w:i/>
          <w:iCs/>
          <w:sz w:val="24"/>
          <w:szCs w:val="24"/>
          <w:shd w:val="clear" w:color="auto" w:fill="FFFFFF"/>
        </w:rPr>
        <w:t>,</w:t>
      </w:r>
      <w:ins w:id="86" w:author="Microsoft account" w:date="2023-01-31T15:48:00Z">
        <w:r w:rsidR="00BA53EB">
          <w:rPr>
            <w:rFonts w:ascii="Times New Roman" w:hAnsi="Times New Roman"/>
            <w:i/>
            <w:iCs/>
            <w:sz w:val="24"/>
            <w:szCs w:val="24"/>
            <w:shd w:val="clear" w:color="auto" w:fill="FFFFFF"/>
          </w:rPr>
          <w:t xml:space="preserve"> </w:t>
        </w:r>
      </w:ins>
      <w:r w:rsidRPr="004774AA">
        <w:rPr>
          <w:rFonts w:ascii="Times New Roman" w:hAnsi="Times New Roman"/>
          <w:sz w:val="24"/>
          <w:szCs w:val="24"/>
          <w:shd w:val="clear" w:color="auto" w:fill="FFFFFF"/>
        </w:rPr>
        <w:t>2010</w:t>
      </w:r>
      <w:r w:rsidRPr="004774AA">
        <w:rPr>
          <w:rFonts w:ascii="Times New Roman" w:hAnsi="Times New Roman"/>
          <w:sz w:val="24"/>
          <w:szCs w:val="24"/>
        </w:rPr>
        <w:t xml:space="preserve">), </w:t>
      </w:r>
      <w:r w:rsidRPr="004774AA">
        <w:rPr>
          <w:rFonts w:ascii="Times New Roman" w:hAnsi="Times New Roman"/>
          <w:i/>
          <w:iCs/>
          <w:sz w:val="24"/>
          <w:szCs w:val="24"/>
        </w:rPr>
        <w:t>A</w:t>
      </w:r>
      <w:ins w:id="87" w:author="Microsoft account" w:date="2023-01-31T15:48:00Z">
        <w:r w:rsidR="00BA53EB">
          <w:rPr>
            <w:rFonts w:ascii="Times New Roman" w:hAnsi="Times New Roman"/>
            <w:i/>
            <w:iCs/>
            <w:sz w:val="24"/>
            <w:szCs w:val="24"/>
          </w:rPr>
          <w:t>.</w:t>
        </w:r>
      </w:ins>
      <w:r w:rsidRPr="004774AA">
        <w:rPr>
          <w:rFonts w:ascii="Times New Roman" w:hAnsi="Times New Roman"/>
          <w:i/>
          <w:iCs/>
          <w:sz w:val="24"/>
          <w:szCs w:val="24"/>
        </w:rPr>
        <w:t xml:space="preserve"> bengalensis</w:t>
      </w:r>
      <w:r w:rsidRPr="004774AA">
        <w:rPr>
          <w:rFonts w:ascii="Times New Roman" w:hAnsi="Times New Roman"/>
          <w:sz w:val="24"/>
          <w:szCs w:val="24"/>
        </w:rPr>
        <w:t xml:space="preserve"> (</w:t>
      </w:r>
      <w:r w:rsidRPr="004774AA">
        <w:rPr>
          <w:rFonts w:ascii="Times New Roman" w:hAnsi="Times New Roman"/>
          <w:sz w:val="24"/>
          <w:szCs w:val="24"/>
          <w:shd w:val="clear" w:color="auto" w:fill="FFFFFF"/>
        </w:rPr>
        <w:t xml:space="preserve">Engelbrecht </w:t>
      </w:r>
      <w:r w:rsidR="00C4488A" w:rsidRPr="00C4488A">
        <w:rPr>
          <w:rFonts w:ascii="Times New Roman" w:hAnsi="Times New Roman"/>
          <w:i/>
          <w:iCs/>
          <w:sz w:val="24"/>
          <w:szCs w:val="24"/>
        </w:rPr>
        <w:t>et al.,</w:t>
      </w:r>
      <w:ins w:id="88" w:author="Microsoft account" w:date="2023-01-31T15:48:00Z">
        <w:r w:rsidR="00BA53EB">
          <w:rPr>
            <w:rFonts w:ascii="Times New Roman" w:hAnsi="Times New Roman"/>
            <w:i/>
            <w:iCs/>
            <w:sz w:val="24"/>
            <w:szCs w:val="24"/>
          </w:rPr>
          <w:t xml:space="preserve"> </w:t>
        </w:r>
      </w:ins>
      <w:r w:rsidRPr="004774AA">
        <w:rPr>
          <w:rFonts w:ascii="Times New Roman" w:hAnsi="Times New Roman"/>
          <w:sz w:val="24"/>
          <w:szCs w:val="24"/>
        </w:rPr>
        <w:t>2010)</w:t>
      </w:r>
      <w:r w:rsidRPr="004774AA">
        <w:rPr>
          <w:rFonts w:ascii="Times New Roman" w:hAnsi="Times New Roman"/>
          <w:i/>
          <w:iCs/>
          <w:sz w:val="24"/>
          <w:szCs w:val="24"/>
        </w:rPr>
        <w:t>, A. bicolor</w:t>
      </w:r>
      <w:r w:rsidRPr="004774AA">
        <w:rPr>
          <w:rFonts w:ascii="Times New Roman" w:hAnsi="Times New Roman"/>
          <w:sz w:val="24"/>
          <w:szCs w:val="24"/>
        </w:rPr>
        <w:t xml:space="preserve"> (Pike </w:t>
      </w:r>
      <w:r w:rsidR="00C4488A" w:rsidRPr="00C4488A">
        <w:rPr>
          <w:rFonts w:ascii="Times New Roman" w:hAnsi="Times New Roman"/>
          <w:i/>
          <w:iCs/>
          <w:sz w:val="24"/>
          <w:szCs w:val="24"/>
        </w:rPr>
        <w:t>et al.,</w:t>
      </w:r>
      <w:ins w:id="89" w:author="Microsoft account" w:date="2023-01-31T15:48:00Z">
        <w:r w:rsidR="00BA53EB">
          <w:rPr>
            <w:rFonts w:ascii="Times New Roman" w:hAnsi="Times New Roman"/>
            <w:i/>
            <w:iCs/>
            <w:sz w:val="24"/>
            <w:szCs w:val="24"/>
          </w:rPr>
          <w:t xml:space="preserve"> </w:t>
        </w:r>
      </w:ins>
      <w:r w:rsidRPr="004774AA">
        <w:rPr>
          <w:rFonts w:ascii="Times New Roman" w:hAnsi="Times New Roman"/>
          <w:sz w:val="24"/>
          <w:szCs w:val="24"/>
        </w:rPr>
        <w:t>2019a) have been listed as near threatened. G</w:t>
      </w:r>
      <w:r w:rsidRPr="001B0D14">
        <w:rPr>
          <w:rFonts w:ascii="Times New Roman" w:hAnsi="Times New Roman"/>
          <w:sz w:val="24"/>
          <w:szCs w:val="24"/>
        </w:rPr>
        <w:t xml:space="preserve">iven the absence of pertinent data, it is </w:t>
      </w:r>
      <w:r w:rsidRPr="004774AA">
        <w:rPr>
          <w:rFonts w:ascii="Times New Roman" w:hAnsi="Times New Roman"/>
          <w:sz w:val="24"/>
          <w:szCs w:val="24"/>
        </w:rPr>
        <w:t xml:space="preserve">thereby, </w:t>
      </w:r>
      <w:r w:rsidRPr="001B0D14">
        <w:rPr>
          <w:rFonts w:ascii="Times New Roman" w:hAnsi="Times New Roman"/>
          <w:sz w:val="24"/>
          <w:szCs w:val="24"/>
        </w:rPr>
        <w:t>infeasible to accurately determine the</w:t>
      </w:r>
      <w:r w:rsidRPr="004774AA">
        <w:rPr>
          <w:rFonts w:ascii="Times New Roman" w:hAnsi="Times New Roman"/>
          <w:sz w:val="24"/>
          <w:szCs w:val="24"/>
        </w:rPr>
        <w:t xml:space="preserve"> conservation</w:t>
      </w:r>
      <w:r w:rsidRPr="001B0D14">
        <w:rPr>
          <w:rFonts w:ascii="Times New Roman" w:hAnsi="Times New Roman"/>
          <w:sz w:val="24"/>
          <w:szCs w:val="24"/>
        </w:rPr>
        <w:t xml:space="preserve"> status of anguillid eels within the estuaries of Kenya, and subsequently develop strateg</w:t>
      </w:r>
      <w:r w:rsidRPr="004774AA">
        <w:rPr>
          <w:rFonts w:ascii="Times New Roman" w:hAnsi="Times New Roman"/>
          <w:sz w:val="24"/>
          <w:szCs w:val="24"/>
        </w:rPr>
        <w:t>ies</w:t>
      </w:r>
      <w:r w:rsidRPr="001B0D14">
        <w:rPr>
          <w:rFonts w:ascii="Times New Roman" w:hAnsi="Times New Roman"/>
          <w:sz w:val="24"/>
          <w:szCs w:val="24"/>
        </w:rPr>
        <w:t xml:space="preserve"> for the management </w:t>
      </w:r>
      <w:commentRangeStart w:id="90"/>
      <w:r w:rsidRPr="001B0D14">
        <w:rPr>
          <w:rFonts w:ascii="Times New Roman" w:hAnsi="Times New Roman"/>
          <w:sz w:val="24"/>
          <w:szCs w:val="24"/>
        </w:rPr>
        <w:t>of this fishery</w:t>
      </w:r>
      <w:r w:rsidRPr="004774AA">
        <w:rPr>
          <w:rFonts w:ascii="Times New Roman" w:hAnsi="Times New Roman"/>
          <w:sz w:val="24"/>
          <w:szCs w:val="24"/>
        </w:rPr>
        <w:t xml:space="preserve">. </w:t>
      </w:r>
      <w:commentRangeEnd w:id="90"/>
      <w:r w:rsidR="00BA53EB">
        <w:rPr>
          <w:rStyle w:val="CommentReference"/>
        </w:rPr>
        <w:commentReference w:id="90"/>
      </w:r>
    </w:p>
    <w:p w14:paraId="312D47DF" w14:textId="5A9BF6A7" w:rsidR="00EA5376" w:rsidRDefault="00D16481" w:rsidP="00EA5376">
      <w:pPr>
        <w:spacing w:line="480" w:lineRule="auto"/>
        <w:jc w:val="both"/>
        <w:rPr>
          <w:rFonts w:ascii="Times New Roman" w:hAnsi="Times New Roman"/>
          <w:sz w:val="24"/>
          <w:szCs w:val="24"/>
        </w:rPr>
      </w:pPr>
      <w:r w:rsidRPr="004774AA">
        <w:rPr>
          <w:rFonts w:ascii="Times New Roman" w:hAnsi="Times New Roman"/>
          <w:sz w:val="24"/>
          <w:szCs w:val="24"/>
        </w:rPr>
        <w:t xml:space="preserve">Thereby, the aim of this study was to </w:t>
      </w:r>
      <w:r w:rsidRPr="001B0D14">
        <w:rPr>
          <w:rFonts w:ascii="Times New Roman" w:hAnsi="Times New Roman"/>
          <w:sz w:val="24"/>
          <w:szCs w:val="24"/>
        </w:rPr>
        <w:t xml:space="preserve">ascertain the </w:t>
      </w:r>
      <w:r w:rsidR="00766EB5">
        <w:rPr>
          <w:rFonts w:ascii="Times New Roman" w:hAnsi="Times New Roman"/>
          <w:sz w:val="24"/>
          <w:szCs w:val="24"/>
        </w:rPr>
        <w:t>occurrence</w:t>
      </w:r>
      <w:r w:rsidRPr="004774AA">
        <w:rPr>
          <w:rFonts w:ascii="Times New Roman" w:hAnsi="Times New Roman"/>
          <w:sz w:val="24"/>
          <w:szCs w:val="24"/>
        </w:rPr>
        <w:t xml:space="preserve"> and abundance of juvenile anguillid eels within the Sabaki Estuary, </w:t>
      </w:r>
      <w:r w:rsidRPr="001B0D14">
        <w:rPr>
          <w:rFonts w:ascii="Times New Roman" w:hAnsi="Times New Roman"/>
          <w:sz w:val="24"/>
          <w:szCs w:val="24"/>
        </w:rPr>
        <w:t xml:space="preserve">with the goal of providing </w:t>
      </w:r>
      <w:del w:id="91" w:author="Microsoft account" w:date="2023-01-31T15:50:00Z">
        <w:r w:rsidRPr="001B0D14" w:rsidDel="00BA53EB">
          <w:rPr>
            <w:rFonts w:ascii="Times New Roman" w:hAnsi="Times New Roman"/>
            <w:sz w:val="24"/>
            <w:szCs w:val="24"/>
          </w:rPr>
          <w:delText>a foundational</w:delText>
        </w:r>
        <w:r w:rsidRPr="004774AA" w:rsidDel="00BA53EB">
          <w:rPr>
            <w:rFonts w:ascii="Times New Roman" w:hAnsi="Times New Roman"/>
            <w:sz w:val="24"/>
            <w:szCs w:val="24"/>
          </w:rPr>
          <w:delText xml:space="preserve"> </w:delText>
        </w:r>
      </w:del>
      <w:r w:rsidRPr="004774AA">
        <w:rPr>
          <w:rFonts w:ascii="Times New Roman" w:hAnsi="Times New Roman"/>
          <w:sz w:val="24"/>
          <w:szCs w:val="24"/>
        </w:rPr>
        <w:t xml:space="preserve">baseline </w:t>
      </w:r>
      <w:ins w:id="92" w:author="Microsoft account" w:date="2023-01-31T15:50:00Z">
        <w:r w:rsidR="00BA53EB">
          <w:rPr>
            <w:rFonts w:ascii="Times New Roman" w:hAnsi="Times New Roman"/>
            <w:sz w:val="24"/>
            <w:szCs w:val="24"/>
          </w:rPr>
          <w:t xml:space="preserve">scientific data </w:t>
        </w:r>
      </w:ins>
      <w:del w:id="93" w:author="Microsoft account" w:date="2023-01-31T15:51:00Z">
        <w:r w:rsidRPr="004774AA" w:rsidDel="00BA53EB">
          <w:rPr>
            <w:rFonts w:ascii="Times New Roman" w:hAnsi="Times New Roman"/>
            <w:sz w:val="24"/>
            <w:szCs w:val="24"/>
          </w:rPr>
          <w:delText xml:space="preserve">for subsequent research studies whilst stimulating future interest </w:delText>
        </w:r>
      </w:del>
      <w:r w:rsidRPr="004774AA">
        <w:rPr>
          <w:rFonts w:ascii="Times New Roman" w:hAnsi="Times New Roman"/>
          <w:sz w:val="24"/>
          <w:szCs w:val="24"/>
        </w:rPr>
        <w:t xml:space="preserve">on </w:t>
      </w:r>
      <w:ins w:id="94" w:author="Microsoft account" w:date="2023-01-31T15:52:00Z">
        <w:r w:rsidR="00BA53EB">
          <w:rPr>
            <w:rFonts w:ascii="Times New Roman" w:hAnsi="Times New Roman"/>
            <w:sz w:val="24"/>
            <w:szCs w:val="24"/>
          </w:rPr>
          <w:t xml:space="preserve">the ecology and biology of </w:t>
        </w:r>
      </w:ins>
      <w:del w:id="95" w:author="Microsoft account" w:date="2023-01-31T15:51:00Z">
        <w:r w:rsidRPr="004774AA" w:rsidDel="00BA53EB">
          <w:rPr>
            <w:rFonts w:ascii="Times New Roman" w:hAnsi="Times New Roman"/>
            <w:sz w:val="24"/>
            <w:szCs w:val="24"/>
          </w:rPr>
          <w:delText xml:space="preserve">the </w:delText>
        </w:r>
      </w:del>
      <w:r w:rsidRPr="004774AA">
        <w:rPr>
          <w:rFonts w:ascii="Times New Roman" w:hAnsi="Times New Roman"/>
          <w:sz w:val="24"/>
          <w:szCs w:val="24"/>
        </w:rPr>
        <w:t>juvenile</w:t>
      </w:r>
      <w:ins w:id="96" w:author="Microsoft account" w:date="2023-01-31T15:51:00Z">
        <w:r w:rsidR="00BA53EB">
          <w:rPr>
            <w:rFonts w:ascii="Times New Roman" w:hAnsi="Times New Roman"/>
            <w:sz w:val="24"/>
            <w:szCs w:val="24"/>
          </w:rPr>
          <w:t xml:space="preserve"> eel</w:t>
        </w:r>
      </w:ins>
      <w:r w:rsidRPr="004774AA">
        <w:rPr>
          <w:rFonts w:ascii="Times New Roman" w:hAnsi="Times New Roman"/>
          <w:sz w:val="24"/>
          <w:szCs w:val="24"/>
        </w:rPr>
        <w:t xml:space="preserve">s </w:t>
      </w:r>
      <w:ins w:id="97" w:author="Microsoft account" w:date="2023-01-31T15:52:00Z">
        <w:r w:rsidR="00BA53EB">
          <w:rPr>
            <w:rFonts w:ascii="Times New Roman" w:hAnsi="Times New Roman"/>
            <w:sz w:val="24"/>
            <w:szCs w:val="24"/>
          </w:rPr>
          <w:t>in the estuary</w:t>
        </w:r>
      </w:ins>
      <w:del w:id="98" w:author="Microsoft account" w:date="2023-01-31T15:52:00Z">
        <w:r w:rsidRPr="004774AA" w:rsidDel="00BA53EB">
          <w:rPr>
            <w:rFonts w:ascii="Times New Roman" w:hAnsi="Times New Roman"/>
            <w:sz w:val="24"/>
            <w:szCs w:val="24"/>
          </w:rPr>
          <w:delText>of this species and their respective resources in Kenya.</w:delText>
        </w:r>
      </w:del>
      <w:bookmarkStart w:id="99" w:name="_Toc120099689"/>
      <w:bookmarkStart w:id="100" w:name="_Toc120101046"/>
      <w:ins w:id="101" w:author="Microsoft account" w:date="2023-01-31T15:52:00Z">
        <w:r w:rsidR="00BA53EB">
          <w:rPr>
            <w:rFonts w:ascii="Times New Roman" w:hAnsi="Times New Roman"/>
            <w:sz w:val="24"/>
            <w:szCs w:val="24"/>
          </w:rPr>
          <w:t>.</w:t>
        </w:r>
      </w:ins>
    </w:p>
    <w:p w14:paraId="27177601" w14:textId="689A8793" w:rsidR="00D16481" w:rsidRPr="00EA5376" w:rsidRDefault="00EA5376" w:rsidP="00EA5376">
      <w:pPr>
        <w:pStyle w:val="Heading2"/>
        <w:rPr>
          <w:szCs w:val="24"/>
        </w:rPr>
      </w:pPr>
      <w:bookmarkStart w:id="102" w:name="_Toc125806946"/>
      <w:r>
        <w:rPr>
          <w:szCs w:val="24"/>
        </w:rPr>
        <w:lastRenderedPageBreak/>
        <w:t>P</w:t>
      </w:r>
      <w:r w:rsidR="00D16481" w:rsidRPr="00064E59">
        <w:t>roblem Statement</w:t>
      </w:r>
      <w:bookmarkEnd w:id="99"/>
      <w:bookmarkEnd w:id="100"/>
      <w:bookmarkEnd w:id="102"/>
    </w:p>
    <w:p w14:paraId="4A16C64D" w14:textId="2789EF3F" w:rsidR="00D16481" w:rsidRPr="001B0D14" w:rsidDel="00751074" w:rsidRDefault="00D16481" w:rsidP="00D16481">
      <w:pPr>
        <w:spacing w:line="480" w:lineRule="auto"/>
        <w:jc w:val="both"/>
        <w:rPr>
          <w:del w:id="103" w:author="Microsoft account" w:date="2023-02-02T16:08:00Z"/>
          <w:rFonts w:ascii="Times New Roman" w:hAnsi="Times New Roman"/>
          <w:sz w:val="24"/>
          <w:szCs w:val="24"/>
        </w:rPr>
      </w:pPr>
      <w:r w:rsidRPr="001B0D14">
        <w:rPr>
          <w:rFonts w:ascii="Times New Roman" w:hAnsi="Times New Roman"/>
          <w:sz w:val="24"/>
          <w:szCs w:val="24"/>
        </w:rPr>
        <w:t xml:space="preserve">As catadromous organisms, </w:t>
      </w:r>
      <w:r w:rsidRPr="004774AA">
        <w:rPr>
          <w:rFonts w:ascii="Times New Roman" w:hAnsi="Times New Roman"/>
          <w:sz w:val="24"/>
          <w:szCs w:val="24"/>
        </w:rPr>
        <w:t>a</w:t>
      </w:r>
      <w:r w:rsidRPr="001B0D14">
        <w:rPr>
          <w:rFonts w:ascii="Times New Roman" w:hAnsi="Times New Roman"/>
          <w:sz w:val="24"/>
          <w:szCs w:val="24"/>
        </w:rPr>
        <w:t xml:space="preserve">nguillid </w:t>
      </w:r>
      <w:r w:rsidRPr="004774AA">
        <w:rPr>
          <w:rFonts w:ascii="Times New Roman" w:hAnsi="Times New Roman"/>
          <w:sz w:val="24"/>
          <w:szCs w:val="24"/>
        </w:rPr>
        <w:t>eels’</w:t>
      </w:r>
      <w:r w:rsidRPr="001B0D14">
        <w:rPr>
          <w:rFonts w:ascii="Times New Roman" w:hAnsi="Times New Roman"/>
          <w:sz w:val="24"/>
          <w:szCs w:val="24"/>
        </w:rPr>
        <w:t xml:space="preserve"> life history is marked by the movement of adults from freshwater environments to reproduce in oceanic habitats, while </w:t>
      </w:r>
      <w:r w:rsidRPr="004774AA">
        <w:rPr>
          <w:rFonts w:ascii="Times New Roman" w:hAnsi="Times New Roman"/>
          <w:sz w:val="24"/>
          <w:szCs w:val="24"/>
        </w:rPr>
        <w:t xml:space="preserve">their </w:t>
      </w:r>
      <w:r w:rsidRPr="001B0D14">
        <w:rPr>
          <w:rFonts w:ascii="Times New Roman" w:hAnsi="Times New Roman"/>
          <w:sz w:val="24"/>
          <w:szCs w:val="24"/>
        </w:rPr>
        <w:t xml:space="preserve">larvae and young individuals traverse estuaries </w:t>
      </w:r>
      <w:proofErr w:type="spellStart"/>
      <w:r w:rsidRPr="001B0D14">
        <w:rPr>
          <w:rFonts w:ascii="Times New Roman" w:hAnsi="Times New Roman"/>
          <w:sz w:val="24"/>
          <w:szCs w:val="24"/>
        </w:rPr>
        <w:t>en</w:t>
      </w:r>
      <w:proofErr w:type="spellEnd"/>
      <w:ins w:id="104" w:author="Microsoft account" w:date="2023-01-31T15:53:00Z">
        <w:r w:rsidR="00BA53EB">
          <w:rPr>
            <w:rFonts w:ascii="Times New Roman" w:hAnsi="Times New Roman"/>
            <w:sz w:val="24"/>
            <w:szCs w:val="24"/>
          </w:rPr>
          <w:t>-</w:t>
        </w:r>
      </w:ins>
      <w:del w:id="105" w:author="Microsoft account" w:date="2023-01-31T15:53:00Z">
        <w:r w:rsidRPr="001B0D14" w:rsidDel="00BA53EB">
          <w:rPr>
            <w:rFonts w:ascii="Times New Roman" w:hAnsi="Times New Roman"/>
            <w:sz w:val="24"/>
            <w:szCs w:val="24"/>
          </w:rPr>
          <w:delText xml:space="preserve"> </w:delText>
        </w:r>
      </w:del>
      <w:r w:rsidRPr="001B0D14">
        <w:rPr>
          <w:rFonts w:ascii="Times New Roman" w:hAnsi="Times New Roman"/>
          <w:sz w:val="24"/>
          <w:szCs w:val="24"/>
        </w:rPr>
        <w:t xml:space="preserve">route to upstream </w:t>
      </w:r>
      <w:r w:rsidR="00600470">
        <w:rPr>
          <w:rFonts w:ascii="Times New Roman" w:hAnsi="Times New Roman"/>
          <w:sz w:val="24"/>
          <w:szCs w:val="24"/>
        </w:rPr>
        <w:t xml:space="preserve">to </w:t>
      </w:r>
      <w:r w:rsidRPr="001B0D14">
        <w:rPr>
          <w:rFonts w:ascii="Times New Roman" w:hAnsi="Times New Roman"/>
          <w:sz w:val="24"/>
          <w:szCs w:val="24"/>
        </w:rPr>
        <w:t xml:space="preserve">freshwater habitats for nourishment and development. </w:t>
      </w:r>
      <w:del w:id="106" w:author="Microsoft account" w:date="2023-02-02T16:08:00Z">
        <w:r w:rsidRPr="001B0D14" w:rsidDel="00751074">
          <w:rPr>
            <w:rFonts w:ascii="Times New Roman" w:hAnsi="Times New Roman"/>
            <w:sz w:val="24"/>
            <w:szCs w:val="24"/>
          </w:rPr>
          <w:delText>Th</w:delText>
        </w:r>
        <w:r w:rsidRPr="004774AA" w:rsidDel="00751074">
          <w:rPr>
            <w:rFonts w:ascii="Times New Roman" w:hAnsi="Times New Roman"/>
            <w:sz w:val="24"/>
            <w:szCs w:val="24"/>
          </w:rPr>
          <w:delText>is</w:delText>
        </w:r>
        <w:r w:rsidRPr="001B0D14" w:rsidDel="00751074">
          <w:rPr>
            <w:rFonts w:ascii="Times New Roman" w:hAnsi="Times New Roman"/>
            <w:sz w:val="24"/>
            <w:szCs w:val="24"/>
          </w:rPr>
          <w:delText xml:space="preserve"> complex nature of their life cycle likely contributes to the scarcity of established data pertaining to their occurrence and recruitment within Kenyan estuaries.</w:delText>
        </w:r>
      </w:del>
      <w:ins w:id="107" w:author="Microsoft account" w:date="2023-02-02T16:08:00Z">
        <w:r w:rsidR="00751074">
          <w:rPr>
            <w:rFonts w:ascii="Times New Roman" w:hAnsi="Times New Roman"/>
            <w:sz w:val="24"/>
            <w:szCs w:val="24"/>
          </w:rPr>
          <w:t xml:space="preserve"> </w:t>
        </w:r>
      </w:ins>
    </w:p>
    <w:p w14:paraId="66C24BD1" w14:textId="02F9354F" w:rsidR="00D16481" w:rsidRPr="004774AA" w:rsidRDefault="00600470" w:rsidP="00D16481">
      <w:pPr>
        <w:spacing w:line="480" w:lineRule="auto"/>
        <w:jc w:val="both"/>
        <w:rPr>
          <w:rFonts w:ascii="Times New Roman" w:hAnsi="Times New Roman"/>
          <w:sz w:val="24"/>
          <w:szCs w:val="24"/>
        </w:rPr>
      </w:pPr>
      <w:r>
        <w:rPr>
          <w:rFonts w:ascii="Times New Roman" w:hAnsi="Times New Roman"/>
          <w:sz w:val="24"/>
          <w:szCs w:val="24"/>
        </w:rPr>
        <w:t>R</w:t>
      </w:r>
      <w:r w:rsidR="00D16481" w:rsidRPr="004774AA">
        <w:rPr>
          <w:rFonts w:ascii="Times New Roman" w:hAnsi="Times New Roman"/>
          <w:sz w:val="24"/>
          <w:szCs w:val="24"/>
        </w:rPr>
        <w:t>emarkably little is known regarding the occurrence</w:t>
      </w:r>
      <w:ins w:id="108" w:author="Microsoft account" w:date="2023-02-02T16:15:00Z">
        <w:r w:rsidR="009C7835">
          <w:rPr>
            <w:rFonts w:ascii="Times New Roman" w:hAnsi="Times New Roman"/>
            <w:sz w:val="24"/>
            <w:szCs w:val="24"/>
          </w:rPr>
          <w:t xml:space="preserve">, population and </w:t>
        </w:r>
      </w:ins>
      <w:del w:id="109" w:author="Microsoft account" w:date="2023-02-02T16:09:00Z">
        <w:r w:rsidR="00D16481" w:rsidRPr="004774AA" w:rsidDel="00751074">
          <w:rPr>
            <w:rFonts w:ascii="Times New Roman" w:hAnsi="Times New Roman"/>
            <w:sz w:val="24"/>
            <w:szCs w:val="24"/>
          </w:rPr>
          <w:delText xml:space="preserve">, </w:delText>
        </w:r>
      </w:del>
      <w:r w:rsidR="00D16481" w:rsidRPr="004774AA">
        <w:rPr>
          <w:rFonts w:ascii="Times New Roman" w:hAnsi="Times New Roman"/>
          <w:sz w:val="24"/>
          <w:szCs w:val="24"/>
        </w:rPr>
        <w:t xml:space="preserve">ecology </w:t>
      </w:r>
      <w:del w:id="110" w:author="Microsoft account" w:date="2023-02-02T16:08:00Z">
        <w:r w:rsidR="00D16481" w:rsidRPr="004774AA" w:rsidDel="00751074">
          <w:rPr>
            <w:rFonts w:ascii="Times New Roman" w:hAnsi="Times New Roman"/>
            <w:sz w:val="24"/>
            <w:szCs w:val="24"/>
          </w:rPr>
          <w:delText>or life history</w:delText>
        </w:r>
      </w:del>
      <w:r w:rsidR="00D16481" w:rsidRPr="004774AA">
        <w:rPr>
          <w:rFonts w:ascii="Times New Roman" w:hAnsi="Times New Roman"/>
          <w:sz w:val="24"/>
          <w:szCs w:val="24"/>
        </w:rPr>
        <w:t xml:space="preserve"> of tropical juvenile anguillid eels in the Western Indian Ocean region. </w:t>
      </w:r>
      <w:ins w:id="111" w:author="Microsoft account" w:date="2023-02-02T16:11:00Z">
        <w:r w:rsidR="00751074">
          <w:rPr>
            <w:rFonts w:ascii="Times New Roman" w:hAnsi="Times New Roman"/>
            <w:sz w:val="24"/>
            <w:szCs w:val="24"/>
          </w:rPr>
          <w:t>I</w:t>
        </w:r>
      </w:ins>
      <w:del w:id="112" w:author="Microsoft account" w:date="2023-02-02T16:11:00Z">
        <w:r w:rsidR="00D16481" w:rsidRPr="004774AA" w:rsidDel="00751074">
          <w:rPr>
            <w:rFonts w:ascii="Times New Roman" w:hAnsi="Times New Roman"/>
            <w:sz w:val="24"/>
            <w:szCs w:val="24"/>
          </w:rPr>
          <w:delText>Currently i</w:delText>
        </w:r>
      </w:del>
      <w:r w:rsidR="00D16481" w:rsidRPr="004774AA">
        <w:rPr>
          <w:rFonts w:ascii="Times New Roman" w:hAnsi="Times New Roman"/>
          <w:sz w:val="24"/>
          <w:szCs w:val="24"/>
        </w:rPr>
        <w:t>n Kenya,</w:t>
      </w:r>
      <w:r w:rsidR="00D16481" w:rsidRPr="001B0D14">
        <w:rPr>
          <w:rFonts w:ascii="Times New Roman" w:hAnsi="Times New Roman"/>
          <w:sz w:val="24"/>
          <w:szCs w:val="24"/>
        </w:rPr>
        <w:t xml:space="preserve"> </w:t>
      </w:r>
      <w:ins w:id="113" w:author="Microsoft account" w:date="2023-02-02T16:11:00Z">
        <w:r w:rsidR="00751074">
          <w:rPr>
            <w:rFonts w:ascii="Times New Roman" w:hAnsi="Times New Roman"/>
            <w:sz w:val="24"/>
            <w:szCs w:val="24"/>
          </w:rPr>
          <w:t xml:space="preserve">there have been </w:t>
        </w:r>
      </w:ins>
      <w:del w:id="114" w:author="Microsoft account" w:date="2023-02-02T16:11:00Z">
        <w:r w:rsidR="00D16481" w:rsidRPr="001B0D14" w:rsidDel="00751074">
          <w:rPr>
            <w:rFonts w:ascii="Times New Roman" w:hAnsi="Times New Roman"/>
            <w:sz w:val="24"/>
            <w:szCs w:val="24"/>
          </w:rPr>
          <w:delText>no documented</w:delText>
        </w:r>
      </w:del>
      <w:ins w:id="115" w:author="Microsoft account" w:date="2023-02-02T16:11:00Z">
        <w:r w:rsidR="00751074">
          <w:rPr>
            <w:rFonts w:ascii="Times New Roman" w:hAnsi="Times New Roman"/>
            <w:sz w:val="24"/>
            <w:szCs w:val="24"/>
          </w:rPr>
          <w:t xml:space="preserve"> no</w:t>
        </w:r>
      </w:ins>
      <w:r w:rsidR="00D16481" w:rsidRPr="001B0D14">
        <w:rPr>
          <w:rFonts w:ascii="Times New Roman" w:hAnsi="Times New Roman"/>
          <w:sz w:val="24"/>
          <w:szCs w:val="24"/>
        </w:rPr>
        <w:t xml:space="preserve"> study on the taxonomic diversity, </w:t>
      </w:r>
      <w:del w:id="116" w:author="Microsoft account" w:date="2023-02-02T16:12:00Z">
        <w:r w:rsidR="00D16481" w:rsidRPr="001B0D14" w:rsidDel="00751074">
          <w:rPr>
            <w:rFonts w:ascii="Times New Roman" w:hAnsi="Times New Roman"/>
            <w:sz w:val="24"/>
            <w:szCs w:val="24"/>
          </w:rPr>
          <w:delText xml:space="preserve">spatial </w:delText>
        </w:r>
      </w:del>
      <w:r w:rsidR="00D16481" w:rsidRPr="001B0D14">
        <w:rPr>
          <w:rFonts w:ascii="Times New Roman" w:hAnsi="Times New Roman"/>
          <w:sz w:val="24"/>
          <w:szCs w:val="24"/>
        </w:rPr>
        <w:t xml:space="preserve">distribution, and </w:t>
      </w:r>
      <w:ins w:id="117" w:author="Microsoft account" w:date="2023-02-02T16:10:00Z">
        <w:r w:rsidR="00751074">
          <w:rPr>
            <w:rFonts w:ascii="Times New Roman" w:hAnsi="Times New Roman"/>
            <w:sz w:val="24"/>
            <w:szCs w:val="24"/>
          </w:rPr>
          <w:t>biology</w:t>
        </w:r>
      </w:ins>
      <w:del w:id="118" w:author="Microsoft account" w:date="2023-02-02T16:10:00Z">
        <w:r w:rsidR="00D16481" w:rsidRPr="001B0D14" w:rsidDel="00751074">
          <w:rPr>
            <w:rFonts w:ascii="Times New Roman" w:hAnsi="Times New Roman"/>
            <w:sz w:val="24"/>
            <w:szCs w:val="24"/>
          </w:rPr>
          <w:delText>life history</w:delText>
        </w:r>
      </w:del>
      <w:r w:rsidR="00D16481" w:rsidRPr="001B0D14">
        <w:rPr>
          <w:rFonts w:ascii="Times New Roman" w:hAnsi="Times New Roman"/>
          <w:sz w:val="24"/>
          <w:szCs w:val="24"/>
        </w:rPr>
        <w:t xml:space="preserve"> of both juvenile and adult anguillid eels has been recorded. </w:t>
      </w:r>
      <w:del w:id="119" w:author="Microsoft account" w:date="2023-02-02T16:17:00Z">
        <w:r w:rsidR="00D16481" w:rsidRPr="001B0D14" w:rsidDel="009C7835">
          <w:rPr>
            <w:rFonts w:ascii="Times New Roman" w:hAnsi="Times New Roman"/>
            <w:sz w:val="24"/>
            <w:szCs w:val="24"/>
          </w:rPr>
          <w:delText xml:space="preserve">Conversely, </w:delText>
        </w:r>
        <w:r w:rsidDel="009C7835">
          <w:rPr>
            <w:rFonts w:ascii="Times New Roman" w:hAnsi="Times New Roman"/>
            <w:sz w:val="24"/>
            <w:szCs w:val="24"/>
          </w:rPr>
          <w:delText xml:space="preserve">the </w:delText>
        </w:r>
        <w:r w:rsidR="00D16481" w:rsidRPr="001B0D14" w:rsidDel="009C7835">
          <w:rPr>
            <w:rFonts w:ascii="Times New Roman" w:hAnsi="Times New Roman"/>
            <w:sz w:val="24"/>
            <w:szCs w:val="24"/>
          </w:rPr>
          <w:delText xml:space="preserve">biology, geographic occurrence, recruitment and migratory patterns of temperate juvenile anguillid eels have been extensively </w:delText>
        </w:r>
        <w:r w:rsidDel="009C7835">
          <w:rPr>
            <w:rFonts w:ascii="Times New Roman" w:hAnsi="Times New Roman"/>
            <w:sz w:val="24"/>
            <w:szCs w:val="24"/>
          </w:rPr>
          <w:delText>researched</w:delText>
        </w:r>
        <w:r w:rsidR="00D16481" w:rsidRPr="001B0D14" w:rsidDel="009C7835">
          <w:rPr>
            <w:rFonts w:ascii="Times New Roman" w:hAnsi="Times New Roman"/>
            <w:sz w:val="24"/>
            <w:szCs w:val="24"/>
          </w:rPr>
          <w:delText xml:space="preserve"> and recorded</w:delText>
        </w:r>
        <w:r w:rsidR="00D16481" w:rsidRPr="004774AA" w:rsidDel="009C7835">
          <w:rPr>
            <w:rFonts w:ascii="Times New Roman" w:hAnsi="Times New Roman"/>
            <w:sz w:val="24"/>
            <w:szCs w:val="24"/>
          </w:rPr>
          <w:delText xml:space="preserve">. </w:delText>
        </w:r>
      </w:del>
    </w:p>
    <w:p w14:paraId="46E37495" w14:textId="37257DD7" w:rsidR="00D16481" w:rsidRPr="004774AA"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t xml:space="preserve">While it is hypothesized that the four species of anguillid eel species are most likely to occur in </w:t>
      </w:r>
      <w:del w:id="120" w:author="Microsoft account" w:date="2023-02-02T16:13:00Z">
        <w:r w:rsidRPr="004774AA" w:rsidDel="00751074">
          <w:rPr>
            <w:rFonts w:ascii="Times New Roman" w:hAnsi="Times New Roman"/>
            <w:sz w:val="24"/>
            <w:szCs w:val="24"/>
          </w:rPr>
          <w:delText xml:space="preserve">our </w:delText>
        </w:r>
      </w:del>
      <w:r w:rsidRPr="004774AA">
        <w:rPr>
          <w:rFonts w:ascii="Times New Roman" w:hAnsi="Times New Roman"/>
          <w:sz w:val="24"/>
          <w:szCs w:val="24"/>
        </w:rPr>
        <w:t>Kenyan estuaries</w:t>
      </w:r>
      <w:r w:rsidRPr="001B0D14">
        <w:rPr>
          <w:rFonts w:ascii="Times New Roman" w:hAnsi="Times New Roman"/>
          <w:sz w:val="24"/>
          <w:szCs w:val="24"/>
        </w:rPr>
        <w:t xml:space="preserve">, the threats to their survival are a source of significant concern. A review </w:t>
      </w:r>
      <w:del w:id="121" w:author="Microsoft account" w:date="2023-02-02T16:13:00Z">
        <w:r w:rsidRPr="004774AA" w:rsidDel="00751074">
          <w:rPr>
            <w:rFonts w:ascii="Times New Roman" w:hAnsi="Times New Roman"/>
            <w:sz w:val="24"/>
            <w:szCs w:val="24"/>
          </w:rPr>
          <w:delText xml:space="preserve">by </w:delText>
        </w:r>
      </w:del>
      <w:ins w:id="122" w:author="Microsoft account" w:date="2023-02-02T16:13:00Z">
        <w:r w:rsidR="00751074">
          <w:rPr>
            <w:rFonts w:ascii="Times New Roman" w:hAnsi="Times New Roman"/>
            <w:sz w:val="24"/>
            <w:szCs w:val="24"/>
          </w:rPr>
          <w:t xml:space="preserve">of </w:t>
        </w:r>
      </w:ins>
      <w:r w:rsidRPr="001B0D14">
        <w:rPr>
          <w:rFonts w:ascii="Times New Roman" w:hAnsi="Times New Roman"/>
          <w:sz w:val="24"/>
          <w:szCs w:val="24"/>
        </w:rPr>
        <w:t xml:space="preserve">the IUCN Red List of species </w:t>
      </w:r>
      <w:ins w:id="123" w:author="Microsoft account" w:date="2023-02-02T16:14:00Z">
        <w:r w:rsidR="00751074">
          <w:rPr>
            <w:rFonts w:ascii="Times New Roman" w:hAnsi="Times New Roman"/>
            <w:sz w:val="24"/>
            <w:szCs w:val="24"/>
          </w:rPr>
          <w:t xml:space="preserve">indicates </w:t>
        </w:r>
      </w:ins>
      <w:del w:id="124" w:author="Microsoft account" w:date="2023-02-02T16:14:00Z">
        <w:r w:rsidRPr="004774AA" w:rsidDel="00751074">
          <w:rPr>
            <w:rFonts w:ascii="Times New Roman" w:hAnsi="Times New Roman"/>
            <w:sz w:val="24"/>
            <w:szCs w:val="24"/>
          </w:rPr>
          <w:delText>highlights</w:delText>
        </w:r>
      </w:del>
      <w:r w:rsidRPr="004774AA">
        <w:rPr>
          <w:rFonts w:ascii="Times New Roman" w:hAnsi="Times New Roman"/>
          <w:sz w:val="24"/>
          <w:szCs w:val="24"/>
        </w:rPr>
        <w:t xml:space="preserve"> </w:t>
      </w:r>
      <w:r w:rsidRPr="001B0D14">
        <w:rPr>
          <w:rFonts w:ascii="Times New Roman" w:hAnsi="Times New Roman"/>
          <w:sz w:val="24"/>
          <w:szCs w:val="24"/>
        </w:rPr>
        <w:t xml:space="preserve">that </w:t>
      </w:r>
      <w:r w:rsidRPr="001B0D14">
        <w:rPr>
          <w:rFonts w:ascii="Times New Roman" w:hAnsi="Times New Roman"/>
          <w:i/>
          <w:iCs/>
          <w:sz w:val="24"/>
          <w:szCs w:val="24"/>
        </w:rPr>
        <w:t>A</w:t>
      </w:r>
      <w:r w:rsidR="00600470">
        <w:rPr>
          <w:rFonts w:ascii="Times New Roman" w:hAnsi="Times New Roman"/>
          <w:i/>
          <w:iCs/>
          <w:sz w:val="24"/>
          <w:szCs w:val="24"/>
        </w:rPr>
        <w:t>.</w:t>
      </w:r>
      <w:r w:rsidRPr="001B0D14">
        <w:rPr>
          <w:rFonts w:ascii="Times New Roman" w:hAnsi="Times New Roman"/>
          <w:i/>
          <w:iCs/>
          <w:sz w:val="24"/>
          <w:szCs w:val="24"/>
        </w:rPr>
        <w:t xml:space="preserve"> mossambica</w:t>
      </w:r>
      <w:r w:rsidRPr="001B0D14">
        <w:rPr>
          <w:rFonts w:ascii="Times New Roman" w:hAnsi="Times New Roman"/>
          <w:sz w:val="24"/>
          <w:szCs w:val="24"/>
        </w:rPr>
        <w:t xml:space="preserve">, </w:t>
      </w:r>
      <w:r w:rsidRPr="001B0D14">
        <w:rPr>
          <w:rFonts w:ascii="Times New Roman" w:hAnsi="Times New Roman"/>
          <w:i/>
          <w:iCs/>
          <w:sz w:val="24"/>
          <w:szCs w:val="24"/>
        </w:rPr>
        <w:t>A</w:t>
      </w:r>
      <w:r w:rsidR="00600470">
        <w:rPr>
          <w:rFonts w:ascii="Times New Roman" w:hAnsi="Times New Roman"/>
          <w:i/>
          <w:iCs/>
          <w:sz w:val="24"/>
          <w:szCs w:val="24"/>
        </w:rPr>
        <w:t>.</w:t>
      </w:r>
      <w:r w:rsidRPr="001B0D14">
        <w:rPr>
          <w:rFonts w:ascii="Times New Roman" w:hAnsi="Times New Roman"/>
          <w:i/>
          <w:iCs/>
          <w:sz w:val="24"/>
          <w:szCs w:val="24"/>
        </w:rPr>
        <w:t xml:space="preserve"> bengalensis</w:t>
      </w:r>
      <w:r w:rsidRPr="001B0D14">
        <w:rPr>
          <w:rFonts w:ascii="Times New Roman" w:hAnsi="Times New Roman"/>
          <w:sz w:val="24"/>
          <w:szCs w:val="24"/>
        </w:rPr>
        <w:t xml:space="preserve">, and </w:t>
      </w:r>
      <w:r w:rsidRPr="001B0D14">
        <w:rPr>
          <w:rFonts w:ascii="Times New Roman" w:hAnsi="Times New Roman"/>
          <w:i/>
          <w:iCs/>
          <w:sz w:val="24"/>
          <w:szCs w:val="24"/>
        </w:rPr>
        <w:t>A</w:t>
      </w:r>
      <w:r w:rsidR="00600470">
        <w:rPr>
          <w:rFonts w:ascii="Times New Roman" w:hAnsi="Times New Roman"/>
          <w:i/>
          <w:iCs/>
          <w:sz w:val="24"/>
          <w:szCs w:val="24"/>
        </w:rPr>
        <w:t>.</w:t>
      </w:r>
      <w:r w:rsidRPr="001B0D14">
        <w:rPr>
          <w:rFonts w:ascii="Times New Roman" w:hAnsi="Times New Roman"/>
          <w:i/>
          <w:iCs/>
          <w:sz w:val="24"/>
          <w:szCs w:val="24"/>
        </w:rPr>
        <w:t xml:space="preserve"> bicolor</w:t>
      </w:r>
      <w:r w:rsidRPr="004774AA">
        <w:rPr>
          <w:rFonts w:ascii="Times New Roman" w:hAnsi="Times New Roman"/>
          <w:sz w:val="24"/>
          <w:szCs w:val="24"/>
        </w:rPr>
        <w:t xml:space="preserve"> to</w:t>
      </w:r>
      <w:r w:rsidRPr="001B0D14">
        <w:rPr>
          <w:rFonts w:ascii="Times New Roman" w:hAnsi="Times New Roman"/>
          <w:sz w:val="24"/>
          <w:szCs w:val="24"/>
        </w:rPr>
        <w:t xml:space="preserve"> have been classified as near-threatened species, while </w:t>
      </w:r>
      <w:r w:rsidRPr="00600470">
        <w:rPr>
          <w:rFonts w:ascii="Times New Roman" w:hAnsi="Times New Roman"/>
          <w:i/>
          <w:iCs/>
          <w:sz w:val="24"/>
          <w:szCs w:val="24"/>
        </w:rPr>
        <w:t>A. marmorata</w:t>
      </w:r>
      <w:r w:rsidRPr="001B0D14">
        <w:rPr>
          <w:rFonts w:ascii="Times New Roman" w:hAnsi="Times New Roman"/>
          <w:sz w:val="24"/>
          <w:szCs w:val="24"/>
        </w:rPr>
        <w:t xml:space="preserve"> has been </w:t>
      </w:r>
      <w:r w:rsidRPr="004774AA">
        <w:rPr>
          <w:rFonts w:ascii="Times New Roman" w:hAnsi="Times New Roman"/>
          <w:sz w:val="24"/>
          <w:szCs w:val="24"/>
        </w:rPr>
        <w:t>classified</w:t>
      </w:r>
      <w:r w:rsidRPr="001B0D14">
        <w:rPr>
          <w:rFonts w:ascii="Times New Roman" w:hAnsi="Times New Roman"/>
          <w:sz w:val="24"/>
          <w:szCs w:val="24"/>
        </w:rPr>
        <w:t xml:space="preserve"> as a species of </w:t>
      </w:r>
      <w:r w:rsidRPr="004774AA">
        <w:rPr>
          <w:rFonts w:ascii="Times New Roman" w:hAnsi="Times New Roman"/>
          <w:sz w:val="24"/>
          <w:szCs w:val="24"/>
        </w:rPr>
        <w:t>l</w:t>
      </w:r>
      <w:r w:rsidRPr="001B0D14">
        <w:rPr>
          <w:rFonts w:ascii="Times New Roman" w:hAnsi="Times New Roman"/>
          <w:sz w:val="24"/>
          <w:szCs w:val="24"/>
        </w:rPr>
        <w:t xml:space="preserve">east Concern. </w:t>
      </w:r>
      <w:r w:rsidRPr="004774AA">
        <w:rPr>
          <w:rFonts w:ascii="Times New Roman" w:hAnsi="Times New Roman"/>
          <w:sz w:val="24"/>
          <w:szCs w:val="24"/>
        </w:rPr>
        <w:t>With little information available on the</w:t>
      </w:r>
      <w:r w:rsidR="00600470">
        <w:rPr>
          <w:rFonts w:ascii="Times New Roman" w:hAnsi="Times New Roman"/>
          <w:sz w:val="24"/>
          <w:szCs w:val="24"/>
        </w:rPr>
        <w:t>ir</w:t>
      </w:r>
      <w:r w:rsidRPr="004774AA">
        <w:rPr>
          <w:rFonts w:ascii="Times New Roman" w:hAnsi="Times New Roman"/>
          <w:sz w:val="24"/>
          <w:szCs w:val="24"/>
        </w:rPr>
        <w:t xml:space="preserve"> abundance and population status, further research on the</w:t>
      </w:r>
      <w:ins w:id="125" w:author="Microsoft account" w:date="2023-02-02T16:14:00Z">
        <w:r w:rsidR="00751074">
          <w:rPr>
            <w:rFonts w:ascii="Times New Roman" w:hAnsi="Times New Roman"/>
            <w:sz w:val="24"/>
            <w:szCs w:val="24"/>
          </w:rPr>
          <w:t>se</w:t>
        </w:r>
      </w:ins>
      <w:r w:rsidRPr="004774AA">
        <w:rPr>
          <w:rFonts w:ascii="Times New Roman" w:hAnsi="Times New Roman"/>
          <w:sz w:val="24"/>
          <w:szCs w:val="24"/>
        </w:rPr>
        <w:t xml:space="preserve"> species </w:t>
      </w:r>
      <w:ins w:id="126" w:author="Microsoft account" w:date="2023-02-02T16:15:00Z">
        <w:r w:rsidR="00751074">
          <w:rPr>
            <w:rFonts w:ascii="Times New Roman" w:hAnsi="Times New Roman"/>
            <w:sz w:val="24"/>
            <w:szCs w:val="24"/>
          </w:rPr>
          <w:t xml:space="preserve">is needed. </w:t>
        </w:r>
      </w:ins>
      <w:del w:id="127" w:author="Microsoft account" w:date="2023-02-02T16:15:00Z">
        <w:r w:rsidRPr="004774AA" w:rsidDel="00751074">
          <w:rPr>
            <w:rFonts w:ascii="Times New Roman" w:hAnsi="Times New Roman"/>
            <w:sz w:val="24"/>
            <w:szCs w:val="24"/>
          </w:rPr>
          <w:delText xml:space="preserve">categorized as near-threatened not precluding </w:delText>
        </w:r>
        <w:r w:rsidRPr="004774AA" w:rsidDel="00751074">
          <w:rPr>
            <w:rFonts w:ascii="Times New Roman" w:hAnsi="Times New Roman"/>
            <w:i/>
            <w:iCs/>
            <w:sz w:val="24"/>
            <w:szCs w:val="24"/>
          </w:rPr>
          <w:delText>A. marmorata</w:delText>
        </w:r>
        <w:r w:rsidRPr="004774AA" w:rsidDel="00751074">
          <w:rPr>
            <w:rFonts w:ascii="Times New Roman" w:hAnsi="Times New Roman"/>
            <w:sz w:val="24"/>
            <w:szCs w:val="24"/>
          </w:rPr>
          <w:delText xml:space="preserve"> is highly required.</w:delText>
        </w:r>
      </w:del>
    </w:p>
    <w:p w14:paraId="1EFC41F0" w14:textId="30347042" w:rsidR="00D16481" w:rsidRPr="004774AA"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t xml:space="preserve">Estuaries are complex and dynamic aquatic ecosystems, considered as a rich habitat source for several fish communities economically important for fisheries in tropical regions as well as transitional zone between land and sea. In Sabaki </w:t>
      </w:r>
      <w:ins w:id="128" w:author="Microsoft account" w:date="2023-02-02T16:18:00Z">
        <w:r w:rsidR="009C7835">
          <w:rPr>
            <w:rFonts w:ascii="Times New Roman" w:hAnsi="Times New Roman"/>
            <w:sz w:val="24"/>
            <w:szCs w:val="24"/>
          </w:rPr>
          <w:t xml:space="preserve">estuary, </w:t>
        </w:r>
      </w:ins>
      <w:r w:rsidRPr="004774AA">
        <w:rPr>
          <w:rFonts w:ascii="Times New Roman" w:hAnsi="Times New Roman"/>
          <w:sz w:val="24"/>
          <w:szCs w:val="24"/>
        </w:rPr>
        <w:t xml:space="preserve">the closest Beach Management Unit </w:t>
      </w:r>
      <w:r w:rsidRPr="004774AA">
        <w:rPr>
          <w:rFonts w:ascii="Times New Roman" w:hAnsi="Times New Roman"/>
          <w:sz w:val="24"/>
          <w:szCs w:val="24"/>
        </w:rPr>
        <w:lastRenderedPageBreak/>
        <w:t xml:space="preserve">(BMU) is located along the marine shores, with majority of the fisher folk inclined to marine fishery as opposed to estuarine fishery. Majority of the small-scale estuarine fishermen are </w:t>
      </w:r>
      <w:ins w:id="129" w:author="Microsoft account" w:date="2023-02-02T16:19:00Z">
        <w:r w:rsidR="009C7835">
          <w:rPr>
            <w:rFonts w:ascii="Times New Roman" w:hAnsi="Times New Roman"/>
            <w:sz w:val="24"/>
            <w:szCs w:val="24"/>
          </w:rPr>
          <w:t xml:space="preserve">not </w:t>
        </w:r>
      </w:ins>
      <w:del w:id="130" w:author="Microsoft account" w:date="2023-02-02T16:19:00Z">
        <w:r w:rsidRPr="004774AA" w:rsidDel="009C7835">
          <w:rPr>
            <w:rFonts w:ascii="Times New Roman" w:hAnsi="Times New Roman"/>
            <w:sz w:val="24"/>
            <w:szCs w:val="24"/>
          </w:rPr>
          <w:delText>un</w:delText>
        </w:r>
      </w:del>
      <w:r w:rsidRPr="004774AA">
        <w:rPr>
          <w:rFonts w:ascii="Times New Roman" w:hAnsi="Times New Roman"/>
          <w:sz w:val="24"/>
          <w:szCs w:val="24"/>
        </w:rPr>
        <w:t>registered with the BMU, as a result documentation on fish species and abundance landed and occurring within the estuary goes unreported.</w:t>
      </w:r>
    </w:p>
    <w:p w14:paraId="5082E9AD" w14:textId="4AA2EBC3" w:rsidR="00EA5376" w:rsidRPr="00BB2AF9" w:rsidRDefault="00D16481" w:rsidP="00D16481">
      <w:pPr>
        <w:spacing w:line="480" w:lineRule="auto"/>
        <w:jc w:val="both"/>
      </w:pPr>
      <w:commentRangeStart w:id="131"/>
      <w:r w:rsidRPr="001B0D14">
        <w:rPr>
          <w:rFonts w:ascii="Times New Roman" w:hAnsi="Times New Roman"/>
          <w:sz w:val="24"/>
          <w:szCs w:val="24"/>
        </w:rPr>
        <w:t>While estuaries, have distinct physical and chemical properties, these ecosystems are particularly susceptible to contamination as a result of influx of pollutants from various origins, such as agricultural drainage, sewage effluence, and industrial effluent. These pollutants can have a wide range of impacts on estuarine ecosystems, including damage to fish populations and surrounding organisms as well as degradation of their vital habitat. The Sabaki Estuary however faces levels of pollution attributed to increase in human settlements in the catchment area of the Athi-Galana-Sabaki River system, as well as extreme anthropogenic pressure from land-use activities on the riparian areas and domestic wastes disposal</w:t>
      </w:r>
      <w:r w:rsidR="00CA6F5B">
        <w:rPr>
          <w:rFonts w:ascii="Times New Roman" w:hAnsi="Times New Roman"/>
          <w:sz w:val="24"/>
          <w:szCs w:val="24"/>
        </w:rPr>
        <w:t xml:space="preserve">. </w:t>
      </w:r>
      <w:commentRangeEnd w:id="131"/>
      <w:r w:rsidR="009C7835">
        <w:rPr>
          <w:rStyle w:val="CommentReference"/>
        </w:rPr>
        <w:commentReference w:id="131"/>
      </w:r>
      <w:r w:rsidR="00CA6F5B" w:rsidRPr="00CA6F5B">
        <w:rPr>
          <w:rFonts w:ascii="Times New Roman" w:hAnsi="Times New Roman"/>
          <w:sz w:val="24"/>
          <w:szCs w:val="24"/>
        </w:rPr>
        <w:t>The implication of these attributes on the estuary’s’ water quality, which in turn has an impact on its fishery, remain uncertain, particularly in regards to juvenile anguillid eels, which depend on the estuary for the completion of their life cycle</w:t>
      </w:r>
      <w:bookmarkStart w:id="132" w:name="_Hlk32392722"/>
    </w:p>
    <w:p w14:paraId="47645513" w14:textId="6F209862" w:rsidR="00EA5376" w:rsidRDefault="00EA5376" w:rsidP="00EA5376">
      <w:pPr>
        <w:pStyle w:val="Heading2"/>
      </w:pPr>
      <w:bookmarkStart w:id="133" w:name="_Toc125806947"/>
      <w:r>
        <w:t>Justification</w:t>
      </w:r>
      <w:bookmarkEnd w:id="133"/>
    </w:p>
    <w:p w14:paraId="7EC18A0C" w14:textId="7D12715E" w:rsidR="00D16481" w:rsidRPr="004774AA"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t>Anguillid eels are the only long-distance catadromous species in the Western Indian Ocean region (</w:t>
      </w:r>
      <w:proofErr w:type="spellStart"/>
      <w:r w:rsidRPr="004774AA">
        <w:rPr>
          <w:rFonts w:ascii="Times New Roman" w:hAnsi="Times New Roman"/>
          <w:sz w:val="24"/>
          <w:szCs w:val="24"/>
        </w:rPr>
        <w:t>Hanzen</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134" w:author="Microsoft account" w:date="2023-02-02T16:22:00Z">
        <w:r w:rsidR="009C7835">
          <w:rPr>
            <w:rFonts w:ascii="Times New Roman" w:hAnsi="Times New Roman"/>
            <w:i/>
            <w:iCs/>
            <w:sz w:val="24"/>
            <w:szCs w:val="24"/>
          </w:rPr>
          <w:t xml:space="preserve"> </w:t>
        </w:r>
      </w:ins>
      <w:r w:rsidRPr="004774AA">
        <w:rPr>
          <w:rFonts w:ascii="Times New Roman" w:hAnsi="Times New Roman"/>
          <w:sz w:val="24"/>
          <w:szCs w:val="24"/>
        </w:rPr>
        <w:t>2020). While there are few studies on the existence of tropical juvenile anguillid eels in Kenya estuaries</w:t>
      </w:r>
      <w:ins w:id="135" w:author="Microsoft account" w:date="2023-02-02T16:23:00Z">
        <w:r w:rsidR="009C7835">
          <w:rPr>
            <w:rFonts w:ascii="Times New Roman" w:hAnsi="Times New Roman"/>
            <w:sz w:val="24"/>
            <w:szCs w:val="24"/>
          </w:rPr>
          <w:t xml:space="preserve"> e.g. ???</w:t>
        </w:r>
      </w:ins>
      <w:r w:rsidRPr="001B0D14">
        <w:rPr>
          <w:rFonts w:ascii="Times New Roman" w:hAnsi="Times New Roman"/>
          <w:sz w:val="24"/>
          <w:szCs w:val="24"/>
        </w:rPr>
        <w:t xml:space="preserve">, </w:t>
      </w:r>
      <w:ins w:id="136" w:author="Microsoft account" w:date="2023-02-02T16:23:00Z">
        <w:r w:rsidR="009C7835">
          <w:rPr>
            <w:rFonts w:ascii="Times New Roman" w:hAnsi="Times New Roman"/>
            <w:sz w:val="24"/>
            <w:szCs w:val="24"/>
          </w:rPr>
          <w:t>they</w:t>
        </w:r>
      </w:ins>
      <w:del w:id="137" w:author="Microsoft account" w:date="2023-02-02T16:23:00Z">
        <w:r w:rsidRPr="001B0D14" w:rsidDel="009C7835">
          <w:rPr>
            <w:rFonts w:ascii="Times New Roman" w:hAnsi="Times New Roman"/>
            <w:sz w:val="24"/>
            <w:szCs w:val="24"/>
          </w:rPr>
          <w:delText>most</w:delText>
        </w:r>
      </w:del>
      <w:r w:rsidRPr="001B0D14">
        <w:rPr>
          <w:rFonts w:ascii="Times New Roman" w:hAnsi="Times New Roman"/>
          <w:sz w:val="24"/>
          <w:szCs w:val="24"/>
        </w:rPr>
        <w:t xml:space="preserve"> are based on anecdotal evidence and lack scientific data. </w:t>
      </w:r>
      <w:commentRangeStart w:id="138"/>
      <w:r w:rsidRPr="001B0D14">
        <w:rPr>
          <w:rFonts w:ascii="Times New Roman" w:hAnsi="Times New Roman"/>
          <w:sz w:val="24"/>
          <w:szCs w:val="24"/>
        </w:rPr>
        <w:t xml:space="preserve">More research is needed to confirm </w:t>
      </w:r>
      <w:commentRangeEnd w:id="138"/>
      <w:r w:rsidR="009C7835">
        <w:rPr>
          <w:rStyle w:val="CommentReference"/>
        </w:rPr>
        <w:commentReference w:id="138"/>
      </w:r>
      <w:r w:rsidRPr="001B0D14">
        <w:rPr>
          <w:rFonts w:ascii="Times New Roman" w:hAnsi="Times New Roman"/>
          <w:sz w:val="24"/>
          <w:szCs w:val="24"/>
        </w:rPr>
        <w:t xml:space="preserve">the presence of anguillid eels in Kenya and to understand their </w:t>
      </w:r>
      <w:r w:rsidR="00CA6F5B">
        <w:rPr>
          <w:rFonts w:ascii="Times New Roman" w:hAnsi="Times New Roman"/>
          <w:sz w:val="24"/>
          <w:szCs w:val="24"/>
        </w:rPr>
        <w:t xml:space="preserve">occurrence, </w:t>
      </w:r>
      <w:r w:rsidRPr="001B0D14">
        <w:rPr>
          <w:rFonts w:ascii="Times New Roman" w:hAnsi="Times New Roman"/>
          <w:sz w:val="24"/>
          <w:szCs w:val="24"/>
        </w:rPr>
        <w:t>distribution and abundance in th</w:t>
      </w:r>
      <w:r w:rsidR="00CA6F5B">
        <w:rPr>
          <w:rFonts w:ascii="Times New Roman" w:hAnsi="Times New Roman"/>
          <w:sz w:val="24"/>
          <w:szCs w:val="24"/>
        </w:rPr>
        <w:t xml:space="preserve">is vital </w:t>
      </w:r>
      <w:r w:rsidRPr="001B0D14">
        <w:rPr>
          <w:rFonts w:ascii="Times New Roman" w:hAnsi="Times New Roman"/>
          <w:sz w:val="24"/>
          <w:szCs w:val="24"/>
        </w:rPr>
        <w:t xml:space="preserve">ecosystem. Their identification </w:t>
      </w:r>
      <w:r w:rsidRPr="004774AA">
        <w:rPr>
          <w:rFonts w:ascii="Times New Roman" w:hAnsi="Times New Roman"/>
          <w:sz w:val="24"/>
          <w:szCs w:val="24"/>
        </w:rPr>
        <w:t xml:space="preserve">and documentation within Kenya estuaries </w:t>
      </w:r>
      <w:commentRangeStart w:id="139"/>
      <w:commentRangeStart w:id="140"/>
      <w:r w:rsidRPr="004774AA">
        <w:rPr>
          <w:rFonts w:ascii="Times New Roman" w:hAnsi="Times New Roman"/>
          <w:sz w:val="24"/>
          <w:szCs w:val="24"/>
        </w:rPr>
        <w:t xml:space="preserve">will in turn provide a library of reference </w:t>
      </w:r>
      <w:commentRangeEnd w:id="139"/>
      <w:r w:rsidR="009C7835">
        <w:rPr>
          <w:rStyle w:val="CommentReference"/>
        </w:rPr>
        <w:commentReference w:id="139"/>
      </w:r>
      <w:commentRangeEnd w:id="140"/>
      <w:r w:rsidR="009C7835">
        <w:rPr>
          <w:rStyle w:val="CommentReference"/>
        </w:rPr>
        <w:commentReference w:id="140"/>
      </w:r>
      <w:r w:rsidRPr="004774AA">
        <w:rPr>
          <w:rFonts w:ascii="Times New Roman" w:hAnsi="Times New Roman"/>
          <w:sz w:val="24"/>
          <w:szCs w:val="24"/>
        </w:rPr>
        <w:t>and</w:t>
      </w:r>
      <w:r w:rsidRPr="001B0D14">
        <w:rPr>
          <w:rFonts w:ascii="Times New Roman" w:hAnsi="Times New Roman"/>
          <w:sz w:val="24"/>
          <w:szCs w:val="24"/>
        </w:rPr>
        <w:t xml:space="preserve"> subsequently open various avenues for </w:t>
      </w:r>
      <w:r w:rsidRPr="004774AA">
        <w:rPr>
          <w:rFonts w:ascii="Times New Roman" w:hAnsi="Times New Roman"/>
          <w:sz w:val="24"/>
          <w:szCs w:val="24"/>
        </w:rPr>
        <w:t xml:space="preserve">further </w:t>
      </w:r>
      <w:r w:rsidRPr="001B0D14">
        <w:rPr>
          <w:rFonts w:ascii="Times New Roman" w:hAnsi="Times New Roman"/>
          <w:sz w:val="24"/>
          <w:szCs w:val="24"/>
        </w:rPr>
        <w:t xml:space="preserve">research, </w:t>
      </w:r>
      <w:commentRangeStart w:id="141"/>
      <w:r w:rsidRPr="001B0D14">
        <w:rPr>
          <w:rFonts w:ascii="Times New Roman" w:hAnsi="Times New Roman"/>
          <w:sz w:val="24"/>
          <w:szCs w:val="24"/>
        </w:rPr>
        <w:t>which in turn will lead to the sustenance of its fishery.</w:t>
      </w:r>
      <w:commentRangeEnd w:id="141"/>
      <w:r w:rsidR="009C7835">
        <w:rPr>
          <w:rStyle w:val="CommentReference"/>
        </w:rPr>
        <w:commentReference w:id="141"/>
      </w:r>
    </w:p>
    <w:p w14:paraId="61D9F933" w14:textId="3E43020F" w:rsidR="00D16481" w:rsidRPr="004774AA"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lastRenderedPageBreak/>
        <w:t>Anguillid eels are a flagship and good indicators species</w:t>
      </w:r>
      <w:ins w:id="142" w:author="Microsoft account" w:date="2023-02-02T16:27:00Z">
        <w:r w:rsidR="006D285B">
          <w:rPr>
            <w:rFonts w:ascii="Times New Roman" w:hAnsi="Times New Roman"/>
            <w:sz w:val="24"/>
            <w:szCs w:val="24"/>
          </w:rPr>
          <w:t xml:space="preserve"> (ref, who says this?? Are you the one designating them as flagship species?</w:t>
        </w:r>
      </w:ins>
      <w:ins w:id="143" w:author="Microsoft account" w:date="2023-02-02T16:28:00Z">
        <w:r w:rsidR="006D285B">
          <w:rPr>
            <w:rFonts w:ascii="Times New Roman" w:hAnsi="Times New Roman"/>
            <w:sz w:val="24"/>
            <w:szCs w:val="24"/>
          </w:rPr>
          <w:t>, if not then provide the appropriate citation</w:t>
        </w:r>
      </w:ins>
      <w:ins w:id="144" w:author="Microsoft account" w:date="2023-02-02T16:27:00Z">
        <w:r w:rsidR="006D285B">
          <w:rPr>
            <w:rFonts w:ascii="Times New Roman" w:hAnsi="Times New Roman"/>
            <w:sz w:val="24"/>
            <w:szCs w:val="24"/>
          </w:rPr>
          <w:t>)</w:t>
        </w:r>
      </w:ins>
      <w:r w:rsidRPr="004774AA">
        <w:rPr>
          <w:rFonts w:ascii="Times New Roman" w:hAnsi="Times New Roman"/>
          <w:sz w:val="24"/>
          <w:szCs w:val="24"/>
        </w:rPr>
        <w:t xml:space="preserve">, where they play a key role in </w:t>
      </w:r>
      <w:commentRangeStart w:id="145"/>
      <w:r w:rsidRPr="004774AA">
        <w:rPr>
          <w:rFonts w:ascii="Times New Roman" w:hAnsi="Times New Roman"/>
          <w:sz w:val="24"/>
          <w:szCs w:val="24"/>
        </w:rPr>
        <w:t>identifying areas of great ecological value, impacts of anthropogenic disturbances and monitoring population trends of other species</w:t>
      </w:r>
      <w:commentRangeEnd w:id="145"/>
      <w:r w:rsidR="006D285B">
        <w:rPr>
          <w:rStyle w:val="CommentReference"/>
        </w:rPr>
        <w:commentReference w:id="145"/>
      </w:r>
      <w:r w:rsidRPr="004774AA">
        <w:rPr>
          <w:rFonts w:ascii="Times New Roman" w:hAnsi="Times New Roman"/>
          <w:sz w:val="24"/>
          <w:szCs w:val="24"/>
        </w:rPr>
        <w:t xml:space="preserve">. </w:t>
      </w:r>
      <w:r w:rsidRPr="001B0D14">
        <w:rPr>
          <w:rFonts w:ascii="Times New Roman" w:hAnsi="Times New Roman"/>
          <w:sz w:val="24"/>
          <w:szCs w:val="24"/>
        </w:rPr>
        <w:t xml:space="preserve">Given the </w:t>
      </w:r>
      <w:commentRangeStart w:id="146"/>
      <w:r w:rsidR="00CA6F5B">
        <w:rPr>
          <w:rFonts w:ascii="Times New Roman" w:hAnsi="Times New Roman"/>
          <w:sz w:val="24"/>
          <w:szCs w:val="24"/>
        </w:rPr>
        <w:t xml:space="preserve">probable </w:t>
      </w:r>
      <w:commentRangeEnd w:id="146"/>
      <w:r w:rsidR="006D285B">
        <w:rPr>
          <w:rStyle w:val="CommentReference"/>
        </w:rPr>
        <w:commentReference w:id="146"/>
      </w:r>
      <w:r w:rsidR="00CA6F5B">
        <w:rPr>
          <w:rFonts w:ascii="Times New Roman" w:hAnsi="Times New Roman"/>
          <w:sz w:val="24"/>
          <w:szCs w:val="24"/>
        </w:rPr>
        <w:t xml:space="preserve">need for the conservation, for species listed as near threatened according to </w:t>
      </w:r>
      <w:r w:rsidRPr="001B0D14">
        <w:rPr>
          <w:rFonts w:ascii="Times New Roman" w:hAnsi="Times New Roman"/>
          <w:sz w:val="24"/>
          <w:szCs w:val="24"/>
        </w:rPr>
        <w:t>the ICUN Red list</w:t>
      </w:r>
      <w:r w:rsidR="00CA6F5B">
        <w:rPr>
          <w:rFonts w:ascii="Times New Roman" w:hAnsi="Times New Roman"/>
          <w:sz w:val="24"/>
          <w:szCs w:val="24"/>
        </w:rPr>
        <w:t>,</w:t>
      </w:r>
      <w:r w:rsidRPr="004774AA">
        <w:rPr>
          <w:rFonts w:ascii="Times New Roman" w:hAnsi="Times New Roman"/>
          <w:sz w:val="24"/>
          <w:szCs w:val="24"/>
        </w:rPr>
        <w:t xml:space="preserve"> understanding their occurrence in our estuaries, </w:t>
      </w:r>
      <w:commentRangeStart w:id="147"/>
      <w:r w:rsidRPr="004774AA">
        <w:rPr>
          <w:rFonts w:ascii="Times New Roman" w:hAnsi="Times New Roman"/>
          <w:sz w:val="24"/>
          <w:szCs w:val="24"/>
        </w:rPr>
        <w:t>potentially addresses not only the need for their conservation, but those of other taxa as well.</w:t>
      </w:r>
      <w:commentRangeEnd w:id="147"/>
      <w:r w:rsidR="006D285B">
        <w:rPr>
          <w:rStyle w:val="CommentReference"/>
        </w:rPr>
        <w:commentReference w:id="147"/>
      </w:r>
    </w:p>
    <w:p w14:paraId="74E47853" w14:textId="176C309D" w:rsidR="006E16C5" w:rsidRDefault="00D16481" w:rsidP="006E16C5">
      <w:pPr>
        <w:spacing w:line="480" w:lineRule="auto"/>
        <w:jc w:val="both"/>
        <w:rPr>
          <w:rFonts w:ascii="Times New Roman" w:hAnsi="Times New Roman"/>
          <w:sz w:val="24"/>
          <w:szCs w:val="24"/>
        </w:rPr>
      </w:pPr>
      <w:r w:rsidRPr="001B0D14">
        <w:rPr>
          <w:rFonts w:ascii="Times New Roman" w:hAnsi="Times New Roman"/>
          <w:sz w:val="24"/>
          <w:szCs w:val="24"/>
        </w:rPr>
        <w:t xml:space="preserve">The ecological well-being and status of </w:t>
      </w:r>
      <w:r w:rsidR="00CA6F5B">
        <w:rPr>
          <w:rFonts w:ascii="Times New Roman" w:hAnsi="Times New Roman"/>
          <w:sz w:val="24"/>
          <w:szCs w:val="24"/>
        </w:rPr>
        <w:t xml:space="preserve">juvenile </w:t>
      </w:r>
      <w:r w:rsidRPr="001B0D14">
        <w:rPr>
          <w:rFonts w:ascii="Times New Roman" w:hAnsi="Times New Roman"/>
          <w:sz w:val="24"/>
          <w:szCs w:val="24"/>
        </w:rPr>
        <w:t xml:space="preserve">anguillid eels are subject to the impact of various </w:t>
      </w:r>
      <w:commentRangeStart w:id="148"/>
      <w:r w:rsidRPr="001B0D14">
        <w:rPr>
          <w:rFonts w:ascii="Times New Roman" w:hAnsi="Times New Roman"/>
          <w:sz w:val="24"/>
          <w:szCs w:val="24"/>
        </w:rPr>
        <w:t>environmental and physicochemical factors</w:t>
      </w:r>
      <w:commentRangeEnd w:id="148"/>
      <w:r w:rsidR="006D285B">
        <w:rPr>
          <w:rStyle w:val="CommentReference"/>
        </w:rPr>
        <w:commentReference w:id="148"/>
      </w:r>
      <w:r w:rsidRPr="001B0D14">
        <w:rPr>
          <w:rFonts w:ascii="Times New Roman" w:hAnsi="Times New Roman"/>
          <w:sz w:val="24"/>
          <w:szCs w:val="24"/>
        </w:rPr>
        <w:t xml:space="preserve">. </w:t>
      </w:r>
      <w:commentRangeStart w:id="149"/>
      <w:r w:rsidR="00CA6F5B">
        <w:rPr>
          <w:rFonts w:ascii="Times New Roman" w:hAnsi="Times New Roman"/>
          <w:sz w:val="24"/>
          <w:szCs w:val="24"/>
        </w:rPr>
        <w:t>A</w:t>
      </w:r>
      <w:r w:rsidRPr="001B0D14">
        <w:rPr>
          <w:rFonts w:ascii="Times New Roman" w:hAnsi="Times New Roman"/>
          <w:sz w:val="24"/>
          <w:szCs w:val="24"/>
        </w:rPr>
        <w:t xml:space="preserve">n insight of these </w:t>
      </w:r>
      <w:commentRangeEnd w:id="149"/>
      <w:r w:rsidR="006D285B">
        <w:rPr>
          <w:rStyle w:val="CommentReference"/>
        </w:rPr>
        <w:commentReference w:id="149"/>
      </w:r>
      <w:r w:rsidRPr="001B0D14">
        <w:rPr>
          <w:rFonts w:ascii="Times New Roman" w:hAnsi="Times New Roman"/>
          <w:sz w:val="24"/>
          <w:szCs w:val="24"/>
        </w:rPr>
        <w:t xml:space="preserve">factors will aid in gaining a comprehensive understanding of the </w:t>
      </w:r>
      <w:commentRangeStart w:id="150"/>
      <w:r w:rsidRPr="001B0D14">
        <w:rPr>
          <w:rFonts w:ascii="Times New Roman" w:hAnsi="Times New Roman"/>
          <w:sz w:val="24"/>
          <w:szCs w:val="24"/>
        </w:rPr>
        <w:t>possible impact</w:t>
      </w:r>
      <w:r w:rsidR="00CA6F5B">
        <w:rPr>
          <w:rFonts w:ascii="Times New Roman" w:hAnsi="Times New Roman"/>
          <w:sz w:val="24"/>
          <w:szCs w:val="24"/>
        </w:rPr>
        <w:t>s</w:t>
      </w:r>
      <w:commentRangeEnd w:id="150"/>
      <w:r w:rsidR="006D285B">
        <w:rPr>
          <w:rStyle w:val="CommentReference"/>
        </w:rPr>
        <w:commentReference w:id="150"/>
      </w:r>
      <w:r w:rsidR="00CA6F5B">
        <w:rPr>
          <w:rFonts w:ascii="Times New Roman" w:hAnsi="Times New Roman"/>
          <w:sz w:val="24"/>
          <w:szCs w:val="24"/>
        </w:rPr>
        <w:t>,</w:t>
      </w:r>
      <w:r w:rsidRPr="001B0D14">
        <w:rPr>
          <w:rFonts w:ascii="Times New Roman" w:hAnsi="Times New Roman"/>
          <w:sz w:val="24"/>
          <w:szCs w:val="24"/>
        </w:rPr>
        <w:t xml:space="preserve"> </w:t>
      </w:r>
      <w:proofErr w:type="spellStart"/>
      <w:r w:rsidRPr="001B0D14">
        <w:rPr>
          <w:rFonts w:ascii="Times New Roman" w:hAnsi="Times New Roman"/>
          <w:sz w:val="24"/>
          <w:szCs w:val="24"/>
        </w:rPr>
        <w:t>physico</w:t>
      </w:r>
      <w:proofErr w:type="spellEnd"/>
      <w:r w:rsidRPr="001B0D14">
        <w:rPr>
          <w:rFonts w:ascii="Times New Roman" w:hAnsi="Times New Roman"/>
          <w:sz w:val="24"/>
          <w:szCs w:val="24"/>
        </w:rPr>
        <w:t xml:space="preserve">-chemical and environmental </w:t>
      </w:r>
      <w:r w:rsidR="00CA6F5B">
        <w:rPr>
          <w:rFonts w:ascii="Times New Roman" w:hAnsi="Times New Roman"/>
          <w:sz w:val="24"/>
          <w:szCs w:val="24"/>
        </w:rPr>
        <w:t>drivers</w:t>
      </w:r>
      <w:r w:rsidRPr="001B0D14">
        <w:rPr>
          <w:rFonts w:ascii="Times New Roman" w:hAnsi="Times New Roman"/>
          <w:sz w:val="24"/>
          <w:szCs w:val="24"/>
        </w:rPr>
        <w:t xml:space="preserve"> have on the</w:t>
      </w:r>
      <w:r w:rsidR="00CA6F5B">
        <w:rPr>
          <w:rFonts w:ascii="Times New Roman" w:hAnsi="Times New Roman"/>
          <w:sz w:val="24"/>
          <w:szCs w:val="24"/>
        </w:rPr>
        <w:t>ir</w:t>
      </w:r>
      <w:r w:rsidRPr="001B0D14">
        <w:rPr>
          <w:rFonts w:ascii="Times New Roman" w:hAnsi="Times New Roman"/>
          <w:sz w:val="24"/>
          <w:szCs w:val="24"/>
        </w:rPr>
        <w:t xml:space="preserve"> occurrence </w:t>
      </w:r>
      <w:r w:rsidR="00CA6F5B">
        <w:rPr>
          <w:rFonts w:ascii="Times New Roman" w:hAnsi="Times New Roman"/>
          <w:sz w:val="24"/>
          <w:szCs w:val="24"/>
        </w:rPr>
        <w:t>and abundance,</w:t>
      </w:r>
      <w:r w:rsidRPr="001B0D14">
        <w:rPr>
          <w:rFonts w:ascii="Times New Roman" w:hAnsi="Times New Roman"/>
          <w:sz w:val="24"/>
          <w:szCs w:val="24"/>
        </w:rPr>
        <w:t xml:space="preserve"> specifically in the Sabaki Estuary</w:t>
      </w:r>
      <w:r w:rsidR="00CA6F5B">
        <w:rPr>
          <w:rFonts w:ascii="Times New Roman" w:hAnsi="Times New Roman"/>
          <w:sz w:val="24"/>
          <w:szCs w:val="24"/>
        </w:rPr>
        <w:t>.</w:t>
      </w:r>
      <w:bookmarkEnd w:id="132"/>
      <w:r w:rsidRPr="004774AA">
        <w:rPr>
          <w:rFonts w:ascii="Times New Roman" w:hAnsi="Times New Roman"/>
          <w:sz w:val="24"/>
          <w:szCs w:val="24"/>
        </w:rPr>
        <w:t xml:space="preserve"> </w:t>
      </w:r>
      <w:bookmarkStart w:id="151" w:name="_Toc20687078"/>
      <w:bookmarkStart w:id="152" w:name="_Toc120099691"/>
      <w:bookmarkStart w:id="153" w:name="_Toc120101048"/>
    </w:p>
    <w:p w14:paraId="251A4B1A" w14:textId="10DC7796" w:rsidR="00D16481" w:rsidRPr="006E16C5" w:rsidRDefault="00D16481" w:rsidP="00EA5376">
      <w:pPr>
        <w:pStyle w:val="Heading2"/>
        <w:rPr>
          <w:szCs w:val="24"/>
        </w:rPr>
      </w:pPr>
      <w:bookmarkStart w:id="154" w:name="_Toc125806948"/>
      <w:r w:rsidRPr="00064E59">
        <w:t>Overall Objective</w:t>
      </w:r>
      <w:bookmarkEnd w:id="151"/>
      <w:bookmarkEnd w:id="152"/>
      <w:bookmarkEnd w:id="153"/>
      <w:bookmarkEnd w:id="154"/>
    </w:p>
    <w:p w14:paraId="7CBFDFDA" w14:textId="77777777" w:rsidR="00D16481" w:rsidRPr="004774AA" w:rsidRDefault="00D16481" w:rsidP="00D16481">
      <w:pPr>
        <w:spacing w:line="480" w:lineRule="auto"/>
        <w:jc w:val="both"/>
        <w:rPr>
          <w:rFonts w:ascii="Times New Roman" w:hAnsi="Times New Roman"/>
          <w:b/>
          <w:bCs/>
          <w:sz w:val="24"/>
          <w:szCs w:val="24"/>
        </w:rPr>
      </w:pPr>
      <w:bookmarkStart w:id="155" w:name="_Hlk58095370"/>
      <w:r w:rsidRPr="004774AA">
        <w:rPr>
          <w:rFonts w:ascii="Times New Roman" w:hAnsi="Times New Roman"/>
          <w:sz w:val="24"/>
          <w:szCs w:val="24"/>
        </w:rPr>
        <w:t>The overall objective of the study was to document baseline scientific information on juvenile anguillids in the Sabaki Estuary. The specific objectives of the study were</w:t>
      </w:r>
      <w:del w:id="156" w:author="Microsoft account" w:date="2023-02-02T16:31:00Z">
        <w:r w:rsidRPr="004774AA" w:rsidDel="006D285B">
          <w:rPr>
            <w:rFonts w:ascii="Times New Roman" w:hAnsi="Times New Roman"/>
            <w:sz w:val="24"/>
            <w:szCs w:val="24"/>
          </w:rPr>
          <w:delText>:</w:delText>
        </w:r>
      </w:del>
      <w:r w:rsidRPr="004774AA">
        <w:rPr>
          <w:rFonts w:ascii="Times New Roman" w:hAnsi="Times New Roman"/>
          <w:sz w:val="24"/>
          <w:szCs w:val="24"/>
        </w:rPr>
        <w:t>;</w:t>
      </w:r>
    </w:p>
    <w:p w14:paraId="67FBA0B9" w14:textId="553F5AC0" w:rsidR="00D16481" w:rsidRPr="004774AA" w:rsidRDefault="00D16481" w:rsidP="00D16481">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sz w:val="24"/>
          <w:szCs w:val="24"/>
        </w:rPr>
      </w:pPr>
      <w:r w:rsidRPr="004774AA">
        <w:rPr>
          <w:rFonts w:ascii="Times New Roman" w:hAnsi="Times New Roman"/>
          <w:bCs/>
          <w:sz w:val="24"/>
          <w:szCs w:val="24"/>
        </w:rPr>
        <w:t>To identify the juvenile life stages</w:t>
      </w:r>
      <w:r>
        <w:rPr>
          <w:rFonts w:ascii="Times New Roman" w:hAnsi="Times New Roman"/>
          <w:bCs/>
          <w:sz w:val="24"/>
          <w:szCs w:val="24"/>
        </w:rPr>
        <w:t xml:space="preserve"> and species</w:t>
      </w:r>
      <w:r w:rsidRPr="004774AA">
        <w:rPr>
          <w:rFonts w:ascii="Times New Roman" w:hAnsi="Times New Roman"/>
          <w:bCs/>
          <w:sz w:val="24"/>
          <w:szCs w:val="24"/>
        </w:rPr>
        <w:t xml:space="preserve"> of </w:t>
      </w:r>
      <w:r w:rsidR="00CA6F5B">
        <w:rPr>
          <w:rFonts w:ascii="Times New Roman" w:hAnsi="Times New Roman"/>
          <w:bCs/>
          <w:sz w:val="24"/>
          <w:szCs w:val="24"/>
        </w:rPr>
        <w:t xml:space="preserve">juvenile </w:t>
      </w:r>
      <w:r w:rsidRPr="004774AA">
        <w:rPr>
          <w:rFonts w:ascii="Times New Roman" w:hAnsi="Times New Roman"/>
          <w:bCs/>
          <w:sz w:val="24"/>
          <w:szCs w:val="24"/>
        </w:rPr>
        <w:t>anguillid eels occurring in the Sabaki estuary,</w:t>
      </w:r>
    </w:p>
    <w:p w14:paraId="3B51B871" w14:textId="464685AE" w:rsidR="00D16481" w:rsidRPr="004774AA" w:rsidRDefault="00D16481" w:rsidP="00D16481">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sz w:val="24"/>
          <w:szCs w:val="24"/>
        </w:rPr>
      </w:pPr>
      <w:r w:rsidRPr="004774AA">
        <w:rPr>
          <w:rFonts w:ascii="Times New Roman" w:hAnsi="Times New Roman"/>
          <w:sz w:val="24"/>
          <w:szCs w:val="24"/>
        </w:rPr>
        <w:t xml:space="preserve">To determine whether there are temporal differences in the numbers of juvenile </w:t>
      </w:r>
      <w:r w:rsidR="004C602E">
        <w:rPr>
          <w:rFonts w:ascii="Times New Roman" w:hAnsi="Times New Roman"/>
          <w:sz w:val="24"/>
          <w:szCs w:val="24"/>
        </w:rPr>
        <w:t>anguillid</w:t>
      </w:r>
      <w:r w:rsidRPr="004774AA">
        <w:rPr>
          <w:rFonts w:ascii="Times New Roman" w:hAnsi="Times New Roman"/>
          <w:sz w:val="24"/>
          <w:szCs w:val="24"/>
        </w:rPr>
        <w:t xml:space="preserve"> eels </w:t>
      </w:r>
      <w:r w:rsidR="00CA6F5B">
        <w:rPr>
          <w:rFonts w:ascii="Times New Roman" w:hAnsi="Times New Roman"/>
          <w:sz w:val="24"/>
          <w:szCs w:val="24"/>
        </w:rPr>
        <w:t xml:space="preserve">occurring </w:t>
      </w:r>
      <w:r w:rsidRPr="004774AA">
        <w:rPr>
          <w:rFonts w:ascii="Times New Roman" w:hAnsi="Times New Roman"/>
          <w:sz w:val="24"/>
          <w:szCs w:val="24"/>
        </w:rPr>
        <w:t xml:space="preserve">in the Sabaki Estuary, </w:t>
      </w:r>
    </w:p>
    <w:p w14:paraId="491D9BB8" w14:textId="77777777" w:rsidR="00D16481" w:rsidRPr="006D285B" w:rsidRDefault="00D16481" w:rsidP="00D16481">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strike/>
          <w:sz w:val="24"/>
          <w:szCs w:val="24"/>
          <w:rPrChange w:id="157" w:author="Microsoft account" w:date="2023-02-02T16:33:00Z">
            <w:rPr>
              <w:rFonts w:ascii="Times New Roman" w:hAnsi="Times New Roman"/>
              <w:b/>
              <w:sz w:val="24"/>
              <w:szCs w:val="24"/>
            </w:rPr>
          </w:rPrChange>
        </w:rPr>
      </w:pPr>
      <w:commentRangeStart w:id="158"/>
      <w:r w:rsidRPr="006D285B">
        <w:rPr>
          <w:rFonts w:ascii="Times New Roman" w:hAnsi="Times New Roman"/>
          <w:strike/>
          <w:sz w:val="24"/>
          <w:szCs w:val="24"/>
          <w:rPrChange w:id="159" w:author="Microsoft account" w:date="2023-02-02T16:33:00Z">
            <w:rPr>
              <w:rFonts w:ascii="Times New Roman" w:hAnsi="Times New Roman"/>
              <w:sz w:val="24"/>
              <w:szCs w:val="24"/>
            </w:rPr>
          </w:rPrChange>
        </w:rPr>
        <w:t xml:space="preserve">To determine whether occurrence of juvenile life stages of anguillid eels the Sabaki Estuary is influenced by environmental factors, </w:t>
      </w:r>
      <w:commentRangeEnd w:id="158"/>
      <w:r w:rsidR="006D285B">
        <w:rPr>
          <w:rStyle w:val="CommentReference"/>
        </w:rPr>
        <w:commentReference w:id="158"/>
      </w:r>
    </w:p>
    <w:p w14:paraId="087DB9D3" w14:textId="65140CC5" w:rsidR="006E16C5" w:rsidRPr="000F3BF2" w:rsidRDefault="00D16481" w:rsidP="006E16C5">
      <w:pPr>
        <w:widowControl w:val="0"/>
        <w:numPr>
          <w:ilvl w:val="0"/>
          <w:numId w:val="2"/>
        </w:numPr>
        <w:overflowPunct w:val="0"/>
        <w:autoSpaceDE w:val="0"/>
        <w:autoSpaceDN w:val="0"/>
        <w:adjustRightInd w:val="0"/>
        <w:spacing w:after="0" w:line="480" w:lineRule="auto"/>
        <w:ind w:right="400" w:hanging="554"/>
        <w:jc w:val="both"/>
        <w:rPr>
          <w:rFonts w:ascii="Times New Roman" w:hAnsi="Times New Roman"/>
          <w:b/>
          <w:sz w:val="24"/>
          <w:szCs w:val="24"/>
        </w:rPr>
      </w:pPr>
      <w:r w:rsidRPr="004774AA">
        <w:rPr>
          <w:rFonts w:ascii="Times New Roman" w:hAnsi="Times New Roman"/>
          <w:sz w:val="24"/>
          <w:szCs w:val="24"/>
        </w:rPr>
        <w:t xml:space="preserve"> To determine physiochemical parameters influencing occurrence of juvenile life stages of anguillid eels in the Sabaki Estuary</w:t>
      </w:r>
      <w:bookmarkStart w:id="160" w:name="_Toc20687079"/>
      <w:bookmarkStart w:id="161" w:name="_Toc120099692"/>
      <w:bookmarkStart w:id="162" w:name="_Toc120101049"/>
      <w:bookmarkEnd w:id="155"/>
    </w:p>
    <w:p w14:paraId="4D3AD003" w14:textId="77777777" w:rsidR="000F3BF2" w:rsidRPr="006E16C5" w:rsidRDefault="000F3BF2" w:rsidP="000F3BF2">
      <w:pPr>
        <w:widowControl w:val="0"/>
        <w:overflowPunct w:val="0"/>
        <w:autoSpaceDE w:val="0"/>
        <w:autoSpaceDN w:val="0"/>
        <w:adjustRightInd w:val="0"/>
        <w:spacing w:after="0" w:line="480" w:lineRule="auto"/>
        <w:ind w:left="720" w:right="400"/>
        <w:jc w:val="both"/>
        <w:rPr>
          <w:rFonts w:ascii="Times New Roman" w:hAnsi="Times New Roman"/>
          <w:b/>
          <w:sz w:val="24"/>
          <w:szCs w:val="24"/>
        </w:rPr>
      </w:pPr>
    </w:p>
    <w:p w14:paraId="6301A96F" w14:textId="698AAF8E" w:rsidR="00D16481" w:rsidRPr="006E16C5" w:rsidRDefault="00D16481" w:rsidP="00EA5376">
      <w:pPr>
        <w:pStyle w:val="Heading2"/>
        <w:rPr>
          <w:szCs w:val="24"/>
        </w:rPr>
      </w:pPr>
      <w:bookmarkStart w:id="163" w:name="_Toc125806949"/>
      <w:r w:rsidRPr="00064E59">
        <w:t>Research Questions</w:t>
      </w:r>
      <w:bookmarkEnd w:id="160"/>
      <w:bookmarkEnd w:id="161"/>
      <w:bookmarkEnd w:id="162"/>
      <w:bookmarkEnd w:id="163"/>
    </w:p>
    <w:p w14:paraId="51CDE210" w14:textId="77777777" w:rsidR="00D16481" w:rsidRPr="004774AA" w:rsidRDefault="00D16481" w:rsidP="00D16481">
      <w:pPr>
        <w:widowControl w:val="0"/>
        <w:overflowPunct w:val="0"/>
        <w:autoSpaceDE w:val="0"/>
        <w:autoSpaceDN w:val="0"/>
        <w:adjustRightInd w:val="0"/>
        <w:spacing w:after="0" w:line="480" w:lineRule="auto"/>
        <w:ind w:left="166" w:right="400"/>
        <w:jc w:val="both"/>
        <w:rPr>
          <w:rFonts w:ascii="Times New Roman" w:hAnsi="Times New Roman"/>
          <w:bCs/>
          <w:sz w:val="24"/>
          <w:szCs w:val="24"/>
        </w:rPr>
      </w:pPr>
      <w:r w:rsidRPr="004774AA">
        <w:rPr>
          <w:rFonts w:ascii="Times New Roman" w:hAnsi="Times New Roman"/>
          <w:bCs/>
          <w:sz w:val="24"/>
          <w:szCs w:val="24"/>
        </w:rPr>
        <w:t>The study was guided by the following researchable questions;</w:t>
      </w:r>
    </w:p>
    <w:p w14:paraId="62665860" w14:textId="5BFDEE91" w:rsidR="00D16481" w:rsidRPr="004774AA" w:rsidRDefault="00D16481" w:rsidP="00D16481">
      <w:pPr>
        <w:widowControl w:val="0"/>
        <w:numPr>
          <w:ilvl w:val="0"/>
          <w:numId w:val="8"/>
        </w:numPr>
        <w:overflowPunct w:val="0"/>
        <w:autoSpaceDE w:val="0"/>
        <w:autoSpaceDN w:val="0"/>
        <w:adjustRightInd w:val="0"/>
        <w:spacing w:after="0" w:line="480" w:lineRule="auto"/>
        <w:ind w:hanging="554"/>
        <w:jc w:val="both"/>
        <w:rPr>
          <w:rFonts w:ascii="Times New Roman" w:hAnsi="Times New Roman"/>
          <w:sz w:val="24"/>
          <w:szCs w:val="24"/>
        </w:rPr>
      </w:pPr>
      <w:r w:rsidRPr="004774AA">
        <w:rPr>
          <w:rFonts w:ascii="Times New Roman" w:hAnsi="Times New Roman"/>
          <w:sz w:val="24"/>
          <w:szCs w:val="24"/>
        </w:rPr>
        <w:t xml:space="preserve">Which life stages of </w:t>
      </w:r>
      <w:r w:rsidR="00CA6F5B">
        <w:rPr>
          <w:rFonts w:ascii="Times New Roman" w:hAnsi="Times New Roman"/>
          <w:sz w:val="24"/>
          <w:szCs w:val="24"/>
        </w:rPr>
        <w:t xml:space="preserve">juvenile </w:t>
      </w:r>
      <w:r w:rsidRPr="004774AA">
        <w:rPr>
          <w:rFonts w:ascii="Times New Roman" w:hAnsi="Times New Roman"/>
          <w:sz w:val="24"/>
          <w:szCs w:val="24"/>
        </w:rPr>
        <w:t>anguillid eels occur in the Sabaki Estuary?</w:t>
      </w:r>
    </w:p>
    <w:p w14:paraId="0B594F8B" w14:textId="04AAB912" w:rsidR="00D16481" w:rsidRPr="004774AA" w:rsidRDefault="00D16481" w:rsidP="00D16481">
      <w:pPr>
        <w:widowControl w:val="0"/>
        <w:numPr>
          <w:ilvl w:val="0"/>
          <w:numId w:val="8"/>
        </w:numPr>
        <w:overflowPunct w:val="0"/>
        <w:autoSpaceDE w:val="0"/>
        <w:autoSpaceDN w:val="0"/>
        <w:adjustRightInd w:val="0"/>
        <w:spacing w:after="0" w:line="480" w:lineRule="auto"/>
        <w:ind w:hanging="554"/>
        <w:jc w:val="both"/>
        <w:rPr>
          <w:rFonts w:ascii="Times New Roman" w:hAnsi="Times New Roman"/>
          <w:sz w:val="24"/>
          <w:szCs w:val="24"/>
        </w:rPr>
      </w:pPr>
      <w:r w:rsidRPr="004774AA">
        <w:rPr>
          <w:rFonts w:ascii="Times New Roman" w:hAnsi="Times New Roman"/>
          <w:sz w:val="24"/>
          <w:szCs w:val="24"/>
        </w:rPr>
        <w:t xml:space="preserve">Are there temporal differences in the numbers juvenile </w:t>
      </w:r>
      <w:r w:rsidR="00CA6F5B">
        <w:rPr>
          <w:rFonts w:ascii="Times New Roman" w:hAnsi="Times New Roman"/>
          <w:sz w:val="24"/>
          <w:szCs w:val="24"/>
        </w:rPr>
        <w:t xml:space="preserve">anguillid </w:t>
      </w:r>
      <w:r w:rsidRPr="004774AA">
        <w:rPr>
          <w:rFonts w:ascii="Times New Roman" w:hAnsi="Times New Roman"/>
          <w:sz w:val="24"/>
          <w:szCs w:val="24"/>
        </w:rPr>
        <w:t xml:space="preserve">eels </w:t>
      </w:r>
      <w:r w:rsidR="00CA6F5B">
        <w:rPr>
          <w:rFonts w:ascii="Times New Roman" w:hAnsi="Times New Roman"/>
          <w:sz w:val="24"/>
          <w:szCs w:val="24"/>
        </w:rPr>
        <w:t xml:space="preserve">occurring </w:t>
      </w:r>
      <w:r w:rsidRPr="004774AA">
        <w:rPr>
          <w:rFonts w:ascii="Times New Roman" w:hAnsi="Times New Roman"/>
          <w:sz w:val="24"/>
          <w:szCs w:val="24"/>
        </w:rPr>
        <w:t xml:space="preserve">in Sabaki Estuary? </w:t>
      </w:r>
    </w:p>
    <w:p w14:paraId="7C4D33DA" w14:textId="248A9ADE" w:rsidR="00D16481" w:rsidRPr="00851157" w:rsidRDefault="00D16481" w:rsidP="00D16481">
      <w:pPr>
        <w:widowControl w:val="0"/>
        <w:numPr>
          <w:ilvl w:val="0"/>
          <w:numId w:val="8"/>
        </w:numPr>
        <w:overflowPunct w:val="0"/>
        <w:autoSpaceDE w:val="0"/>
        <w:autoSpaceDN w:val="0"/>
        <w:adjustRightInd w:val="0"/>
        <w:spacing w:after="0" w:line="480" w:lineRule="auto"/>
        <w:ind w:hanging="554"/>
        <w:jc w:val="both"/>
        <w:rPr>
          <w:rFonts w:ascii="Times New Roman" w:hAnsi="Times New Roman"/>
          <w:strike/>
          <w:sz w:val="24"/>
          <w:szCs w:val="24"/>
          <w:rPrChange w:id="164" w:author="Microsoft account" w:date="2023-02-05T16:35:00Z">
            <w:rPr>
              <w:rFonts w:ascii="Times New Roman" w:hAnsi="Times New Roman"/>
              <w:sz w:val="24"/>
              <w:szCs w:val="24"/>
            </w:rPr>
          </w:rPrChange>
        </w:rPr>
      </w:pPr>
      <w:r w:rsidRPr="00851157">
        <w:rPr>
          <w:rFonts w:ascii="Times New Roman" w:hAnsi="Times New Roman"/>
          <w:strike/>
          <w:sz w:val="24"/>
          <w:szCs w:val="24"/>
          <w:rPrChange w:id="165" w:author="Microsoft account" w:date="2023-02-05T16:35:00Z">
            <w:rPr>
              <w:rFonts w:ascii="Times New Roman" w:hAnsi="Times New Roman"/>
              <w:sz w:val="24"/>
              <w:szCs w:val="24"/>
            </w:rPr>
          </w:rPrChange>
        </w:rPr>
        <w:t>Do environmental factors influence the occurrence of juvenile anguillid eels in the Sabaki estuary?</w:t>
      </w:r>
    </w:p>
    <w:p w14:paraId="38CB206A" w14:textId="7463FA61" w:rsidR="00D16481" w:rsidRPr="004774AA" w:rsidRDefault="00D16481" w:rsidP="00D16481">
      <w:pPr>
        <w:widowControl w:val="0"/>
        <w:numPr>
          <w:ilvl w:val="0"/>
          <w:numId w:val="8"/>
        </w:numPr>
        <w:overflowPunct w:val="0"/>
        <w:autoSpaceDE w:val="0"/>
        <w:autoSpaceDN w:val="0"/>
        <w:adjustRightInd w:val="0"/>
        <w:spacing w:after="0" w:line="480" w:lineRule="auto"/>
        <w:ind w:hanging="554"/>
        <w:jc w:val="both"/>
        <w:rPr>
          <w:rFonts w:ascii="Times New Roman" w:hAnsi="Times New Roman"/>
          <w:sz w:val="24"/>
          <w:szCs w:val="24"/>
        </w:rPr>
      </w:pPr>
      <w:r w:rsidRPr="004774AA">
        <w:rPr>
          <w:rFonts w:ascii="Times New Roman" w:hAnsi="Times New Roman"/>
          <w:sz w:val="24"/>
          <w:szCs w:val="24"/>
        </w:rPr>
        <w:t>Do physiochemical parameters influence the occurrence of juvenile anguillid eels in the Sabaki estuary?</w:t>
      </w:r>
    </w:p>
    <w:p w14:paraId="63A763D6" w14:textId="77777777" w:rsidR="00D16481" w:rsidRPr="004774AA" w:rsidRDefault="00D16481" w:rsidP="00D16481">
      <w:pPr>
        <w:widowControl w:val="0"/>
        <w:overflowPunct w:val="0"/>
        <w:autoSpaceDE w:val="0"/>
        <w:autoSpaceDN w:val="0"/>
        <w:adjustRightInd w:val="0"/>
        <w:spacing w:after="0" w:line="480" w:lineRule="auto"/>
        <w:ind w:left="720"/>
        <w:jc w:val="both"/>
        <w:rPr>
          <w:rFonts w:ascii="Times New Roman" w:hAnsi="Times New Roman"/>
          <w:sz w:val="24"/>
          <w:szCs w:val="24"/>
        </w:rPr>
      </w:pPr>
    </w:p>
    <w:p w14:paraId="38E52594" w14:textId="21863B9B" w:rsidR="00EA5376" w:rsidRPr="004774AA" w:rsidRDefault="00CA6F5B" w:rsidP="00CA6F5B">
      <w:pPr>
        <w:spacing w:after="160" w:line="259" w:lineRule="auto"/>
        <w:rPr>
          <w:rFonts w:ascii="Times New Roman" w:hAnsi="Times New Roman"/>
          <w:sz w:val="24"/>
          <w:szCs w:val="24"/>
        </w:rPr>
      </w:pPr>
      <w:r>
        <w:rPr>
          <w:rFonts w:ascii="Times New Roman" w:hAnsi="Times New Roman"/>
          <w:sz w:val="24"/>
          <w:szCs w:val="24"/>
        </w:rPr>
        <w:br w:type="page"/>
      </w:r>
    </w:p>
    <w:p w14:paraId="005AFCD6" w14:textId="77777777" w:rsidR="00D760E6" w:rsidRDefault="00D760E6" w:rsidP="00EA5376">
      <w:pPr>
        <w:pStyle w:val="Title"/>
      </w:pPr>
      <w:bookmarkStart w:id="166" w:name="_Toc125806950"/>
      <w:bookmarkStart w:id="167" w:name="_Hlk30094071"/>
      <w:bookmarkStart w:id="168" w:name="_Toc20687083"/>
      <w:r>
        <w:lastRenderedPageBreak/>
        <w:t>CHAPTER TWO</w:t>
      </w:r>
      <w:bookmarkEnd w:id="166"/>
    </w:p>
    <w:p w14:paraId="601487A3" w14:textId="77777777" w:rsidR="00D760E6" w:rsidRDefault="00D760E6" w:rsidP="00EA5376">
      <w:pPr>
        <w:pStyle w:val="Heading1"/>
      </w:pPr>
      <w:bookmarkStart w:id="169" w:name="_Toc125806951"/>
      <w:r>
        <w:t>Literature Review</w:t>
      </w:r>
      <w:bookmarkEnd w:id="169"/>
    </w:p>
    <w:p w14:paraId="3A263952" w14:textId="77777777" w:rsidR="00D760E6" w:rsidRDefault="00D760E6" w:rsidP="00EA5376">
      <w:pPr>
        <w:pStyle w:val="Heading2"/>
      </w:pPr>
      <w:bookmarkStart w:id="170" w:name="_Toc125806952"/>
      <w:r>
        <w:t>Biology of anguillid eels</w:t>
      </w:r>
      <w:bookmarkEnd w:id="170"/>
    </w:p>
    <w:p w14:paraId="6BCF83C2" w14:textId="17DBE9EF" w:rsidR="00D16481" w:rsidRPr="008D6A22" w:rsidRDefault="00D760E6" w:rsidP="008D6A22">
      <w:pPr>
        <w:spacing w:line="480" w:lineRule="auto"/>
        <w:rPr>
          <w:rFonts w:ascii="Times New Roman" w:hAnsi="Times New Roman"/>
          <w:sz w:val="24"/>
          <w:szCs w:val="24"/>
        </w:rPr>
      </w:pPr>
      <w:r w:rsidRPr="008D6A22">
        <w:rPr>
          <w:rFonts w:ascii="Times New Roman" w:hAnsi="Times New Roman"/>
          <w:sz w:val="24"/>
          <w:szCs w:val="24"/>
        </w:rPr>
        <w:t xml:space="preserve">Eels </w:t>
      </w:r>
      <w:r w:rsidR="00D16481" w:rsidRPr="008D6A22">
        <w:rPr>
          <w:rFonts w:ascii="Times New Roman" w:hAnsi="Times New Roman"/>
          <w:sz w:val="24"/>
          <w:szCs w:val="24"/>
        </w:rPr>
        <w:t>are bony ray-finned fishes of the class Actinopteri, order Anguilliformes</w:t>
      </w:r>
      <w:ins w:id="171" w:author="Microsoft account" w:date="2023-02-05T16:35:00Z">
        <w:r w:rsidR="00851157">
          <w:rPr>
            <w:rFonts w:ascii="Times New Roman" w:hAnsi="Times New Roman"/>
            <w:sz w:val="24"/>
            <w:szCs w:val="24"/>
          </w:rPr>
          <w:t xml:space="preserve"> and family </w:t>
        </w:r>
        <w:proofErr w:type="spellStart"/>
        <w:r w:rsidR="00851157">
          <w:rPr>
            <w:rFonts w:ascii="Times New Roman" w:hAnsi="Times New Roman"/>
            <w:sz w:val="24"/>
            <w:szCs w:val="24"/>
          </w:rPr>
          <w:t>Anguilidae</w:t>
        </w:r>
      </w:ins>
      <w:proofErr w:type="spellEnd"/>
      <w:del w:id="172" w:author="Microsoft account" w:date="2023-02-05T16:35:00Z">
        <w:r w:rsidR="00D16481" w:rsidRPr="008D6A22" w:rsidDel="00851157">
          <w:rPr>
            <w:rFonts w:ascii="Times New Roman" w:hAnsi="Times New Roman"/>
            <w:sz w:val="24"/>
            <w:szCs w:val="24"/>
          </w:rPr>
          <w:delText>.</w:delText>
        </w:r>
      </w:del>
      <w:bookmarkStart w:id="173" w:name="_Toc58200122"/>
      <w:bookmarkStart w:id="174" w:name="_Toc76461854"/>
      <w:bookmarkEnd w:id="167"/>
      <w:r w:rsidR="00D16481" w:rsidRPr="008D6A22">
        <w:rPr>
          <w:rFonts w:ascii="Times New Roman" w:hAnsi="Times New Roman"/>
          <w:sz w:val="24"/>
          <w:szCs w:val="24"/>
        </w:rPr>
        <w:t xml:space="preserve"> Eels of the family </w:t>
      </w:r>
      <w:r w:rsidR="00D16481" w:rsidRPr="00851157">
        <w:rPr>
          <w:rFonts w:ascii="Times New Roman" w:hAnsi="Times New Roman"/>
          <w:iCs/>
          <w:sz w:val="24"/>
          <w:szCs w:val="24"/>
          <w:rPrChange w:id="175" w:author="Microsoft account" w:date="2023-02-05T16:36:00Z">
            <w:rPr>
              <w:rFonts w:ascii="Times New Roman" w:hAnsi="Times New Roman"/>
              <w:i/>
              <w:iCs/>
              <w:sz w:val="24"/>
              <w:szCs w:val="24"/>
            </w:rPr>
          </w:rPrChange>
        </w:rPr>
        <w:t>Anguillidae</w:t>
      </w:r>
      <w:del w:id="176" w:author="Microsoft account" w:date="2023-02-05T16:36:00Z">
        <w:r w:rsidR="00D16481" w:rsidRPr="008D6A22" w:rsidDel="00851157">
          <w:rPr>
            <w:rFonts w:ascii="Times New Roman" w:hAnsi="Times New Roman"/>
            <w:sz w:val="24"/>
            <w:szCs w:val="24"/>
          </w:rPr>
          <w:delText>,</w:delText>
        </w:r>
      </w:del>
      <w:r w:rsidR="00D16481" w:rsidRPr="008D6A22">
        <w:rPr>
          <w:rFonts w:ascii="Times New Roman" w:hAnsi="Times New Roman"/>
          <w:sz w:val="24"/>
          <w:szCs w:val="24"/>
        </w:rPr>
        <w:t xml:space="preserve"> are highly migratory catadromous fishes with a fascinating life cycle, living part of their lives in both oceanic and freshwaters (Miller and Mc </w:t>
      </w:r>
      <w:proofErr w:type="spellStart"/>
      <w:r w:rsidR="00D16481" w:rsidRPr="008D6A22">
        <w:rPr>
          <w:rFonts w:ascii="Times New Roman" w:hAnsi="Times New Roman"/>
          <w:sz w:val="24"/>
          <w:szCs w:val="24"/>
        </w:rPr>
        <w:t>Cleav</w:t>
      </w:r>
      <w:proofErr w:type="spellEnd"/>
      <w:del w:id="177" w:author="Microsoft account" w:date="2023-02-05T16:37:00Z">
        <w:r w:rsidR="00D16481" w:rsidRPr="008D6A22" w:rsidDel="00851157">
          <w:rPr>
            <w:rFonts w:ascii="Times New Roman" w:hAnsi="Times New Roman"/>
            <w:sz w:val="24"/>
            <w:szCs w:val="24"/>
          </w:rPr>
          <w:delText>e</w:delText>
        </w:r>
      </w:del>
      <w:r w:rsidR="00C4488A" w:rsidRPr="008D6A22">
        <w:rPr>
          <w:rFonts w:ascii="Times New Roman" w:hAnsi="Times New Roman"/>
          <w:i/>
          <w:iCs/>
          <w:sz w:val="24"/>
          <w:szCs w:val="24"/>
        </w:rPr>
        <w:t>.,</w:t>
      </w:r>
      <w:ins w:id="178" w:author="Microsoft account" w:date="2023-02-05T16:37:00Z">
        <w:r w:rsidR="00851157">
          <w:rPr>
            <w:rFonts w:ascii="Times New Roman" w:hAnsi="Times New Roman"/>
            <w:i/>
            <w:iCs/>
            <w:sz w:val="24"/>
            <w:szCs w:val="24"/>
          </w:rPr>
          <w:t xml:space="preserve"> </w:t>
        </w:r>
      </w:ins>
      <w:r w:rsidR="00D16481" w:rsidRPr="008D6A22">
        <w:rPr>
          <w:rFonts w:ascii="Times New Roman" w:hAnsi="Times New Roman"/>
          <w:sz w:val="24"/>
          <w:szCs w:val="24"/>
        </w:rPr>
        <w:t xml:space="preserve">2018). Anguillid eels have a distinct life cycle (Figure I) which includes </w:t>
      </w:r>
      <w:r w:rsidR="000F3BF2">
        <w:rPr>
          <w:rFonts w:ascii="Times New Roman" w:hAnsi="Times New Roman"/>
          <w:sz w:val="24"/>
          <w:szCs w:val="24"/>
        </w:rPr>
        <w:t>six</w:t>
      </w:r>
      <w:r w:rsidR="00D16481" w:rsidRPr="008D6A22">
        <w:rPr>
          <w:rFonts w:ascii="Times New Roman" w:hAnsi="Times New Roman"/>
          <w:sz w:val="24"/>
          <w:szCs w:val="24"/>
        </w:rPr>
        <w:t xml:space="preserve"> stages; </w:t>
      </w:r>
      <w:r w:rsidR="000F3BF2">
        <w:rPr>
          <w:rFonts w:ascii="Times New Roman" w:hAnsi="Times New Roman"/>
          <w:sz w:val="24"/>
          <w:szCs w:val="24"/>
        </w:rPr>
        <w:t xml:space="preserve">egg, </w:t>
      </w:r>
      <w:r w:rsidR="00D16481" w:rsidRPr="008D6A22">
        <w:rPr>
          <w:rFonts w:ascii="Times New Roman" w:hAnsi="Times New Roman"/>
          <w:sz w:val="24"/>
          <w:szCs w:val="24"/>
        </w:rPr>
        <w:t xml:space="preserve">the leptocephalus, glass eel, elver, yellow eel and silver eel stages (Arai </w:t>
      </w:r>
      <w:r w:rsidR="00C4488A" w:rsidRPr="008D6A22">
        <w:rPr>
          <w:rFonts w:ascii="Times New Roman" w:hAnsi="Times New Roman"/>
          <w:i/>
          <w:iCs/>
          <w:sz w:val="24"/>
          <w:szCs w:val="24"/>
        </w:rPr>
        <w:t>et al.,</w:t>
      </w:r>
      <w:ins w:id="179" w:author="Microsoft account" w:date="2023-02-05T16:37:00Z">
        <w:r w:rsidR="00851157">
          <w:rPr>
            <w:rFonts w:ascii="Times New Roman" w:hAnsi="Times New Roman"/>
            <w:i/>
            <w:iCs/>
            <w:sz w:val="24"/>
            <w:szCs w:val="24"/>
          </w:rPr>
          <w:t xml:space="preserve"> </w:t>
        </w:r>
      </w:ins>
      <w:r w:rsidR="00D16481" w:rsidRPr="008D6A22">
        <w:rPr>
          <w:rFonts w:ascii="Times New Roman" w:hAnsi="Times New Roman"/>
          <w:sz w:val="24"/>
          <w:szCs w:val="24"/>
        </w:rPr>
        <w:t>2002).</w:t>
      </w:r>
    </w:p>
    <w:p w14:paraId="12FE87F7" w14:textId="22CD20DE" w:rsidR="00D16481" w:rsidRPr="004774AA" w:rsidRDefault="00467E46" w:rsidP="00D16481">
      <w:pPr>
        <w:spacing w:line="480" w:lineRule="auto"/>
        <w:jc w:val="both"/>
        <w:rPr>
          <w:rFonts w:ascii="Times New Roman" w:hAnsi="Times New Roman"/>
          <w:sz w:val="24"/>
          <w:szCs w:val="24"/>
        </w:rPr>
      </w:pPr>
      <w:r>
        <w:rPr>
          <w:rFonts w:ascii="Times New Roman" w:hAnsi="Times New Roman"/>
          <w:noProof/>
          <w:sz w:val="24"/>
          <w:szCs w:val="24"/>
        </w:rPr>
        <w:drawing>
          <wp:inline distT="0" distB="0" distL="0" distR="0" wp14:anchorId="3272BBCB" wp14:editId="769B17BC">
            <wp:extent cx="3524250" cy="32027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3541839" cy="3218743"/>
                    </a:xfrm>
                    <a:prstGeom prst="rect">
                      <a:avLst/>
                    </a:prstGeom>
                  </pic:spPr>
                </pic:pic>
              </a:graphicData>
            </a:graphic>
          </wp:inline>
        </w:drawing>
      </w:r>
    </w:p>
    <w:p w14:paraId="49B2C427" w14:textId="6AAA38BC" w:rsidR="00D16481" w:rsidRPr="004774AA" w:rsidRDefault="00D16481" w:rsidP="005336AE">
      <w:pPr>
        <w:pStyle w:val="ThesisFigures"/>
        <w:rPr>
          <w:noProof/>
        </w:rPr>
      </w:pPr>
      <w:bookmarkStart w:id="180" w:name="_Toc125751204"/>
      <w:bookmarkStart w:id="181" w:name="_Toc125787267"/>
      <w:r w:rsidRPr="004774AA">
        <w:t xml:space="preserve">Figure </w:t>
      </w:r>
      <w:r w:rsidRPr="00D51877">
        <w:fldChar w:fldCharType="begin"/>
      </w:r>
      <w:r w:rsidRPr="004774AA">
        <w:instrText xml:space="preserve"> SEQ Figure \* ARABIC </w:instrText>
      </w:r>
      <w:r w:rsidRPr="00D51877">
        <w:fldChar w:fldCharType="separate"/>
      </w:r>
      <w:r w:rsidRPr="004774AA">
        <w:rPr>
          <w:noProof/>
        </w:rPr>
        <w:t>1</w:t>
      </w:r>
      <w:r w:rsidRPr="00D51877">
        <w:rPr>
          <w:noProof/>
        </w:rPr>
        <w:fldChar w:fldCharType="end"/>
      </w:r>
      <w:r w:rsidRPr="004774AA">
        <w:t xml:space="preserve">: Life cycle of </w:t>
      </w:r>
      <w:proofErr w:type="spellStart"/>
      <w:r w:rsidRPr="004774AA">
        <w:t>anguillid</w:t>
      </w:r>
      <w:proofErr w:type="spellEnd"/>
      <w:r w:rsidRPr="004774AA">
        <w:t xml:space="preserve"> eels (source </w:t>
      </w:r>
      <w:proofErr w:type="spellStart"/>
      <w:r w:rsidRPr="004774AA">
        <w:rPr>
          <w:color w:val="222222"/>
          <w:shd w:val="clear" w:color="auto" w:fill="FFFFFF"/>
        </w:rPr>
        <w:t>Cresci</w:t>
      </w:r>
      <w:proofErr w:type="spellEnd"/>
      <w:r w:rsidRPr="004774AA">
        <w:rPr>
          <w:color w:val="222222"/>
          <w:shd w:val="clear" w:color="auto" w:fill="FFFFFF"/>
        </w:rPr>
        <w:t xml:space="preserve"> </w:t>
      </w:r>
      <w:r w:rsidR="00C4488A" w:rsidRPr="00C4488A">
        <w:rPr>
          <w:color w:val="222222"/>
          <w:shd w:val="clear" w:color="auto" w:fill="FFFFFF"/>
        </w:rPr>
        <w:t>et al.,</w:t>
      </w:r>
      <w:ins w:id="182" w:author="Microsoft account" w:date="2023-02-05T16:38:00Z">
        <w:r w:rsidR="00851157">
          <w:rPr>
            <w:color w:val="222222"/>
            <w:shd w:val="clear" w:color="auto" w:fill="FFFFFF"/>
          </w:rPr>
          <w:t xml:space="preserve"> </w:t>
        </w:r>
      </w:ins>
      <w:r w:rsidRPr="004774AA">
        <w:rPr>
          <w:color w:val="222222"/>
          <w:shd w:val="clear" w:color="auto" w:fill="FFFFFF"/>
        </w:rPr>
        <w:t>2019</w:t>
      </w:r>
      <w:r w:rsidRPr="004774AA">
        <w:t>)</w:t>
      </w:r>
      <w:bookmarkEnd w:id="180"/>
      <w:bookmarkEnd w:id="181"/>
    </w:p>
    <w:p w14:paraId="4E41EAA5" w14:textId="37C3AB41" w:rsidR="00D16481" w:rsidRPr="004774AA"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t>The early stage of the eel, the leptocephalus, is a distinctive larva with a highly laterally compressed and almost transparent body which primarily occurs in marine waters (Miller</w:t>
      </w:r>
      <w:del w:id="183" w:author="Microsoft account" w:date="2023-02-05T16:38:00Z">
        <w:r w:rsidR="00C4488A" w:rsidRPr="00C4488A" w:rsidDel="00851157">
          <w:rPr>
            <w:rFonts w:ascii="Times New Roman" w:hAnsi="Times New Roman"/>
            <w:i/>
            <w:iCs/>
            <w:sz w:val="24"/>
            <w:szCs w:val="24"/>
          </w:rPr>
          <w:delText>.</w:delText>
        </w:r>
      </w:del>
      <w:r w:rsidR="00C4488A" w:rsidRPr="00C4488A">
        <w:rPr>
          <w:rFonts w:ascii="Times New Roman" w:hAnsi="Times New Roman"/>
          <w:i/>
          <w:iCs/>
          <w:sz w:val="24"/>
          <w:szCs w:val="24"/>
        </w:rPr>
        <w:t>,</w:t>
      </w:r>
      <w:ins w:id="184" w:author="Microsoft account" w:date="2023-02-05T16:38:00Z">
        <w:r w:rsidR="00851157">
          <w:rPr>
            <w:rFonts w:ascii="Times New Roman" w:hAnsi="Times New Roman"/>
            <w:i/>
            <w:iCs/>
            <w:sz w:val="24"/>
            <w:szCs w:val="24"/>
          </w:rPr>
          <w:t xml:space="preserve"> </w:t>
        </w:r>
      </w:ins>
      <w:r w:rsidRPr="004774AA">
        <w:rPr>
          <w:rFonts w:ascii="Times New Roman" w:hAnsi="Times New Roman"/>
          <w:sz w:val="24"/>
          <w:szCs w:val="24"/>
        </w:rPr>
        <w:t xml:space="preserve">2009). From their spawning areas, leptocephali are transported along ocean currents at the continental </w:t>
      </w:r>
      <w:r w:rsidRPr="004774AA">
        <w:rPr>
          <w:rFonts w:ascii="Times New Roman" w:hAnsi="Times New Roman"/>
          <w:sz w:val="24"/>
          <w:szCs w:val="24"/>
        </w:rPr>
        <w:lastRenderedPageBreak/>
        <w:t xml:space="preserve">shelf (Arai </w:t>
      </w:r>
      <w:r w:rsidR="00C4488A" w:rsidRPr="00C4488A">
        <w:rPr>
          <w:rFonts w:ascii="Times New Roman" w:hAnsi="Times New Roman"/>
          <w:i/>
          <w:iCs/>
          <w:sz w:val="24"/>
          <w:szCs w:val="24"/>
        </w:rPr>
        <w:t>et al.,</w:t>
      </w:r>
      <w:ins w:id="185" w:author="Microsoft account" w:date="2023-02-05T16:38:00Z">
        <w:r w:rsidR="00851157">
          <w:rPr>
            <w:rFonts w:ascii="Times New Roman" w:hAnsi="Times New Roman"/>
            <w:i/>
            <w:iCs/>
            <w:sz w:val="24"/>
            <w:szCs w:val="24"/>
          </w:rPr>
          <w:t xml:space="preserve"> </w:t>
        </w:r>
      </w:ins>
      <w:r w:rsidRPr="004774AA">
        <w:rPr>
          <w:rFonts w:ascii="Times New Roman" w:hAnsi="Times New Roman"/>
          <w:sz w:val="24"/>
          <w:szCs w:val="24"/>
        </w:rPr>
        <w:t xml:space="preserve">2016; Miller </w:t>
      </w:r>
      <w:r w:rsidRPr="004774AA">
        <w:rPr>
          <w:rFonts w:ascii="Times New Roman" w:hAnsi="Times New Roman"/>
          <w:i/>
          <w:iCs/>
          <w:sz w:val="24"/>
          <w:szCs w:val="24"/>
        </w:rPr>
        <w:t>et al.,</w:t>
      </w:r>
      <w:ins w:id="186" w:author="Microsoft account" w:date="2023-02-05T16:38:00Z">
        <w:r w:rsidR="00851157">
          <w:rPr>
            <w:rFonts w:ascii="Times New Roman" w:hAnsi="Times New Roman"/>
            <w:i/>
            <w:iCs/>
            <w:sz w:val="24"/>
            <w:szCs w:val="24"/>
          </w:rPr>
          <w:t xml:space="preserve"> </w:t>
        </w:r>
      </w:ins>
      <w:r w:rsidRPr="004774AA">
        <w:rPr>
          <w:rFonts w:ascii="Times New Roman" w:hAnsi="Times New Roman"/>
          <w:sz w:val="24"/>
          <w:szCs w:val="24"/>
        </w:rPr>
        <w:t>2018; Miller and Mc Cleave</w:t>
      </w:r>
      <w:del w:id="187" w:author="Microsoft account" w:date="2023-02-05T16:39:00Z">
        <w:r w:rsidR="00C4488A" w:rsidRPr="00C4488A" w:rsidDel="00851157">
          <w:rPr>
            <w:rFonts w:ascii="Times New Roman" w:hAnsi="Times New Roman"/>
            <w:i/>
            <w:iCs/>
            <w:sz w:val="24"/>
            <w:szCs w:val="24"/>
          </w:rPr>
          <w:delText>.</w:delText>
        </w:r>
      </w:del>
      <w:r w:rsidR="00C4488A" w:rsidRPr="00C4488A">
        <w:rPr>
          <w:rFonts w:ascii="Times New Roman" w:hAnsi="Times New Roman"/>
          <w:i/>
          <w:iCs/>
          <w:sz w:val="24"/>
          <w:szCs w:val="24"/>
        </w:rPr>
        <w:t>,</w:t>
      </w:r>
      <w:ins w:id="188" w:author="Microsoft account" w:date="2023-02-05T16:39:00Z">
        <w:r w:rsidR="00851157">
          <w:rPr>
            <w:rFonts w:ascii="Times New Roman" w:hAnsi="Times New Roman"/>
            <w:i/>
            <w:iCs/>
            <w:sz w:val="24"/>
            <w:szCs w:val="24"/>
          </w:rPr>
          <w:t xml:space="preserve"> </w:t>
        </w:r>
      </w:ins>
      <w:r w:rsidRPr="004774AA">
        <w:rPr>
          <w:rFonts w:ascii="Times New Roman" w:hAnsi="Times New Roman"/>
          <w:sz w:val="24"/>
          <w:szCs w:val="24"/>
        </w:rPr>
        <w:t xml:space="preserve">2018). Leptocephalus appear transparent in colour, mimicking gelatinous zooplankton, thus low incidence of predation at sea (Miller </w:t>
      </w:r>
      <w:r w:rsidRPr="004774AA">
        <w:rPr>
          <w:rFonts w:ascii="Times New Roman" w:hAnsi="Times New Roman"/>
          <w:i/>
          <w:iCs/>
          <w:sz w:val="24"/>
          <w:szCs w:val="24"/>
        </w:rPr>
        <w:t>et al.,</w:t>
      </w:r>
      <w:ins w:id="189" w:author="Microsoft account" w:date="2023-02-05T16:39:00Z">
        <w:r w:rsidR="00851157">
          <w:rPr>
            <w:rFonts w:ascii="Times New Roman" w:hAnsi="Times New Roman"/>
            <w:i/>
            <w:iCs/>
            <w:sz w:val="24"/>
            <w:szCs w:val="24"/>
          </w:rPr>
          <w:t xml:space="preserve"> </w:t>
        </w:r>
      </w:ins>
      <w:r w:rsidRPr="004774AA">
        <w:rPr>
          <w:rFonts w:ascii="Times New Roman" w:hAnsi="Times New Roman"/>
          <w:sz w:val="24"/>
          <w:szCs w:val="24"/>
        </w:rPr>
        <w:t>2018; Miller and Mc Cleave</w:t>
      </w:r>
      <w:del w:id="190" w:author="Microsoft account" w:date="2023-02-05T16:39:00Z">
        <w:r w:rsidR="00C4488A" w:rsidRPr="00C4488A" w:rsidDel="00851157">
          <w:rPr>
            <w:rFonts w:ascii="Times New Roman" w:hAnsi="Times New Roman"/>
            <w:i/>
            <w:iCs/>
            <w:sz w:val="24"/>
            <w:szCs w:val="24"/>
          </w:rPr>
          <w:delText>.</w:delText>
        </w:r>
      </w:del>
      <w:r w:rsidR="00C4488A" w:rsidRPr="00C4488A">
        <w:rPr>
          <w:rFonts w:ascii="Times New Roman" w:hAnsi="Times New Roman"/>
          <w:i/>
          <w:iCs/>
          <w:sz w:val="24"/>
          <w:szCs w:val="24"/>
        </w:rPr>
        <w:t>,</w:t>
      </w:r>
      <w:ins w:id="191" w:author="Microsoft account" w:date="2023-02-05T16:39:00Z">
        <w:r w:rsidR="00851157">
          <w:rPr>
            <w:rFonts w:ascii="Times New Roman" w:hAnsi="Times New Roman"/>
            <w:i/>
            <w:iCs/>
            <w:sz w:val="24"/>
            <w:szCs w:val="24"/>
          </w:rPr>
          <w:t xml:space="preserve"> </w:t>
        </w:r>
      </w:ins>
      <w:r w:rsidRPr="004774AA">
        <w:rPr>
          <w:rFonts w:ascii="Times New Roman" w:hAnsi="Times New Roman"/>
          <w:sz w:val="24"/>
          <w:szCs w:val="24"/>
        </w:rPr>
        <w:t xml:space="preserve">2018). Before arrival at estuaries leptocephali metamorphosize into transparent glass eels. Recruitment of glass eels into the estuaries from the sea is referred to as inshore migration (Arai </w:t>
      </w:r>
      <w:r w:rsidR="00C4488A" w:rsidRPr="00C4488A">
        <w:rPr>
          <w:rFonts w:ascii="Times New Roman" w:hAnsi="Times New Roman"/>
          <w:i/>
          <w:iCs/>
          <w:sz w:val="24"/>
          <w:szCs w:val="24"/>
        </w:rPr>
        <w:t>et al.,</w:t>
      </w:r>
      <w:ins w:id="192" w:author="Microsoft account" w:date="2023-02-05T16:40:00Z">
        <w:r w:rsidR="00851157">
          <w:rPr>
            <w:rFonts w:ascii="Times New Roman" w:hAnsi="Times New Roman"/>
            <w:i/>
            <w:iCs/>
            <w:sz w:val="24"/>
            <w:szCs w:val="24"/>
          </w:rPr>
          <w:t xml:space="preserve"> </w:t>
        </w:r>
      </w:ins>
      <w:r w:rsidRPr="004774AA">
        <w:rPr>
          <w:rFonts w:ascii="Times New Roman" w:hAnsi="Times New Roman"/>
          <w:sz w:val="24"/>
          <w:szCs w:val="24"/>
        </w:rPr>
        <w:t>2020). Prior to inshore migration glass eels undergo metamorphosis, developing of most organs such as intestine, gills and kidneys; as well as muscles and bones development (</w:t>
      </w:r>
      <w:proofErr w:type="spellStart"/>
      <w:r w:rsidRPr="004774AA">
        <w:rPr>
          <w:rFonts w:ascii="Times New Roman" w:hAnsi="Times New Roman"/>
          <w:sz w:val="24"/>
          <w:szCs w:val="24"/>
        </w:rPr>
        <w:t>Otake</w:t>
      </w:r>
      <w:proofErr w:type="spellEnd"/>
      <w:del w:id="193" w:author="Microsoft account" w:date="2023-02-05T16:40:00Z">
        <w:r w:rsidR="000F3BF2" w:rsidDel="00851157">
          <w:rPr>
            <w:rFonts w:ascii="Times New Roman" w:hAnsi="Times New Roman"/>
            <w:sz w:val="24"/>
            <w:szCs w:val="24"/>
          </w:rPr>
          <w:delText>.</w:delText>
        </w:r>
      </w:del>
      <w:r w:rsidRPr="004774AA">
        <w:rPr>
          <w:rFonts w:ascii="Times New Roman" w:hAnsi="Times New Roman"/>
          <w:i/>
          <w:iCs/>
          <w:sz w:val="24"/>
          <w:szCs w:val="24"/>
        </w:rPr>
        <w:t>,</w:t>
      </w:r>
      <w:r w:rsidRPr="004774AA">
        <w:rPr>
          <w:rFonts w:ascii="Times New Roman" w:hAnsi="Times New Roman"/>
          <w:sz w:val="24"/>
          <w:szCs w:val="24"/>
        </w:rPr>
        <w:t xml:space="preserve"> 2003). </w:t>
      </w:r>
      <w:r w:rsidRPr="004774AA">
        <w:rPr>
          <w:rFonts w:ascii="Times New Roman" w:hAnsi="Times New Roman"/>
          <w:color w:val="000000"/>
          <w:sz w:val="24"/>
          <w:szCs w:val="24"/>
          <w:shd w:val="clear" w:color="auto" w:fill="FFFFFF"/>
        </w:rPr>
        <w:t xml:space="preserve">Upon entry into the estuary glass eels transitions its osmoregulatory system from one that eliminates excess salt and conserves water to the one where the whole reverse applies, so as to achieve homeostasis (Harrison </w:t>
      </w:r>
      <w:r w:rsidR="00C4488A" w:rsidRPr="00C4488A">
        <w:rPr>
          <w:rFonts w:ascii="Times New Roman" w:hAnsi="Times New Roman"/>
          <w:i/>
          <w:iCs/>
          <w:color w:val="000000"/>
          <w:sz w:val="24"/>
          <w:szCs w:val="24"/>
          <w:shd w:val="clear" w:color="auto" w:fill="FFFFFF"/>
        </w:rPr>
        <w:t>et al.,</w:t>
      </w:r>
      <w:ins w:id="194" w:author="Microsoft account" w:date="2023-02-05T16:41:00Z">
        <w:r w:rsidR="00851157">
          <w:rPr>
            <w:rFonts w:ascii="Times New Roman" w:hAnsi="Times New Roman"/>
            <w:i/>
            <w:iCs/>
            <w:color w:val="000000"/>
            <w:sz w:val="24"/>
            <w:szCs w:val="24"/>
            <w:shd w:val="clear" w:color="auto" w:fill="FFFFFF"/>
          </w:rPr>
          <w:t xml:space="preserve"> </w:t>
        </w:r>
      </w:ins>
      <w:r w:rsidRPr="004774AA">
        <w:rPr>
          <w:rFonts w:ascii="Times New Roman" w:hAnsi="Times New Roman"/>
          <w:color w:val="000000"/>
          <w:sz w:val="24"/>
          <w:szCs w:val="24"/>
          <w:shd w:val="clear" w:color="auto" w:fill="FFFFFF"/>
        </w:rPr>
        <w:t>2014).</w:t>
      </w:r>
    </w:p>
    <w:p w14:paraId="29372E5C" w14:textId="2C19AC6E" w:rsidR="00064E59" w:rsidRDefault="00D16481" w:rsidP="00064E59">
      <w:pPr>
        <w:spacing w:line="480" w:lineRule="auto"/>
        <w:jc w:val="both"/>
        <w:rPr>
          <w:rFonts w:ascii="Times New Roman" w:hAnsi="Times New Roman"/>
          <w:sz w:val="24"/>
          <w:szCs w:val="24"/>
        </w:rPr>
      </w:pPr>
      <w:r w:rsidRPr="004774AA">
        <w:rPr>
          <w:rFonts w:ascii="Times New Roman" w:hAnsi="Times New Roman"/>
          <w:sz w:val="24"/>
          <w:szCs w:val="24"/>
        </w:rPr>
        <w:t>At the stage of initial arrival in the estuary from the sea, glass eels are still almost completely transparent with no external pigmentation except a small rosette of pigment present around the top of the cranium (</w:t>
      </w:r>
      <w:proofErr w:type="spellStart"/>
      <w:r w:rsidRPr="004774AA">
        <w:rPr>
          <w:rFonts w:ascii="Times New Roman" w:hAnsi="Times New Roman"/>
          <w:sz w:val="24"/>
          <w:szCs w:val="24"/>
        </w:rPr>
        <w:t>Strubberg</w:t>
      </w:r>
      <w:proofErr w:type="spellEnd"/>
      <w:del w:id="195" w:author="Microsoft account" w:date="2023-02-05T16:42:00Z">
        <w:r w:rsidR="000F3BF2" w:rsidDel="00851157">
          <w:rPr>
            <w:rFonts w:ascii="Times New Roman" w:hAnsi="Times New Roman"/>
            <w:sz w:val="24"/>
            <w:szCs w:val="24"/>
          </w:rPr>
          <w:delText>.</w:delText>
        </w:r>
      </w:del>
      <w:r w:rsidRPr="004774AA">
        <w:rPr>
          <w:rFonts w:ascii="Times New Roman" w:hAnsi="Times New Roman"/>
          <w:i/>
          <w:iCs/>
          <w:sz w:val="24"/>
          <w:szCs w:val="24"/>
        </w:rPr>
        <w:t>,</w:t>
      </w:r>
      <w:r w:rsidRPr="004774AA">
        <w:rPr>
          <w:rFonts w:ascii="Times New Roman" w:hAnsi="Times New Roman"/>
          <w:sz w:val="24"/>
          <w:szCs w:val="24"/>
        </w:rPr>
        <w:t xml:space="preserve"> 1913; Arai</w:t>
      </w:r>
      <w:del w:id="196" w:author="Microsoft account" w:date="2023-02-05T16:42:00Z">
        <w:r w:rsidR="000F3BF2" w:rsidDel="00851157">
          <w:rPr>
            <w:rFonts w:ascii="Times New Roman" w:hAnsi="Times New Roman"/>
            <w:sz w:val="24"/>
            <w:szCs w:val="24"/>
          </w:rPr>
          <w:delText>.</w:delText>
        </w:r>
      </w:del>
      <w:r w:rsidRPr="004774AA">
        <w:rPr>
          <w:rFonts w:ascii="Times New Roman" w:hAnsi="Times New Roman"/>
          <w:i/>
          <w:iCs/>
          <w:sz w:val="24"/>
          <w:szCs w:val="24"/>
        </w:rPr>
        <w:t>,</w:t>
      </w:r>
      <w:r w:rsidRPr="004774AA">
        <w:rPr>
          <w:rFonts w:ascii="Times New Roman" w:hAnsi="Times New Roman"/>
          <w:sz w:val="24"/>
          <w:szCs w:val="24"/>
        </w:rPr>
        <w:t xml:space="preserve"> 2015). Ideally, glass eels carry out their migration into estuaries and then into fresh water (Dekker</w:t>
      </w:r>
      <w:del w:id="197" w:author="Microsoft account" w:date="2023-02-05T16:42:00Z">
        <w:r w:rsidR="000F3BF2" w:rsidDel="00851157">
          <w:rPr>
            <w:rFonts w:ascii="Times New Roman" w:hAnsi="Times New Roman"/>
            <w:sz w:val="24"/>
            <w:szCs w:val="24"/>
          </w:rPr>
          <w:delText>.</w:delText>
        </w:r>
      </w:del>
      <w:r w:rsidRPr="004774AA">
        <w:rPr>
          <w:rFonts w:ascii="Times New Roman" w:hAnsi="Times New Roman"/>
          <w:i/>
          <w:iCs/>
          <w:sz w:val="24"/>
          <w:szCs w:val="24"/>
        </w:rPr>
        <w:t>,</w:t>
      </w:r>
      <w:r w:rsidRPr="004774AA">
        <w:rPr>
          <w:rFonts w:ascii="Times New Roman" w:hAnsi="Times New Roman"/>
          <w:sz w:val="24"/>
          <w:szCs w:val="24"/>
        </w:rPr>
        <w:t xml:space="preserve"> 2002). Progressively, pigmentation darkens as the glass eels actively swim upstream transitioning into elvers, four to eight months after hatching to grow in fresh water habitats (Dekker</w:t>
      </w:r>
      <w:del w:id="198" w:author="Microsoft account" w:date="2023-02-05T16:42:00Z">
        <w:r w:rsidR="00C4488A" w:rsidRPr="00C4488A" w:rsidDel="00851157">
          <w:rPr>
            <w:rFonts w:ascii="Times New Roman" w:hAnsi="Times New Roman"/>
            <w:i/>
            <w:iCs/>
            <w:sz w:val="24"/>
            <w:szCs w:val="24"/>
          </w:rPr>
          <w:delText>.</w:delText>
        </w:r>
      </w:del>
      <w:r w:rsidR="00C4488A" w:rsidRPr="00C4488A">
        <w:rPr>
          <w:rFonts w:ascii="Times New Roman" w:hAnsi="Times New Roman"/>
          <w:i/>
          <w:iCs/>
          <w:sz w:val="24"/>
          <w:szCs w:val="24"/>
        </w:rPr>
        <w:t>,</w:t>
      </w:r>
      <w:ins w:id="199" w:author="Microsoft account" w:date="2023-02-05T16:42:00Z">
        <w:r w:rsidR="00851157">
          <w:rPr>
            <w:rFonts w:ascii="Times New Roman" w:hAnsi="Times New Roman"/>
            <w:i/>
            <w:iCs/>
            <w:sz w:val="24"/>
            <w:szCs w:val="24"/>
          </w:rPr>
          <w:t xml:space="preserve"> </w:t>
        </w:r>
      </w:ins>
      <w:r w:rsidRPr="004774AA">
        <w:rPr>
          <w:rFonts w:ascii="Times New Roman" w:hAnsi="Times New Roman"/>
          <w:sz w:val="24"/>
          <w:szCs w:val="24"/>
        </w:rPr>
        <w:t xml:space="preserve">2002; Harrison </w:t>
      </w:r>
      <w:r w:rsidR="00C4488A" w:rsidRPr="00C4488A">
        <w:rPr>
          <w:rFonts w:ascii="Times New Roman" w:hAnsi="Times New Roman"/>
          <w:i/>
          <w:iCs/>
          <w:sz w:val="24"/>
          <w:szCs w:val="24"/>
        </w:rPr>
        <w:t>et al.,</w:t>
      </w:r>
      <w:ins w:id="200" w:author="Microsoft account" w:date="2023-02-05T16:42:00Z">
        <w:r w:rsidR="00851157">
          <w:rPr>
            <w:rFonts w:ascii="Times New Roman" w:hAnsi="Times New Roman"/>
            <w:i/>
            <w:iCs/>
            <w:sz w:val="24"/>
            <w:szCs w:val="24"/>
          </w:rPr>
          <w:t xml:space="preserve"> </w:t>
        </w:r>
      </w:ins>
      <w:r w:rsidRPr="004774AA">
        <w:rPr>
          <w:rFonts w:ascii="Times New Roman" w:hAnsi="Times New Roman"/>
          <w:sz w:val="24"/>
          <w:szCs w:val="24"/>
        </w:rPr>
        <w:t xml:space="preserve">2014). </w:t>
      </w:r>
      <w:commentRangeStart w:id="201"/>
      <w:commentRangeStart w:id="202"/>
      <w:r w:rsidRPr="00F15507">
        <w:rPr>
          <w:rFonts w:ascii="Times New Roman" w:hAnsi="Times New Roman"/>
          <w:sz w:val="24"/>
          <w:szCs w:val="24"/>
          <w:highlight w:val="yellow"/>
          <w:rPrChange w:id="203" w:author="Microsoft account" w:date="2023-02-05T16:45:00Z">
            <w:rPr>
              <w:rFonts w:ascii="Times New Roman" w:hAnsi="Times New Roman"/>
              <w:sz w:val="24"/>
              <w:szCs w:val="24"/>
            </w:rPr>
          </w:rPrChange>
        </w:rPr>
        <w:t>After ascending upstream further into freshwater as elvers</w:t>
      </w:r>
      <w:r w:rsidR="000F3BF2" w:rsidRPr="00F15507">
        <w:rPr>
          <w:rFonts w:ascii="Times New Roman" w:hAnsi="Times New Roman"/>
          <w:sz w:val="24"/>
          <w:szCs w:val="24"/>
          <w:highlight w:val="yellow"/>
          <w:rPrChange w:id="204" w:author="Microsoft account" w:date="2023-02-05T16:45:00Z">
            <w:rPr>
              <w:rFonts w:ascii="Times New Roman" w:hAnsi="Times New Roman"/>
              <w:sz w:val="24"/>
              <w:szCs w:val="24"/>
            </w:rPr>
          </w:rPrChange>
        </w:rPr>
        <w:t>,</w:t>
      </w:r>
      <w:r w:rsidRPr="00F15507">
        <w:rPr>
          <w:rFonts w:ascii="Times New Roman" w:hAnsi="Times New Roman"/>
          <w:sz w:val="24"/>
          <w:szCs w:val="24"/>
          <w:highlight w:val="yellow"/>
          <w:rPrChange w:id="205" w:author="Microsoft account" w:date="2023-02-05T16:45:00Z">
            <w:rPr>
              <w:rFonts w:ascii="Times New Roman" w:hAnsi="Times New Roman"/>
              <w:sz w:val="24"/>
              <w:szCs w:val="24"/>
            </w:rPr>
          </w:rPrChange>
        </w:rPr>
        <w:t xml:space="preserve"> the subsequent growing phase is termed </w:t>
      </w:r>
      <w:r w:rsidR="000F3BF2" w:rsidRPr="00F15507">
        <w:rPr>
          <w:rFonts w:ascii="Times New Roman" w:hAnsi="Times New Roman"/>
          <w:sz w:val="24"/>
          <w:szCs w:val="24"/>
          <w:highlight w:val="yellow"/>
          <w:rPrChange w:id="206" w:author="Microsoft account" w:date="2023-02-05T16:45:00Z">
            <w:rPr>
              <w:rFonts w:ascii="Times New Roman" w:hAnsi="Times New Roman"/>
              <w:sz w:val="24"/>
              <w:szCs w:val="24"/>
            </w:rPr>
          </w:rPrChange>
        </w:rPr>
        <w:t xml:space="preserve">as </w:t>
      </w:r>
      <w:r w:rsidRPr="00F15507">
        <w:rPr>
          <w:rFonts w:ascii="Times New Roman" w:hAnsi="Times New Roman"/>
          <w:sz w:val="24"/>
          <w:szCs w:val="24"/>
          <w:highlight w:val="yellow"/>
          <w:rPrChange w:id="207" w:author="Microsoft account" w:date="2023-02-05T16:45:00Z">
            <w:rPr>
              <w:rFonts w:ascii="Times New Roman" w:hAnsi="Times New Roman"/>
              <w:sz w:val="24"/>
              <w:szCs w:val="24"/>
            </w:rPr>
          </w:rPrChange>
        </w:rPr>
        <w:t xml:space="preserve">yellow eel (immature) which lives in freshwater habitats (Harrison </w:t>
      </w:r>
      <w:r w:rsidR="00C4488A" w:rsidRPr="00F15507">
        <w:rPr>
          <w:rFonts w:ascii="Times New Roman" w:hAnsi="Times New Roman"/>
          <w:i/>
          <w:iCs/>
          <w:sz w:val="24"/>
          <w:szCs w:val="24"/>
          <w:highlight w:val="yellow"/>
          <w:rPrChange w:id="208" w:author="Microsoft account" w:date="2023-02-05T16:45:00Z">
            <w:rPr>
              <w:rFonts w:ascii="Times New Roman" w:hAnsi="Times New Roman"/>
              <w:i/>
              <w:iCs/>
              <w:sz w:val="24"/>
              <w:szCs w:val="24"/>
            </w:rPr>
          </w:rPrChange>
        </w:rPr>
        <w:t>et al.,</w:t>
      </w:r>
      <w:ins w:id="209" w:author="Microsoft account" w:date="2023-02-05T16:42:00Z">
        <w:r w:rsidR="00851157" w:rsidRPr="00F15507">
          <w:rPr>
            <w:rFonts w:ascii="Times New Roman" w:hAnsi="Times New Roman"/>
            <w:i/>
            <w:iCs/>
            <w:sz w:val="24"/>
            <w:szCs w:val="24"/>
            <w:highlight w:val="yellow"/>
            <w:rPrChange w:id="210" w:author="Microsoft account" w:date="2023-02-05T16:45:00Z">
              <w:rPr>
                <w:rFonts w:ascii="Times New Roman" w:hAnsi="Times New Roman"/>
                <w:i/>
                <w:iCs/>
                <w:sz w:val="24"/>
                <w:szCs w:val="24"/>
              </w:rPr>
            </w:rPrChange>
          </w:rPr>
          <w:t xml:space="preserve"> </w:t>
        </w:r>
      </w:ins>
      <w:r w:rsidRPr="00F15507">
        <w:rPr>
          <w:rFonts w:ascii="Times New Roman" w:hAnsi="Times New Roman"/>
          <w:sz w:val="24"/>
          <w:szCs w:val="24"/>
          <w:highlight w:val="yellow"/>
          <w:rPrChange w:id="211" w:author="Microsoft account" w:date="2023-02-05T16:45:00Z">
            <w:rPr>
              <w:rFonts w:ascii="Times New Roman" w:hAnsi="Times New Roman"/>
              <w:sz w:val="24"/>
              <w:szCs w:val="24"/>
            </w:rPr>
          </w:rPrChange>
        </w:rPr>
        <w:t>2014).</w:t>
      </w:r>
      <w:r w:rsidR="000F3BF2" w:rsidRPr="00F15507">
        <w:rPr>
          <w:rFonts w:ascii="Times New Roman" w:hAnsi="Times New Roman"/>
          <w:sz w:val="24"/>
          <w:szCs w:val="24"/>
          <w:highlight w:val="yellow"/>
          <w:rPrChange w:id="212" w:author="Microsoft account" w:date="2023-02-05T16:45:00Z">
            <w:rPr>
              <w:rFonts w:ascii="Times New Roman" w:hAnsi="Times New Roman"/>
              <w:sz w:val="24"/>
              <w:szCs w:val="24"/>
            </w:rPr>
          </w:rPrChange>
        </w:rPr>
        <w:t xml:space="preserve"> </w:t>
      </w:r>
      <w:r w:rsidRPr="00F15507">
        <w:rPr>
          <w:rFonts w:ascii="Times New Roman" w:hAnsi="Times New Roman"/>
          <w:sz w:val="24"/>
          <w:szCs w:val="24"/>
          <w:highlight w:val="yellow"/>
          <w:rPrChange w:id="213" w:author="Microsoft account" w:date="2023-02-05T16:45:00Z">
            <w:rPr>
              <w:rFonts w:ascii="Times New Roman" w:hAnsi="Times New Roman"/>
              <w:sz w:val="24"/>
              <w:szCs w:val="24"/>
            </w:rPr>
          </w:rPrChange>
        </w:rPr>
        <w:t xml:space="preserve">The </w:t>
      </w:r>
      <w:r w:rsidR="000F3BF2" w:rsidRPr="00F15507">
        <w:rPr>
          <w:rFonts w:ascii="Times New Roman" w:hAnsi="Times New Roman"/>
          <w:sz w:val="24"/>
          <w:szCs w:val="24"/>
          <w:highlight w:val="yellow"/>
          <w:rPrChange w:id="214" w:author="Microsoft account" w:date="2023-02-05T16:45:00Z">
            <w:rPr>
              <w:rFonts w:ascii="Times New Roman" w:hAnsi="Times New Roman"/>
              <w:sz w:val="24"/>
              <w:szCs w:val="24"/>
            </w:rPr>
          </w:rPrChange>
        </w:rPr>
        <w:t>timespan</w:t>
      </w:r>
      <w:r w:rsidRPr="00F15507">
        <w:rPr>
          <w:rFonts w:ascii="Times New Roman" w:hAnsi="Times New Roman"/>
          <w:sz w:val="24"/>
          <w:szCs w:val="24"/>
          <w:highlight w:val="yellow"/>
          <w:rPrChange w:id="215" w:author="Microsoft account" w:date="2023-02-05T16:45:00Z">
            <w:rPr>
              <w:rFonts w:ascii="Times New Roman" w:hAnsi="Times New Roman"/>
              <w:sz w:val="24"/>
              <w:szCs w:val="24"/>
            </w:rPr>
          </w:rPrChange>
        </w:rPr>
        <w:t xml:space="preserve"> of this stage spans from a minimum of 7 years to a maximum of 50 years depending on factors such as species, sex, and geographic location (</w:t>
      </w:r>
      <w:proofErr w:type="spellStart"/>
      <w:r w:rsidRPr="00F15507">
        <w:rPr>
          <w:rFonts w:ascii="Times New Roman" w:hAnsi="Times New Roman"/>
          <w:sz w:val="24"/>
          <w:szCs w:val="24"/>
          <w:highlight w:val="yellow"/>
          <w:rPrChange w:id="216" w:author="Microsoft account" w:date="2023-02-05T16:45:00Z">
            <w:rPr>
              <w:rFonts w:ascii="Times New Roman" w:hAnsi="Times New Roman"/>
              <w:sz w:val="24"/>
              <w:szCs w:val="24"/>
            </w:rPr>
          </w:rPrChange>
        </w:rPr>
        <w:t>Hanzen</w:t>
      </w:r>
      <w:proofErr w:type="spellEnd"/>
      <w:del w:id="217" w:author="Microsoft account" w:date="2023-02-05T16:43:00Z">
        <w:r w:rsidR="00C4488A" w:rsidRPr="00F15507" w:rsidDel="00F15507">
          <w:rPr>
            <w:rFonts w:ascii="Times New Roman" w:hAnsi="Times New Roman"/>
            <w:i/>
            <w:iCs/>
            <w:sz w:val="24"/>
            <w:szCs w:val="24"/>
            <w:highlight w:val="yellow"/>
            <w:rPrChange w:id="218" w:author="Microsoft account" w:date="2023-02-05T16:45:00Z">
              <w:rPr>
                <w:rFonts w:ascii="Times New Roman" w:hAnsi="Times New Roman"/>
                <w:i/>
                <w:iCs/>
                <w:sz w:val="24"/>
                <w:szCs w:val="24"/>
              </w:rPr>
            </w:rPrChange>
          </w:rPr>
          <w:delText>.</w:delText>
        </w:r>
      </w:del>
      <w:r w:rsidR="00C4488A" w:rsidRPr="00F15507">
        <w:rPr>
          <w:rFonts w:ascii="Times New Roman" w:hAnsi="Times New Roman"/>
          <w:i/>
          <w:iCs/>
          <w:sz w:val="24"/>
          <w:szCs w:val="24"/>
          <w:highlight w:val="yellow"/>
          <w:rPrChange w:id="219" w:author="Microsoft account" w:date="2023-02-05T16:45:00Z">
            <w:rPr>
              <w:rFonts w:ascii="Times New Roman" w:hAnsi="Times New Roman"/>
              <w:i/>
              <w:iCs/>
              <w:sz w:val="24"/>
              <w:szCs w:val="24"/>
            </w:rPr>
          </w:rPrChange>
        </w:rPr>
        <w:t>,</w:t>
      </w:r>
      <w:r w:rsidR="000F3BF2" w:rsidRPr="00F15507">
        <w:rPr>
          <w:rFonts w:ascii="Times New Roman" w:hAnsi="Times New Roman"/>
          <w:i/>
          <w:iCs/>
          <w:sz w:val="24"/>
          <w:szCs w:val="24"/>
          <w:highlight w:val="yellow"/>
          <w:rPrChange w:id="220" w:author="Microsoft account" w:date="2023-02-05T16:45:00Z">
            <w:rPr>
              <w:rFonts w:ascii="Times New Roman" w:hAnsi="Times New Roman"/>
              <w:i/>
              <w:iCs/>
              <w:sz w:val="24"/>
              <w:szCs w:val="24"/>
            </w:rPr>
          </w:rPrChange>
        </w:rPr>
        <w:t xml:space="preserve"> </w:t>
      </w:r>
      <w:r w:rsidRPr="00F15507">
        <w:rPr>
          <w:rFonts w:ascii="Times New Roman" w:hAnsi="Times New Roman"/>
          <w:sz w:val="24"/>
          <w:szCs w:val="24"/>
          <w:highlight w:val="yellow"/>
          <w:rPrChange w:id="221" w:author="Microsoft account" w:date="2023-02-05T16:45:00Z">
            <w:rPr>
              <w:rFonts w:ascii="Times New Roman" w:hAnsi="Times New Roman"/>
              <w:sz w:val="24"/>
              <w:szCs w:val="24"/>
            </w:rPr>
          </w:rPrChange>
        </w:rPr>
        <w:t>2020).</w:t>
      </w:r>
      <w:r w:rsidR="000F3BF2" w:rsidRPr="00F15507">
        <w:rPr>
          <w:rFonts w:ascii="Times New Roman" w:hAnsi="Times New Roman"/>
          <w:sz w:val="24"/>
          <w:szCs w:val="24"/>
          <w:highlight w:val="yellow"/>
          <w:rPrChange w:id="222" w:author="Microsoft account" w:date="2023-02-05T16:45:00Z">
            <w:rPr>
              <w:rFonts w:ascii="Times New Roman" w:hAnsi="Times New Roman"/>
              <w:sz w:val="24"/>
              <w:szCs w:val="24"/>
            </w:rPr>
          </w:rPrChange>
        </w:rPr>
        <w:t xml:space="preserve"> The subsequent life stage from yellow eel is </w:t>
      </w:r>
      <w:r w:rsidR="007E285C" w:rsidRPr="00F15507">
        <w:rPr>
          <w:rFonts w:ascii="Times New Roman" w:hAnsi="Times New Roman"/>
          <w:sz w:val="24"/>
          <w:szCs w:val="24"/>
          <w:highlight w:val="yellow"/>
          <w:rPrChange w:id="223" w:author="Microsoft account" w:date="2023-02-05T16:45:00Z">
            <w:rPr>
              <w:rFonts w:ascii="Times New Roman" w:hAnsi="Times New Roman"/>
              <w:sz w:val="24"/>
              <w:szCs w:val="24"/>
            </w:rPr>
          </w:rPrChange>
        </w:rPr>
        <w:t>referred</w:t>
      </w:r>
      <w:r w:rsidR="000F3BF2" w:rsidRPr="00F15507">
        <w:rPr>
          <w:rFonts w:ascii="Times New Roman" w:hAnsi="Times New Roman"/>
          <w:sz w:val="24"/>
          <w:szCs w:val="24"/>
          <w:highlight w:val="yellow"/>
          <w:rPrChange w:id="224" w:author="Microsoft account" w:date="2023-02-05T16:45:00Z">
            <w:rPr>
              <w:rFonts w:ascii="Times New Roman" w:hAnsi="Times New Roman"/>
              <w:sz w:val="24"/>
              <w:szCs w:val="24"/>
            </w:rPr>
          </w:rPrChange>
        </w:rPr>
        <w:t xml:space="preserve"> to as the silver eel</w:t>
      </w:r>
      <w:r w:rsidR="007E285C" w:rsidRPr="00F15507">
        <w:rPr>
          <w:rFonts w:ascii="Times New Roman" w:hAnsi="Times New Roman"/>
          <w:sz w:val="24"/>
          <w:szCs w:val="24"/>
          <w:highlight w:val="yellow"/>
          <w:rPrChange w:id="225" w:author="Microsoft account" w:date="2023-02-05T16:45:00Z">
            <w:rPr>
              <w:rFonts w:ascii="Times New Roman" w:hAnsi="Times New Roman"/>
              <w:sz w:val="24"/>
              <w:szCs w:val="24"/>
            </w:rPr>
          </w:rPrChange>
        </w:rPr>
        <w:t>.</w:t>
      </w:r>
      <w:r w:rsidRPr="00F15507">
        <w:rPr>
          <w:rFonts w:ascii="Times New Roman" w:hAnsi="Times New Roman"/>
          <w:sz w:val="24"/>
          <w:szCs w:val="24"/>
          <w:highlight w:val="yellow"/>
          <w:rPrChange w:id="226" w:author="Microsoft account" w:date="2023-02-05T16:45:00Z">
            <w:rPr>
              <w:rFonts w:ascii="Times New Roman" w:hAnsi="Times New Roman"/>
              <w:sz w:val="24"/>
              <w:szCs w:val="24"/>
            </w:rPr>
          </w:rPrChange>
        </w:rPr>
        <w:t xml:space="preserve"> During the metamorphosis of yellow eels to silver eels, the ventral side of the body becomes more</w:t>
      </w:r>
      <w:del w:id="227" w:author="Microsoft account" w:date="2023-02-05T16:44:00Z">
        <w:r w:rsidRPr="00F15507" w:rsidDel="00F15507">
          <w:rPr>
            <w:rFonts w:ascii="Times New Roman" w:hAnsi="Times New Roman"/>
            <w:sz w:val="24"/>
            <w:szCs w:val="24"/>
            <w:highlight w:val="yellow"/>
            <w:rPrChange w:id="228" w:author="Microsoft account" w:date="2023-02-05T16:45:00Z">
              <w:rPr>
                <w:rFonts w:ascii="Times New Roman" w:hAnsi="Times New Roman"/>
                <w:sz w:val="24"/>
                <w:szCs w:val="24"/>
              </w:rPr>
            </w:rPrChange>
          </w:rPr>
          <w:delText>,</w:delText>
        </w:r>
      </w:del>
      <w:r w:rsidRPr="00F15507">
        <w:rPr>
          <w:rFonts w:ascii="Times New Roman" w:hAnsi="Times New Roman"/>
          <w:sz w:val="24"/>
          <w:szCs w:val="24"/>
          <w:highlight w:val="yellow"/>
          <w:rPrChange w:id="229" w:author="Microsoft account" w:date="2023-02-05T16:45:00Z">
            <w:rPr>
              <w:rFonts w:ascii="Times New Roman" w:hAnsi="Times New Roman"/>
              <w:sz w:val="24"/>
              <w:szCs w:val="24"/>
            </w:rPr>
          </w:rPrChange>
        </w:rPr>
        <w:t xml:space="preserve"> whiter and reflective, their gonads develop and their eyes increase in diameter by approximately 50</w:t>
      </w:r>
      <w:ins w:id="230" w:author="Microsoft account" w:date="2023-02-05T16:44:00Z">
        <w:r w:rsidR="00F15507" w:rsidRPr="00F15507">
          <w:rPr>
            <w:rFonts w:ascii="Times New Roman" w:hAnsi="Times New Roman"/>
            <w:sz w:val="24"/>
            <w:szCs w:val="24"/>
            <w:highlight w:val="yellow"/>
            <w:rPrChange w:id="231" w:author="Microsoft account" w:date="2023-02-05T16:45:00Z">
              <w:rPr>
                <w:rFonts w:ascii="Times New Roman" w:hAnsi="Times New Roman"/>
                <w:sz w:val="24"/>
                <w:szCs w:val="24"/>
              </w:rPr>
            </w:rPrChange>
          </w:rPr>
          <w:t xml:space="preserve"> </w:t>
        </w:r>
      </w:ins>
      <w:r w:rsidRPr="00F15507">
        <w:rPr>
          <w:rFonts w:ascii="Times New Roman" w:hAnsi="Times New Roman"/>
          <w:sz w:val="24"/>
          <w:szCs w:val="24"/>
          <w:highlight w:val="yellow"/>
          <w:rPrChange w:id="232" w:author="Microsoft account" w:date="2023-02-05T16:45:00Z">
            <w:rPr>
              <w:rFonts w:ascii="Times New Roman" w:hAnsi="Times New Roman"/>
              <w:sz w:val="24"/>
              <w:szCs w:val="24"/>
            </w:rPr>
          </w:rPrChange>
        </w:rPr>
        <w:t xml:space="preserve">%. This metamorphosis coincides with the initiation of their downstream migration towards the marine habitat, where they ultimately reach the spawning grounds and </w:t>
      </w:r>
      <w:r w:rsidRPr="00F15507">
        <w:rPr>
          <w:rFonts w:ascii="Times New Roman" w:hAnsi="Times New Roman"/>
          <w:sz w:val="24"/>
          <w:szCs w:val="24"/>
          <w:highlight w:val="yellow"/>
          <w:rPrChange w:id="233" w:author="Microsoft account" w:date="2023-02-05T16:45:00Z">
            <w:rPr>
              <w:rFonts w:ascii="Times New Roman" w:hAnsi="Times New Roman"/>
              <w:sz w:val="24"/>
              <w:szCs w:val="24"/>
            </w:rPr>
          </w:rPrChange>
        </w:rPr>
        <w:lastRenderedPageBreak/>
        <w:t xml:space="preserve">subsequently die (Harrison </w:t>
      </w:r>
      <w:r w:rsidR="00C4488A" w:rsidRPr="00F15507">
        <w:rPr>
          <w:rFonts w:ascii="Times New Roman" w:hAnsi="Times New Roman"/>
          <w:i/>
          <w:iCs/>
          <w:sz w:val="24"/>
          <w:szCs w:val="24"/>
          <w:highlight w:val="yellow"/>
          <w:rPrChange w:id="234" w:author="Microsoft account" w:date="2023-02-05T16:45:00Z">
            <w:rPr>
              <w:rFonts w:ascii="Times New Roman" w:hAnsi="Times New Roman"/>
              <w:i/>
              <w:iCs/>
              <w:sz w:val="24"/>
              <w:szCs w:val="24"/>
            </w:rPr>
          </w:rPrChange>
        </w:rPr>
        <w:t>et al.,</w:t>
      </w:r>
      <w:r w:rsidRPr="00F15507">
        <w:rPr>
          <w:rFonts w:ascii="Times New Roman" w:hAnsi="Times New Roman"/>
          <w:sz w:val="24"/>
          <w:szCs w:val="24"/>
          <w:highlight w:val="yellow"/>
          <w:rPrChange w:id="235" w:author="Microsoft account" w:date="2023-02-05T16:45:00Z">
            <w:rPr>
              <w:rFonts w:ascii="Times New Roman" w:hAnsi="Times New Roman"/>
              <w:sz w:val="24"/>
              <w:szCs w:val="24"/>
            </w:rPr>
          </w:rPrChange>
        </w:rPr>
        <w:t>2014; Arai</w:t>
      </w:r>
      <w:r w:rsidR="00C4488A" w:rsidRPr="00F15507">
        <w:rPr>
          <w:rFonts w:ascii="Times New Roman" w:hAnsi="Times New Roman"/>
          <w:i/>
          <w:iCs/>
          <w:sz w:val="24"/>
          <w:szCs w:val="24"/>
          <w:highlight w:val="yellow"/>
          <w:rPrChange w:id="236" w:author="Microsoft account" w:date="2023-02-05T16:45:00Z">
            <w:rPr>
              <w:rFonts w:ascii="Times New Roman" w:hAnsi="Times New Roman"/>
              <w:i/>
              <w:iCs/>
              <w:sz w:val="24"/>
              <w:szCs w:val="24"/>
            </w:rPr>
          </w:rPrChange>
        </w:rPr>
        <w:t>.,</w:t>
      </w:r>
      <w:r w:rsidRPr="00F15507">
        <w:rPr>
          <w:rFonts w:ascii="Times New Roman" w:hAnsi="Times New Roman"/>
          <w:sz w:val="24"/>
          <w:szCs w:val="24"/>
          <w:highlight w:val="yellow"/>
          <w:rPrChange w:id="237" w:author="Microsoft account" w:date="2023-02-05T16:45:00Z">
            <w:rPr>
              <w:rFonts w:ascii="Times New Roman" w:hAnsi="Times New Roman"/>
              <w:sz w:val="24"/>
              <w:szCs w:val="24"/>
            </w:rPr>
          </w:rPrChange>
        </w:rPr>
        <w:t xml:space="preserve">2015). However, the silver eel migration period is one of the life stages that is still poorly understood (Harrison </w:t>
      </w:r>
      <w:r w:rsidR="00C4488A" w:rsidRPr="00F15507">
        <w:rPr>
          <w:rFonts w:ascii="Times New Roman" w:hAnsi="Times New Roman"/>
          <w:i/>
          <w:iCs/>
          <w:sz w:val="24"/>
          <w:szCs w:val="24"/>
          <w:highlight w:val="yellow"/>
          <w:rPrChange w:id="238" w:author="Microsoft account" w:date="2023-02-05T16:45:00Z">
            <w:rPr>
              <w:rFonts w:ascii="Times New Roman" w:hAnsi="Times New Roman"/>
              <w:i/>
              <w:iCs/>
              <w:sz w:val="24"/>
              <w:szCs w:val="24"/>
            </w:rPr>
          </w:rPrChange>
        </w:rPr>
        <w:t>et al.,</w:t>
      </w:r>
      <w:r w:rsidRPr="00F15507">
        <w:rPr>
          <w:rFonts w:ascii="Times New Roman" w:hAnsi="Times New Roman"/>
          <w:sz w:val="24"/>
          <w:szCs w:val="24"/>
          <w:highlight w:val="yellow"/>
          <w:rPrChange w:id="239" w:author="Microsoft account" w:date="2023-02-05T16:45:00Z">
            <w:rPr>
              <w:rFonts w:ascii="Times New Roman" w:hAnsi="Times New Roman"/>
              <w:sz w:val="24"/>
              <w:szCs w:val="24"/>
            </w:rPr>
          </w:rPrChange>
        </w:rPr>
        <w:t>2014).</w:t>
      </w:r>
      <w:bookmarkStart w:id="240" w:name="_Toc120099696"/>
      <w:bookmarkStart w:id="241" w:name="_Toc120101053"/>
      <w:bookmarkEnd w:id="168"/>
      <w:commentRangeEnd w:id="201"/>
      <w:r w:rsidR="00F15507">
        <w:rPr>
          <w:rStyle w:val="CommentReference"/>
        </w:rPr>
        <w:commentReference w:id="201"/>
      </w:r>
      <w:commentRangeEnd w:id="202"/>
      <w:r w:rsidR="00F15507">
        <w:rPr>
          <w:rStyle w:val="CommentReference"/>
        </w:rPr>
        <w:commentReference w:id="202"/>
      </w:r>
    </w:p>
    <w:p w14:paraId="2DE177A4" w14:textId="05DDDDC3" w:rsidR="00D16481" w:rsidRPr="00064E59" w:rsidRDefault="00D16481" w:rsidP="00EA5376">
      <w:pPr>
        <w:pStyle w:val="Heading2"/>
        <w:rPr>
          <w:szCs w:val="24"/>
        </w:rPr>
      </w:pPr>
      <w:bookmarkStart w:id="242" w:name="_Toc125806953"/>
      <w:r w:rsidRPr="00064E59">
        <w:t>Oceanic Migration</w:t>
      </w:r>
      <w:bookmarkEnd w:id="173"/>
      <w:bookmarkEnd w:id="174"/>
      <w:r w:rsidRPr="00064E59">
        <w:t xml:space="preserve"> and Spawning of Anguillid Eels</w:t>
      </w:r>
      <w:bookmarkStart w:id="243" w:name="page14"/>
      <w:bookmarkStart w:id="244" w:name="_Toc20687084"/>
      <w:bookmarkEnd w:id="240"/>
      <w:bookmarkEnd w:id="241"/>
      <w:bookmarkEnd w:id="242"/>
      <w:bookmarkEnd w:id="243"/>
    </w:p>
    <w:p w14:paraId="3DB79370" w14:textId="2842A5B1" w:rsidR="00D16481" w:rsidRPr="004774AA" w:rsidRDefault="007E285C" w:rsidP="00D16481">
      <w:pPr>
        <w:spacing w:line="480" w:lineRule="auto"/>
        <w:jc w:val="both"/>
        <w:rPr>
          <w:rFonts w:ascii="Times New Roman" w:hAnsi="Times New Roman"/>
          <w:sz w:val="24"/>
          <w:szCs w:val="24"/>
        </w:rPr>
      </w:pPr>
      <w:r>
        <w:rPr>
          <w:rFonts w:ascii="Times New Roman" w:hAnsi="Times New Roman"/>
          <w:sz w:val="24"/>
          <w:szCs w:val="24"/>
        </w:rPr>
        <w:t xml:space="preserve">Temperate anguillid eels are characterized by </w:t>
      </w:r>
      <w:r w:rsidR="00D16481" w:rsidRPr="004774AA">
        <w:rPr>
          <w:rFonts w:ascii="Times New Roman" w:hAnsi="Times New Roman"/>
          <w:sz w:val="24"/>
          <w:szCs w:val="24"/>
        </w:rPr>
        <w:t>clearly defined</w:t>
      </w:r>
      <w:r>
        <w:rPr>
          <w:rFonts w:ascii="Times New Roman" w:hAnsi="Times New Roman"/>
          <w:sz w:val="24"/>
          <w:szCs w:val="24"/>
        </w:rPr>
        <w:t>,</w:t>
      </w:r>
      <w:r w:rsidR="00D16481" w:rsidRPr="004774AA">
        <w:rPr>
          <w:rFonts w:ascii="Times New Roman" w:hAnsi="Times New Roman"/>
          <w:sz w:val="24"/>
          <w:szCs w:val="24"/>
        </w:rPr>
        <w:t xml:space="preserve"> spawning and recruiting seasons (Tsukamoto</w:t>
      </w:r>
      <w:del w:id="245" w:author="Microsoft account" w:date="2023-02-05T16:48:00Z">
        <w:r w:rsidR="00C4488A" w:rsidRPr="00C4488A" w:rsidDel="00F15507">
          <w:rPr>
            <w:rFonts w:ascii="Times New Roman" w:hAnsi="Times New Roman"/>
            <w:i/>
            <w:iCs/>
            <w:sz w:val="24"/>
            <w:szCs w:val="24"/>
          </w:rPr>
          <w:delText>.</w:delText>
        </w:r>
      </w:del>
      <w:r w:rsidR="00C4488A" w:rsidRPr="00C4488A">
        <w:rPr>
          <w:rFonts w:ascii="Times New Roman" w:hAnsi="Times New Roman"/>
          <w:i/>
          <w:iCs/>
          <w:sz w:val="24"/>
          <w:szCs w:val="24"/>
        </w:rPr>
        <w:t>,</w:t>
      </w:r>
      <w:r>
        <w:rPr>
          <w:rFonts w:ascii="Times New Roman" w:hAnsi="Times New Roman"/>
          <w:i/>
          <w:iCs/>
          <w:sz w:val="24"/>
          <w:szCs w:val="24"/>
        </w:rPr>
        <w:t xml:space="preserve"> </w:t>
      </w:r>
      <w:r w:rsidR="00D16481" w:rsidRPr="004774AA">
        <w:rPr>
          <w:rFonts w:ascii="Times New Roman" w:hAnsi="Times New Roman"/>
          <w:sz w:val="24"/>
          <w:szCs w:val="24"/>
        </w:rPr>
        <w:t xml:space="preserve">2009; Robinet </w:t>
      </w:r>
      <w:r w:rsidR="00C4488A" w:rsidRPr="00C4488A">
        <w:rPr>
          <w:rFonts w:ascii="Times New Roman" w:hAnsi="Times New Roman"/>
          <w:i/>
          <w:iCs/>
          <w:sz w:val="24"/>
          <w:szCs w:val="24"/>
        </w:rPr>
        <w:t>et al.,</w:t>
      </w:r>
      <w:r>
        <w:rPr>
          <w:rFonts w:ascii="Times New Roman" w:hAnsi="Times New Roman"/>
          <w:i/>
          <w:iCs/>
          <w:sz w:val="24"/>
          <w:szCs w:val="24"/>
        </w:rPr>
        <w:t xml:space="preserve"> </w:t>
      </w:r>
      <w:r w:rsidR="00D16481" w:rsidRPr="004774AA">
        <w:rPr>
          <w:rFonts w:ascii="Times New Roman" w:hAnsi="Times New Roman"/>
          <w:sz w:val="24"/>
          <w:szCs w:val="24"/>
        </w:rPr>
        <w:t>2003; Arai and Siti</w:t>
      </w:r>
      <w:del w:id="246" w:author="Microsoft account" w:date="2023-02-05T16:49:00Z">
        <w:r w:rsidR="00C4488A" w:rsidRPr="00C4488A" w:rsidDel="00F15507">
          <w:rPr>
            <w:rFonts w:ascii="Times New Roman" w:hAnsi="Times New Roman"/>
            <w:i/>
            <w:iCs/>
            <w:sz w:val="24"/>
            <w:szCs w:val="24"/>
          </w:rPr>
          <w:delText>.</w:delText>
        </w:r>
      </w:del>
      <w:r w:rsidR="00C4488A" w:rsidRPr="00C4488A">
        <w:rPr>
          <w:rFonts w:ascii="Times New Roman" w:hAnsi="Times New Roman"/>
          <w:i/>
          <w:iCs/>
          <w:sz w:val="24"/>
          <w:szCs w:val="24"/>
        </w:rPr>
        <w:t>,</w:t>
      </w:r>
      <w:r>
        <w:rPr>
          <w:rFonts w:ascii="Times New Roman" w:hAnsi="Times New Roman"/>
          <w:i/>
          <w:iCs/>
          <w:sz w:val="24"/>
          <w:szCs w:val="24"/>
        </w:rPr>
        <w:t xml:space="preserve"> </w:t>
      </w:r>
      <w:r w:rsidR="00D16481" w:rsidRPr="004774AA">
        <w:rPr>
          <w:rFonts w:ascii="Times New Roman" w:hAnsi="Times New Roman"/>
          <w:sz w:val="24"/>
          <w:szCs w:val="24"/>
        </w:rPr>
        <w:t>2016). The spawning migration of temperate eels generally occurs during autumn months between August and December in the Northern Hemisphere and between February and May in the Southern Hemisphere, except in a case of the prolonged downstream migration activity between April and December with high temporal variation in the European eel in north eastern Germany (Tsukamoto</w:t>
      </w:r>
      <w:r w:rsidR="00C4488A" w:rsidRPr="00C4488A">
        <w:rPr>
          <w:rFonts w:ascii="Times New Roman" w:hAnsi="Times New Roman"/>
          <w:i/>
          <w:iCs/>
          <w:sz w:val="24"/>
          <w:szCs w:val="24"/>
        </w:rPr>
        <w:t>.,</w:t>
      </w:r>
      <w:r w:rsidR="00D16481" w:rsidRPr="004774AA">
        <w:rPr>
          <w:rFonts w:ascii="Times New Roman" w:hAnsi="Times New Roman"/>
          <w:sz w:val="24"/>
          <w:szCs w:val="24"/>
        </w:rPr>
        <w:t>2009; Arai and Siti</w:t>
      </w:r>
      <w:r w:rsidR="00C4488A" w:rsidRPr="00C4488A">
        <w:rPr>
          <w:rFonts w:ascii="Times New Roman" w:hAnsi="Times New Roman"/>
          <w:i/>
          <w:iCs/>
          <w:sz w:val="24"/>
          <w:szCs w:val="24"/>
        </w:rPr>
        <w:t>.,</w:t>
      </w:r>
      <w:r w:rsidR="00D16481" w:rsidRPr="004774AA">
        <w:rPr>
          <w:rFonts w:ascii="Times New Roman" w:hAnsi="Times New Roman"/>
          <w:sz w:val="24"/>
          <w:szCs w:val="24"/>
        </w:rPr>
        <w:t xml:space="preserve">2016). </w:t>
      </w:r>
      <w:commentRangeStart w:id="247"/>
      <w:r w:rsidR="00D16481" w:rsidRPr="004774AA">
        <w:rPr>
          <w:rFonts w:ascii="Times New Roman" w:hAnsi="Times New Roman"/>
          <w:sz w:val="24"/>
          <w:szCs w:val="24"/>
        </w:rPr>
        <w:t>According to molecular phylogeny, tropical eels are considered to be the most basal species known to radiate out from the tropics to colonize temperate regions (Arai and Siti</w:t>
      </w:r>
      <w:r w:rsidR="00C4488A" w:rsidRPr="00C4488A">
        <w:rPr>
          <w:rFonts w:ascii="Times New Roman" w:hAnsi="Times New Roman"/>
          <w:i/>
          <w:iCs/>
          <w:sz w:val="24"/>
          <w:szCs w:val="24"/>
        </w:rPr>
        <w:t>.,</w:t>
      </w:r>
      <w:r w:rsidR="00D16481" w:rsidRPr="004774AA">
        <w:rPr>
          <w:rFonts w:ascii="Times New Roman" w:hAnsi="Times New Roman"/>
          <w:sz w:val="24"/>
          <w:szCs w:val="24"/>
        </w:rPr>
        <w:t>2016).</w:t>
      </w:r>
      <w:commentRangeEnd w:id="247"/>
      <w:r w:rsidR="00B90E9E">
        <w:rPr>
          <w:rStyle w:val="CommentReference"/>
        </w:rPr>
        <w:commentReference w:id="247"/>
      </w:r>
    </w:p>
    <w:p w14:paraId="46A006C1" w14:textId="0E7569BE" w:rsidR="00D16481" w:rsidRPr="004774AA"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t xml:space="preserve">Compared to temperate anguillids spawning period of tropical anguillids is not well understood (Harrison </w:t>
      </w:r>
      <w:r w:rsidR="00C4488A" w:rsidRPr="00C4488A">
        <w:rPr>
          <w:rFonts w:ascii="Times New Roman" w:hAnsi="Times New Roman"/>
          <w:i/>
          <w:iCs/>
          <w:sz w:val="24"/>
          <w:szCs w:val="24"/>
        </w:rPr>
        <w:t>et al.,</w:t>
      </w:r>
      <w:r w:rsidRPr="004774AA">
        <w:rPr>
          <w:rFonts w:ascii="Times New Roman" w:hAnsi="Times New Roman"/>
          <w:sz w:val="24"/>
          <w:szCs w:val="24"/>
        </w:rPr>
        <w:t>2014). </w:t>
      </w:r>
      <w:r w:rsidR="007E285C">
        <w:rPr>
          <w:rFonts w:ascii="Times New Roman" w:hAnsi="Times New Roman"/>
          <w:sz w:val="24"/>
          <w:szCs w:val="24"/>
        </w:rPr>
        <w:t>A</w:t>
      </w:r>
      <w:r w:rsidRPr="004774AA">
        <w:rPr>
          <w:rFonts w:ascii="Times New Roman" w:hAnsi="Times New Roman"/>
          <w:sz w:val="24"/>
          <w:szCs w:val="24"/>
        </w:rPr>
        <w:t>ccording to Jespersen</w:t>
      </w:r>
      <w:r w:rsidR="007E285C">
        <w:rPr>
          <w:rFonts w:ascii="Times New Roman" w:hAnsi="Times New Roman"/>
          <w:sz w:val="24"/>
          <w:szCs w:val="24"/>
        </w:rPr>
        <w:t>,</w:t>
      </w:r>
      <w:r w:rsidRPr="004774AA">
        <w:rPr>
          <w:rFonts w:ascii="Times New Roman" w:hAnsi="Times New Roman"/>
          <w:sz w:val="24"/>
          <w:szCs w:val="24"/>
        </w:rPr>
        <w:t xml:space="preserve"> (1942) all four tropical anguillid eel species share a similar spawning area located east of Madagascar. However, </w:t>
      </w:r>
      <w:proofErr w:type="spellStart"/>
      <w:r w:rsidRPr="004774AA">
        <w:rPr>
          <w:rFonts w:ascii="Times New Roman" w:hAnsi="Times New Roman"/>
          <w:sz w:val="24"/>
          <w:szCs w:val="24"/>
        </w:rPr>
        <w:t>Pous</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248" w:author="Microsoft account" w:date="2023-02-13T11:39:00Z">
        <w:r w:rsidR="00B90E9E">
          <w:rPr>
            <w:rFonts w:ascii="Times New Roman" w:hAnsi="Times New Roman"/>
            <w:i/>
            <w:iCs/>
            <w:sz w:val="24"/>
            <w:szCs w:val="24"/>
          </w:rPr>
          <w:t xml:space="preserve"> </w:t>
        </w:r>
      </w:ins>
      <w:del w:id="249" w:author="Microsoft account" w:date="2023-02-13T11:39:00Z">
        <w:r w:rsidR="00C4488A" w:rsidRPr="00C4488A" w:rsidDel="00B90E9E">
          <w:rPr>
            <w:rFonts w:ascii="Times New Roman" w:hAnsi="Times New Roman"/>
            <w:i/>
            <w:iCs/>
            <w:sz w:val="24"/>
            <w:szCs w:val="24"/>
          </w:rPr>
          <w:delText>,</w:delText>
        </w:r>
      </w:del>
      <w:ins w:id="250" w:author="Microsoft account" w:date="2023-02-13T11:39:00Z">
        <w:r w:rsidR="00B90E9E">
          <w:rPr>
            <w:rFonts w:ascii="Times New Roman" w:hAnsi="Times New Roman"/>
            <w:i/>
            <w:iCs/>
            <w:sz w:val="24"/>
            <w:szCs w:val="24"/>
          </w:rPr>
          <w:t xml:space="preserve"> </w:t>
        </w:r>
      </w:ins>
      <w:r w:rsidRPr="004774AA">
        <w:rPr>
          <w:rFonts w:ascii="Times New Roman" w:hAnsi="Times New Roman"/>
          <w:sz w:val="24"/>
          <w:szCs w:val="24"/>
        </w:rPr>
        <w:t xml:space="preserve">(2010) stated that tropical anguillid eels have different spawning areas closely linked through migratory routes to their recruitment sites. </w:t>
      </w:r>
      <w:r w:rsidRPr="004774AA">
        <w:rPr>
          <w:rFonts w:ascii="Times New Roman" w:hAnsi="Times New Roman"/>
          <w:i/>
          <w:iCs/>
          <w:sz w:val="24"/>
          <w:szCs w:val="24"/>
        </w:rPr>
        <w:t xml:space="preserve">Anguilla mossambica </w:t>
      </w:r>
      <w:r w:rsidRPr="004774AA">
        <w:rPr>
          <w:rFonts w:ascii="Times New Roman" w:hAnsi="Times New Roman"/>
          <w:sz w:val="24"/>
          <w:szCs w:val="24"/>
        </w:rPr>
        <w:t>is thought to breed east of Madagascar but moves southwest on its way to the Mozambique coast and South African rivers (</w:t>
      </w:r>
      <w:proofErr w:type="spellStart"/>
      <w:r w:rsidRPr="004774AA">
        <w:rPr>
          <w:rFonts w:ascii="Times New Roman" w:hAnsi="Times New Roman"/>
          <w:sz w:val="24"/>
          <w:szCs w:val="24"/>
        </w:rPr>
        <w:t>Réveillac</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251" w:author="Microsoft account" w:date="2023-02-13T11:39:00Z">
        <w:r w:rsidR="00B90E9E">
          <w:rPr>
            <w:rFonts w:ascii="Times New Roman" w:hAnsi="Times New Roman"/>
            <w:i/>
            <w:iCs/>
            <w:sz w:val="24"/>
            <w:szCs w:val="24"/>
          </w:rPr>
          <w:t xml:space="preserve"> </w:t>
        </w:r>
      </w:ins>
      <w:r w:rsidRPr="004774AA">
        <w:rPr>
          <w:rFonts w:ascii="Times New Roman" w:hAnsi="Times New Roman"/>
          <w:sz w:val="24"/>
          <w:szCs w:val="24"/>
        </w:rPr>
        <w:t xml:space="preserve">2009). </w:t>
      </w:r>
      <w:proofErr w:type="spellStart"/>
      <w:r w:rsidRPr="004774AA">
        <w:rPr>
          <w:rFonts w:ascii="Times New Roman" w:hAnsi="Times New Roman"/>
          <w:sz w:val="24"/>
          <w:szCs w:val="24"/>
        </w:rPr>
        <w:t>Jubb</w:t>
      </w:r>
      <w:proofErr w:type="spellEnd"/>
      <w:r w:rsidR="00C4488A" w:rsidRPr="00C4488A">
        <w:rPr>
          <w:rFonts w:ascii="Times New Roman" w:hAnsi="Times New Roman"/>
          <w:i/>
          <w:iCs/>
          <w:sz w:val="24"/>
          <w:szCs w:val="24"/>
        </w:rPr>
        <w:t>.</w:t>
      </w:r>
      <w:del w:id="252" w:author="Microsoft account" w:date="2023-02-13T11:39:00Z">
        <w:r w:rsidR="00C4488A" w:rsidRPr="00C4488A" w:rsidDel="00B90E9E">
          <w:rPr>
            <w:rFonts w:ascii="Times New Roman" w:hAnsi="Times New Roman"/>
            <w:i/>
            <w:iCs/>
            <w:sz w:val="24"/>
            <w:szCs w:val="24"/>
          </w:rPr>
          <w:delText>,</w:delText>
        </w:r>
      </w:del>
      <w:r w:rsidR="007E285C">
        <w:rPr>
          <w:rFonts w:ascii="Times New Roman" w:hAnsi="Times New Roman"/>
          <w:i/>
          <w:iCs/>
          <w:sz w:val="24"/>
          <w:szCs w:val="24"/>
        </w:rPr>
        <w:t xml:space="preserve"> </w:t>
      </w:r>
      <w:r w:rsidRPr="004774AA">
        <w:rPr>
          <w:rFonts w:ascii="Times New Roman" w:hAnsi="Times New Roman"/>
          <w:sz w:val="24"/>
          <w:szCs w:val="24"/>
        </w:rPr>
        <w:t xml:space="preserve">(1961) </w:t>
      </w:r>
      <w:commentRangeStart w:id="253"/>
      <w:r w:rsidRPr="004774AA">
        <w:rPr>
          <w:rFonts w:ascii="Times New Roman" w:hAnsi="Times New Roman"/>
          <w:sz w:val="24"/>
          <w:szCs w:val="24"/>
        </w:rPr>
        <w:t>projected</w:t>
      </w:r>
      <w:commentRangeEnd w:id="253"/>
      <w:r w:rsidR="00B90E9E">
        <w:rPr>
          <w:rStyle w:val="CommentReference"/>
        </w:rPr>
        <w:commentReference w:id="253"/>
      </w:r>
      <w:r w:rsidRPr="004774AA">
        <w:rPr>
          <w:rFonts w:ascii="Times New Roman" w:hAnsi="Times New Roman"/>
          <w:sz w:val="24"/>
          <w:szCs w:val="24"/>
        </w:rPr>
        <w:t xml:space="preserve"> that juvenile</w:t>
      </w:r>
      <w:r w:rsidR="007E285C">
        <w:rPr>
          <w:rFonts w:ascii="Times New Roman" w:hAnsi="Times New Roman"/>
          <w:sz w:val="24"/>
          <w:szCs w:val="24"/>
        </w:rPr>
        <w:t xml:space="preserve"> of</w:t>
      </w:r>
      <w:r w:rsidRPr="004774AA">
        <w:rPr>
          <w:rFonts w:ascii="Times New Roman" w:hAnsi="Times New Roman"/>
          <w:sz w:val="24"/>
          <w:szCs w:val="24"/>
        </w:rPr>
        <w:t xml:space="preserve"> </w:t>
      </w:r>
      <w:r w:rsidRPr="004774AA">
        <w:rPr>
          <w:rFonts w:ascii="Times New Roman" w:hAnsi="Times New Roman"/>
          <w:i/>
          <w:iCs/>
          <w:sz w:val="24"/>
          <w:szCs w:val="24"/>
        </w:rPr>
        <w:t>A</w:t>
      </w:r>
      <w:r w:rsidR="007E285C">
        <w:rPr>
          <w:rFonts w:ascii="Times New Roman" w:hAnsi="Times New Roman"/>
          <w:i/>
          <w:iCs/>
          <w:sz w:val="24"/>
          <w:szCs w:val="24"/>
        </w:rPr>
        <w:t>.</w:t>
      </w:r>
      <w:r w:rsidRPr="004774AA">
        <w:rPr>
          <w:rFonts w:ascii="Times New Roman" w:hAnsi="Times New Roman"/>
          <w:i/>
          <w:iCs/>
          <w:sz w:val="24"/>
          <w:szCs w:val="24"/>
        </w:rPr>
        <w:t xml:space="preserve"> mossambica</w:t>
      </w:r>
      <w:r w:rsidRPr="004774AA">
        <w:rPr>
          <w:rFonts w:ascii="Times New Roman" w:hAnsi="Times New Roman"/>
          <w:sz w:val="24"/>
          <w:szCs w:val="24"/>
        </w:rPr>
        <w:t xml:space="preserve"> possibly reach the mainland coast between latitude 21°S at the border between Mozambique and Tanzania and 31°S southern coast of KwaZulu-Natal in South Africa. </w:t>
      </w:r>
      <w:commentRangeStart w:id="254"/>
      <w:r w:rsidRPr="004774AA">
        <w:rPr>
          <w:rFonts w:ascii="Times New Roman" w:hAnsi="Times New Roman"/>
          <w:sz w:val="24"/>
          <w:szCs w:val="24"/>
        </w:rPr>
        <w:t>It is also</w:t>
      </w:r>
      <w:commentRangeEnd w:id="254"/>
      <w:r w:rsidR="00B90E9E">
        <w:rPr>
          <w:rStyle w:val="CommentReference"/>
        </w:rPr>
        <w:commentReference w:id="254"/>
      </w:r>
      <w:r w:rsidRPr="004774AA">
        <w:rPr>
          <w:rFonts w:ascii="Times New Roman" w:hAnsi="Times New Roman"/>
          <w:sz w:val="24"/>
          <w:szCs w:val="24"/>
        </w:rPr>
        <w:t xml:space="preserve"> proposed that their leptocephali are transported southwards by the South Equatorial Current (SEC) with migration distances in the order of 1,000 to 2,000 km (</w:t>
      </w:r>
      <w:proofErr w:type="spellStart"/>
      <w:r w:rsidRPr="004774AA">
        <w:rPr>
          <w:rFonts w:ascii="Times New Roman" w:hAnsi="Times New Roman"/>
          <w:sz w:val="24"/>
          <w:szCs w:val="24"/>
        </w:rPr>
        <w:t>Réveillac</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2009).</w:t>
      </w:r>
    </w:p>
    <w:p w14:paraId="042FF681" w14:textId="303340DA" w:rsidR="00D16481" w:rsidRPr="004774AA" w:rsidRDefault="00D16481" w:rsidP="00D16481">
      <w:pPr>
        <w:spacing w:line="480" w:lineRule="auto"/>
        <w:jc w:val="both"/>
        <w:rPr>
          <w:rFonts w:ascii="Times New Roman" w:hAnsi="Times New Roman"/>
          <w:sz w:val="24"/>
          <w:szCs w:val="24"/>
        </w:rPr>
      </w:pPr>
      <w:r w:rsidRPr="004774AA">
        <w:rPr>
          <w:rFonts w:ascii="Times New Roman" w:hAnsi="Times New Roman"/>
          <w:i/>
          <w:iCs/>
          <w:sz w:val="24"/>
          <w:szCs w:val="24"/>
        </w:rPr>
        <w:lastRenderedPageBreak/>
        <w:t>Anguilla</w:t>
      </w:r>
      <w:r w:rsidRPr="004774AA">
        <w:rPr>
          <w:rStyle w:val="CommentReference"/>
          <w:rFonts w:ascii="Times New Roman" w:hAnsi="Times New Roman"/>
          <w:sz w:val="24"/>
          <w:szCs w:val="24"/>
        </w:rPr>
        <w:t xml:space="preserve"> </w:t>
      </w:r>
      <w:r w:rsidRPr="004774AA">
        <w:rPr>
          <w:rFonts w:ascii="Times New Roman" w:hAnsi="Times New Roman"/>
          <w:i/>
          <w:iCs/>
          <w:sz w:val="24"/>
          <w:szCs w:val="24"/>
        </w:rPr>
        <w:t>bicolor</w:t>
      </w:r>
      <w:r w:rsidRPr="004774AA">
        <w:rPr>
          <w:rFonts w:ascii="Times New Roman" w:hAnsi="Times New Roman"/>
          <w:sz w:val="24"/>
          <w:szCs w:val="24"/>
        </w:rPr>
        <w:t xml:space="preserve"> has two potential spawning area</w:t>
      </w:r>
      <w:ins w:id="255" w:author="Microsoft account" w:date="2023-02-13T11:40:00Z">
        <w:r w:rsidR="00B90E9E">
          <w:rPr>
            <w:rFonts w:ascii="Times New Roman" w:hAnsi="Times New Roman"/>
            <w:sz w:val="24"/>
            <w:szCs w:val="24"/>
          </w:rPr>
          <w:t>s:</w:t>
        </w:r>
      </w:ins>
      <w:r w:rsidRPr="004774AA">
        <w:rPr>
          <w:rFonts w:ascii="Times New Roman" w:hAnsi="Times New Roman"/>
          <w:sz w:val="24"/>
          <w:szCs w:val="24"/>
        </w:rPr>
        <w:t xml:space="preserve"> south west of Sumatra (Jespersen</w:t>
      </w:r>
      <w:r w:rsidRPr="004774AA">
        <w:rPr>
          <w:rFonts w:ascii="Times New Roman" w:hAnsi="Times New Roman"/>
          <w:i/>
          <w:iCs/>
          <w:sz w:val="24"/>
          <w:szCs w:val="24"/>
        </w:rPr>
        <w:t>,</w:t>
      </w:r>
      <w:r w:rsidRPr="004774AA">
        <w:rPr>
          <w:rFonts w:ascii="Times New Roman" w:hAnsi="Times New Roman"/>
          <w:sz w:val="24"/>
          <w:szCs w:val="24"/>
        </w:rPr>
        <w:t xml:space="preserve"> 1942; Arai </w:t>
      </w:r>
      <w:r w:rsidRPr="004774AA">
        <w:rPr>
          <w:rFonts w:ascii="Times New Roman" w:hAnsi="Times New Roman"/>
          <w:i/>
          <w:iCs/>
          <w:sz w:val="24"/>
          <w:szCs w:val="24"/>
        </w:rPr>
        <w:t>et al.,</w:t>
      </w:r>
      <w:r w:rsidRPr="004774AA">
        <w:rPr>
          <w:rFonts w:ascii="Times New Roman" w:hAnsi="Times New Roman"/>
          <w:sz w:val="24"/>
          <w:szCs w:val="24"/>
        </w:rPr>
        <w:t>1999) and north east of Madagascar (Robinet and Feunteun</w:t>
      </w:r>
      <w:r w:rsidR="00C4488A" w:rsidRPr="00C4488A">
        <w:rPr>
          <w:rFonts w:ascii="Times New Roman" w:hAnsi="Times New Roman"/>
          <w:i/>
          <w:iCs/>
          <w:sz w:val="24"/>
          <w:szCs w:val="24"/>
        </w:rPr>
        <w:t>.,</w:t>
      </w:r>
      <w:r w:rsidRPr="004774AA">
        <w:rPr>
          <w:rFonts w:ascii="Times New Roman" w:hAnsi="Times New Roman"/>
          <w:sz w:val="24"/>
          <w:szCs w:val="24"/>
        </w:rPr>
        <w:t xml:space="preserve">2002).  Even though its presence may be seen in eastward flowing rivers of east Africa, the species has not been recorded in Kenyan rivers (Pike </w:t>
      </w:r>
      <w:r w:rsidR="00C4488A" w:rsidRPr="00C4488A">
        <w:rPr>
          <w:rFonts w:ascii="Times New Roman" w:hAnsi="Times New Roman"/>
          <w:i/>
          <w:iCs/>
          <w:sz w:val="24"/>
          <w:szCs w:val="24"/>
        </w:rPr>
        <w:t>et al.,</w:t>
      </w:r>
      <w:ins w:id="256" w:author="Microsoft account" w:date="2023-02-13T11:40:00Z">
        <w:r w:rsidR="00B90E9E">
          <w:rPr>
            <w:rFonts w:ascii="Times New Roman" w:hAnsi="Times New Roman"/>
            <w:i/>
            <w:iCs/>
            <w:sz w:val="24"/>
            <w:szCs w:val="24"/>
          </w:rPr>
          <w:t xml:space="preserve"> </w:t>
        </w:r>
      </w:ins>
      <w:r w:rsidRPr="004774AA">
        <w:rPr>
          <w:rFonts w:ascii="Times New Roman" w:hAnsi="Times New Roman"/>
          <w:sz w:val="24"/>
          <w:szCs w:val="24"/>
        </w:rPr>
        <w:t xml:space="preserve">2019a). Glass eel, elvers and post-elvers of </w:t>
      </w:r>
      <w:r w:rsidRPr="004774AA">
        <w:rPr>
          <w:rFonts w:ascii="Times New Roman" w:hAnsi="Times New Roman"/>
          <w:i/>
          <w:iCs/>
          <w:sz w:val="24"/>
          <w:szCs w:val="24"/>
        </w:rPr>
        <w:t>A</w:t>
      </w:r>
      <w:ins w:id="257" w:author="Microsoft account" w:date="2023-02-13T11:41:00Z">
        <w:r w:rsidR="00B90E9E">
          <w:rPr>
            <w:rFonts w:ascii="Times New Roman" w:hAnsi="Times New Roman"/>
            <w:i/>
            <w:iCs/>
            <w:sz w:val="24"/>
            <w:szCs w:val="24"/>
          </w:rPr>
          <w:t>.</w:t>
        </w:r>
      </w:ins>
      <w:r w:rsidRPr="004774AA">
        <w:rPr>
          <w:rFonts w:ascii="Times New Roman" w:hAnsi="Times New Roman"/>
          <w:i/>
          <w:iCs/>
          <w:sz w:val="24"/>
          <w:szCs w:val="24"/>
        </w:rPr>
        <w:t xml:space="preserve"> bengalensis </w:t>
      </w:r>
      <w:r w:rsidRPr="004774AA">
        <w:rPr>
          <w:rFonts w:ascii="Times New Roman" w:hAnsi="Times New Roman"/>
          <w:iCs/>
          <w:sz w:val="24"/>
          <w:szCs w:val="24"/>
        </w:rPr>
        <w:t>have been</w:t>
      </w:r>
      <w:r w:rsidRPr="004774AA">
        <w:rPr>
          <w:rFonts w:ascii="Times New Roman" w:hAnsi="Times New Roman"/>
          <w:sz w:val="24"/>
          <w:szCs w:val="24"/>
        </w:rPr>
        <w:t xml:space="preserve"> recorded to follow a northern migration route around Madagascar reaching the coast north of latitude 20°S</w:t>
      </w:r>
      <w:del w:id="258" w:author="Microsoft account" w:date="2023-02-13T11:41:00Z">
        <w:r w:rsidRPr="004774AA" w:rsidDel="00B90E9E">
          <w:rPr>
            <w:rFonts w:ascii="Times New Roman" w:hAnsi="Times New Roman"/>
            <w:sz w:val="24"/>
            <w:szCs w:val="24"/>
          </w:rPr>
          <w:delText>.</w:delText>
        </w:r>
      </w:del>
      <w:r w:rsidRPr="004774AA">
        <w:rPr>
          <w:rFonts w:ascii="Times New Roman" w:hAnsi="Times New Roman"/>
          <w:sz w:val="24"/>
          <w:szCs w:val="24"/>
        </w:rPr>
        <w:t xml:space="preserve"> (</w:t>
      </w:r>
      <w:proofErr w:type="spellStart"/>
      <w:r w:rsidRPr="004774AA">
        <w:rPr>
          <w:rFonts w:ascii="Times New Roman" w:hAnsi="Times New Roman"/>
          <w:sz w:val="24"/>
          <w:szCs w:val="24"/>
        </w:rPr>
        <w:t>Robinnet</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2007; </w:t>
      </w:r>
      <w:proofErr w:type="spellStart"/>
      <w:r w:rsidRPr="004774AA">
        <w:rPr>
          <w:rFonts w:ascii="Times New Roman" w:hAnsi="Times New Roman"/>
          <w:sz w:val="24"/>
          <w:szCs w:val="24"/>
        </w:rPr>
        <w:t>Réveillac</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2009;).  According to </w:t>
      </w:r>
      <w:proofErr w:type="spellStart"/>
      <w:r w:rsidRPr="004774AA">
        <w:rPr>
          <w:rFonts w:ascii="Times New Roman" w:hAnsi="Times New Roman"/>
          <w:sz w:val="24"/>
          <w:szCs w:val="24"/>
        </w:rPr>
        <w:t>Robinnet</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proofErr w:type="gramStart"/>
      <w:r w:rsidR="00C4488A" w:rsidRPr="00C4488A">
        <w:rPr>
          <w:rFonts w:ascii="Times New Roman" w:hAnsi="Times New Roman"/>
          <w:i/>
          <w:iCs/>
          <w:sz w:val="24"/>
          <w:szCs w:val="24"/>
        </w:rPr>
        <w:t>,</w:t>
      </w:r>
      <w:r w:rsidRPr="004774AA">
        <w:rPr>
          <w:rFonts w:ascii="Times New Roman" w:hAnsi="Times New Roman"/>
          <w:i/>
          <w:iCs/>
          <w:sz w:val="24"/>
          <w:szCs w:val="24"/>
        </w:rPr>
        <w:t>(</w:t>
      </w:r>
      <w:proofErr w:type="gramEnd"/>
      <w:r w:rsidRPr="004774AA">
        <w:rPr>
          <w:rFonts w:ascii="Times New Roman" w:hAnsi="Times New Roman"/>
          <w:sz w:val="24"/>
          <w:szCs w:val="24"/>
        </w:rPr>
        <w:t xml:space="preserve">2007) </w:t>
      </w:r>
      <w:r w:rsidRPr="004774AA">
        <w:rPr>
          <w:rFonts w:ascii="Times New Roman" w:hAnsi="Times New Roman"/>
          <w:i/>
          <w:iCs/>
          <w:sz w:val="24"/>
          <w:szCs w:val="24"/>
        </w:rPr>
        <w:t>A. marmorata</w:t>
      </w:r>
      <w:r w:rsidRPr="004774AA">
        <w:rPr>
          <w:rFonts w:ascii="Times New Roman" w:hAnsi="Times New Roman"/>
          <w:sz w:val="24"/>
          <w:szCs w:val="24"/>
        </w:rPr>
        <w:t xml:space="preserve"> has the widest distribution in the world and has been reported together with </w:t>
      </w:r>
      <w:r w:rsidRPr="004774AA">
        <w:rPr>
          <w:rFonts w:ascii="Times New Roman" w:hAnsi="Times New Roman"/>
          <w:i/>
          <w:iCs/>
          <w:sz w:val="24"/>
          <w:szCs w:val="24"/>
        </w:rPr>
        <w:t>A mossambica</w:t>
      </w:r>
      <w:r w:rsidRPr="004774AA">
        <w:rPr>
          <w:rFonts w:ascii="Times New Roman" w:hAnsi="Times New Roman"/>
          <w:sz w:val="24"/>
          <w:szCs w:val="24"/>
        </w:rPr>
        <w:t xml:space="preserve"> in the islands of Mauritius and </w:t>
      </w:r>
      <w:proofErr w:type="spellStart"/>
      <w:r w:rsidRPr="004774AA">
        <w:rPr>
          <w:rFonts w:ascii="Times New Roman" w:hAnsi="Times New Roman"/>
          <w:sz w:val="24"/>
          <w:szCs w:val="24"/>
        </w:rPr>
        <w:t>Réunion</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Robinnet</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2007; </w:t>
      </w:r>
      <w:proofErr w:type="spellStart"/>
      <w:r w:rsidRPr="004774AA">
        <w:rPr>
          <w:rFonts w:ascii="Times New Roman" w:hAnsi="Times New Roman"/>
          <w:sz w:val="24"/>
          <w:szCs w:val="24"/>
        </w:rPr>
        <w:t>Hanzen</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2019). Jespersen’s (1942) hypothesized that the </w:t>
      </w:r>
      <w:commentRangeStart w:id="259"/>
      <w:r w:rsidRPr="004774AA">
        <w:rPr>
          <w:rFonts w:ascii="Times New Roman" w:hAnsi="Times New Roman"/>
          <w:sz w:val="24"/>
          <w:szCs w:val="24"/>
        </w:rPr>
        <w:t xml:space="preserve">larvae migration pattern of these two eel species are transported around </w:t>
      </w:r>
      <w:commentRangeEnd w:id="259"/>
      <w:r w:rsidR="00B90E9E">
        <w:rPr>
          <w:rStyle w:val="CommentReference"/>
        </w:rPr>
        <w:commentReference w:id="259"/>
      </w:r>
      <w:r w:rsidRPr="004774AA">
        <w:rPr>
          <w:rFonts w:ascii="Times New Roman" w:hAnsi="Times New Roman"/>
          <w:sz w:val="24"/>
          <w:szCs w:val="24"/>
        </w:rPr>
        <w:t>the southern tip of Madagascar.</w:t>
      </w:r>
    </w:p>
    <w:p w14:paraId="53CCD1AB" w14:textId="182D92B0" w:rsidR="00064E59" w:rsidRDefault="00D16481" w:rsidP="00D16481">
      <w:pPr>
        <w:spacing w:line="480" w:lineRule="auto"/>
        <w:jc w:val="both"/>
        <w:rPr>
          <w:rFonts w:ascii="Times New Roman" w:hAnsi="Times New Roman"/>
          <w:sz w:val="24"/>
          <w:szCs w:val="24"/>
        </w:rPr>
      </w:pPr>
      <w:commentRangeStart w:id="260"/>
      <w:r w:rsidRPr="004774AA">
        <w:rPr>
          <w:rFonts w:ascii="Times New Roman" w:hAnsi="Times New Roman"/>
          <w:sz w:val="24"/>
          <w:szCs w:val="24"/>
        </w:rPr>
        <w:t xml:space="preserve">Documentation on the adult stages of anguillid eel’s distribution and spawning areas in the Western Indian Ocean </w:t>
      </w:r>
      <w:commentRangeStart w:id="261"/>
      <w:r w:rsidRPr="004774AA">
        <w:rPr>
          <w:rFonts w:ascii="Times New Roman" w:hAnsi="Times New Roman"/>
          <w:sz w:val="24"/>
          <w:szCs w:val="24"/>
        </w:rPr>
        <w:t xml:space="preserve">are limited but have been documented </w:t>
      </w:r>
      <w:commentRangeEnd w:id="261"/>
      <w:r w:rsidR="00B90E9E">
        <w:rPr>
          <w:rStyle w:val="CommentReference"/>
        </w:rPr>
        <w:commentReference w:id="261"/>
      </w:r>
      <w:r w:rsidRPr="004774AA">
        <w:rPr>
          <w:rFonts w:ascii="Times New Roman" w:hAnsi="Times New Roman"/>
          <w:sz w:val="24"/>
          <w:szCs w:val="24"/>
        </w:rPr>
        <w:t xml:space="preserve">by </w:t>
      </w:r>
      <w:proofErr w:type="spellStart"/>
      <w:r w:rsidRPr="004774AA">
        <w:rPr>
          <w:rFonts w:ascii="Times New Roman" w:hAnsi="Times New Roman"/>
          <w:sz w:val="24"/>
          <w:szCs w:val="24"/>
        </w:rPr>
        <w:t>Gagnaire</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(2007) and </w:t>
      </w:r>
      <w:proofErr w:type="spellStart"/>
      <w:r w:rsidRPr="004774AA">
        <w:rPr>
          <w:rFonts w:ascii="Times New Roman" w:hAnsi="Times New Roman"/>
          <w:sz w:val="24"/>
          <w:szCs w:val="24"/>
        </w:rPr>
        <w:t>Pous</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(2010). Among </w:t>
      </w:r>
      <w:commentRangeStart w:id="262"/>
      <w:r w:rsidRPr="004774AA">
        <w:rPr>
          <w:rFonts w:ascii="Times New Roman" w:hAnsi="Times New Roman"/>
          <w:sz w:val="24"/>
          <w:szCs w:val="24"/>
        </w:rPr>
        <w:t xml:space="preserve">these studies </w:t>
      </w:r>
      <w:commentRangeEnd w:id="262"/>
      <w:r w:rsidR="00B90E9E">
        <w:rPr>
          <w:rStyle w:val="CommentReference"/>
        </w:rPr>
        <w:commentReference w:id="262"/>
      </w:r>
      <w:r w:rsidRPr="004774AA">
        <w:rPr>
          <w:rFonts w:ascii="Times New Roman" w:hAnsi="Times New Roman"/>
          <w:sz w:val="24"/>
          <w:szCs w:val="24"/>
        </w:rPr>
        <w:t xml:space="preserve">available on the recruitment patterns of anguillid eels, most of them are of the Western Pacific (Yamamoto </w:t>
      </w:r>
      <w:r w:rsidRPr="004774AA">
        <w:rPr>
          <w:rFonts w:ascii="Times New Roman" w:hAnsi="Times New Roman"/>
          <w:i/>
          <w:iCs/>
          <w:sz w:val="24"/>
          <w:szCs w:val="24"/>
        </w:rPr>
        <w:t>et al.,</w:t>
      </w:r>
      <w:r w:rsidRPr="004774AA">
        <w:rPr>
          <w:rFonts w:ascii="Times New Roman" w:hAnsi="Times New Roman"/>
          <w:sz w:val="24"/>
          <w:szCs w:val="24"/>
        </w:rPr>
        <w:t xml:space="preserve">2001; Leander </w:t>
      </w:r>
      <w:r w:rsidRPr="004774AA">
        <w:rPr>
          <w:rFonts w:ascii="Times New Roman" w:hAnsi="Times New Roman"/>
          <w:i/>
          <w:iCs/>
          <w:sz w:val="24"/>
          <w:szCs w:val="24"/>
        </w:rPr>
        <w:t>et al.,</w:t>
      </w:r>
      <w:r w:rsidRPr="004774AA">
        <w:rPr>
          <w:rFonts w:ascii="Times New Roman" w:hAnsi="Times New Roman"/>
          <w:sz w:val="24"/>
          <w:szCs w:val="24"/>
        </w:rPr>
        <w:t xml:space="preserve">2012) and Indo-Pacific (Arai </w:t>
      </w:r>
      <w:r w:rsidR="00C4488A" w:rsidRPr="00C4488A">
        <w:rPr>
          <w:rFonts w:ascii="Times New Roman" w:hAnsi="Times New Roman"/>
          <w:i/>
          <w:iCs/>
          <w:sz w:val="24"/>
          <w:szCs w:val="24"/>
        </w:rPr>
        <w:t>et al.,</w:t>
      </w:r>
      <w:r w:rsidRPr="004774AA">
        <w:rPr>
          <w:rFonts w:ascii="Times New Roman" w:hAnsi="Times New Roman"/>
          <w:sz w:val="24"/>
          <w:szCs w:val="24"/>
        </w:rPr>
        <w:t xml:space="preserve">1999; </w:t>
      </w:r>
      <w:proofErr w:type="spellStart"/>
      <w:r w:rsidRPr="004774AA">
        <w:rPr>
          <w:rFonts w:ascii="Times New Roman" w:hAnsi="Times New Roman"/>
          <w:sz w:val="24"/>
          <w:szCs w:val="24"/>
        </w:rPr>
        <w:t>Shirotori</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2016) whereas focus studies </w:t>
      </w:r>
      <w:commentRangeStart w:id="263"/>
      <w:commentRangeStart w:id="264"/>
      <w:r w:rsidRPr="004774AA">
        <w:rPr>
          <w:rFonts w:ascii="Times New Roman" w:hAnsi="Times New Roman"/>
          <w:sz w:val="24"/>
          <w:szCs w:val="24"/>
        </w:rPr>
        <w:t xml:space="preserve">on recruiting juvenile stages </w:t>
      </w:r>
      <w:commentRangeEnd w:id="263"/>
      <w:r w:rsidR="00B90E9E">
        <w:rPr>
          <w:rStyle w:val="CommentReference"/>
        </w:rPr>
        <w:commentReference w:id="263"/>
      </w:r>
      <w:commentRangeEnd w:id="264"/>
      <w:r w:rsidR="00B90E9E">
        <w:rPr>
          <w:rStyle w:val="CommentReference"/>
        </w:rPr>
        <w:commentReference w:id="264"/>
      </w:r>
      <w:r w:rsidRPr="004774AA">
        <w:rPr>
          <w:rFonts w:ascii="Times New Roman" w:hAnsi="Times New Roman"/>
          <w:sz w:val="24"/>
          <w:szCs w:val="24"/>
        </w:rPr>
        <w:t>in the SWIO are limited.</w:t>
      </w:r>
      <w:commentRangeEnd w:id="260"/>
      <w:r w:rsidR="00B90E9E">
        <w:rPr>
          <w:rStyle w:val="CommentReference"/>
        </w:rPr>
        <w:commentReference w:id="260"/>
      </w:r>
      <w:r w:rsidRPr="004774AA">
        <w:rPr>
          <w:rFonts w:ascii="Times New Roman" w:hAnsi="Times New Roman"/>
          <w:sz w:val="24"/>
          <w:szCs w:val="24"/>
        </w:rPr>
        <w:t xml:space="preserve"> Prior to subsequent studies by Robinet </w:t>
      </w:r>
      <w:r w:rsidRPr="00467E46">
        <w:rPr>
          <w:rFonts w:ascii="Times New Roman" w:hAnsi="Times New Roman"/>
          <w:i/>
          <w:iCs/>
          <w:sz w:val="24"/>
          <w:szCs w:val="24"/>
        </w:rPr>
        <w:t>et al</w:t>
      </w:r>
      <w:r w:rsidR="00467E46" w:rsidRPr="00467E46">
        <w:rPr>
          <w:rFonts w:ascii="Times New Roman" w:hAnsi="Times New Roman"/>
          <w:i/>
          <w:iCs/>
          <w:sz w:val="24"/>
          <w:szCs w:val="24"/>
        </w:rPr>
        <w:t>.</w:t>
      </w:r>
      <w:ins w:id="265" w:author="Microsoft account" w:date="2023-02-13T11:47:00Z">
        <w:r w:rsidR="00B90E9E">
          <w:rPr>
            <w:rFonts w:ascii="Times New Roman" w:hAnsi="Times New Roman"/>
            <w:i/>
            <w:iCs/>
            <w:sz w:val="24"/>
            <w:szCs w:val="24"/>
          </w:rPr>
          <w:t xml:space="preserve"> (</w:t>
        </w:r>
      </w:ins>
      <w:del w:id="266" w:author="Microsoft account" w:date="2023-02-13T11:47:00Z">
        <w:r w:rsidRPr="00467E46" w:rsidDel="00B90E9E">
          <w:rPr>
            <w:rFonts w:ascii="Times New Roman" w:hAnsi="Times New Roman"/>
            <w:i/>
            <w:iCs/>
            <w:sz w:val="24"/>
            <w:szCs w:val="24"/>
          </w:rPr>
          <w:delText>,</w:delText>
        </w:r>
        <w:r w:rsidRPr="004774AA" w:rsidDel="00B90E9E">
          <w:rPr>
            <w:rFonts w:ascii="Times New Roman" w:hAnsi="Times New Roman"/>
            <w:sz w:val="24"/>
            <w:szCs w:val="24"/>
          </w:rPr>
          <w:delText xml:space="preserve"> </w:delText>
        </w:r>
      </w:del>
      <w:r w:rsidRPr="004774AA">
        <w:rPr>
          <w:rFonts w:ascii="Times New Roman" w:hAnsi="Times New Roman"/>
          <w:sz w:val="24"/>
          <w:szCs w:val="24"/>
        </w:rPr>
        <w:t>2003</w:t>
      </w:r>
      <w:ins w:id="267" w:author="Microsoft account" w:date="2023-02-13T11:47:00Z">
        <w:r w:rsidR="00B90E9E">
          <w:rPr>
            <w:rFonts w:ascii="Times New Roman" w:hAnsi="Times New Roman"/>
            <w:sz w:val="24"/>
            <w:szCs w:val="24"/>
          </w:rPr>
          <w:t>)</w:t>
        </w:r>
      </w:ins>
      <w:r w:rsidRPr="004774AA">
        <w:rPr>
          <w:rFonts w:ascii="Times New Roman" w:hAnsi="Times New Roman"/>
          <w:sz w:val="24"/>
          <w:szCs w:val="24"/>
        </w:rPr>
        <w:t xml:space="preserve"> glass eel recruitment periodicity in the region was thought to be yearlong and continuous. However, </w:t>
      </w:r>
      <w:commentRangeStart w:id="268"/>
      <w:r w:rsidRPr="004774AA">
        <w:rPr>
          <w:rFonts w:ascii="Times New Roman" w:hAnsi="Times New Roman"/>
          <w:sz w:val="24"/>
          <w:szCs w:val="24"/>
        </w:rPr>
        <w:t xml:space="preserve">studies show </w:t>
      </w:r>
      <w:commentRangeEnd w:id="268"/>
      <w:r w:rsidR="006052EE">
        <w:rPr>
          <w:rStyle w:val="CommentReference"/>
        </w:rPr>
        <w:commentReference w:id="268"/>
      </w:r>
      <w:r w:rsidRPr="004774AA">
        <w:rPr>
          <w:rFonts w:ascii="Times New Roman" w:hAnsi="Times New Roman"/>
          <w:sz w:val="24"/>
          <w:szCs w:val="24"/>
        </w:rPr>
        <w:t xml:space="preserve">that recruitment varies considerably among areas, with successive peaks in estuarine migration, when conditions are favourable (Robinet </w:t>
      </w:r>
      <w:r w:rsidRPr="004774AA">
        <w:rPr>
          <w:rFonts w:ascii="Times New Roman" w:hAnsi="Times New Roman"/>
          <w:i/>
          <w:iCs/>
          <w:sz w:val="24"/>
          <w:szCs w:val="24"/>
        </w:rPr>
        <w:t>et al.,</w:t>
      </w:r>
      <w:r w:rsidRPr="004774AA">
        <w:rPr>
          <w:rFonts w:ascii="Times New Roman" w:hAnsi="Times New Roman"/>
          <w:sz w:val="24"/>
          <w:szCs w:val="24"/>
        </w:rPr>
        <w:t xml:space="preserve">2003). Glass eels of </w:t>
      </w:r>
      <w:r w:rsidRPr="004774AA">
        <w:rPr>
          <w:rFonts w:ascii="Times New Roman" w:hAnsi="Times New Roman"/>
          <w:i/>
          <w:iCs/>
          <w:sz w:val="24"/>
          <w:szCs w:val="24"/>
        </w:rPr>
        <w:t xml:space="preserve">A. bicolor, A. </w:t>
      </w:r>
      <w:proofErr w:type="spellStart"/>
      <w:r w:rsidRPr="004774AA">
        <w:rPr>
          <w:rFonts w:ascii="Times New Roman" w:hAnsi="Times New Roman"/>
          <w:i/>
          <w:iCs/>
          <w:sz w:val="24"/>
          <w:szCs w:val="24"/>
        </w:rPr>
        <w:t>benegalensis</w:t>
      </w:r>
      <w:proofErr w:type="spellEnd"/>
      <w:r w:rsidRPr="004774AA">
        <w:rPr>
          <w:rFonts w:ascii="Times New Roman" w:hAnsi="Times New Roman"/>
          <w:i/>
          <w:iCs/>
          <w:sz w:val="24"/>
          <w:szCs w:val="24"/>
        </w:rPr>
        <w:t xml:space="preserve">, and A </w:t>
      </w:r>
      <w:proofErr w:type="spellStart"/>
      <w:r w:rsidRPr="004774AA">
        <w:rPr>
          <w:rFonts w:ascii="Times New Roman" w:hAnsi="Times New Roman"/>
          <w:i/>
          <w:iCs/>
          <w:sz w:val="24"/>
          <w:szCs w:val="24"/>
        </w:rPr>
        <w:t>mossambica</w:t>
      </w:r>
      <w:proofErr w:type="spellEnd"/>
      <w:r w:rsidRPr="004774AA">
        <w:rPr>
          <w:rFonts w:ascii="Times New Roman" w:hAnsi="Times New Roman"/>
          <w:sz w:val="24"/>
          <w:szCs w:val="24"/>
        </w:rPr>
        <w:t xml:space="preserve"> arrive at the rivers of the eastern coast of Africa from January to February (Robinet </w:t>
      </w:r>
      <w:r w:rsidR="00C4488A" w:rsidRPr="00C4488A">
        <w:rPr>
          <w:rFonts w:ascii="Times New Roman" w:hAnsi="Times New Roman"/>
          <w:i/>
          <w:iCs/>
          <w:sz w:val="24"/>
          <w:szCs w:val="24"/>
        </w:rPr>
        <w:t>et al.,</w:t>
      </w:r>
      <w:r w:rsidRPr="004774AA">
        <w:rPr>
          <w:rFonts w:ascii="Times New Roman" w:hAnsi="Times New Roman"/>
          <w:sz w:val="24"/>
          <w:szCs w:val="24"/>
        </w:rPr>
        <w:t xml:space="preserve">2003). It is not clear whether similar recruitment patterns occur along Kenyan rivers and hence </w:t>
      </w:r>
      <w:commentRangeStart w:id="269"/>
      <w:r w:rsidRPr="004774AA">
        <w:rPr>
          <w:rFonts w:ascii="Times New Roman" w:hAnsi="Times New Roman"/>
          <w:sz w:val="24"/>
          <w:szCs w:val="24"/>
        </w:rPr>
        <w:t>the current study</w:t>
      </w:r>
      <w:commentRangeEnd w:id="269"/>
      <w:r w:rsidR="006052EE">
        <w:rPr>
          <w:rStyle w:val="CommentReference"/>
        </w:rPr>
        <w:commentReference w:id="269"/>
      </w:r>
      <w:r w:rsidRPr="004774AA">
        <w:rPr>
          <w:rFonts w:ascii="Times New Roman" w:hAnsi="Times New Roman"/>
          <w:sz w:val="24"/>
          <w:szCs w:val="24"/>
        </w:rPr>
        <w:t>.</w:t>
      </w:r>
    </w:p>
    <w:p w14:paraId="65A43D95" w14:textId="25258138" w:rsidR="00EA5376" w:rsidRDefault="00EA5376" w:rsidP="00EA5376">
      <w:pPr>
        <w:pStyle w:val="Heading2"/>
      </w:pPr>
      <w:bookmarkStart w:id="270" w:name="_Toc125806954"/>
      <w:r>
        <w:lastRenderedPageBreak/>
        <w:t>Upstream migration</w:t>
      </w:r>
      <w:bookmarkEnd w:id="270"/>
    </w:p>
    <w:p w14:paraId="53F24642" w14:textId="6CD32C1D" w:rsidR="00D16481" w:rsidRPr="004774AA"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t>While the catadromous life cycle of anguillid eels show that they migrate between marine and freshwater habitats, some studies have documented that not all species of anguillid eels migrate upstream into freshwater habitats</w:t>
      </w:r>
      <w:r w:rsidR="007E285C">
        <w:rPr>
          <w:rFonts w:ascii="Times New Roman" w:hAnsi="Times New Roman"/>
          <w:sz w:val="24"/>
          <w:szCs w:val="24"/>
        </w:rPr>
        <w:t>,</w:t>
      </w:r>
      <w:r w:rsidRPr="004774AA">
        <w:rPr>
          <w:rFonts w:ascii="Times New Roman" w:hAnsi="Times New Roman"/>
          <w:sz w:val="24"/>
          <w:szCs w:val="24"/>
        </w:rPr>
        <w:t xml:space="preserve"> but rather display </w:t>
      </w:r>
      <w:commentRangeStart w:id="271"/>
      <w:r w:rsidRPr="004774AA">
        <w:rPr>
          <w:rFonts w:ascii="Times New Roman" w:hAnsi="Times New Roman"/>
          <w:sz w:val="24"/>
          <w:szCs w:val="24"/>
        </w:rPr>
        <w:t>facultative catadromy</w:t>
      </w:r>
      <w:commentRangeEnd w:id="271"/>
      <w:r w:rsidR="006052EE">
        <w:rPr>
          <w:rStyle w:val="CommentReference"/>
        </w:rPr>
        <w:commentReference w:id="271"/>
      </w:r>
      <w:r w:rsidRPr="004774AA">
        <w:rPr>
          <w:rFonts w:ascii="Times New Roman" w:hAnsi="Times New Roman"/>
          <w:sz w:val="24"/>
          <w:szCs w:val="24"/>
        </w:rPr>
        <w:t xml:space="preserve"> (Tsukamoto and Arai</w:t>
      </w:r>
      <w:r w:rsidR="00C4488A" w:rsidRPr="00C4488A">
        <w:rPr>
          <w:rFonts w:ascii="Times New Roman" w:hAnsi="Times New Roman"/>
          <w:i/>
          <w:iCs/>
          <w:sz w:val="24"/>
          <w:szCs w:val="24"/>
        </w:rPr>
        <w:t>.,</w:t>
      </w:r>
      <w:r w:rsidRPr="004774AA">
        <w:rPr>
          <w:rFonts w:ascii="Times New Roman" w:hAnsi="Times New Roman"/>
          <w:sz w:val="24"/>
          <w:szCs w:val="24"/>
        </w:rPr>
        <w:t xml:space="preserve"> 2001; Arai </w:t>
      </w:r>
      <w:r w:rsidR="00C4488A" w:rsidRPr="00C4488A">
        <w:rPr>
          <w:rFonts w:ascii="Times New Roman" w:hAnsi="Times New Roman"/>
          <w:i/>
          <w:iCs/>
          <w:sz w:val="24"/>
          <w:szCs w:val="24"/>
        </w:rPr>
        <w:t>et al.,</w:t>
      </w:r>
      <w:r w:rsidRPr="004774AA">
        <w:rPr>
          <w:rFonts w:ascii="Times New Roman" w:hAnsi="Times New Roman"/>
          <w:sz w:val="24"/>
          <w:szCs w:val="24"/>
        </w:rPr>
        <w:t xml:space="preserve">2013; Harrison </w:t>
      </w:r>
      <w:r w:rsidR="00C4488A" w:rsidRPr="00C4488A">
        <w:rPr>
          <w:rFonts w:ascii="Times New Roman" w:hAnsi="Times New Roman"/>
          <w:i/>
          <w:iCs/>
          <w:sz w:val="24"/>
          <w:szCs w:val="24"/>
        </w:rPr>
        <w:t>et al.,</w:t>
      </w:r>
      <w:r w:rsidRPr="004774AA">
        <w:rPr>
          <w:rFonts w:ascii="Times New Roman" w:hAnsi="Times New Roman"/>
          <w:sz w:val="24"/>
          <w:szCs w:val="24"/>
        </w:rPr>
        <w:t xml:space="preserve">2014). Recent studies on otolith chemistry </w:t>
      </w:r>
      <w:r w:rsidR="007E285C">
        <w:rPr>
          <w:rFonts w:ascii="Times New Roman" w:hAnsi="Times New Roman"/>
          <w:sz w:val="24"/>
          <w:szCs w:val="24"/>
        </w:rPr>
        <w:t>show</w:t>
      </w:r>
      <w:r w:rsidRPr="004774AA">
        <w:rPr>
          <w:rFonts w:ascii="Times New Roman" w:hAnsi="Times New Roman"/>
          <w:sz w:val="24"/>
          <w:szCs w:val="24"/>
        </w:rPr>
        <w:t xml:space="preserve"> that anguillid eels have more adaptable life histories than previously studied (</w:t>
      </w:r>
      <w:proofErr w:type="spellStart"/>
      <w:r w:rsidRPr="004774AA">
        <w:rPr>
          <w:rFonts w:ascii="Times New Roman" w:hAnsi="Times New Roman"/>
          <w:sz w:val="24"/>
          <w:szCs w:val="24"/>
        </w:rPr>
        <w:t>Hanzen</w:t>
      </w:r>
      <w:proofErr w:type="spellEnd"/>
      <w:ins w:id="272" w:author="Microsoft account" w:date="2023-02-13T11:51:00Z">
        <w:r w:rsidR="006052EE">
          <w:rPr>
            <w:rFonts w:ascii="Times New Roman" w:hAnsi="Times New Roman"/>
            <w:sz w:val="24"/>
            <w:szCs w:val="24"/>
          </w:rPr>
          <w:t xml:space="preserve"> </w:t>
        </w:r>
      </w:ins>
      <w:del w:id="273" w:author="Microsoft account" w:date="2023-02-13T11:51:00Z">
        <w:r w:rsidR="00C4488A" w:rsidRPr="00C4488A" w:rsidDel="006052EE">
          <w:rPr>
            <w:rFonts w:ascii="Times New Roman" w:hAnsi="Times New Roman"/>
            <w:i/>
            <w:iCs/>
            <w:sz w:val="24"/>
            <w:szCs w:val="24"/>
          </w:rPr>
          <w:delText>.,</w:delText>
        </w:r>
      </w:del>
      <w:ins w:id="274" w:author="Microsoft account" w:date="2023-02-13T11:51:00Z">
        <w:r w:rsidR="006052EE">
          <w:rPr>
            <w:rFonts w:ascii="Times New Roman" w:hAnsi="Times New Roman"/>
            <w:i/>
            <w:iCs/>
            <w:sz w:val="24"/>
            <w:szCs w:val="24"/>
          </w:rPr>
          <w:t xml:space="preserve"> </w:t>
        </w:r>
      </w:ins>
      <w:r w:rsidRPr="004774AA">
        <w:rPr>
          <w:rFonts w:ascii="Times New Roman" w:hAnsi="Times New Roman"/>
          <w:sz w:val="24"/>
          <w:szCs w:val="24"/>
        </w:rPr>
        <w:t>2020). Anguillid eels have been reported to exhibit facultative catadromy by either migrating between rivers and estuarine habitats or migrating between seawater and estuarine habitats of multiple freshwater rivers (</w:t>
      </w:r>
      <w:proofErr w:type="spellStart"/>
      <w:r w:rsidRPr="004774AA">
        <w:rPr>
          <w:rFonts w:ascii="Times New Roman" w:hAnsi="Times New Roman"/>
          <w:sz w:val="24"/>
          <w:szCs w:val="24"/>
        </w:rPr>
        <w:t>Hanzen</w:t>
      </w:r>
      <w:proofErr w:type="spellEnd"/>
      <w:del w:id="275" w:author="Microsoft account" w:date="2023-02-13T11:51:00Z">
        <w:r w:rsidR="00C4488A" w:rsidRPr="00C4488A" w:rsidDel="006052EE">
          <w:rPr>
            <w:rFonts w:ascii="Times New Roman" w:hAnsi="Times New Roman"/>
            <w:i/>
            <w:iCs/>
            <w:sz w:val="24"/>
            <w:szCs w:val="24"/>
          </w:rPr>
          <w:delText>.</w:delText>
        </w:r>
      </w:del>
      <w:r w:rsidR="00C4488A" w:rsidRPr="00C4488A">
        <w:rPr>
          <w:rFonts w:ascii="Times New Roman" w:hAnsi="Times New Roman"/>
          <w:i/>
          <w:iCs/>
          <w:sz w:val="24"/>
          <w:szCs w:val="24"/>
        </w:rPr>
        <w:t>,</w:t>
      </w:r>
      <w:r w:rsidR="007E285C">
        <w:rPr>
          <w:rFonts w:ascii="Times New Roman" w:hAnsi="Times New Roman"/>
          <w:i/>
          <w:iCs/>
          <w:sz w:val="24"/>
          <w:szCs w:val="24"/>
        </w:rPr>
        <w:t xml:space="preserve"> </w:t>
      </w:r>
      <w:r w:rsidRPr="004774AA">
        <w:rPr>
          <w:rFonts w:ascii="Times New Roman" w:hAnsi="Times New Roman"/>
          <w:sz w:val="24"/>
          <w:szCs w:val="24"/>
        </w:rPr>
        <w:t xml:space="preserve">2020; Harrison </w:t>
      </w:r>
      <w:r w:rsidR="00C4488A" w:rsidRPr="00C4488A">
        <w:rPr>
          <w:rFonts w:ascii="Times New Roman" w:hAnsi="Times New Roman"/>
          <w:i/>
          <w:iCs/>
          <w:sz w:val="24"/>
          <w:szCs w:val="24"/>
        </w:rPr>
        <w:t>et al.,</w:t>
      </w:r>
      <w:ins w:id="276" w:author="Microsoft account" w:date="2023-02-13T11:51:00Z">
        <w:r w:rsidR="006052EE">
          <w:rPr>
            <w:rFonts w:ascii="Times New Roman" w:hAnsi="Times New Roman"/>
            <w:i/>
            <w:iCs/>
            <w:sz w:val="24"/>
            <w:szCs w:val="24"/>
          </w:rPr>
          <w:t xml:space="preserve"> </w:t>
        </w:r>
      </w:ins>
      <w:r w:rsidRPr="004774AA">
        <w:rPr>
          <w:rFonts w:ascii="Times New Roman" w:hAnsi="Times New Roman"/>
          <w:sz w:val="24"/>
          <w:szCs w:val="24"/>
        </w:rPr>
        <w:t xml:space="preserve">2014). Studies on otolith microchemistry of temperate anguillid eels have also shown that, some yellow and silver stages, spend their entire life history in the ocean and never migrate </w:t>
      </w:r>
      <w:r w:rsidR="007E285C">
        <w:rPr>
          <w:rFonts w:ascii="Times New Roman" w:hAnsi="Times New Roman"/>
          <w:sz w:val="24"/>
          <w:szCs w:val="24"/>
        </w:rPr>
        <w:t>in</w:t>
      </w:r>
      <w:r w:rsidRPr="004774AA">
        <w:rPr>
          <w:rFonts w:ascii="Times New Roman" w:hAnsi="Times New Roman"/>
          <w:sz w:val="24"/>
          <w:szCs w:val="24"/>
        </w:rPr>
        <w:t>to freshwater</w:t>
      </w:r>
      <w:r w:rsidR="007E285C">
        <w:rPr>
          <w:rFonts w:ascii="Times New Roman" w:hAnsi="Times New Roman"/>
          <w:sz w:val="24"/>
          <w:szCs w:val="24"/>
        </w:rPr>
        <w:t>s</w:t>
      </w:r>
      <w:r w:rsidRPr="004774AA">
        <w:rPr>
          <w:rFonts w:ascii="Times New Roman" w:hAnsi="Times New Roman"/>
          <w:sz w:val="24"/>
          <w:szCs w:val="24"/>
        </w:rPr>
        <w:t xml:space="preserve"> (Arai </w:t>
      </w:r>
      <w:r w:rsidR="00C4488A" w:rsidRPr="00C4488A">
        <w:rPr>
          <w:rFonts w:ascii="Times New Roman" w:hAnsi="Times New Roman"/>
          <w:i/>
          <w:iCs/>
          <w:sz w:val="24"/>
          <w:szCs w:val="24"/>
        </w:rPr>
        <w:t>et al.,</w:t>
      </w:r>
      <w:ins w:id="277" w:author="Microsoft account" w:date="2023-02-13T11:52:00Z">
        <w:r w:rsidR="006052EE">
          <w:rPr>
            <w:rFonts w:ascii="Times New Roman" w:hAnsi="Times New Roman"/>
            <w:i/>
            <w:iCs/>
            <w:sz w:val="24"/>
            <w:szCs w:val="24"/>
          </w:rPr>
          <w:t xml:space="preserve"> </w:t>
        </w:r>
      </w:ins>
      <w:r w:rsidRPr="004774AA">
        <w:rPr>
          <w:rFonts w:ascii="Times New Roman" w:hAnsi="Times New Roman"/>
          <w:sz w:val="24"/>
          <w:szCs w:val="24"/>
        </w:rPr>
        <w:t>2013).</w:t>
      </w:r>
    </w:p>
    <w:p w14:paraId="107E3F9A" w14:textId="70989A16" w:rsidR="00D16481" w:rsidRPr="004774AA"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t xml:space="preserve"> According to the migratory life history of </w:t>
      </w:r>
      <w:r w:rsidRPr="004774AA">
        <w:rPr>
          <w:rFonts w:ascii="Times New Roman" w:hAnsi="Times New Roman"/>
          <w:i/>
          <w:iCs/>
          <w:sz w:val="24"/>
          <w:szCs w:val="24"/>
        </w:rPr>
        <w:t>A mossambica</w:t>
      </w:r>
      <w:r w:rsidRPr="004774AA">
        <w:rPr>
          <w:rFonts w:ascii="Times New Roman" w:hAnsi="Times New Roman"/>
          <w:sz w:val="24"/>
          <w:szCs w:val="24"/>
        </w:rPr>
        <w:t xml:space="preserve"> and </w:t>
      </w:r>
      <w:r w:rsidRPr="004774AA">
        <w:rPr>
          <w:rFonts w:ascii="Times New Roman" w:hAnsi="Times New Roman"/>
          <w:i/>
          <w:iCs/>
          <w:sz w:val="24"/>
          <w:szCs w:val="24"/>
        </w:rPr>
        <w:t>A marmorata,</w:t>
      </w:r>
      <w:r w:rsidRPr="004774AA">
        <w:rPr>
          <w:rFonts w:ascii="Times New Roman" w:hAnsi="Times New Roman"/>
          <w:sz w:val="24"/>
          <w:szCs w:val="24"/>
        </w:rPr>
        <w:t xml:space="preserve"> otolith ratio of Strontium:Calcium ratios of sampled by Lin </w:t>
      </w:r>
      <w:r w:rsidR="00C4488A" w:rsidRPr="00C4488A">
        <w:rPr>
          <w:rFonts w:ascii="Times New Roman" w:hAnsi="Times New Roman"/>
          <w:i/>
          <w:iCs/>
          <w:sz w:val="24"/>
          <w:szCs w:val="24"/>
        </w:rPr>
        <w:t>et al.,</w:t>
      </w:r>
      <w:r w:rsidR="007E285C">
        <w:rPr>
          <w:rFonts w:ascii="Times New Roman" w:hAnsi="Times New Roman"/>
          <w:i/>
          <w:iCs/>
          <w:sz w:val="24"/>
          <w:szCs w:val="24"/>
        </w:rPr>
        <w:t xml:space="preserve"> </w:t>
      </w:r>
      <w:r w:rsidR="007E285C">
        <w:rPr>
          <w:rFonts w:ascii="Times New Roman" w:hAnsi="Times New Roman"/>
          <w:sz w:val="24"/>
          <w:szCs w:val="24"/>
        </w:rPr>
        <w:t>(</w:t>
      </w:r>
      <w:r w:rsidRPr="004774AA">
        <w:rPr>
          <w:rFonts w:ascii="Times New Roman" w:hAnsi="Times New Roman"/>
          <w:sz w:val="24"/>
          <w:szCs w:val="24"/>
        </w:rPr>
        <w:t>2012) from South African rivers, showed that</w:t>
      </w:r>
      <w:r w:rsidR="007E285C">
        <w:rPr>
          <w:rFonts w:ascii="Times New Roman" w:hAnsi="Times New Roman"/>
          <w:sz w:val="24"/>
          <w:szCs w:val="24"/>
        </w:rPr>
        <w:t xml:space="preserve"> after inshore migration as glass eels,</w:t>
      </w:r>
      <w:r w:rsidRPr="004774AA">
        <w:rPr>
          <w:rFonts w:ascii="Times New Roman" w:hAnsi="Times New Roman"/>
          <w:sz w:val="24"/>
          <w:szCs w:val="24"/>
        </w:rPr>
        <w:t xml:space="preserve"> elvers of both species resided in estuarine habitats </w:t>
      </w:r>
      <w:r w:rsidRPr="006052EE">
        <w:rPr>
          <w:rFonts w:ascii="Times New Roman" w:hAnsi="Times New Roman"/>
          <w:sz w:val="24"/>
          <w:szCs w:val="24"/>
          <w:highlight w:val="yellow"/>
          <w:rPrChange w:id="278" w:author="Microsoft account" w:date="2023-02-13T11:53:00Z">
            <w:rPr>
              <w:rFonts w:ascii="Times New Roman" w:hAnsi="Times New Roman"/>
              <w:sz w:val="24"/>
              <w:szCs w:val="24"/>
            </w:rPr>
          </w:rPrChange>
        </w:rPr>
        <w:t>awaiting</w:t>
      </w:r>
      <w:r w:rsidRPr="004774AA">
        <w:rPr>
          <w:rFonts w:ascii="Times New Roman" w:hAnsi="Times New Roman"/>
          <w:sz w:val="24"/>
          <w:szCs w:val="24"/>
        </w:rPr>
        <w:t xml:space="preserve"> favourable river flow conditions during the wet season </w:t>
      </w:r>
      <w:commentRangeStart w:id="279"/>
      <w:r w:rsidR="007E285C" w:rsidRPr="006052EE">
        <w:rPr>
          <w:rFonts w:ascii="Times New Roman" w:hAnsi="Times New Roman"/>
          <w:sz w:val="24"/>
          <w:szCs w:val="24"/>
          <w:highlight w:val="yellow"/>
          <w:rPrChange w:id="280" w:author="Microsoft account" w:date="2023-02-13T11:53:00Z">
            <w:rPr>
              <w:rFonts w:ascii="Times New Roman" w:hAnsi="Times New Roman"/>
              <w:sz w:val="24"/>
              <w:szCs w:val="24"/>
            </w:rPr>
          </w:rPrChange>
        </w:rPr>
        <w:t>awaiting</w:t>
      </w:r>
      <w:r w:rsidR="007E285C">
        <w:rPr>
          <w:rFonts w:ascii="Times New Roman" w:hAnsi="Times New Roman"/>
          <w:sz w:val="24"/>
          <w:szCs w:val="24"/>
        </w:rPr>
        <w:t xml:space="preserve"> </w:t>
      </w:r>
      <w:commentRangeEnd w:id="279"/>
      <w:r w:rsidR="006052EE">
        <w:rPr>
          <w:rStyle w:val="CommentReference"/>
        </w:rPr>
        <w:commentReference w:id="279"/>
      </w:r>
      <w:r w:rsidR="007E285C">
        <w:rPr>
          <w:rFonts w:ascii="Times New Roman" w:hAnsi="Times New Roman"/>
          <w:sz w:val="24"/>
          <w:szCs w:val="24"/>
        </w:rPr>
        <w:t>upstream migration</w:t>
      </w:r>
      <w:r w:rsidRPr="004774AA">
        <w:rPr>
          <w:rFonts w:ascii="Times New Roman" w:hAnsi="Times New Roman"/>
          <w:sz w:val="24"/>
          <w:szCs w:val="24"/>
        </w:rPr>
        <w:t xml:space="preserve">. However, if the river flow is insufficient for upstream migration, elvers </w:t>
      </w:r>
      <w:r w:rsidR="007E285C">
        <w:rPr>
          <w:rFonts w:ascii="Times New Roman" w:hAnsi="Times New Roman"/>
          <w:sz w:val="24"/>
          <w:szCs w:val="24"/>
        </w:rPr>
        <w:t xml:space="preserve">will most </w:t>
      </w:r>
      <w:commentRangeStart w:id="281"/>
      <w:commentRangeStart w:id="282"/>
      <w:r w:rsidR="007E285C">
        <w:rPr>
          <w:rFonts w:ascii="Times New Roman" w:hAnsi="Times New Roman"/>
          <w:sz w:val="24"/>
          <w:szCs w:val="24"/>
        </w:rPr>
        <w:t>likely</w:t>
      </w:r>
      <w:r w:rsidRPr="004774AA">
        <w:rPr>
          <w:rFonts w:ascii="Times New Roman" w:hAnsi="Times New Roman"/>
          <w:sz w:val="24"/>
          <w:szCs w:val="24"/>
        </w:rPr>
        <w:t xml:space="preserve"> leave and travel </w:t>
      </w:r>
      <w:commentRangeEnd w:id="281"/>
      <w:r w:rsidR="006052EE">
        <w:rPr>
          <w:rStyle w:val="CommentReference"/>
        </w:rPr>
        <w:commentReference w:id="281"/>
      </w:r>
      <w:commentRangeEnd w:id="282"/>
      <w:r w:rsidR="006052EE">
        <w:rPr>
          <w:rStyle w:val="CommentReference"/>
        </w:rPr>
        <w:commentReference w:id="282"/>
      </w:r>
      <w:r w:rsidRPr="004774AA">
        <w:rPr>
          <w:rFonts w:ascii="Times New Roman" w:hAnsi="Times New Roman"/>
          <w:sz w:val="24"/>
          <w:szCs w:val="24"/>
        </w:rPr>
        <w:t xml:space="preserve">along the coast in search of favourable habitats </w:t>
      </w:r>
      <w:r w:rsidR="007E285C">
        <w:rPr>
          <w:rFonts w:ascii="Times New Roman" w:hAnsi="Times New Roman"/>
          <w:sz w:val="24"/>
          <w:szCs w:val="24"/>
        </w:rPr>
        <w:t xml:space="preserve">as an alternative option </w:t>
      </w:r>
      <w:r w:rsidRPr="004774AA">
        <w:rPr>
          <w:rFonts w:ascii="Times New Roman" w:hAnsi="Times New Roman"/>
          <w:sz w:val="24"/>
          <w:szCs w:val="24"/>
        </w:rPr>
        <w:t xml:space="preserve">(Lin </w:t>
      </w:r>
      <w:r w:rsidR="00C4488A" w:rsidRPr="00C4488A">
        <w:rPr>
          <w:rFonts w:ascii="Times New Roman" w:hAnsi="Times New Roman"/>
          <w:i/>
          <w:iCs/>
          <w:sz w:val="24"/>
          <w:szCs w:val="24"/>
        </w:rPr>
        <w:t>et al.,</w:t>
      </w:r>
      <w:r w:rsidRPr="004774AA">
        <w:rPr>
          <w:rFonts w:ascii="Times New Roman" w:hAnsi="Times New Roman"/>
          <w:sz w:val="24"/>
          <w:szCs w:val="24"/>
        </w:rPr>
        <w:t>2012; Hanzen</w:t>
      </w:r>
      <w:r w:rsidR="00C4488A" w:rsidRPr="00C4488A">
        <w:rPr>
          <w:rFonts w:ascii="Times New Roman" w:hAnsi="Times New Roman"/>
          <w:i/>
          <w:iCs/>
          <w:sz w:val="24"/>
          <w:szCs w:val="24"/>
        </w:rPr>
        <w:t>.,</w:t>
      </w:r>
      <w:r w:rsidRPr="004774AA">
        <w:rPr>
          <w:rFonts w:ascii="Times New Roman" w:hAnsi="Times New Roman"/>
          <w:sz w:val="24"/>
          <w:szCs w:val="24"/>
        </w:rPr>
        <w:t xml:space="preserve">2020). </w:t>
      </w:r>
    </w:p>
    <w:p w14:paraId="7BDA92FF" w14:textId="1D1F2DB5" w:rsidR="00064E59" w:rsidRDefault="00D16481" w:rsidP="00064E59">
      <w:pPr>
        <w:spacing w:line="480" w:lineRule="auto"/>
        <w:jc w:val="both"/>
        <w:rPr>
          <w:rFonts w:ascii="Times New Roman" w:hAnsi="Times New Roman"/>
          <w:sz w:val="24"/>
          <w:szCs w:val="24"/>
        </w:rPr>
      </w:pPr>
      <w:r w:rsidRPr="004774AA">
        <w:rPr>
          <w:rFonts w:ascii="Times New Roman" w:hAnsi="Times New Roman"/>
          <w:sz w:val="24"/>
          <w:szCs w:val="24"/>
        </w:rPr>
        <w:t xml:space="preserve">Facultative catadromy can be </w:t>
      </w:r>
      <w:r w:rsidRPr="006052EE">
        <w:rPr>
          <w:rFonts w:ascii="Times New Roman" w:hAnsi="Times New Roman"/>
          <w:sz w:val="24"/>
          <w:szCs w:val="24"/>
          <w:highlight w:val="yellow"/>
          <w:rPrChange w:id="283" w:author="Microsoft account" w:date="2023-02-13T11:56:00Z">
            <w:rPr>
              <w:rFonts w:ascii="Times New Roman" w:hAnsi="Times New Roman"/>
              <w:sz w:val="24"/>
              <w:szCs w:val="24"/>
            </w:rPr>
          </w:rPrChange>
        </w:rPr>
        <w:t xml:space="preserve">attributed </w:t>
      </w:r>
      <w:commentRangeStart w:id="284"/>
      <w:r w:rsidRPr="006052EE">
        <w:rPr>
          <w:rFonts w:ascii="Times New Roman" w:hAnsi="Times New Roman"/>
          <w:sz w:val="24"/>
          <w:szCs w:val="24"/>
          <w:highlight w:val="yellow"/>
          <w:rPrChange w:id="285" w:author="Microsoft account" w:date="2023-02-13T11:56:00Z">
            <w:rPr>
              <w:rFonts w:ascii="Times New Roman" w:hAnsi="Times New Roman"/>
              <w:sz w:val="24"/>
              <w:szCs w:val="24"/>
            </w:rPr>
          </w:rPrChange>
        </w:rPr>
        <w:t>to</w:t>
      </w:r>
      <w:commentRangeEnd w:id="284"/>
      <w:r w:rsidR="006052EE">
        <w:rPr>
          <w:rStyle w:val="CommentReference"/>
        </w:rPr>
        <w:commentReference w:id="284"/>
      </w:r>
      <w:r w:rsidRPr="004774AA">
        <w:rPr>
          <w:rFonts w:ascii="Times New Roman" w:hAnsi="Times New Roman"/>
          <w:sz w:val="24"/>
          <w:szCs w:val="24"/>
        </w:rPr>
        <w:t xml:space="preserve"> estuarine habitats </w:t>
      </w:r>
      <w:r w:rsidR="007E285C">
        <w:rPr>
          <w:rFonts w:ascii="Times New Roman" w:hAnsi="Times New Roman"/>
          <w:sz w:val="24"/>
          <w:szCs w:val="24"/>
        </w:rPr>
        <w:t>being</w:t>
      </w:r>
      <w:r w:rsidRPr="004774AA">
        <w:rPr>
          <w:rFonts w:ascii="Times New Roman" w:hAnsi="Times New Roman"/>
          <w:sz w:val="24"/>
          <w:szCs w:val="24"/>
        </w:rPr>
        <w:t xml:space="preserve"> a significant</w:t>
      </w:r>
      <w:r w:rsidR="007E285C">
        <w:rPr>
          <w:rFonts w:ascii="Times New Roman" w:hAnsi="Times New Roman"/>
          <w:sz w:val="24"/>
          <w:szCs w:val="24"/>
        </w:rPr>
        <w:t xml:space="preserve"> and </w:t>
      </w:r>
      <w:commentRangeStart w:id="286"/>
      <w:proofErr w:type="spellStart"/>
      <w:r w:rsidR="007E285C">
        <w:rPr>
          <w:rFonts w:ascii="Times New Roman" w:hAnsi="Times New Roman"/>
          <w:sz w:val="24"/>
          <w:szCs w:val="24"/>
        </w:rPr>
        <w:t>convinient</w:t>
      </w:r>
      <w:proofErr w:type="spellEnd"/>
      <w:r w:rsidRPr="004774AA">
        <w:rPr>
          <w:rFonts w:ascii="Times New Roman" w:hAnsi="Times New Roman"/>
          <w:sz w:val="24"/>
          <w:szCs w:val="24"/>
        </w:rPr>
        <w:t xml:space="preserve"> </w:t>
      </w:r>
      <w:commentRangeEnd w:id="286"/>
      <w:r w:rsidR="006052EE">
        <w:rPr>
          <w:rStyle w:val="CommentReference"/>
        </w:rPr>
        <w:commentReference w:id="286"/>
      </w:r>
      <w:r w:rsidRPr="004774AA">
        <w:rPr>
          <w:rFonts w:ascii="Times New Roman" w:hAnsi="Times New Roman"/>
          <w:sz w:val="24"/>
          <w:szCs w:val="24"/>
        </w:rPr>
        <w:t xml:space="preserve">environment for feeding or rearing for glass eels from their entry as </w:t>
      </w:r>
      <w:commentRangeStart w:id="287"/>
      <w:r w:rsidRPr="004774AA">
        <w:rPr>
          <w:rFonts w:ascii="Times New Roman" w:hAnsi="Times New Roman"/>
          <w:sz w:val="24"/>
          <w:szCs w:val="24"/>
        </w:rPr>
        <w:t xml:space="preserve">juveniles up </w:t>
      </w:r>
      <w:commentRangeEnd w:id="287"/>
      <w:r w:rsidR="006052EE">
        <w:rPr>
          <w:rStyle w:val="CommentReference"/>
        </w:rPr>
        <w:commentReference w:id="287"/>
      </w:r>
      <w:r w:rsidRPr="004774AA">
        <w:rPr>
          <w:rFonts w:ascii="Times New Roman" w:hAnsi="Times New Roman"/>
          <w:sz w:val="24"/>
          <w:szCs w:val="24"/>
        </w:rPr>
        <w:t xml:space="preserve">to silver eel life stage (Lin </w:t>
      </w:r>
      <w:r w:rsidR="00C4488A" w:rsidRPr="00C4488A">
        <w:rPr>
          <w:rFonts w:ascii="Times New Roman" w:hAnsi="Times New Roman"/>
          <w:i/>
          <w:iCs/>
          <w:sz w:val="24"/>
          <w:szCs w:val="24"/>
        </w:rPr>
        <w:t>et al.,</w:t>
      </w:r>
      <w:r w:rsidRPr="004774AA">
        <w:rPr>
          <w:rFonts w:ascii="Times New Roman" w:hAnsi="Times New Roman"/>
          <w:sz w:val="24"/>
          <w:szCs w:val="24"/>
        </w:rPr>
        <w:t xml:space="preserve">2012; Arai </w:t>
      </w:r>
      <w:r w:rsidR="00C4488A" w:rsidRPr="00C4488A">
        <w:rPr>
          <w:rFonts w:ascii="Times New Roman" w:hAnsi="Times New Roman"/>
          <w:i/>
          <w:iCs/>
          <w:sz w:val="24"/>
          <w:szCs w:val="24"/>
        </w:rPr>
        <w:t>et al.,</w:t>
      </w:r>
      <w:r w:rsidRPr="004774AA">
        <w:rPr>
          <w:rFonts w:ascii="Times New Roman" w:hAnsi="Times New Roman"/>
          <w:sz w:val="24"/>
          <w:szCs w:val="24"/>
        </w:rPr>
        <w:t xml:space="preserve">2013; Harrison </w:t>
      </w:r>
      <w:r w:rsidR="00C4488A" w:rsidRPr="00C4488A">
        <w:rPr>
          <w:rFonts w:ascii="Times New Roman" w:hAnsi="Times New Roman"/>
          <w:i/>
          <w:iCs/>
          <w:sz w:val="24"/>
          <w:szCs w:val="24"/>
        </w:rPr>
        <w:t>et al.,</w:t>
      </w:r>
      <w:r w:rsidRPr="004774AA">
        <w:rPr>
          <w:rFonts w:ascii="Times New Roman" w:hAnsi="Times New Roman"/>
          <w:sz w:val="24"/>
          <w:szCs w:val="24"/>
        </w:rPr>
        <w:t>2014). However, information on facultative catadromy has only been obtained for temperate anguillid eels and little is known about the utilization of environmental habitats by tropical anguillid eels in East African rivers (</w:t>
      </w:r>
      <w:proofErr w:type="spellStart"/>
      <w:r w:rsidRPr="004774AA">
        <w:rPr>
          <w:rFonts w:ascii="Times New Roman" w:hAnsi="Times New Roman"/>
          <w:sz w:val="24"/>
          <w:szCs w:val="24"/>
        </w:rPr>
        <w:t>Hanzen</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2020; Arai </w:t>
      </w:r>
      <w:r w:rsidR="00C4488A" w:rsidRPr="00C4488A">
        <w:rPr>
          <w:rFonts w:ascii="Times New Roman" w:hAnsi="Times New Roman"/>
          <w:i/>
          <w:iCs/>
          <w:sz w:val="24"/>
          <w:szCs w:val="24"/>
        </w:rPr>
        <w:t>et al.,</w:t>
      </w:r>
      <w:r w:rsidRPr="004774AA">
        <w:rPr>
          <w:rFonts w:ascii="Times New Roman" w:hAnsi="Times New Roman"/>
          <w:sz w:val="24"/>
          <w:szCs w:val="24"/>
        </w:rPr>
        <w:t xml:space="preserve">2013). </w:t>
      </w:r>
      <w:bookmarkStart w:id="288" w:name="_Toc120099697"/>
      <w:bookmarkStart w:id="289" w:name="_Toc120101054"/>
      <w:bookmarkStart w:id="290" w:name="_Toc76461855"/>
      <w:bookmarkEnd w:id="244"/>
    </w:p>
    <w:p w14:paraId="2F065AB5" w14:textId="64DC8B58" w:rsidR="00022CF3" w:rsidRPr="00064E59" w:rsidRDefault="00D16481" w:rsidP="00EA5376">
      <w:pPr>
        <w:pStyle w:val="Heading2"/>
      </w:pPr>
      <w:bookmarkStart w:id="291" w:name="_Toc125806955"/>
      <w:r w:rsidRPr="004C602E">
        <w:lastRenderedPageBreak/>
        <w:t>Factors influencing the occurrence of juvenile anguillids</w:t>
      </w:r>
      <w:bookmarkEnd w:id="288"/>
      <w:bookmarkEnd w:id="289"/>
      <w:bookmarkEnd w:id="290"/>
      <w:bookmarkEnd w:id="291"/>
    </w:p>
    <w:p w14:paraId="2B7544BE" w14:textId="2B5EEF78" w:rsidR="00D16481" w:rsidRPr="009110BA" w:rsidRDefault="00022CF3" w:rsidP="00D16481">
      <w:pPr>
        <w:spacing w:line="480" w:lineRule="auto"/>
        <w:jc w:val="both"/>
        <w:rPr>
          <w:rFonts w:ascii="Segoe UI" w:hAnsi="Segoe UI" w:cs="Segoe UI"/>
          <w:color w:val="374151"/>
          <w:shd w:val="clear" w:color="auto" w:fill="F7F7F8"/>
        </w:rPr>
      </w:pPr>
      <w:r>
        <w:rPr>
          <w:rFonts w:ascii="Times New Roman" w:hAnsi="Times New Roman"/>
          <w:sz w:val="24"/>
          <w:szCs w:val="24"/>
        </w:rPr>
        <w:t>A</w:t>
      </w:r>
      <w:r w:rsidRPr="004207E1">
        <w:rPr>
          <w:rFonts w:ascii="Times New Roman" w:hAnsi="Times New Roman"/>
          <w:sz w:val="24"/>
          <w:szCs w:val="24"/>
        </w:rPr>
        <w:t xml:space="preserve">nguillid eels possess a </w:t>
      </w:r>
      <w:r w:rsidRPr="00CC5C09">
        <w:rPr>
          <w:rFonts w:ascii="Times New Roman" w:hAnsi="Times New Roman"/>
          <w:sz w:val="24"/>
          <w:szCs w:val="24"/>
          <w:highlight w:val="yellow"/>
          <w:rPrChange w:id="292" w:author="Microsoft account" w:date="2023-02-13T12:00:00Z">
            <w:rPr>
              <w:rFonts w:ascii="Times New Roman" w:hAnsi="Times New Roman"/>
              <w:sz w:val="24"/>
              <w:szCs w:val="24"/>
            </w:rPr>
          </w:rPrChange>
        </w:rPr>
        <w:t>versatile ecological niche</w:t>
      </w:r>
      <w:r w:rsidRPr="004207E1">
        <w:rPr>
          <w:rFonts w:ascii="Times New Roman" w:hAnsi="Times New Roman"/>
          <w:sz w:val="24"/>
          <w:szCs w:val="24"/>
        </w:rPr>
        <w:t xml:space="preserve"> and can inhabit a diverse array of aquatic habitats throughout their complex lifecycle, including the open </w:t>
      </w:r>
      <w:r w:rsidR="007E285C">
        <w:rPr>
          <w:rFonts w:ascii="Times New Roman" w:hAnsi="Times New Roman"/>
          <w:sz w:val="24"/>
          <w:szCs w:val="24"/>
        </w:rPr>
        <w:t>sea</w:t>
      </w:r>
      <w:r w:rsidRPr="004207E1">
        <w:rPr>
          <w:rFonts w:ascii="Times New Roman" w:hAnsi="Times New Roman"/>
          <w:sz w:val="24"/>
          <w:szCs w:val="24"/>
        </w:rPr>
        <w:t>, coastal shelves, estuaries, and freshwater ecosystems</w:t>
      </w:r>
      <w:r w:rsidR="004207E1">
        <w:rPr>
          <w:rFonts w:ascii="Times New Roman" w:hAnsi="Times New Roman"/>
          <w:sz w:val="24"/>
          <w:szCs w:val="24"/>
        </w:rPr>
        <w:t xml:space="preserve"> (</w:t>
      </w:r>
      <w:r w:rsidR="004207E1" w:rsidRPr="004207E1">
        <w:rPr>
          <w:rFonts w:ascii="Times New Roman" w:hAnsi="Times New Roman"/>
          <w:color w:val="222222"/>
          <w:sz w:val="24"/>
          <w:szCs w:val="24"/>
          <w:shd w:val="clear" w:color="auto" w:fill="FFFFFF"/>
        </w:rPr>
        <w:t>Righton</w:t>
      </w:r>
      <w:r w:rsidR="004207E1">
        <w:rPr>
          <w:rFonts w:ascii="Times New Roman" w:hAnsi="Times New Roman"/>
          <w:color w:val="222222"/>
          <w:sz w:val="24"/>
          <w:szCs w:val="24"/>
          <w:shd w:val="clear" w:color="auto" w:fill="FFFFFF"/>
        </w:rPr>
        <w:t xml:space="preserve"> </w:t>
      </w:r>
      <w:r w:rsidR="004207E1" w:rsidRPr="004207E1">
        <w:rPr>
          <w:rFonts w:ascii="Times New Roman" w:hAnsi="Times New Roman"/>
          <w:i/>
          <w:iCs/>
          <w:color w:val="222222"/>
          <w:sz w:val="24"/>
          <w:szCs w:val="24"/>
          <w:shd w:val="clear" w:color="auto" w:fill="FFFFFF"/>
        </w:rPr>
        <w:t>et al.,</w:t>
      </w:r>
      <w:r w:rsidR="004207E1">
        <w:rPr>
          <w:rFonts w:ascii="Times New Roman" w:hAnsi="Times New Roman"/>
          <w:color w:val="222222"/>
          <w:sz w:val="24"/>
          <w:szCs w:val="24"/>
          <w:shd w:val="clear" w:color="auto" w:fill="FFFFFF"/>
        </w:rPr>
        <w:t xml:space="preserve"> 2021</w:t>
      </w:r>
      <w:r w:rsidR="004207E1">
        <w:rPr>
          <w:rFonts w:ascii="Times New Roman" w:hAnsi="Times New Roman"/>
          <w:sz w:val="24"/>
          <w:szCs w:val="24"/>
        </w:rPr>
        <w:t>)</w:t>
      </w:r>
      <w:r w:rsidR="00C54560" w:rsidRPr="004207E1">
        <w:rPr>
          <w:rFonts w:ascii="Times New Roman" w:hAnsi="Times New Roman"/>
          <w:sz w:val="24"/>
          <w:szCs w:val="24"/>
        </w:rPr>
        <w:t>.</w:t>
      </w:r>
      <w:r w:rsidR="00C54560">
        <w:rPr>
          <w:rFonts w:ascii="Segoe UI" w:hAnsi="Segoe UI" w:cs="Segoe UI"/>
          <w:color w:val="374151"/>
          <w:shd w:val="clear" w:color="auto" w:fill="F7F7F8"/>
        </w:rPr>
        <w:t xml:space="preserve"> </w:t>
      </w:r>
      <w:r w:rsidR="009110BA">
        <w:rPr>
          <w:rFonts w:ascii="Times New Roman" w:hAnsi="Times New Roman"/>
          <w:sz w:val="24"/>
          <w:szCs w:val="24"/>
        </w:rPr>
        <w:t>T</w:t>
      </w:r>
      <w:r w:rsidR="009110BA" w:rsidRPr="00C066F2">
        <w:rPr>
          <w:rFonts w:ascii="Times New Roman" w:hAnsi="Times New Roman"/>
          <w:sz w:val="24"/>
          <w:szCs w:val="24"/>
        </w:rPr>
        <w:t>he underlying processes that regulate the migration of eels once they have reached the physiological stage</w:t>
      </w:r>
      <w:r w:rsidR="001C296E">
        <w:rPr>
          <w:rFonts w:ascii="Times New Roman" w:hAnsi="Times New Roman"/>
          <w:sz w:val="24"/>
          <w:szCs w:val="24"/>
        </w:rPr>
        <w:t>,</w:t>
      </w:r>
      <w:r w:rsidR="009110BA" w:rsidRPr="00C066F2">
        <w:rPr>
          <w:rFonts w:ascii="Times New Roman" w:hAnsi="Times New Roman"/>
          <w:sz w:val="24"/>
          <w:szCs w:val="24"/>
        </w:rPr>
        <w:t xml:space="preserve"> </w:t>
      </w:r>
      <w:r w:rsidR="009110BA">
        <w:rPr>
          <w:rFonts w:ascii="Times New Roman" w:hAnsi="Times New Roman"/>
          <w:sz w:val="24"/>
          <w:szCs w:val="24"/>
        </w:rPr>
        <w:t xml:space="preserve">ready to migrate, </w:t>
      </w:r>
      <w:r w:rsidR="009110BA" w:rsidRPr="00C066F2">
        <w:rPr>
          <w:rFonts w:ascii="Times New Roman" w:hAnsi="Times New Roman"/>
          <w:sz w:val="24"/>
          <w:szCs w:val="24"/>
        </w:rPr>
        <w:t>remain a subject of ongoing investigation.</w:t>
      </w:r>
      <w:r w:rsidR="009110BA">
        <w:rPr>
          <w:rFonts w:ascii="Times New Roman" w:hAnsi="Times New Roman"/>
          <w:sz w:val="24"/>
          <w:szCs w:val="24"/>
        </w:rPr>
        <w:t xml:space="preserve"> Nonetheless, </w:t>
      </w:r>
      <w:r w:rsidR="009110BA" w:rsidRPr="004C602E">
        <w:rPr>
          <w:rFonts w:ascii="Times New Roman" w:hAnsi="Times New Roman"/>
          <w:sz w:val="24"/>
          <w:szCs w:val="24"/>
        </w:rPr>
        <w:t xml:space="preserve">factors that are known to be associated with </w:t>
      </w:r>
      <w:del w:id="293" w:author="Microsoft account" w:date="2023-02-13T12:01:00Z">
        <w:r w:rsidR="009110BA" w:rsidRPr="004C602E" w:rsidDel="00CC5C09">
          <w:rPr>
            <w:rFonts w:ascii="Times New Roman" w:hAnsi="Times New Roman"/>
            <w:sz w:val="24"/>
            <w:szCs w:val="24"/>
          </w:rPr>
          <w:delText>eel</w:delText>
        </w:r>
      </w:del>
      <w:del w:id="294" w:author="Microsoft account" w:date="2023-02-13T12:02:00Z">
        <w:r w:rsidR="009110BA" w:rsidRPr="004C602E" w:rsidDel="00CC5C09">
          <w:rPr>
            <w:rFonts w:ascii="Times New Roman" w:hAnsi="Times New Roman"/>
            <w:sz w:val="24"/>
            <w:szCs w:val="24"/>
          </w:rPr>
          <w:delText xml:space="preserve"> </w:delText>
        </w:r>
      </w:del>
      <w:r w:rsidR="009110BA" w:rsidRPr="004C602E">
        <w:rPr>
          <w:rFonts w:ascii="Times New Roman" w:hAnsi="Times New Roman"/>
          <w:sz w:val="24"/>
          <w:szCs w:val="24"/>
        </w:rPr>
        <w:t xml:space="preserve">habitat selection </w:t>
      </w:r>
      <w:ins w:id="295" w:author="Microsoft account" w:date="2023-02-13T12:02:00Z">
        <w:r w:rsidR="00CC5C09">
          <w:rPr>
            <w:rFonts w:ascii="Times New Roman" w:hAnsi="Times New Roman"/>
            <w:sz w:val="24"/>
            <w:szCs w:val="24"/>
          </w:rPr>
          <w:t xml:space="preserve">by eels </w:t>
        </w:r>
      </w:ins>
      <w:r w:rsidR="009110BA" w:rsidRPr="004C602E">
        <w:rPr>
          <w:rFonts w:ascii="Times New Roman" w:hAnsi="Times New Roman"/>
          <w:sz w:val="24"/>
          <w:szCs w:val="24"/>
        </w:rPr>
        <w:t>include</w:t>
      </w:r>
      <w:ins w:id="296" w:author="Microsoft account" w:date="2023-02-13T12:02:00Z">
        <w:r w:rsidR="00CC5C09">
          <w:rPr>
            <w:rFonts w:ascii="Times New Roman" w:hAnsi="Times New Roman"/>
            <w:sz w:val="24"/>
            <w:szCs w:val="24"/>
          </w:rPr>
          <w:t xml:space="preserve"> abiotic characteristics such as</w:t>
        </w:r>
      </w:ins>
      <w:r w:rsidR="009110BA" w:rsidRPr="004C602E">
        <w:rPr>
          <w:rFonts w:ascii="Times New Roman" w:hAnsi="Times New Roman"/>
          <w:sz w:val="24"/>
          <w:szCs w:val="24"/>
        </w:rPr>
        <w:t>: water depth, temperature, salinity, substrate type, water flow, oxygen levels, vegetation cover</w:t>
      </w:r>
      <w:ins w:id="297" w:author="Microsoft account" w:date="2023-02-13T12:03:00Z">
        <w:r w:rsidR="00CC5C09">
          <w:rPr>
            <w:rFonts w:ascii="Times New Roman" w:hAnsi="Times New Roman"/>
            <w:sz w:val="24"/>
            <w:szCs w:val="24"/>
          </w:rPr>
          <w:t>;</w:t>
        </w:r>
      </w:ins>
      <w:del w:id="298" w:author="Microsoft account" w:date="2023-02-13T12:03:00Z">
        <w:r w:rsidR="009110BA" w:rsidRPr="004C602E" w:rsidDel="00CC5C09">
          <w:rPr>
            <w:rFonts w:ascii="Times New Roman" w:hAnsi="Times New Roman"/>
            <w:sz w:val="24"/>
            <w:szCs w:val="24"/>
          </w:rPr>
          <w:delText>,</w:delText>
        </w:r>
      </w:del>
      <w:r w:rsidR="009110BA" w:rsidRPr="004C602E">
        <w:rPr>
          <w:rFonts w:ascii="Times New Roman" w:hAnsi="Times New Roman"/>
          <w:sz w:val="24"/>
          <w:szCs w:val="24"/>
        </w:rPr>
        <w:t xml:space="preserve"> and biotic characteristics such </w:t>
      </w:r>
      <w:del w:id="299" w:author="Microsoft account" w:date="2023-02-13T12:03:00Z">
        <w:r w:rsidR="009110BA" w:rsidRPr="004C602E" w:rsidDel="00CC5C09">
          <w:rPr>
            <w:rFonts w:ascii="Times New Roman" w:hAnsi="Times New Roman"/>
            <w:sz w:val="24"/>
            <w:szCs w:val="24"/>
          </w:rPr>
          <w:delText>as the</w:delText>
        </w:r>
      </w:del>
      <w:r w:rsidR="009110BA" w:rsidRPr="004C602E">
        <w:rPr>
          <w:rFonts w:ascii="Times New Roman" w:hAnsi="Times New Roman"/>
          <w:sz w:val="24"/>
          <w:szCs w:val="24"/>
        </w:rPr>
        <w:t xml:space="preserve"> </w:t>
      </w:r>
      <w:ins w:id="300" w:author="Microsoft account" w:date="2023-02-13T12:03:00Z">
        <w:r w:rsidR="00CC5C09">
          <w:rPr>
            <w:rFonts w:ascii="Times New Roman" w:hAnsi="Times New Roman"/>
            <w:sz w:val="24"/>
            <w:szCs w:val="24"/>
          </w:rPr>
          <w:t xml:space="preserve">prey </w:t>
        </w:r>
      </w:ins>
      <w:r w:rsidR="009110BA" w:rsidRPr="004C602E">
        <w:rPr>
          <w:rFonts w:ascii="Times New Roman" w:hAnsi="Times New Roman"/>
          <w:sz w:val="24"/>
          <w:szCs w:val="24"/>
        </w:rPr>
        <w:t>availability</w:t>
      </w:r>
      <w:del w:id="301" w:author="Microsoft account" w:date="2023-02-13T12:03:00Z">
        <w:r w:rsidR="009110BA" w:rsidRPr="004C602E" w:rsidDel="00CC5C09">
          <w:rPr>
            <w:rFonts w:ascii="Times New Roman" w:hAnsi="Times New Roman"/>
            <w:sz w:val="24"/>
            <w:szCs w:val="24"/>
          </w:rPr>
          <w:delText xml:space="preserve"> of prey</w:delText>
        </w:r>
      </w:del>
      <w:r w:rsidR="009110BA" w:rsidRPr="004C602E">
        <w:rPr>
          <w:rFonts w:ascii="Times New Roman" w:hAnsi="Times New Roman"/>
          <w:sz w:val="24"/>
          <w:szCs w:val="24"/>
        </w:rPr>
        <w:t xml:space="preserve">, </w:t>
      </w:r>
      <w:ins w:id="302" w:author="Microsoft account" w:date="2023-02-13T12:03:00Z">
        <w:r w:rsidR="00CC5C09">
          <w:rPr>
            <w:rFonts w:ascii="Times New Roman" w:hAnsi="Times New Roman"/>
            <w:sz w:val="24"/>
            <w:szCs w:val="24"/>
          </w:rPr>
          <w:t xml:space="preserve">predation </w:t>
        </w:r>
      </w:ins>
      <w:del w:id="303" w:author="Microsoft account" w:date="2023-02-13T12:03:00Z">
        <w:r w:rsidR="009110BA" w:rsidRPr="004C602E" w:rsidDel="00CC5C09">
          <w:rPr>
            <w:rFonts w:ascii="Times New Roman" w:hAnsi="Times New Roman"/>
            <w:sz w:val="24"/>
            <w:szCs w:val="24"/>
          </w:rPr>
          <w:delText xml:space="preserve">the </w:delText>
        </w:r>
      </w:del>
      <w:r w:rsidR="009110BA" w:rsidRPr="004C602E">
        <w:rPr>
          <w:rFonts w:ascii="Times New Roman" w:hAnsi="Times New Roman"/>
          <w:sz w:val="24"/>
          <w:szCs w:val="24"/>
        </w:rPr>
        <w:t>threat</w:t>
      </w:r>
      <w:del w:id="304" w:author="Microsoft account" w:date="2023-02-13T12:03:00Z">
        <w:r w:rsidR="009110BA" w:rsidRPr="004C602E" w:rsidDel="00CC5C09">
          <w:rPr>
            <w:rFonts w:ascii="Times New Roman" w:hAnsi="Times New Roman"/>
            <w:sz w:val="24"/>
            <w:szCs w:val="24"/>
          </w:rPr>
          <w:delText xml:space="preserve"> of pred</w:delText>
        </w:r>
      </w:del>
      <w:del w:id="305" w:author="Microsoft account" w:date="2023-02-13T12:04:00Z">
        <w:r w:rsidR="009110BA" w:rsidRPr="004C602E" w:rsidDel="00CC5C09">
          <w:rPr>
            <w:rFonts w:ascii="Times New Roman" w:hAnsi="Times New Roman"/>
            <w:sz w:val="24"/>
            <w:szCs w:val="24"/>
          </w:rPr>
          <w:delText>ation</w:delText>
        </w:r>
      </w:del>
      <w:r w:rsidR="009110BA" w:rsidRPr="004C602E">
        <w:rPr>
          <w:rFonts w:ascii="Times New Roman" w:hAnsi="Times New Roman"/>
          <w:sz w:val="24"/>
          <w:szCs w:val="24"/>
        </w:rPr>
        <w:t xml:space="preserve">, and </w:t>
      </w:r>
      <w:del w:id="306" w:author="Microsoft account" w:date="2023-02-13T12:04:00Z">
        <w:r w:rsidR="009110BA" w:rsidRPr="004C602E" w:rsidDel="00CC5C09">
          <w:rPr>
            <w:rFonts w:ascii="Times New Roman" w:hAnsi="Times New Roman"/>
            <w:sz w:val="24"/>
            <w:szCs w:val="24"/>
          </w:rPr>
          <w:delText xml:space="preserve">the </w:delText>
        </w:r>
      </w:del>
      <w:r w:rsidR="009110BA" w:rsidRPr="004C602E">
        <w:rPr>
          <w:rFonts w:ascii="Times New Roman" w:hAnsi="Times New Roman"/>
          <w:sz w:val="24"/>
          <w:szCs w:val="24"/>
        </w:rPr>
        <w:t>presence of other eels (</w:t>
      </w:r>
      <w:proofErr w:type="spellStart"/>
      <w:r w:rsidR="009110BA" w:rsidRPr="00E84610">
        <w:rPr>
          <w:rFonts w:ascii="Times New Roman" w:hAnsi="Times New Roman"/>
          <w:sz w:val="24"/>
          <w:szCs w:val="24"/>
        </w:rPr>
        <w:t>Silberschneider</w:t>
      </w:r>
      <w:proofErr w:type="spellEnd"/>
      <w:r w:rsidR="009110BA" w:rsidRPr="00E84610">
        <w:rPr>
          <w:rFonts w:ascii="Times New Roman" w:hAnsi="Times New Roman"/>
          <w:sz w:val="24"/>
          <w:szCs w:val="24"/>
        </w:rPr>
        <w:t xml:space="preserve"> </w:t>
      </w:r>
      <w:r w:rsidR="009110BA" w:rsidRPr="004C602E">
        <w:rPr>
          <w:rFonts w:ascii="Times New Roman" w:hAnsi="Times New Roman"/>
          <w:sz w:val="24"/>
          <w:szCs w:val="24"/>
        </w:rPr>
        <w:t>et al.,</w:t>
      </w:r>
      <w:r w:rsidR="009110BA" w:rsidRPr="00E84610">
        <w:rPr>
          <w:rFonts w:ascii="Times New Roman" w:hAnsi="Times New Roman"/>
          <w:sz w:val="24"/>
          <w:szCs w:val="24"/>
        </w:rPr>
        <w:t xml:space="preserve"> 2001</w:t>
      </w:r>
      <w:r w:rsidR="009110BA">
        <w:rPr>
          <w:rFonts w:ascii="Times New Roman" w:hAnsi="Times New Roman"/>
          <w:sz w:val="24"/>
          <w:szCs w:val="24"/>
        </w:rPr>
        <w:t xml:space="preserve">; </w:t>
      </w:r>
      <w:r w:rsidR="009110BA" w:rsidRPr="004C602E">
        <w:rPr>
          <w:rFonts w:ascii="Times New Roman" w:hAnsi="Times New Roman"/>
          <w:sz w:val="24"/>
          <w:szCs w:val="24"/>
        </w:rPr>
        <w:t>Righton et al., 2021).</w:t>
      </w:r>
      <w:r w:rsidR="009110BA">
        <w:rPr>
          <w:rFonts w:ascii="Times New Roman" w:hAnsi="Times New Roman"/>
          <w:sz w:val="24"/>
          <w:szCs w:val="24"/>
        </w:rPr>
        <w:t xml:space="preserve"> </w:t>
      </w:r>
      <w:r w:rsidR="00C066F2">
        <w:rPr>
          <w:rFonts w:ascii="Times New Roman" w:hAnsi="Times New Roman"/>
          <w:sz w:val="24"/>
          <w:szCs w:val="24"/>
        </w:rPr>
        <w:t>M</w:t>
      </w:r>
      <w:r w:rsidR="00D16481" w:rsidRPr="004774AA">
        <w:rPr>
          <w:rFonts w:ascii="Times New Roman" w:hAnsi="Times New Roman"/>
          <w:sz w:val="24"/>
          <w:szCs w:val="24"/>
        </w:rPr>
        <w:t xml:space="preserve">ajority of these variables have mostly been described for </w:t>
      </w:r>
      <w:r w:rsidR="009110BA" w:rsidRPr="004774AA">
        <w:rPr>
          <w:rFonts w:ascii="Times New Roman" w:hAnsi="Times New Roman"/>
          <w:sz w:val="24"/>
          <w:szCs w:val="24"/>
        </w:rPr>
        <w:t xml:space="preserve">temperate </w:t>
      </w:r>
      <w:r w:rsidR="00D16481" w:rsidRPr="004774AA">
        <w:rPr>
          <w:rFonts w:ascii="Times New Roman" w:hAnsi="Times New Roman"/>
          <w:sz w:val="24"/>
          <w:szCs w:val="24"/>
        </w:rPr>
        <w:t xml:space="preserve">juvenile anguillid eels whereas </w:t>
      </w:r>
      <w:r w:rsidR="00467E46">
        <w:rPr>
          <w:rFonts w:ascii="Times New Roman" w:hAnsi="Times New Roman"/>
          <w:sz w:val="24"/>
          <w:szCs w:val="24"/>
        </w:rPr>
        <w:t>those of</w:t>
      </w:r>
      <w:r w:rsidR="00D16481" w:rsidRPr="004774AA">
        <w:rPr>
          <w:rFonts w:ascii="Times New Roman" w:hAnsi="Times New Roman"/>
          <w:sz w:val="24"/>
          <w:szCs w:val="24"/>
        </w:rPr>
        <w:t xml:space="preserve"> tropical </w:t>
      </w:r>
      <w:r w:rsidR="00467E46">
        <w:rPr>
          <w:rFonts w:ascii="Times New Roman" w:hAnsi="Times New Roman"/>
          <w:sz w:val="24"/>
          <w:szCs w:val="24"/>
        </w:rPr>
        <w:t xml:space="preserve">juvenile </w:t>
      </w:r>
      <w:r w:rsidR="00D16481" w:rsidRPr="004774AA">
        <w:rPr>
          <w:rFonts w:ascii="Times New Roman" w:hAnsi="Times New Roman"/>
          <w:sz w:val="24"/>
          <w:szCs w:val="24"/>
        </w:rPr>
        <w:t>anguillid</w:t>
      </w:r>
      <w:r w:rsidR="00467E46">
        <w:rPr>
          <w:rFonts w:ascii="Times New Roman" w:hAnsi="Times New Roman"/>
          <w:sz w:val="24"/>
          <w:szCs w:val="24"/>
        </w:rPr>
        <w:t xml:space="preserve"> eels are</w:t>
      </w:r>
      <w:r w:rsidR="00D16481" w:rsidRPr="004774AA">
        <w:rPr>
          <w:rFonts w:ascii="Times New Roman" w:hAnsi="Times New Roman"/>
          <w:sz w:val="24"/>
          <w:szCs w:val="24"/>
        </w:rPr>
        <w:t xml:space="preserve"> </w:t>
      </w:r>
      <w:r w:rsidR="001C296E" w:rsidRPr="00CC5C09">
        <w:rPr>
          <w:rFonts w:ascii="Times New Roman" w:hAnsi="Times New Roman"/>
          <w:sz w:val="24"/>
          <w:szCs w:val="24"/>
          <w:highlight w:val="yellow"/>
          <w:rPrChange w:id="307" w:author="Microsoft account" w:date="2023-02-13T12:04:00Z">
            <w:rPr>
              <w:rFonts w:ascii="Times New Roman" w:hAnsi="Times New Roman"/>
              <w:sz w:val="24"/>
              <w:szCs w:val="24"/>
            </w:rPr>
          </w:rPrChange>
        </w:rPr>
        <w:t>a</w:t>
      </w:r>
      <w:r w:rsidR="007E285C" w:rsidRPr="00CC5C09">
        <w:rPr>
          <w:rFonts w:ascii="Times New Roman" w:hAnsi="Times New Roman"/>
          <w:sz w:val="24"/>
          <w:szCs w:val="24"/>
          <w:highlight w:val="yellow"/>
          <w:rPrChange w:id="308" w:author="Microsoft account" w:date="2023-02-13T12:04:00Z">
            <w:rPr>
              <w:rFonts w:ascii="Times New Roman" w:hAnsi="Times New Roman"/>
              <w:sz w:val="24"/>
              <w:szCs w:val="24"/>
            </w:rPr>
          </w:rPrChange>
        </w:rPr>
        <w:t xml:space="preserve"> </w:t>
      </w:r>
      <w:r w:rsidR="00D16481" w:rsidRPr="00CC5C09">
        <w:rPr>
          <w:rFonts w:ascii="Times New Roman" w:hAnsi="Times New Roman"/>
          <w:sz w:val="24"/>
          <w:szCs w:val="24"/>
          <w:highlight w:val="yellow"/>
          <w:rPrChange w:id="309" w:author="Microsoft account" w:date="2023-02-13T12:04:00Z">
            <w:rPr>
              <w:rFonts w:ascii="Times New Roman" w:hAnsi="Times New Roman"/>
              <w:sz w:val="24"/>
              <w:szCs w:val="24"/>
            </w:rPr>
          </w:rPrChange>
        </w:rPr>
        <w:t xml:space="preserve">rudimentary </w:t>
      </w:r>
      <w:proofErr w:type="spellStart"/>
      <w:r w:rsidR="00D16481" w:rsidRPr="00CC5C09">
        <w:rPr>
          <w:rFonts w:ascii="Times New Roman" w:hAnsi="Times New Roman"/>
          <w:sz w:val="24"/>
          <w:szCs w:val="24"/>
          <w:highlight w:val="yellow"/>
          <w:rPrChange w:id="310" w:author="Microsoft account" w:date="2023-02-13T12:04:00Z">
            <w:rPr>
              <w:rFonts w:ascii="Times New Roman" w:hAnsi="Times New Roman"/>
              <w:sz w:val="24"/>
              <w:szCs w:val="24"/>
            </w:rPr>
          </w:rPrChange>
        </w:rPr>
        <w:t>level</w:t>
      </w:r>
      <w:ins w:id="311" w:author="Microsoft account" w:date="2023-02-13T12:04:00Z">
        <w:r w:rsidR="00CC5C09">
          <w:rPr>
            <w:rFonts w:ascii="Times New Roman" w:hAnsi="Times New Roman"/>
            <w:sz w:val="24"/>
            <w:szCs w:val="24"/>
          </w:rPr>
          <w:t>what</w:t>
        </w:r>
        <w:proofErr w:type="spellEnd"/>
        <w:r w:rsidR="00CC5C09">
          <w:rPr>
            <w:rFonts w:ascii="Times New Roman" w:hAnsi="Times New Roman"/>
            <w:sz w:val="24"/>
            <w:szCs w:val="24"/>
          </w:rPr>
          <w:t xml:space="preserve"> do you mean by this rudimentary level here???</w:t>
        </w:r>
      </w:ins>
      <w:r w:rsidR="00D16481" w:rsidRPr="004774AA">
        <w:rPr>
          <w:rFonts w:ascii="Times New Roman" w:hAnsi="Times New Roman"/>
          <w:sz w:val="24"/>
          <w:szCs w:val="24"/>
        </w:rPr>
        <w:t xml:space="preserve"> (Arai </w:t>
      </w:r>
      <w:r w:rsidR="00C4488A" w:rsidRPr="00C4488A">
        <w:rPr>
          <w:rFonts w:ascii="Times New Roman" w:hAnsi="Times New Roman"/>
          <w:i/>
          <w:iCs/>
          <w:sz w:val="24"/>
          <w:szCs w:val="24"/>
        </w:rPr>
        <w:t>et al.,</w:t>
      </w:r>
      <w:r w:rsidR="00D16481" w:rsidRPr="004774AA">
        <w:rPr>
          <w:rFonts w:ascii="Times New Roman" w:hAnsi="Times New Roman"/>
          <w:sz w:val="24"/>
          <w:szCs w:val="24"/>
        </w:rPr>
        <w:t>2020). In contrast, what is mostly documented</w:t>
      </w:r>
      <w:r w:rsidR="00467E46">
        <w:rPr>
          <w:rFonts w:ascii="Times New Roman" w:hAnsi="Times New Roman"/>
          <w:sz w:val="24"/>
          <w:szCs w:val="24"/>
        </w:rPr>
        <w:t xml:space="preserve"> within the WIO</w:t>
      </w:r>
      <w:r w:rsidR="00D16481" w:rsidRPr="004774AA">
        <w:rPr>
          <w:rFonts w:ascii="Times New Roman" w:hAnsi="Times New Roman"/>
          <w:sz w:val="24"/>
          <w:szCs w:val="24"/>
        </w:rPr>
        <w:t xml:space="preserve"> is </w:t>
      </w:r>
      <w:r w:rsidR="00467E46">
        <w:rPr>
          <w:rFonts w:ascii="Times New Roman" w:hAnsi="Times New Roman"/>
          <w:sz w:val="24"/>
          <w:szCs w:val="24"/>
        </w:rPr>
        <w:t xml:space="preserve">information </w:t>
      </w:r>
      <w:r w:rsidR="00D16481" w:rsidRPr="004774AA">
        <w:rPr>
          <w:rFonts w:ascii="Times New Roman" w:hAnsi="Times New Roman"/>
          <w:sz w:val="24"/>
          <w:szCs w:val="24"/>
        </w:rPr>
        <w:t xml:space="preserve">on </w:t>
      </w:r>
      <w:r w:rsidR="00C066F2">
        <w:rPr>
          <w:rFonts w:ascii="Times New Roman" w:hAnsi="Times New Roman"/>
          <w:sz w:val="24"/>
          <w:szCs w:val="24"/>
        </w:rPr>
        <w:t>the recruitment</w:t>
      </w:r>
      <w:r w:rsidR="00D16481" w:rsidRPr="004774AA">
        <w:rPr>
          <w:rFonts w:ascii="Times New Roman" w:hAnsi="Times New Roman"/>
          <w:sz w:val="24"/>
          <w:szCs w:val="24"/>
        </w:rPr>
        <w:t xml:space="preserve"> and species composition </w:t>
      </w:r>
      <w:r w:rsidR="00C066F2">
        <w:rPr>
          <w:rFonts w:ascii="Times New Roman" w:hAnsi="Times New Roman"/>
          <w:sz w:val="24"/>
          <w:szCs w:val="24"/>
        </w:rPr>
        <w:t xml:space="preserve">of tropical juvenile eels within </w:t>
      </w:r>
      <w:r w:rsidR="00D16481" w:rsidRPr="004774AA">
        <w:rPr>
          <w:rFonts w:ascii="Times New Roman" w:hAnsi="Times New Roman"/>
          <w:sz w:val="24"/>
          <w:szCs w:val="24"/>
        </w:rPr>
        <w:t>estuaries (</w:t>
      </w:r>
      <w:proofErr w:type="spellStart"/>
      <w:r w:rsidR="00D16481" w:rsidRPr="004774AA">
        <w:rPr>
          <w:rFonts w:ascii="Times New Roman" w:hAnsi="Times New Roman"/>
          <w:sz w:val="24"/>
          <w:szCs w:val="24"/>
        </w:rPr>
        <w:t>Sugeha</w:t>
      </w:r>
      <w:proofErr w:type="spellEnd"/>
      <w:r w:rsidR="00D16481"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312" w:author="Microsoft account" w:date="2023-02-13T12:05:00Z">
        <w:r w:rsidR="00CC5C09">
          <w:rPr>
            <w:rFonts w:ascii="Times New Roman" w:hAnsi="Times New Roman"/>
            <w:i/>
            <w:iCs/>
            <w:sz w:val="24"/>
            <w:szCs w:val="24"/>
          </w:rPr>
          <w:t xml:space="preserve"> </w:t>
        </w:r>
      </w:ins>
      <w:r w:rsidR="00D16481" w:rsidRPr="004774AA">
        <w:rPr>
          <w:rFonts w:ascii="Times New Roman" w:hAnsi="Times New Roman"/>
          <w:sz w:val="24"/>
          <w:szCs w:val="24"/>
        </w:rPr>
        <w:t xml:space="preserve">2001; Aoyama </w:t>
      </w:r>
      <w:r w:rsidR="00C4488A" w:rsidRPr="00C4488A">
        <w:rPr>
          <w:rFonts w:ascii="Times New Roman" w:hAnsi="Times New Roman"/>
          <w:i/>
          <w:iCs/>
          <w:sz w:val="24"/>
          <w:szCs w:val="24"/>
        </w:rPr>
        <w:t>et al.,</w:t>
      </w:r>
      <w:ins w:id="313" w:author="Microsoft account" w:date="2023-02-13T12:05:00Z">
        <w:r w:rsidR="00CC5C09">
          <w:rPr>
            <w:rFonts w:ascii="Times New Roman" w:hAnsi="Times New Roman"/>
            <w:i/>
            <w:iCs/>
            <w:sz w:val="24"/>
            <w:szCs w:val="24"/>
          </w:rPr>
          <w:t xml:space="preserve"> </w:t>
        </w:r>
      </w:ins>
      <w:r w:rsidR="00D16481" w:rsidRPr="004774AA">
        <w:rPr>
          <w:rFonts w:ascii="Times New Roman" w:hAnsi="Times New Roman"/>
          <w:sz w:val="24"/>
          <w:szCs w:val="24"/>
        </w:rPr>
        <w:t>2015).</w:t>
      </w:r>
    </w:p>
    <w:p w14:paraId="236BB4D4" w14:textId="7D3A9B05" w:rsidR="00643382" w:rsidRPr="00235154" w:rsidRDefault="00D16481" w:rsidP="00235154">
      <w:pPr>
        <w:pStyle w:val="FirstParagraph"/>
        <w:spacing w:line="480" w:lineRule="auto"/>
        <w:rPr>
          <w:rFonts w:ascii="Times New Roman" w:hAnsi="Times New Roman" w:cs="Times New Roman"/>
        </w:rPr>
      </w:pPr>
      <w:r w:rsidRPr="00235154">
        <w:rPr>
          <w:rFonts w:ascii="Times New Roman" w:hAnsi="Times New Roman" w:cs="Times New Roman"/>
        </w:rPr>
        <w:t>Anguillid eels respond to physicochemical properties such as temperature and salinity during migration and spawning (</w:t>
      </w:r>
      <w:proofErr w:type="spellStart"/>
      <w:r w:rsidRPr="00235154">
        <w:rPr>
          <w:rFonts w:ascii="Times New Roman" w:hAnsi="Times New Roman" w:cs="Times New Roman"/>
        </w:rPr>
        <w:t>Schabetsberger</w:t>
      </w:r>
      <w:proofErr w:type="spellEnd"/>
      <w:r w:rsidRPr="00235154">
        <w:rPr>
          <w:rFonts w:ascii="Times New Roman" w:hAnsi="Times New Roman" w:cs="Times New Roman"/>
        </w:rPr>
        <w:t xml:space="preserve"> </w:t>
      </w:r>
      <w:r w:rsidR="00C4488A" w:rsidRPr="00235154">
        <w:rPr>
          <w:rFonts w:ascii="Times New Roman" w:hAnsi="Times New Roman" w:cs="Times New Roman"/>
          <w:i/>
          <w:iCs/>
        </w:rPr>
        <w:t>et al.,</w:t>
      </w:r>
      <w:ins w:id="314" w:author="Microsoft account" w:date="2023-02-13T12:05:00Z">
        <w:r w:rsidR="00CC5C09">
          <w:rPr>
            <w:rFonts w:ascii="Times New Roman" w:hAnsi="Times New Roman" w:cs="Times New Roman"/>
            <w:i/>
            <w:iCs/>
          </w:rPr>
          <w:t xml:space="preserve"> </w:t>
        </w:r>
      </w:ins>
      <w:r w:rsidRPr="00235154">
        <w:rPr>
          <w:rFonts w:ascii="Times New Roman" w:hAnsi="Times New Roman" w:cs="Times New Roman"/>
        </w:rPr>
        <w:t xml:space="preserve">2016). </w:t>
      </w:r>
      <w:commentRangeStart w:id="315"/>
      <w:r w:rsidR="00C066F2" w:rsidRPr="00235154">
        <w:rPr>
          <w:rFonts w:ascii="Times New Roman" w:hAnsi="Times New Roman" w:cs="Times New Roman"/>
        </w:rPr>
        <w:t>T</w:t>
      </w:r>
      <w:r w:rsidR="00467E46" w:rsidRPr="00235154">
        <w:rPr>
          <w:rFonts w:ascii="Times New Roman" w:hAnsi="Times New Roman" w:cs="Times New Roman"/>
        </w:rPr>
        <w:t>emperature plays a crucial role in the survival, feeding, and growth of all fish species because it affects the rate of food passage, enzyme activity, and consumption of food through its impact on metabolic response rate</w:t>
      </w:r>
      <w:r w:rsidR="00C066F2" w:rsidRPr="00235154">
        <w:rPr>
          <w:rFonts w:ascii="Times New Roman" w:hAnsi="Times New Roman" w:cs="Times New Roman"/>
        </w:rPr>
        <w:t xml:space="preserve"> (</w:t>
      </w:r>
      <w:r w:rsidR="001C296E" w:rsidRPr="00235154">
        <w:rPr>
          <w:rFonts w:ascii="Times New Roman" w:hAnsi="Times New Roman" w:cs="Times New Roman"/>
        </w:rPr>
        <w:t>Briand</w:t>
      </w:r>
      <w:r w:rsidR="001C296E">
        <w:rPr>
          <w:rFonts w:ascii="Times New Roman" w:hAnsi="Times New Roman" w:cs="Times New Roman"/>
        </w:rPr>
        <w:t>.</w:t>
      </w:r>
      <w:r w:rsidR="001C296E" w:rsidRPr="00235154">
        <w:rPr>
          <w:rFonts w:ascii="Times New Roman" w:hAnsi="Times New Roman" w:cs="Times New Roman"/>
          <w:i/>
          <w:iCs/>
        </w:rPr>
        <w:t>,</w:t>
      </w:r>
      <w:r w:rsidR="001C296E" w:rsidRPr="00235154">
        <w:rPr>
          <w:rFonts w:ascii="Times New Roman" w:hAnsi="Times New Roman" w:cs="Times New Roman"/>
        </w:rPr>
        <w:t xml:space="preserve"> 2009</w:t>
      </w:r>
      <w:r w:rsidR="00C066F2" w:rsidRPr="00235154">
        <w:rPr>
          <w:rFonts w:ascii="Times New Roman" w:hAnsi="Times New Roman" w:cs="Times New Roman"/>
        </w:rPr>
        <w:t>).</w:t>
      </w:r>
      <w:r w:rsidR="00643382" w:rsidRPr="00235154">
        <w:rPr>
          <w:rFonts w:ascii="Times New Roman" w:hAnsi="Times New Roman" w:cs="Times New Roman"/>
        </w:rPr>
        <w:t xml:space="preserve"> </w:t>
      </w:r>
      <w:r w:rsidR="00C066F2" w:rsidRPr="00235154">
        <w:rPr>
          <w:rFonts w:ascii="Times New Roman" w:hAnsi="Times New Roman" w:cs="Times New Roman"/>
        </w:rPr>
        <w:t xml:space="preserve"> </w:t>
      </w:r>
      <w:r w:rsidR="00643382" w:rsidRPr="00235154">
        <w:rPr>
          <w:rFonts w:ascii="Times New Roman" w:hAnsi="Times New Roman" w:cs="Times New Roman"/>
        </w:rPr>
        <w:t>T</w:t>
      </w:r>
      <w:r w:rsidRPr="00235154">
        <w:rPr>
          <w:rFonts w:ascii="Times New Roman" w:hAnsi="Times New Roman" w:cs="Times New Roman"/>
        </w:rPr>
        <w:t xml:space="preserve">emperature influences the commencement of active swimming </w:t>
      </w:r>
      <w:proofErr w:type="spellStart"/>
      <w:r w:rsidRPr="00235154">
        <w:rPr>
          <w:rFonts w:ascii="Times New Roman" w:hAnsi="Times New Roman" w:cs="Times New Roman"/>
        </w:rPr>
        <w:t>behaviour</w:t>
      </w:r>
      <w:proofErr w:type="spellEnd"/>
      <w:r w:rsidRPr="00235154">
        <w:rPr>
          <w:rFonts w:ascii="Times New Roman" w:hAnsi="Times New Roman" w:cs="Times New Roman"/>
        </w:rPr>
        <w:t xml:space="preserve"> with an average optimum temperature of 12ºC for temperate </w:t>
      </w:r>
      <w:r w:rsidR="00CC4BE4">
        <w:rPr>
          <w:rFonts w:ascii="Times New Roman" w:hAnsi="Times New Roman" w:cs="Times New Roman"/>
        </w:rPr>
        <w:t>glass eels</w:t>
      </w:r>
      <w:r w:rsidRPr="00235154">
        <w:rPr>
          <w:rFonts w:ascii="Times New Roman" w:hAnsi="Times New Roman" w:cs="Times New Roman"/>
        </w:rPr>
        <w:t xml:space="preserve"> </w:t>
      </w:r>
      <w:r w:rsidR="00673D16" w:rsidRPr="00235154">
        <w:rPr>
          <w:rFonts w:ascii="Times New Roman" w:hAnsi="Times New Roman" w:cs="Times New Roman"/>
        </w:rPr>
        <w:t xml:space="preserve">(Linton </w:t>
      </w:r>
      <w:r w:rsidR="00673D16" w:rsidRPr="00235154">
        <w:rPr>
          <w:rFonts w:ascii="Times New Roman" w:hAnsi="Times New Roman" w:cs="Times New Roman"/>
          <w:i/>
          <w:iCs/>
        </w:rPr>
        <w:t>et al.,</w:t>
      </w:r>
      <w:ins w:id="316" w:author="Microsoft account" w:date="2023-02-13T12:05:00Z">
        <w:r w:rsidR="00CC5C09">
          <w:rPr>
            <w:rFonts w:ascii="Times New Roman" w:hAnsi="Times New Roman" w:cs="Times New Roman"/>
            <w:i/>
            <w:iCs/>
          </w:rPr>
          <w:t xml:space="preserve"> </w:t>
        </w:r>
      </w:ins>
      <w:r w:rsidR="00673D16" w:rsidRPr="00235154">
        <w:rPr>
          <w:rFonts w:ascii="Times New Roman" w:hAnsi="Times New Roman" w:cs="Times New Roman"/>
        </w:rPr>
        <w:t xml:space="preserve">2007; </w:t>
      </w:r>
      <w:r w:rsidRPr="00235154">
        <w:rPr>
          <w:rFonts w:ascii="Times New Roman" w:hAnsi="Times New Roman" w:cs="Times New Roman"/>
        </w:rPr>
        <w:t>Briand</w:t>
      </w:r>
      <w:r w:rsidRPr="00235154">
        <w:rPr>
          <w:rFonts w:ascii="Times New Roman" w:hAnsi="Times New Roman" w:cs="Times New Roman"/>
          <w:i/>
          <w:iCs/>
        </w:rPr>
        <w:t>,</w:t>
      </w:r>
      <w:r w:rsidRPr="00235154">
        <w:rPr>
          <w:rFonts w:ascii="Times New Roman" w:hAnsi="Times New Roman" w:cs="Times New Roman"/>
        </w:rPr>
        <w:t xml:space="preserve"> 2009; Harrison </w:t>
      </w:r>
      <w:r w:rsidR="00C4488A" w:rsidRPr="00235154">
        <w:rPr>
          <w:rFonts w:ascii="Times New Roman" w:hAnsi="Times New Roman" w:cs="Times New Roman"/>
          <w:i/>
          <w:iCs/>
        </w:rPr>
        <w:t>et al.,</w:t>
      </w:r>
      <w:ins w:id="317" w:author="Microsoft account" w:date="2023-02-13T12:05:00Z">
        <w:r w:rsidR="00CC5C09">
          <w:rPr>
            <w:rFonts w:ascii="Times New Roman" w:hAnsi="Times New Roman" w:cs="Times New Roman"/>
            <w:i/>
            <w:iCs/>
          </w:rPr>
          <w:t xml:space="preserve"> </w:t>
        </w:r>
      </w:ins>
      <w:r w:rsidRPr="00235154">
        <w:rPr>
          <w:rFonts w:ascii="Times New Roman" w:hAnsi="Times New Roman" w:cs="Times New Roman"/>
        </w:rPr>
        <w:t>2014). However, a shift in temperature to 8 ºC can</w:t>
      </w:r>
      <w:r w:rsidRPr="00235154">
        <w:rPr>
          <w:rStyle w:val="CommentReference"/>
          <w:rFonts w:ascii="Times New Roman" w:hAnsi="Times New Roman" w:cs="Times New Roman"/>
        </w:rPr>
        <w:t xml:space="preserve"> </w:t>
      </w:r>
      <w:r w:rsidRPr="00235154">
        <w:rPr>
          <w:rFonts w:ascii="Times New Roman" w:hAnsi="Times New Roman" w:cs="Times New Roman"/>
        </w:rPr>
        <w:t>alter the transition from passive to active at a salinity of 10ppt (Briand</w:t>
      </w:r>
      <w:r w:rsidR="001C296E">
        <w:rPr>
          <w:rFonts w:ascii="Times New Roman" w:hAnsi="Times New Roman" w:cs="Times New Roman"/>
        </w:rPr>
        <w:t>.</w:t>
      </w:r>
      <w:r w:rsidRPr="00235154">
        <w:rPr>
          <w:rFonts w:ascii="Times New Roman" w:hAnsi="Times New Roman" w:cs="Times New Roman"/>
          <w:i/>
          <w:iCs/>
        </w:rPr>
        <w:t>,</w:t>
      </w:r>
      <w:r w:rsidRPr="00235154">
        <w:rPr>
          <w:rFonts w:ascii="Times New Roman" w:hAnsi="Times New Roman" w:cs="Times New Roman"/>
        </w:rPr>
        <w:t xml:space="preserve"> 2009). Technically temperatures above 10ºC reduces the locomotive function of glass eels (</w:t>
      </w:r>
      <w:proofErr w:type="spellStart"/>
      <w:r w:rsidRPr="00235154">
        <w:rPr>
          <w:rFonts w:ascii="Times New Roman" w:hAnsi="Times New Roman" w:cs="Times New Roman"/>
        </w:rPr>
        <w:t>Laffaille</w:t>
      </w:r>
      <w:proofErr w:type="spellEnd"/>
      <w:r w:rsidRPr="00235154">
        <w:rPr>
          <w:rFonts w:ascii="Times New Roman" w:hAnsi="Times New Roman" w:cs="Times New Roman"/>
        </w:rPr>
        <w:t xml:space="preserve"> </w:t>
      </w:r>
      <w:r w:rsidR="00C4488A" w:rsidRPr="00235154">
        <w:rPr>
          <w:rFonts w:ascii="Times New Roman" w:hAnsi="Times New Roman" w:cs="Times New Roman"/>
          <w:i/>
          <w:iCs/>
        </w:rPr>
        <w:t>et al.,</w:t>
      </w:r>
      <w:r w:rsidRPr="00235154">
        <w:rPr>
          <w:rFonts w:ascii="Times New Roman" w:hAnsi="Times New Roman" w:cs="Times New Roman"/>
        </w:rPr>
        <w:t xml:space="preserve">2007; Harrison </w:t>
      </w:r>
      <w:r w:rsidR="00C4488A" w:rsidRPr="00235154">
        <w:rPr>
          <w:rFonts w:ascii="Times New Roman" w:hAnsi="Times New Roman" w:cs="Times New Roman"/>
          <w:i/>
          <w:iCs/>
        </w:rPr>
        <w:t>et al.,</w:t>
      </w:r>
      <w:r w:rsidRPr="00235154">
        <w:rPr>
          <w:rFonts w:ascii="Times New Roman" w:hAnsi="Times New Roman" w:cs="Times New Roman"/>
        </w:rPr>
        <w:t xml:space="preserve">2014) while </w:t>
      </w:r>
      <w:r w:rsidRPr="00235154">
        <w:rPr>
          <w:rFonts w:ascii="Times New Roman" w:hAnsi="Times New Roman" w:cs="Times New Roman"/>
        </w:rPr>
        <w:lastRenderedPageBreak/>
        <w:t xml:space="preserve">temperatures lower than 6ºC reduce glass eel activity (Harrison </w:t>
      </w:r>
      <w:r w:rsidRPr="00235154">
        <w:rPr>
          <w:rFonts w:ascii="Times New Roman" w:hAnsi="Times New Roman" w:cs="Times New Roman"/>
          <w:i/>
          <w:iCs/>
        </w:rPr>
        <w:t>et al.,</w:t>
      </w:r>
      <w:r w:rsidRPr="00235154">
        <w:rPr>
          <w:rFonts w:ascii="Times New Roman" w:hAnsi="Times New Roman" w:cs="Times New Roman"/>
        </w:rPr>
        <w:t xml:space="preserve">2014). Study done by Linton </w:t>
      </w:r>
      <w:r w:rsidR="00C4488A" w:rsidRPr="00235154">
        <w:rPr>
          <w:rFonts w:ascii="Times New Roman" w:hAnsi="Times New Roman" w:cs="Times New Roman"/>
          <w:i/>
          <w:iCs/>
        </w:rPr>
        <w:t>et al.,</w:t>
      </w:r>
      <w:r w:rsidR="00CC4BE4">
        <w:rPr>
          <w:rFonts w:ascii="Times New Roman" w:hAnsi="Times New Roman" w:cs="Times New Roman"/>
          <w:i/>
          <w:iCs/>
        </w:rPr>
        <w:t xml:space="preserve"> </w:t>
      </w:r>
      <w:r w:rsidR="00CC4BE4" w:rsidRPr="00CC4BE4">
        <w:rPr>
          <w:rFonts w:ascii="Times New Roman" w:hAnsi="Times New Roman" w:cs="Times New Roman"/>
        </w:rPr>
        <w:t>(</w:t>
      </w:r>
      <w:r w:rsidRPr="00235154">
        <w:rPr>
          <w:rFonts w:ascii="Times New Roman" w:hAnsi="Times New Roman" w:cs="Times New Roman"/>
        </w:rPr>
        <w:t xml:space="preserve">2007 illustrated that that at temperatures between 17 and 25°C glass eels of </w:t>
      </w:r>
      <w:r w:rsidRPr="00235154">
        <w:rPr>
          <w:rFonts w:ascii="Times New Roman" w:hAnsi="Times New Roman" w:cs="Times New Roman"/>
          <w:i/>
          <w:iCs/>
        </w:rPr>
        <w:t>A</w:t>
      </w:r>
      <w:r w:rsidR="00673D16" w:rsidRPr="00235154">
        <w:rPr>
          <w:rFonts w:ascii="Times New Roman" w:hAnsi="Times New Roman" w:cs="Times New Roman"/>
          <w:i/>
          <w:iCs/>
        </w:rPr>
        <w:t xml:space="preserve">. </w:t>
      </w:r>
      <w:proofErr w:type="spellStart"/>
      <w:r w:rsidR="00673D16" w:rsidRPr="00235154">
        <w:rPr>
          <w:rFonts w:ascii="Times New Roman" w:hAnsi="Times New Roman" w:cs="Times New Roman"/>
          <w:i/>
          <w:iCs/>
        </w:rPr>
        <w:t>a</w:t>
      </w:r>
      <w:r w:rsidRPr="00235154">
        <w:rPr>
          <w:rFonts w:ascii="Times New Roman" w:hAnsi="Times New Roman" w:cs="Times New Roman"/>
          <w:i/>
          <w:iCs/>
        </w:rPr>
        <w:t>nguilla</w:t>
      </w:r>
      <w:proofErr w:type="spellEnd"/>
      <w:r w:rsidRPr="00235154">
        <w:rPr>
          <w:rFonts w:ascii="Times New Roman" w:hAnsi="Times New Roman" w:cs="Times New Roman"/>
        </w:rPr>
        <w:t xml:space="preserve"> exhibit both swimming and climbing </w:t>
      </w:r>
      <w:proofErr w:type="spellStart"/>
      <w:r w:rsidRPr="00235154">
        <w:rPr>
          <w:rFonts w:ascii="Times New Roman" w:hAnsi="Times New Roman" w:cs="Times New Roman"/>
        </w:rPr>
        <w:t>behaviours</w:t>
      </w:r>
      <w:proofErr w:type="spellEnd"/>
      <w:r w:rsidRPr="00235154">
        <w:rPr>
          <w:rFonts w:ascii="Times New Roman" w:hAnsi="Times New Roman" w:cs="Times New Roman"/>
        </w:rPr>
        <w:t>.</w:t>
      </w:r>
    </w:p>
    <w:p w14:paraId="4CDB00CB" w14:textId="0AD8BD99" w:rsidR="00D16481" w:rsidRDefault="007C55FF" w:rsidP="00D16481">
      <w:pPr>
        <w:spacing w:line="480" w:lineRule="auto"/>
        <w:jc w:val="both"/>
        <w:rPr>
          <w:rFonts w:ascii="Times New Roman" w:hAnsi="Times New Roman"/>
          <w:sz w:val="24"/>
          <w:szCs w:val="24"/>
        </w:rPr>
      </w:pPr>
      <w:r>
        <w:rPr>
          <w:rFonts w:ascii="Times New Roman" w:hAnsi="Times New Roman"/>
          <w:sz w:val="24"/>
          <w:szCs w:val="24"/>
        </w:rPr>
        <w:t>Although it is c</w:t>
      </w:r>
      <w:r w:rsidR="00643382" w:rsidRPr="004774AA">
        <w:rPr>
          <w:rFonts w:ascii="Times New Roman" w:hAnsi="Times New Roman"/>
          <w:sz w:val="24"/>
          <w:szCs w:val="24"/>
        </w:rPr>
        <w:t xml:space="preserve">onsidered </w:t>
      </w:r>
      <w:r w:rsidR="00643382">
        <w:rPr>
          <w:rFonts w:ascii="Times New Roman" w:hAnsi="Times New Roman"/>
          <w:sz w:val="24"/>
          <w:szCs w:val="24"/>
        </w:rPr>
        <w:t xml:space="preserve">as </w:t>
      </w:r>
      <w:r w:rsidR="00643382" w:rsidRPr="004774AA">
        <w:rPr>
          <w:rFonts w:ascii="Times New Roman" w:hAnsi="Times New Roman"/>
          <w:sz w:val="24"/>
          <w:szCs w:val="24"/>
        </w:rPr>
        <w:t>one of the chief environmental variables governing upstream eel migration</w:t>
      </w:r>
      <w:r>
        <w:rPr>
          <w:rFonts w:ascii="Times New Roman" w:hAnsi="Times New Roman"/>
          <w:sz w:val="24"/>
          <w:szCs w:val="24"/>
        </w:rPr>
        <w:t>,</w:t>
      </w:r>
      <w:r w:rsidR="00643382">
        <w:rPr>
          <w:rFonts w:ascii="Times New Roman" w:hAnsi="Times New Roman"/>
          <w:sz w:val="24"/>
          <w:szCs w:val="24"/>
        </w:rPr>
        <w:t xml:space="preserve"> i</w:t>
      </w:r>
      <w:r>
        <w:rPr>
          <w:rFonts w:ascii="Times New Roman" w:hAnsi="Times New Roman"/>
          <w:sz w:val="24"/>
          <w:szCs w:val="24"/>
        </w:rPr>
        <w:t>nfluence</w:t>
      </w:r>
      <w:r w:rsidR="00643382">
        <w:rPr>
          <w:rFonts w:ascii="Times New Roman" w:hAnsi="Times New Roman"/>
          <w:sz w:val="24"/>
          <w:szCs w:val="24"/>
        </w:rPr>
        <w:t xml:space="preserve"> of temperature on juveniles of tropical anguillid eels is not well documented.  </w:t>
      </w:r>
      <w:r w:rsidR="002F392C">
        <w:rPr>
          <w:rFonts w:ascii="Times New Roman" w:hAnsi="Times New Roman"/>
          <w:sz w:val="24"/>
          <w:szCs w:val="24"/>
        </w:rPr>
        <w:t xml:space="preserve"> Juve</w:t>
      </w:r>
      <w:r w:rsidR="00673D16">
        <w:rPr>
          <w:rFonts w:ascii="Times New Roman" w:hAnsi="Times New Roman"/>
          <w:sz w:val="24"/>
          <w:szCs w:val="24"/>
        </w:rPr>
        <w:t xml:space="preserve">niles of </w:t>
      </w:r>
      <w:r w:rsidR="00673D16" w:rsidRPr="002F392C">
        <w:rPr>
          <w:rFonts w:ascii="Times New Roman" w:hAnsi="Times New Roman"/>
          <w:i/>
          <w:iCs/>
          <w:sz w:val="24"/>
          <w:szCs w:val="24"/>
        </w:rPr>
        <w:t>A. marmorata</w:t>
      </w:r>
      <w:r w:rsidR="00673D16" w:rsidRPr="00673D16">
        <w:rPr>
          <w:rFonts w:ascii="Times New Roman" w:hAnsi="Times New Roman"/>
          <w:sz w:val="24"/>
          <w:szCs w:val="24"/>
        </w:rPr>
        <w:t xml:space="preserve"> are sensitive to low water temperature</w:t>
      </w:r>
      <w:r w:rsidR="00673D16">
        <w:rPr>
          <w:rFonts w:ascii="Times New Roman" w:hAnsi="Times New Roman"/>
          <w:sz w:val="24"/>
          <w:szCs w:val="24"/>
        </w:rPr>
        <w:t xml:space="preserve"> and have an optimal gro</w:t>
      </w:r>
      <w:r>
        <w:rPr>
          <w:rFonts w:ascii="Times New Roman" w:hAnsi="Times New Roman"/>
          <w:sz w:val="24"/>
          <w:szCs w:val="24"/>
        </w:rPr>
        <w:t>w</w:t>
      </w:r>
      <w:r w:rsidR="00673D16">
        <w:rPr>
          <w:rFonts w:ascii="Times New Roman" w:hAnsi="Times New Roman"/>
          <w:sz w:val="24"/>
          <w:szCs w:val="24"/>
        </w:rPr>
        <w:t xml:space="preserve">th temperature of </w:t>
      </w:r>
      <w:r w:rsidR="00673D16" w:rsidRPr="00673D16">
        <w:rPr>
          <w:rFonts w:ascii="Times New Roman" w:hAnsi="Times New Roman"/>
          <w:sz w:val="24"/>
          <w:szCs w:val="24"/>
        </w:rPr>
        <w:t xml:space="preserve">27.6 °C </w:t>
      </w:r>
      <w:r w:rsidR="00673D16">
        <w:rPr>
          <w:rFonts w:ascii="Times New Roman" w:hAnsi="Times New Roman"/>
          <w:sz w:val="24"/>
          <w:szCs w:val="24"/>
        </w:rPr>
        <w:t xml:space="preserve">(Luo </w:t>
      </w:r>
      <w:r w:rsidR="00673D16" w:rsidRPr="00673D16">
        <w:rPr>
          <w:rFonts w:ascii="Times New Roman" w:hAnsi="Times New Roman"/>
          <w:i/>
          <w:iCs/>
          <w:sz w:val="24"/>
          <w:szCs w:val="24"/>
        </w:rPr>
        <w:t>et al.,</w:t>
      </w:r>
      <w:r w:rsidR="00673D16">
        <w:rPr>
          <w:rFonts w:ascii="Times New Roman" w:hAnsi="Times New Roman"/>
          <w:sz w:val="24"/>
          <w:szCs w:val="24"/>
        </w:rPr>
        <w:t xml:space="preserve"> 2013).</w:t>
      </w:r>
      <w:r w:rsidR="002F392C">
        <w:rPr>
          <w:rFonts w:ascii="Times New Roman" w:hAnsi="Times New Roman"/>
          <w:sz w:val="24"/>
          <w:szCs w:val="24"/>
        </w:rPr>
        <w:t xml:space="preserve"> </w:t>
      </w:r>
      <w:r w:rsidR="002F392C" w:rsidRPr="002F392C">
        <w:rPr>
          <w:rFonts w:ascii="Times New Roman" w:hAnsi="Times New Roman"/>
          <w:sz w:val="24"/>
          <w:szCs w:val="24"/>
        </w:rPr>
        <w:t>A study by (</w:t>
      </w:r>
      <w:r w:rsidR="00643382">
        <w:rPr>
          <w:rFonts w:ascii="Times New Roman" w:hAnsi="Times New Roman"/>
          <w:sz w:val="24"/>
          <w:szCs w:val="24"/>
        </w:rPr>
        <w:t xml:space="preserve">Arai </w:t>
      </w:r>
      <w:r w:rsidR="00643382" w:rsidRPr="00643382">
        <w:rPr>
          <w:rFonts w:ascii="Times New Roman" w:hAnsi="Times New Roman"/>
          <w:i/>
          <w:iCs/>
          <w:sz w:val="24"/>
          <w:szCs w:val="24"/>
        </w:rPr>
        <w:t>et al.,</w:t>
      </w:r>
      <w:r w:rsidR="00643382">
        <w:rPr>
          <w:rFonts w:ascii="Times New Roman" w:hAnsi="Times New Roman"/>
          <w:sz w:val="24"/>
          <w:szCs w:val="24"/>
        </w:rPr>
        <w:t xml:space="preserve"> 2020</w:t>
      </w:r>
      <w:r w:rsidR="002F392C" w:rsidRPr="002F392C">
        <w:rPr>
          <w:rFonts w:ascii="Times New Roman" w:hAnsi="Times New Roman"/>
          <w:sz w:val="24"/>
          <w:szCs w:val="24"/>
        </w:rPr>
        <w:t xml:space="preserve">) reported presence of </w:t>
      </w:r>
      <w:r w:rsidR="002F392C" w:rsidRPr="00CC4BE4">
        <w:rPr>
          <w:rFonts w:ascii="Times New Roman" w:hAnsi="Times New Roman"/>
          <w:i/>
          <w:iCs/>
          <w:sz w:val="24"/>
          <w:szCs w:val="24"/>
        </w:rPr>
        <w:t>A. bengalensis</w:t>
      </w:r>
      <w:r w:rsidR="002F392C" w:rsidRPr="00CC4BE4">
        <w:rPr>
          <w:rFonts w:ascii="Times New Roman" w:hAnsi="Times New Roman"/>
          <w:sz w:val="24"/>
          <w:szCs w:val="24"/>
        </w:rPr>
        <w:t xml:space="preserve"> specimens in upstream locations with temperatures ranging from 23.6 to 28.1 °C.</w:t>
      </w:r>
      <w:r w:rsidR="00643382">
        <w:t xml:space="preserve"> </w:t>
      </w:r>
      <w:r w:rsidR="00643382" w:rsidRPr="00643382">
        <w:rPr>
          <w:rFonts w:ascii="Times New Roman" w:hAnsi="Times New Roman"/>
          <w:sz w:val="24"/>
          <w:szCs w:val="24"/>
        </w:rPr>
        <w:t xml:space="preserve">Due to </w:t>
      </w:r>
      <w:r w:rsidR="00CC4BE4">
        <w:rPr>
          <w:rFonts w:ascii="Times New Roman" w:hAnsi="Times New Roman"/>
          <w:sz w:val="24"/>
          <w:szCs w:val="24"/>
        </w:rPr>
        <w:t xml:space="preserve">moderate temperatures </w:t>
      </w:r>
      <w:r w:rsidR="00643382" w:rsidRPr="00643382">
        <w:rPr>
          <w:rFonts w:ascii="Times New Roman" w:hAnsi="Times New Roman"/>
          <w:sz w:val="24"/>
          <w:szCs w:val="24"/>
        </w:rPr>
        <w:t xml:space="preserve">being </w:t>
      </w:r>
      <w:r w:rsidR="00D16481" w:rsidRPr="00643382">
        <w:rPr>
          <w:rFonts w:ascii="Times New Roman" w:hAnsi="Times New Roman"/>
          <w:sz w:val="24"/>
          <w:szCs w:val="24"/>
        </w:rPr>
        <w:t>continuous year-round and lack identifiable seasons</w:t>
      </w:r>
      <w:r w:rsidR="00CC4BE4">
        <w:rPr>
          <w:rFonts w:ascii="Times New Roman" w:hAnsi="Times New Roman"/>
          <w:sz w:val="24"/>
          <w:szCs w:val="24"/>
        </w:rPr>
        <w:t xml:space="preserve"> in the tropics,</w:t>
      </w:r>
      <w:r w:rsidR="00643382" w:rsidRPr="00643382">
        <w:rPr>
          <w:rFonts w:ascii="Times New Roman" w:hAnsi="Times New Roman"/>
          <w:sz w:val="24"/>
          <w:szCs w:val="24"/>
        </w:rPr>
        <w:t xml:space="preserve"> </w:t>
      </w:r>
      <w:r w:rsidR="00D16481" w:rsidRPr="00643382">
        <w:rPr>
          <w:rFonts w:ascii="Times New Roman" w:hAnsi="Times New Roman"/>
          <w:sz w:val="24"/>
          <w:szCs w:val="24"/>
        </w:rPr>
        <w:t>wat</w:t>
      </w:r>
      <w:r w:rsidR="00D16481" w:rsidRPr="004774AA">
        <w:rPr>
          <w:rFonts w:ascii="Times New Roman" w:hAnsi="Times New Roman"/>
          <w:sz w:val="24"/>
          <w:szCs w:val="24"/>
        </w:rPr>
        <w:t xml:space="preserve">er temperature may not be a factor in tropical glass eels' inshore migration (Arai </w:t>
      </w:r>
      <w:r w:rsidR="00C4488A" w:rsidRPr="00C4488A">
        <w:rPr>
          <w:rFonts w:ascii="Times New Roman" w:hAnsi="Times New Roman"/>
          <w:i/>
          <w:iCs/>
          <w:sz w:val="24"/>
          <w:szCs w:val="24"/>
        </w:rPr>
        <w:t>et al.,</w:t>
      </w:r>
      <w:r w:rsidR="00D16481" w:rsidRPr="004774AA">
        <w:rPr>
          <w:rFonts w:ascii="Times New Roman" w:hAnsi="Times New Roman"/>
          <w:sz w:val="24"/>
          <w:szCs w:val="24"/>
        </w:rPr>
        <w:t>2020)</w:t>
      </w:r>
      <w:r w:rsidR="00673D16">
        <w:rPr>
          <w:rFonts w:ascii="Times New Roman" w:hAnsi="Times New Roman"/>
          <w:sz w:val="24"/>
          <w:szCs w:val="24"/>
        </w:rPr>
        <w:t xml:space="preserve">. </w:t>
      </w:r>
      <w:commentRangeEnd w:id="315"/>
      <w:r w:rsidR="00CC5C09">
        <w:rPr>
          <w:rStyle w:val="CommentReference"/>
        </w:rPr>
        <w:commentReference w:id="315"/>
      </w:r>
    </w:p>
    <w:p w14:paraId="08BA4870" w14:textId="2AA28B3A" w:rsidR="00D16481" w:rsidRPr="004774AA" w:rsidRDefault="00D16481" w:rsidP="00D16481">
      <w:pPr>
        <w:spacing w:line="480" w:lineRule="auto"/>
        <w:jc w:val="both"/>
        <w:rPr>
          <w:rFonts w:ascii="Times New Roman" w:hAnsi="Times New Roman"/>
          <w:sz w:val="24"/>
          <w:szCs w:val="24"/>
        </w:rPr>
      </w:pPr>
      <w:commentRangeStart w:id="318"/>
      <w:r w:rsidRPr="004774AA">
        <w:rPr>
          <w:rFonts w:ascii="Times New Roman" w:hAnsi="Times New Roman"/>
          <w:sz w:val="24"/>
          <w:szCs w:val="24"/>
        </w:rPr>
        <w:t xml:space="preserve">Inshore migration of glass eels is influenced by light intensity (Arai </w:t>
      </w:r>
      <w:r w:rsidR="00C4488A" w:rsidRPr="00C4488A">
        <w:rPr>
          <w:rFonts w:ascii="Times New Roman" w:hAnsi="Times New Roman"/>
          <w:i/>
          <w:iCs/>
          <w:sz w:val="24"/>
          <w:szCs w:val="24"/>
        </w:rPr>
        <w:t>et al.</w:t>
      </w:r>
      <w:proofErr w:type="gramStart"/>
      <w:r w:rsidR="00C4488A" w:rsidRPr="00C4488A">
        <w:rPr>
          <w:rFonts w:ascii="Times New Roman" w:hAnsi="Times New Roman"/>
          <w:i/>
          <w:iCs/>
          <w:sz w:val="24"/>
          <w:szCs w:val="24"/>
        </w:rPr>
        <w:t>,</w:t>
      </w:r>
      <w:r w:rsidRPr="004774AA">
        <w:rPr>
          <w:rFonts w:ascii="Times New Roman" w:hAnsi="Times New Roman"/>
          <w:sz w:val="24"/>
          <w:szCs w:val="24"/>
        </w:rPr>
        <w:t>2020</w:t>
      </w:r>
      <w:proofErr w:type="gramEnd"/>
      <w:r w:rsidRPr="004774AA">
        <w:rPr>
          <w:rFonts w:ascii="Times New Roman" w:hAnsi="Times New Roman"/>
          <w:sz w:val="24"/>
          <w:szCs w:val="24"/>
        </w:rPr>
        <w:t xml:space="preserve">) As documented by </w:t>
      </w:r>
      <w:proofErr w:type="spellStart"/>
      <w:r w:rsidRPr="004774AA">
        <w:rPr>
          <w:rFonts w:ascii="Times New Roman" w:hAnsi="Times New Roman"/>
          <w:sz w:val="24"/>
          <w:szCs w:val="24"/>
        </w:rPr>
        <w:t>Laffaille</w:t>
      </w:r>
      <w:proofErr w:type="spellEnd"/>
      <w:r w:rsidR="00CC4BE4">
        <w:rPr>
          <w:rFonts w:ascii="Times New Roman" w:hAnsi="Times New Roman"/>
          <w:sz w:val="24"/>
          <w:szCs w:val="24"/>
        </w:rPr>
        <w:t>.</w:t>
      </w:r>
      <w:r w:rsidR="00C4488A" w:rsidRPr="00C4488A">
        <w:rPr>
          <w:rFonts w:ascii="Times New Roman" w:hAnsi="Times New Roman"/>
          <w:i/>
          <w:iCs/>
          <w:sz w:val="24"/>
          <w:szCs w:val="24"/>
        </w:rPr>
        <w:t>.,</w:t>
      </w:r>
      <w:r w:rsidR="007C55FF">
        <w:rPr>
          <w:rFonts w:ascii="Times New Roman" w:hAnsi="Times New Roman"/>
          <w:i/>
          <w:iCs/>
          <w:sz w:val="24"/>
          <w:szCs w:val="24"/>
        </w:rPr>
        <w:t xml:space="preserve"> </w:t>
      </w:r>
      <w:r w:rsidR="007C55FF">
        <w:rPr>
          <w:rFonts w:ascii="Times New Roman" w:hAnsi="Times New Roman"/>
          <w:sz w:val="24"/>
          <w:szCs w:val="24"/>
        </w:rPr>
        <w:t>(</w:t>
      </w:r>
      <w:r w:rsidRPr="004774AA">
        <w:rPr>
          <w:rFonts w:ascii="Times New Roman" w:hAnsi="Times New Roman"/>
          <w:sz w:val="24"/>
          <w:szCs w:val="24"/>
        </w:rPr>
        <w:t>2007</w:t>
      </w:r>
      <w:r w:rsidR="007C55FF">
        <w:rPr>
          <w:rFonts w:ascii="Times New Roman" w:hAnsi="Times New Roman"/>
          <w:sz w:val="24"/>
          <w:szCs w:val="24"/>
        </w:rPr>
        <w:t>)</w:t>
      </w:r>
      <w:r w:rsidRPr="004774AA">
        <w:rPr>
          <w:rFonts w:ascii="Times New Roman" w:hAnsi="Times New Roman"/>
          <w:sz w:val="24"/>
          <w:szCs w:val="24"/>
        </w:rPr>
        <w:t>, light intensity plays a role in glass eel migration, showing an increase in migration activity in the dark during the first hour of darkness, during which they move closer to the surface as compared to their activity during the day (</w:t>
      </w:r>
      <w:proofErr w:type="spellStart"/>
      <w:r w:rsidRPr="004774AA">
        <w:rPr>
          <w:rFonts w:ascii="Times New Roman" w:hAnsi="Times New Roman"/>
          <w:sz w:val="24"/>
          <w:szCs w:val="24"/>
        </w:rPr>
        <w:t>Bardonnet</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319" w:author="Microsoft account" w:date="2023-02-13T12:08:00Z">
        <w:r w:rsidR="00CC5C09">
          <w:rPr>
            <w:rFonts w:ascii="Times New Roman" w:hAnsi="Times New Roman"/>
            <w:i/>
            <w:iCs/>
            <w:sz w:val="24"/>
            <w:szCs w:val="24"/>
          </w:rPr>
          <w:t xml:space="preserve"> </w:t>
        </w:r>
      </w:ins>
      <w:r w:rsidRPr="004774AA">
        <w:rPr>
          <w:rFonts w:ascii="Times New Roman" w:hAnsi="Times New Roman"/>
          <w:sz w:val="24"/>
          <w:szCs w:val="24"/>
        </w:rPr>
        <w:t xml:space="preserve">2003; </w:t>
      </w:r>
      <w:proofErr w:type="spellStart"/>
      <w:r w:rsidRPr="004774AA">
        <w:rPr>
          <w:rFonts w:ascii="Times New Roman" w:hAnsi="Times New Roman"/>
          <w:sz w:val="24"/>
          <w:szCs w:val="24"/>
        </w:rPr>
        <w:t>Laffaille</w:t>
      </w:r>
      <w:proofErr w:type="spellEnd"/>
      <w:r w:rsidRPr="004774AA">
        <w:rPr>
          <w:rFonts w:ascii="Times New Roman" w:hAnsi="Times New Roman"/>
          <w:i/>
          <w:iCs/>
          <w:sz w:val="24"/>
          <w:szCs w:val="24"/>
        </w:rPr>
        <w:t>,</w:t>
      </w:r>
      <w:r w:rsidRPr="004774AA">
        <w:rPr>
          <w:rFonts w:ascii="Times New Roman" w:hAnsi="Times New Roman"/>
          <w:sz w:val="24"/>
          <w:szCs w:val="24"/>
        </w:rPr>
        <w:t xml:space="preserve"> 2007). However, this variable is still debatable, since </w:t>
      </w:r>
      <w:proofErr w:type="spellStart"/>
      <w:r w:rsidRPr="004774AA">
        <w:rPr>
          <w:rFonts w:ascii="Times New Roman" w:hAnsi="Times New Roman"/>
          <w:sz w:val="24"/>
          <w:szCs w:val="24"/>
        </w:rPr>
        <w:t>Bardonnet</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320" w:author="Microsoft account" w:date="2023-02-13T12:08:00Z">
        <w:r w:rsidR="00CC5C09">
          <w:rPr>
            <w:rFonts w:ascii="Times New Roman" w:hAnsi="Times New Roman"/>
            <w:i/>
            <w:iCs/>
            <w:sz w:val="24"/>
            <w:szCs w:val="24"/>
          </w:rPr>
          <w:t xml:space="preserve"> </w:t>
        </w:r>
      </w:ins>
      <w:r w:rsidRPr="004774AA">
        <w:rPr>
          <w:rFonts w:ascii="Times New Roman" w:hAnsi="Times New Roman"/>
          <w:i/>
          <w:iCs/>
          <w:sz w:val="24"/>
          <w:szCs w:val="24"/>
        </w:rPr>
        <w:t>(</w:t>
      </w:r>
      <w:r w:rsidRPr="004774AA">
        <w:rPr>
          <w:rFonts w:ascii="Times New Roman" w:hAnsi="Times New Roman"/>
          <w:sz w:val="24"/>
          <w:szCs w:val="24"/>
        </w:rPr>
        <w:t xml:space="preserve">2005) reported, light intensity has no inﬂuence on glass eel migration. While studying upstream migration of temperate species of glass eels in the Waikato River in New Zealand, </w:t>
      </w:r>
      <w:proofErr w:type="spellStart"/>
      <w:r w:rsidRPr="004774AA">
        <w:rPr>
          <w:rFonts w:ascii="Times New Roman" w:hAnsi="Times New Roman"/>
          <w:sz w:val="24"/>
          <w:szCs w:val="24"/>
        </w:rPr>
        <w:t>Jellyman</w:t>
      </w:r>
      <w:proofErr w:type="spellEnd"/>
      <w:r w:rsidRPr="004774AA">
        <w:rPr>
          <w:rFonts w:ascii="Times New Roman" w:hAnsi="Times New Roman"/>
          <w:sz w:val="24"/>
          <w:szCs w:val="24"/>
        </w:rPr>
        <w:t xml:space="preserve"> (1979) suggested that light has no influence on </w:t>
      </w:r>
      <w:r w:rsidRPr="004774AA">
        <w:rPr>
          <w:rFonts w:ascii="Times New Roman" w:hAnsi="Times New Roman"/>
          <w:i/>
          <w:iCs/>
          <w:sz w:val="24"/>
          <w:szCs w:val="24"/>
        </w:rPr>
        <w:t>A. australis</w:t>
      </w:r>
      <w:r w:rsidRPr="004774AA">
        <w:rPr>
          <w:rFonts w:ascii="Times New Roman" w:hAnsi="Times New Roman"/>
          <w:sz w:val="24"/>
          <w:szCs w:val="24"/>
        </w:rPr>
        <w:t xml:space="preserve"> and </w:t>
      </w:r>
      <w:r w:rsidRPr="004774AA">
        <w:rPr>
          <w:rFonts w:ascii="Times New Roman" w:hAnsi="Times New Roman"/>
          <w:i/>
          <w:iCs/>
          <w:sz w:val="24"/>
          <w:szCs w:val="24"/>
        </w:rPr>
        <w:t xml:space="preserve">A. </w:t>
      </w:r>
      <w:proofErr w:type="spellStart"/>
      <w:r w:rsidRPr="004774AA">
        <w:rPr>
          <w:rFonts w:ascii="Times New Roman" w:hAnsi="Times New Roman"/>
          <w:i/>
          <w:iCs/>
          <w:sz w:val="24"/>
          <w:szCs w:val="24"/>
        </w:rPr>
        <w:t>dieffenbachii</w:t>
      </w:r>
      <w:proofErr w:type="spellEnd"/>
      <w:r w:rsidRPr="004774AA">
        <w:rPr>
          <w:rFonts w:ascii="Times New Roman" w:hAnsi="Times New Roman"/>
          <w:sz w:val="24"/>
          <w:szCs w:val="24"/>
        </w:rPr>
        <w:t xml:space="preserve"> glass eels after observing that they migrated both during the day and night (</w:t>
      </w:r>
      <w:proofErr w:type="spellStart"/>
      <w:r w:rsidRPr="004774AA">
        <w:rPr>
          <w:rFonts w:ascii="Times New Roman" w:hAnsi="Times New Roman"/>
          <w:sz w:val="24"/>
          <w:szCs w:val="24"/>
        </w:rPr>
        <w:t>Prouzet</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2009; Arai </w:t>
      </w:r>
      <w:r w:rsidR="00C4488A" w:rsidRPr="00C4488A">
        <w:rPr>
          <w:rFonts w:ascii="Times New Roman" w:hAnsi="Times New Roman"/>
          <w:i/>
          <w:iCs/>
          <w:sz w:val="24"/>
          <w:szCs w:val="24"/>
        </w:rPr>
        <w:t>et al.,</w:t>
      </w:r>
      <w:r w:rsidRPr="004774AA">
        <w:rPr>
          <w:rFonts w:ascii="Times New Roman" w:hAnsi="Times New Roman"/>
          <w:sz w:val="24"/>
          <w:szCs w:val="24"/>
        </w:rPr>
        <w:t>2020).  Laffaille</w:t>
      </w:r>
      <w:r w:rsidR="00C4488A" w:rsidRPr="00C4488A">
        <w:rPr>
          <w:rFonts w:ascii="Times New Roman" w:hAnsi="Times New Roman"/>
          <w:i/>
          <w:iCs/>
          <w:sz w:val="24"/>
          <w:szCs w:val="24"/>
        </w:rPr>
        <w:t>.,</w:t>
      </w:r>
      <w:r w:rsidRPr="004774AA">
        <w:rPr>
          <w:rFonts w:ascii="Times New Roman" w:hAnsi="Times New Roman"/>
          <w:sz w:val="24"/>
          <w:szCs w:val="24"/>
        </w:rPr>
        <w:t xml:space="preserve">2007, observed glass eels shifted towards the bottom of the bed when light intensity was high and were most actively moving and abundant at the bottom where light intensity was to a much lower degree. Similarly, experimented in an aquarium glass eels of </w:t>
      </w:r>
      <w:r w:rsidRPr="004774AA">
        <w:rPr>
          <w:rFonts w:ascii="Times New Roman" w:hAnsi="Times New Roman"/>
          <w:i/>
          <w:iCs/>
          <w:sz w:val="24"/>
          <w:szCs w:val="24"/>
        </w:rPr>
        <w:t>A. japonica</w:t>
      </w:r>
      <w:r w:rsidRPr="004774AA">
        <w:rPr>
          <w:rFonts w:ascii="Times New Roman" w:hAnsi="Times New Roman"/>
          <w:sz w:val="24"/>
          <w:szCs w:val="24"/>
        </w:rPr>
        <w:t xml:space="preserve"> were observed to burrow in the sand during daytime (Dou and Tsukamoto 2003)</w:t>
      </w:r>
      <w:commentRangeEnd w:id="318"/>
      <w:r w:rsidR="00CC5C09">
        <w:rPr>
          <w:rStyle w:val="CommentReference"/>
        </w:rPr>
        <w:commentReference w:id="318"/>
      </w:r>
    </w:p>
    <w:p w14:paraId="6D79983F" w14:textId="32922223" w:rsidR="00EA5376"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lastRenderedPageBreak/>
        <w:t xml:space="preserve">A correlation between light and lunar cycle highlights that glass eels remain in much deeper water columns during the full moon attributed to the high light intensity at that lunar period. A study by </w:t>
      </w:r>
      <w:proofErr w:type="spellStart"/>
      <w:r w:rsidRPr="004774AA">
        <w:rPr>
          <w:rFonts w:ascii="Times New Roman" w:hAnsi="Times New Roman"/>
          <w:sz w:val="24"/>
          <w:szCs w:val="24"/>
        </w:rPr>
        <w:t>Sugeha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 xml:space="preserve">(2001) in the </w:t>
      </w:r>
      <w:proofErr w:type="spellStart"/>
      <w:r w:rsidRPr="004774AA">
        <w:rPr>
          <w:rFonts w:ascii="Times New Roman" w:hAnsi="Times New Roman"/>
          <w:sz w:val="24"/>
          <w:szCs w:val="24"/>
        </w:rPr>
        <w:t>Poigar</w:t>
      </w:r>
      <w:proofErr w:type="spellEnd"/>
      <w:r w:rsidRPr="004774AA">
        <w:rPr>
          <w:rFonts w:ascii="Times New Roman" w:hAnsi="Times New Roman"/>
          <w:sz w:val="24"/>
          <w:szCs w:val="24"/>
        </w:rPr>
        <w:t xml:space="preserve"> estuary as well recorded, fewer glass eels collected during the full moon and higher glass eels collected during the new moon as compared to the waxing and waning moons. Arai </w:t>
      </w:r>
      <w:r w:rsidR="00C4488A" w:rsidRPr="00C4488A">
        <w:rPr>
          <w:rFonts w:ascii="Times New Roman" w:hAnsi="Times New Roman"/>
          <w:i/>
          <w:iCs/>
          <w:sz w:val="24"/>
          <w:szCs w:val="24"/>
        </w:rPr>
        <w:t>et al.,</w:t>
      </w:r>
      <w:r w:rsidR="009110BA">
        <w:rPr>
          <w:rFonts w:ascii="Times New Roman" w:hAnsi="Times New Roman"/>
          <w:i/>
          <w:iCs/>
          <w:sz w:val="24"/>
          <w:szCs w:val="24"/>
        </w:rPr>
        <w:t xml:space="preserve"> </w:t>
      </w:r>
      <w:r w:rsidRPr="004774AA">
        <w:rPr>
          <w:rFonts w:ascii="Times New Roman" w:hAnsi="Times New Roman"/>
          <w:sz w:val="24"/>
          <w:szCs w:val="24"/>
        </w:rPr>
        <w:t xml:space="preserve">(2020) reported both lunar and semilunar periodicity of inshore migration by glass eels, with high number of glass eels observed to recruit during the new moon phase as compared to the full moon phase. Thereby, high moonlight intensity does play a role in influencing both inshore and upstream migration. However, it </w:t>
      </w:r>
      <w:commentRangeStart w:id="321"/>
      <w:r w:rsidRPr="004774AA">
        <w:rPr>
          <w:rFonts w:ascii="Times New Roman" w:hAnsi="Times New Roman"/>
          <w:sz w:val="24"/>
          <w:szCs w:val="24"/>
        </w:rPr>
        <w:t>is debated th</w:t>
      </w:r>
      <w:commentRangeEnd w:id="321"/>
      <w:r w:rsidR="00A57A94">
        <w:rPr>
          <w:rStyle w:val="CommentReference"/>
        </w:rPr>
        <w:commentReference w:id="321"/>
      </w:r>
      <w:r w:rsidRPr="004774AA">
        <w:rPr>
          <w:rFonts w:ascii="Times New Roman" w:hAnsi="Times New Roman"/>
          <w:sz w:val="24"/>
          <w:szCs w:val="24"/>
        </w:rPr>
        <w:t xml:space="preserve">at lunar effect has no influence in highly turbid estuaries (Harrison </w:t>
      </w:r>
      <w:r w:rsidR="00C4488A" w:rsidRPr="00C4488A">
        <w:rPr>
          <w:rFonts w:ascii="Times New Roman" w:hAnsi="Times New Roman"/>
          <w:i/>
          <w:iCs/>
          <w:sz w:val="24"/>
          <w:szCs w:val="24"/>
        </w:rPr>
        <w:t>et al.,</w:t>
      </w:r>
      <w:ins w:id="322" w:author="Microsoft account" w:date="2023-02-13T12:09:00Z">
        <w:r w:rsidR="00CC5C09">
          <w:rPr>
            <w:rFonts w:ascii="Times New Roman" w:hAnsi="Times New Roman"/>
            <w:i/>
            <w:iCs/>
            <w:sz w:val="24"/>
            <w:szCs w:val="24"/>
          </w:rPr>
          <w:t xml:space="preserve"> </w:t>
        </w:r>
      </w:ins>
      <w:r w:rsidRPr="004774AA">
        <w:rPr>
          <w:rFonts w:ascii="Times New Roman" w:hAnsi="Times New Roman"/>
          <w:sz w:val="24"/>
          <w:szCs w:val="24"/>
        </w:rPr>
        <w:t>2014). Turbid conditions reduce light penetration thus making lunar periods have no significant influence on migrating juvenile anguillids. Additionally, high turbidity may decrease predation rates guaranteeing higher survival and successful upstream migration (Lunt and Smee</w:t>
      </w:r>
      <w:del w:id="323" w:author="Microsoft account" w:date="2023-02-13T12:12:00Z">
        <w:r w:rsidR="00C4488A" w:rsidRPr="00C4488A" w:rsidDel="00A57A94">
          <w:rPr>
            <w:rFonts w:ascii="Times New Roman" w:hAnsi="Times New Roman"/>
            <w:i/>
            <w:iCs/>
            <w:sz w:val="24"/>
            <w:szCs w:val="24"/>
          </w:rPr>
          <w:delText>.</w:delText>
        </w:r>
      </w:del>
      <w:r w:rsidR="00C4488A" w:rsidRPr="00C4488A">
        <w:rPr>
          <w:rFonts w:ascii="Times New Roman" w:hAnsi="Times New Roman"/>
          <w:i/>
          <w:iCs/>
          <w:sz w:val="24"/>
          <w:szCs w:val="24"/>
        </w:rPr>
        <w:t>,</w:t>
      </w:r>
      <w:ins w:id="324" w:author="Microsoft account" w:date="2023-02-13T12:12:00Z">
        <w:r w:rsidR="00A57A94">
          <w:rPr>
            <w:rFonts w:ascii="Times New Roman" w:hAnsi="Times New Roman"/>
            <w:i/>
            <w:iCs/>
            <w:sz w:val="24"/>
            <w:szCs w:val="24"/>
          </w:rPr>
          <w:t xml:space="preserve"> </w:t>
        </w:r>
      </w:ins>
      <w:r w:rsidRPr="004774AA">
        <w:rPr>
          <w:rFonts w:ascii="Times New Roman" w:hAnsi="Times New Roman"/>
          <w:sz w:val="24"/>
          <w:szCs w:val="24"/>
        </w:rPr>
        <w:t>2020)</w:t>
      </w:r>
      <w:bookmarkStart w:id="325" w:name="_Toc20687086"/>
      <w:r w:rsidR="007C55FF">
        <w:rPr>
          <w:rFonts w:ascii="Times New Roman" w:hAnsi="Times New Roman"/>
          <w:sz w:val="24"/>
          <w:szCs w:val="24"/>
        </w:rPr>
        <w:t>.</w:t>
      </w:r>
    </w:p>
    <w:p w14:paraId="0C84B70D" w14:textId="77777777" w:rsidR="00EA5376" w:rsidRDefault="00EA5376">
      <w:pPr>
        <w:spacing w:after="160" w:line="259" w:lineRule="auto"/>
        <w:rPr>
          <w:rFonts w:ascii="Times New Roman" w:hAnsi="Times New Roman"/>
          <w:sz w:val="24"/>
          <w:szCs w:val="24"/>
        </w:rPr>
      </w:pPr>
      <w:r>
        <w:rPr>
          <w:rFonts w:ascii="Times New Roman" w:hAnsi="Times New Roman"/>
          <w:sz w:val="24"/>
          <w:szCs w:val="24"/>
        </w:rPr>
        <w:br w:type="page"/>
      </w:r>
    </w:p>
    <w:p w14:paraId="63EADAAB" w14:textId="42E5687F" w:rsidR="00D16481" w:rsidRDefault="00EA5376" w:rsidP="008A3F50">
      <w:pPr>
        <w:pStyle w:val="Title"/>
      </w:pPr>
      <w:bookmarkStart w:id="326" w:name="_Toc125806956"/>
      <w:bookmarkEnd w:id="325"/>
      <w:r>
        <w:lastRenderedPageBreak/>
        <w:t>CHAPTER THREE</w:t>
      </w:r>
      <w:bookmarkEnd w:id="326"/>
    </w:p>
    <w:p w14:paraId="75E69BE3" w14:textId="730B41EF" w:rsidR="00EA5376" w:rsidRDefault="00EA5376" w:rsidP="008A3F50">
      <w:pPr>
        <w:pStyle w:val="Heading1"/>
      </w:pPr>
      <w:bookmarkStart w:id="327" w:name="_Toc125806957"/>
      <w:r>
        <w:t>MATERIALS AND METHODS</w:t>
      </w:r>
      <w:bookmarkEnd w:id="327"/>
    </w:p>
    <w:p w14:paraId="11ED7573" w14:textId="3F574A5A" w:rsidR="00EA5376" w:rsidRPr="00EA5376" w:rsidRDefault="00EA5376" w:rsidP="008A3F50">
      <w:pPr>
        <w:pStyle w:val="Heading2"/>
      </w:pPr>
      <w:bookmarkStart w:id="328" w:name="_Toc125806958"/>
      <w:r>
        <w:t>Study area</w:t>
      </w:r>
      <w:bookmarkEnd w:id="328"/>
    </w:p>
    <w:p w14:paraId="43D3C8CF" w14:textId="12E28861" w:rsidR="00D16481" w:rsidRPr="004774AA" w:rsidRDefault="00D16481" w:rsidP="00D16481">
      <w:pPr>
        <w:spacing w:line="480" w:lineRule="auto"/>
        <w:jc w:val="both"/>
        <w:rPr>
          <w:rFonts w:ascii="Times New Roman" w:hAnsi="Times New Roman"/>
          <w:sz w:val="24"/>
          <w:szCs w:val="24"/>
        </w:rPr>
      </w:pPr>
      <w:bookmarkStart w:id="329" w:name="page19"/>
      <w:bookmarkStart w:id="330" w:name="_Toc20687089"/>
      <w:bookmarkEnd w:id="329"/>
      <w:r w:rsidRPr="004774AA">
        <w:rPr>
          <w:rFonts w:ascii="Times New Roman" w:hAnsi="Times New Roman"/>
          <w:sz w:val="24"/>
          <w:szCs w:val="24"/>
        </w:rPr>
        <w:t xml:space="preserve">The study was conducted in the Sabaki Estuary. The estuary </w:t>
      </w:r>
      <w:ins w:id="331" w:author="Microsoft account" w:date="2023-02-13T12:12:00Z">
        <w:r w:rsidR="00A57A94">
          <w:rPr>
            <w:rFonts w:ascii="Times New Roman" w:hAnsi="Times New Roman"/>
            <w:sz w:val="24"/>
            <w:szCs w:val="24"/>
          </w:rPr>
          <w:t xml:space="preserve">is </w:t>
        </w:r>
      </w:ins>
      <w:r w:rsidRPr="004774AA">
        <w:rPr>
          <w:rFonts w:ascii="Times New Roman" w:hAnsi="Times New Roman"/>
          <w:sz w:val="24"/>
          <w:szCs w:val="24"/>
        </w:rPr>
        <w:t>located 10</w:t>
      </w:r>
      <w:ins w:id="332" w:author="Microsoft account" w:date="2023-02-13T12:12:00Z">
        <w:r w:rsidR="00A57A94">
          <w:rPr>
            <w:rFonts w:ascii="Times New Roman" w:hAnsi="Times New Roman"/>
            <w:sz w:val="24"/>
            <w:szCs w:val="24"/>
          </w:rPr>
          <w:t xml:space="preserve"> </w:t>
        </w:r>
      </w:ins>
      <w:r w:rsidRPr="004774AA">
        <w:rPr>
          <w:rFonts w:ascii="Times New Roman" w:hAnsi="Times New Roman"/>
          <w:sz w:val="24"/>
          <w:szCs w:val="24"/>
        </w:rPr>
        <w:t>km north of Malindi town</w:t>
      </w:r>
      <w:r w:rsidR="005D6F31">
        <w:rPr>
          <w:rFonts w:ascii="Times New Roman" w:hAnsi="Times New Roman"/>
          <w:sz w:val="24"/>
          <w:szCs w:val="24"/>
        </w:rPr>
        <w:t xml:space="preserve"> and</w:t>
      </w:r>
      <w:r w:rsidRPr="004774AA">
        <w:rPr>
          <w:rFonts w:ascii="Times New Roman" w:hAnsi="Times New Roman"/>
          <w:sz w:val="24"/>
          <w:szCs w:val="24"/>
        </w:rPr>
        <w:t xml:space="preserve"> lies between longitude: 3.2ºS and latitude: 40.15º occupying approximately 250 ha (</w:t>
      </w:r>
      <w:proofErr w:type="spellStart"/>
      <w:r w:rsidRPr="004774AA">
        <w:rPr>
          <w:rFonts w:ascii="Times New Roman" w:hAnsi="Times New Roman"/>
          <w:sz w:val="24"/>
          <w:szCs w:val="24"/>
        </w:rPr>
        <w:t>Abuodha</w:t>
      </w:r>
      <w:proofErr w:type="spellEnd"/>
      <w:r w:rsidRPr="004774AA">
        <w:rPr>
          <w:rFonts w:ascii="Times New Roman" w:hAnsi="Times New Roman"/>
          <w:i/>
          <w:iCs/>
          <w:sz w:val="24"/>
          <w:szCs w:val="24"/>
        </w:rPr>
        <w:t>,</w:t>
      </w:r>
      <w:r w:rsidRPr="004774AA">
        <w:rPr>
          <w:rFonts w:ascii="Times New Roman" w:hAnsi="Times New Roman"/>
          <w:sz w:val="24"/>
          <w:szCs w:val="24"/>
        </w:rPr>
        <w:t xml:space="preserve"> 1998; </w:t>
      </w:r>
      <w:proofErr w:type="spellStart"/>
      <w:r w:rsidRPr="004774AA">
        <w:rPr>
          <w:rFonts w:ascii="Times New Roman" w:hAnsi="Times New Roman"/>
          <w:sz w:val="24"/>
          <w:szCs w:val="24"/>
        </w:rPr>
        <w:t>Houte-Howes</w:t>
      </w:r>
      <w:proofErr w:type="spellEnd"/>
      <w:r w:rsidRPr="004774AA">
        <w:rPr>
          <w:rFonts w:ascii="Times New Roman" w:hAnsi="Times New Roman"/>
          <w:i/>
          <w:iCs/>
          <w:sz w:val="24"/>
          <w:szCs w:val="24"/>
        </w:rPr>
        <w:t>,</w:t>
      </w:r>
      <w:r w:rsidRPr="004774AA">
        <w:rPr>
          <w:rFonts w:ascii="Times New Roman" w:hAnsi="Times New Roman"/>
          <w:sz w:val="24"/>
          <w:szCs w:val="24"/>
        </w:rPr>
        <w:t xml:space="preserve"> 2005). The estuary arises from the downstream lower course of the Athi river which flows </w:t>
      </w:r>
      <w:commentRangeStart w:id="333"/>
      <w:r w:rsidRPr="004774AA">
        <w:rPr>
          <w:rFonts w:ascii="Times New Roman" w:hAnsi="Times New Roman"/>
          <w:sz w:val="24"/>
          <w:szCs w:val="24"/>
        </w:rPr>
        <w:t xml:space="preserve">220 km </w:t>
      </w:r>
      <w:commentRangeEnd w:id="333"/>
      <w:r w:rsidR="00A57A94">
        <w:rPr>
          <w:rStyle w:val="CommentReference"/>
        </w:rPr>
        <w:commentReference w:id="333"/>
      </w:r>
      <w:r w:rsidRPr="004774AA">
        <w:rPr>
          <w:rFonts w:ascii="Times New Roman" w:hAnsi="Times New Roman"/>
          <w:sz w:val="24"/>
          <w:szCs w:val="24"/>
        </w:rPr>
        <w:t xml:space="preserve">through the semi-arid savannah plains. </w:t>
      </w:r>
      <w:commentRangeStart w:id="334"/>
      <w:r w:rsidRPr="004774AA">
        <w:rPr>
          <w:rFonts w:ascii="Times New Roman" w:hAnsi="Times New Roman"/>
          <w:sz w:val="24"/>
          <w:szCs w:val="24"/>
        </w:rPr>
        <w:t>As the river, its name changes along the course,</w:t>
      </w:r>
      <w:commentRangeEnd w:id="334"/>
      <w:r w:rsidR="00A57A94">
        <w:rPr>
          <w:rStyle w:val="CommentReference"/>
        </w:rPr>
        <w:commentReference w:id="334"/>
      </w:r>
      <w:r w:rsidRPr="004774AA">
        <w:rPr>
          <w:rFonts w:ascii="Times New Roman" w:hAnsi="Times New Roman"/>
          <w:sz w:val="24"/>
          <w:szCs w:val="24"/>
        </w:rPr>
        <w:t xml:space="preserve"> emptying into the West Indian Ocean near the Malindi–Watamu reef complex and is referred to as the </w:t>
      </w:r>
      <w:proofErr w:type="spellStart"/>
      <w:r w:rsidRPr="004774AA">
        <w:rPr>
          <w:rFonts w:ascii="Times New Roman" w:hAnsi="Times New Roman"/>
          <w:sz w:val="24"/>
          <w:szCs w:val="24"/>
        </w:rPr>
        <w:t>Sabaki</w:t>
      </w:r>
      <w:proofErr w:type="spellEnd"/>
      <w:r w:rsidRPr="004774AA">
        <w:rPr>
          <w:rFonts w:ascii="Times New Roman" w:hAnsi="Times New Roman"/>
          <w:sz w:val="24"/>
          <w:szCs w:val="24"/>
        </w:rPr>
        <w:t xml:space="preserve"> River (</w:t>
      </w:r>
      <w:proofErr w:type="spellStart"/>
      <w:r w:rsidRPr="004774AA">
        <w:rPr>
          <w:rFonts w:ascii="Times New Roman" w:hAnsi="Times New Roman"/>
          <w:sz w:val="24"/>
          <w:szCs w:val="24"/>
        </w:rPr>
        <w:t>Katwijik</w:t>
      </w:r>
      <w:proofErr w:type="spellEnd"/>
      <w:r w:rsidRPr="004774AA">
        <w:rPr>
          <w:rFonts w:ascii="Times New Roman" w:hAnsi="Times New Roman"/>
          <w:sz w:val="24"/>
          <w:szCs w:val="24"/>
        </w:rPr>
        <w:t xml:space="preserve"> </w:t>
      </w:r>
      <w:r w:rsidRPr="004774AA">
        <w:rPr>
          <w:rFonts w:ascii="Times New Roman" w:hAnsi="Times New Roman"/>
          <w:i/>
          <w:iCs/>
          <w:sz w:val="24"/>
          <w:szCs w:val="24"/>
        </w:rPr>
        <w:t>et al.,</w:t>
      </w:r>
      <w:r w:rsidRPr="004774AA">
        <w:rPr>
          <w:rFonts w:ascii="Times New Roman" w:hAnsi="Times New Roman"/>
          <w:sz w:val="24"/>
          <w:szCs w:val="24"/>
        </w:rPr>
        <w:t xml:space="preserve">1993; </w:t>
      </w:r>
      <w:proofErr w:type="spellStart"/>
      <w:r w:rsidRPr="004774AA">
        <w:rPr>
          <w:rFonts w:ascii="Times New Roman" w:hAnsi="Times New Roman"/>
          <w:sz w:val="24"/>
          <w:szCs w:val="24"/>
        </w:rPr>
        <w:t>Marwik</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r w:rsidRPr="004774AA">
        <w:rPr>
          <w:rFonts w:ascii="Times New Roman" w:hAnsi="Times New Roman"/>
          <w:sz w:val="24"/>
          <w:szCs w:val="24"/>
        </w:rPr>
        <w:t>2014).</w:t>
      </w:r>
    </w:p>
    <w:p w14:paraId="412E6578" w14:textId="675AE5FC" w:rsidR="00D16481"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t xml:space="preserve">The Sabaki Estuary is made up of two main zones; an intertidal muddy area with mangroves and the main tidal channel, characterized by spring and neap tide, seasonal tidal effects (Kitheka </w:t>
      </w:r>
      <w:r w:rsidR="00C4488A" w:rsidRPr="00C4488A">
        <w:rPr>
          <w:rFonts w:ascii="Times New Roman" w:hAnsi="Times New Roman"/>
          <w:i/>
          <w:iCs/>
          <w:sz w:val="24"/>
          <w:szCs w:val="24"/>
        </w:rPr>
        <w:t>et al.,</w:t>
      </w:r>
      <w:r w:rsidRPr="004774AA">
        <w:rPr>
          <w:rFonts w:ascii="Times New Roman" w:hAnsi="Times New Roman"/>
          <w:sz w:val="24"/>
          <w:szCs w:val="24"/>
        </w:rPr>
        <w:t xml:space="preserve">2015; Kitheka </w:t>
      </w:r>
      <w:r w:rsidR="00C4488A" w:rsidRPr="00C4488A">
        <w:rPr>
          <w:rFonts w:ascii="Times New Roman" w:hAnsi="Times New Roman"/>
          <w:i/>
          <w:iCs/>
          <w:sz w:val="24"/>
          <w:szCs w:val="24"/>
        </w:rPr>
        <w:t>et al.,</w:t>
      </w:r>
      <w:ins w:id="335" w:author="Microsoft account" w:date="2023-02-13T12:16:00Z">
        <w:r w:rsidR="00A57A94">
          <w:rPr>
            <w:rFonts w:ascii="Times New Roman" w:hAnsi="Times New Roman"/>
            <w:i/>
            <w:iCs/>
            <w:sz w:val="24"/>
            <w:szCs w:val="24"/>
          </w:rPr>
          <w:t xml:space="preserve"> </w:t>
        </w:r>
      </w:ins>
      <w:r w:rsidRPr="004774AA">
        <w:rPr>
          <w:rFonts w:ascii="Times New Roman" w:hAnsi="Times New Roman"/>
          <w:sz w:val="24"/>
          <w:szCs w:val="24"/>
        </w:rPr>
        <w:t>2016). Considered s</w:t>
      </w:r>
      <w:commentRangeStart w:id="336"/>
      <w:r w:rsidRPr="004774AA">
        <w:rPr>
          <w:rFonts w:ascii="Times New Roman" w:hAnsi="Times New Roman"/>
          <w:sz w:val="24"/>
          <w:szCs w:val="24"/>
        </w:rPr>
        <w:t>easonal</w:t>
      </w:r>
      <w:commentRangeEnd w:id="336"/>
      <w:r w:rsidR="00A57A94">
        <w:rPr>
          <w:rStyle w:val="CommentReference"/>
        </w:rPr>
        <w:commentReference w:id="336"/>
      </w:r>
      <w:r w:rsidRPr="004774AA">
        <w:rPr>
          <w:rFonts w:ascii="Times New Roman" w:hAnsi="Times New Roman"/>
          <w:sz w:val="24"/>
          <w:szCs w:val="24"/>
        </w:rPr>
        <w:t>, the estuary has interchanging low</w:t>
      </w:r>
      <w:r w:rsidR="005D6F31">
        <w:rPr>
          <w:rFonts w:ascii="Times New Roman" w:hAnsi="Times New Roman"/>
          <w:sz w:val="24"/>
          <w:szCs w:val="24"/>
        </w:rPr>
        <w:t xml:space="preserve"> </w:t>
      </w:r>
      <w:r w:rsidR="005D6F31" w:rsidRPr="004774AA">
        <w:rPr>
          <w:rFonts w:ascii="Times New Roman" w:hAnsi="Times New Roman"/>
          <w:sz w:val="24"/>
          <w:szCs w:val="24"/>
        </w:rPr>
        <w:t>(see figure 2)</w:t>
      </w:r>
      <w:r w:rsidRPr="004774AA">
        <w:rPr>
          <w:rFonts w:ascii="Times New Roman" w:hAnsi="Times New Roman"/>
          <w:sz w:val="24"/>
          <w:szCs w:val="24"/>
        </w:rPr>
        <w:t xml:space="preserve"> and high waters at each tidal cycle (Kitheka </w:t>
      </w:r>
      <w:r w:rsidR="00C4488A" w:rsidRPr="00C4488A">
        <w:rPr>
          <w:rFonts w:ascii="Times New Roman" w:hAnsi="Times New Roman"/>
          <w:i/>
          <w:iCs/>
          <w:sz w:val="24"/>
          <w:szCs w:val="24"/>
        </w:rPr>
        <w:t>et al.,</w:t>
      </w:r>
      <w:r w:rsidRPr="004774AA">
        <w:rPr>
          <w:rFonts w:ascii="Times New Roman" w:hAnsi="Times New Roman"/>
          <w:sz w:val="24"/>
          <w:szCs w:val="24"/>
        </w:rPr>
        <w:t>2016) with mean shallow depths of 3</w:t>
      </w:r>
      <w:ins w:id="337" w:author="Microsoft account" w:date="2023-02-13T12:19:00Z">
        <w:r w:rsidR="006005AD">
          <w:rPr>
            <w:rFonts w:ascii="Times New Roman" w:hAnsi="Times New Roman"/>
            <w:sz w:val="24"/>
            <w:szCs w:val="24"/>
          </w:rPr>
          <w:t xml:space="preserve"> </w:t>
        </w:r>
      </w:ins>
      <w:r w:rsidRPr="004774AA">
        <w:rPr>
          <w:rFonts w:ascii="Times New Roman" w:hAnsi="Times New Roman"/>
          <w:sz w:val="24"/>
          <w:szCs w:val="24"/>
        </w:rPr>
        <w:t xml:space="preserve">m with seawater not obtruding permanently into the estuary but is </w:t>
      </w:r>
      <w:r w:rsidRPr="00A57A94">
        <w:rPr>
          <w:rFonts w:ascii="Times New Roman" w:hAnsi="Times New Roman"/>
          <w:sz w:val="24"/>
          <w:szCs w:val="24"/>
          <w:highlight w:val="yellow"/>
          <w:rPrChange w:id="338" w:author="Microsoft account" w:date="2023-02-13T12:19:00Z">
            <w:rPr>
              <w:rFonts w:ascii="Times New Roman" w:hAnsi="Times New Roman"/>
              <w:sz w:val="24"/>
              <w:szCs w:val="24"/>
            </w:rPr>
          </w:rPrChange>
        </w:rPr>
        <w:t>rather flashed</w:t>
      </w:r>
      <w:r w:rsidRPr="004774AA">
        <w:rPr>
          <w:rFonts w:ascii="Times New Roman" w:hAnsi="Times New Roman"/>
          <w:sz w:val="24"/>
          <w:szCs w:val="24"/>
        </w:rPr>
        <w:t xml:space="preserve"> out at every tidal cycle (Kitheka </w:t>
      </w:r>
      <w:r w:rsidR="00C4488A" w:rsidRPr="00C4488A">
        <w:rPr>
          <w:rFonts w:ascii="Times New Roman" w:hAnsi="Times New Roman"/>
          <w:i/>
          <w:iCs/>
          <w:sz w:val="24"/>
          <w:szCs w:val="24"/>
        </w:rPr>
        <w:t>et al.,</w:t>
      </w:r>
      <w:r w:rsidRPr="004774AA">
        <w:rPr>
          <w:rFonts w:ascii="Times New Roman" w:hAnsi="Times New Roman"/>
          <w:sz w:val="24"/>
          <w:szCs w:val="24"/>
        </w:rPr>
        <w:t xml:space="preserve">2015; Kitheka </w:t>
      </w:r>
      <w:r w:rsidR="00C4488A" w:rsidRPr="00C4488A">
        <w:rPr>
          <w:rFonts w:ascii="Times New Roman" w:hAnsi="Times New Roman"/>
          <w:i/>
          <w:iCs/>
          <w:sz w:val="24"/>
          <w:szCs w:val="24"/>
        </w:rPr>
        <w:t>et al.,</w:t>
      </w:r>
      <w:r w:rsidRPr="004774AA">
        <w:rPr>
          <w:rFonts w:ascii="Times New Roman" w:hAnsi="Times New Roman"/>
          <w:sz w:val="24"/>
          <w:szCs w:val="24"/>
        </w:rPr>
        <w:t>2016).</w:t>
      </w:r>
    </w:p>
    <w:p w14:paraId="579138BF" w14:textId="7EB2386F" w:rsidR="005D6F31" w:rsidRDefault="005D6F31" w:rsidP="00D16481">
      <w:pPr>
        <w:spacing w:line="480" w:lineRule="auto"/>
        <w:jc w:val="both"/>
        <w:rPr>
          <w:rFonts w:ascii="Times New Roman" w:hAnsi="Times New Roman"/>
          <w:sz w:val="24"/>
          <w:szCs w:val="24"/>
        </w:rPr>
      </w:pPr>
      <w:r w:rsidRPr="00AF7FF3">
        <w:rPr>
          <w:noProof/>
        </w:rPr>
        <w:lastRenderedPageBreak/>
        <w:drawing>
          <wp:inline distT="0" distB="0" distL="0" distR="0" wp14:anchorId="67A47D25" wp14:editId="390AC8E5">
            <wp:extent cx="5943600" cy="2676596"/>
            <wp:effectExtent l="0" t="0" r="0" b="9525"/>
            <wp:docPr id="14" name="Picture 5">
              <a:extLst xmlns:a="http://schemas.openxmlformats.org/drawingml/2006/main">
                <a:ext uri="{FF2B5EF4-FFF2-40B4-BE49-F238E27FC236}">
                  <a16:creationId xmlns:a16="http://schemas.microsoft.com/office/drawing/2014/main" id="{0EA85EF3-9E51-4701-8138-7A9624B6C8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EA85EF3-9E51-4701-8138-7A9624B6C8E9}"/>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76596"/>
                    </a:xfrm>
                    <a:prstGeom prst="rect">
                      <a:avLst/>
                    </a:prstGeom>
                  </pic:spPr>
                </pic:pic>
              </a:graphicData>
            </a:graphic>
          </wp:inline>
        </w:drawing>
      </w:r>
    </w:p>
    <w:p w14:paraId="162BF3F0" w14:textId="4A268E33" w:rsidR="005D6F31" w:rsidRPr="004774AA" w:rsidRDefault="005D6F31" w:rsidP="005D6F31">
      <w:pPr>
        <w:pStyle w:val="ThesisFigures"/>
      </w:pPr>
      <w:bookmarkStart w:id="339" w:name="_Toc125751205"/>
      <w:bookmarkStart w:id="340" w:name="_Toc125787268"/>
      <w:r w:rsidRPr="004774AA">
        <w:t xml:space="preserve">Figure 2: </w:t>
      </w:r>
      <w:ins w:id="341" w:author="Microsoft account" w:date="2023-02-13T12:20:00Z">
        <w:r w:rsidR="006005AD">
          <w:t xml:space="preserve">A photograph </w:t>
        </w:r>
      </w:ins>
      <w:del w:id="342" w:author="Microsoft account" w:date="2023-02-13T12:20:00Z">
        <w:r w:rsidRPr="004774AA" w:rsidDel="006005AD">
          <w:delText>Picture</w:delText>
        </w:r>
      </w:del>
      <w:r w:rsidRPr="004774AA">
        <w:t xml:space="preserve"> of the Sabaki Estuary</w:t>
      </w:r>
      <w:bookmarkEnd w:id="339"/>
      <w:bookmarkEnd w:id="340"/>
      <w:r>
        <w:t xml:space="preserve"> </w:t>
      </w:r>
      <w:ins w:id="343" w:author="Microsoft account" w:date="2023-02-13T12:20:00Z">
        <w:r w:rsidR="006005AD">
          <w:t>taken during the</w:t>
        </w:r>
      </w:ins>
      <w:del w:id="344" w:author="Microsoft account" w:date="2023-02-13T12:21:00Z">
        <w:r w:rsidDel="006005AD">
          <w:delText>at</w:delText>
        </w:r>
      </w:del>
      <w:r>
        <w:t xml:space="preserve"> low tide</w:t>
      </w:r>
      <w:ins w:id="345" w:author="Microsoft account" w:date="2023-02-13T12:21:00Z">
        <w:r w:rsidR="006005AD">
          <w:t xml:space="preserve"> (Photo by Gitonga 2021)</w:t>
        </w:r>
      </w:ins>
    </w:p>
    <w:p w14:paraId="2BF79199" w14:textId="3DC7AF6C" w:rsidR="00D16481" w:rsidRPr="004774AA"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t xml:space="preserve">Sabaki Estuary experiences a tropical monsoon climate with two distinct rainfall seasons; the </w:t>
      </w:r>
      <w:ins w:id="346" w:author="Microsoft account" w:date="2023-02-13T12:22:00Z">
        <w:r w:rsidR="006005AD">
          <w:rPr>
            <w:rFonts w:ascii="Times New Roman" w:hAnsi="Times New Roman"/>
            <w:sz w:val="24"/>
            <w:szCs w:val="24"/>
          </w:rPr>
          <w:t>“</w:t>
        </w:r>
      </w:ins>
      <w:proofErr w:type="spellStart"/>
      <w:ins w:id="347" w:author="Microsoft account" w:date="2023-02-13T12:23:00Z">
        <w:r w:rsidR="006005AD">
          <w:rPr>
            <w:rFonts w:ascii="Times New Roman" w:hAnsi="Times New Roman"/>
            <w:sz w:val="24"/>
            <w:szCs w:val="24"/>
          </w:rPr>
          <w:t>K</w:t>
        </w:r>
      </w:ins>
      <w:del w:id="348" w:author="Microsoft account" w:date="2023-02-13T12:23:00Z">
        <w:r w:rsidRPr="004774AA" w:rsidDel="006005AD">
          <w:rPr>
            <w:rFonts w:ascii="Times New Roman" w:hAnsi="Times New Roman"/>
            <w:sz w:val="24"/>
            <w:szCs w:val="24"/>
          </w:rPr>
          <w:delText>k</w:delText>
        </w:r>
      </w:del>
      <w:r w:rsidRPr="004774AA">
        <w:rPr>
          <w:rFonts w:ascii="Times New Roman" w:hAnsi="Times New Roman"/>
          <w:sz w:val="24"/>
          <w:szCs w:val="24"/>
        </w:rPr>
        <w:t>askazi</w:t>
      </w:r>
      <w:proofErr w:type="spellEnd"/>
      <w:ins w:id="349" w:author="Microsoft account" w:date="2023-02-13T12:22:00Z">
        <w:r w:rsidR="006005AD">
          <w:rPr>
            <w:rFonts w:ascii="Times New Roman" w:hAnsi="Times New Roman"/>
            <w:sz w:val="24"/>
            <w:szCs w:val="24"/>
          </w:rPr>
          <w:t>”</w:t>
        </w:r>
      </w:ins>
      <w:ins w:id="350" w:author="Microsoft account" w:date="2023-02-13T12:23:00Z">
        <w:r w:rsidR="006005AD">
          <w:rPr>
            <w:rFonts w:ascii="Times New Roman" w:hAnsi="Times New Roman"/>
            <w:sz w:val="24"/>
            <w:szCs w:val="24"/>
          </w:rPr>
          <w:t xml:space="preserve"> or</w:t>
        </w:r>
      </w:ins>
      <w:del w:id="351" w:author="Microsoft account" w:date="2023-02-13T12:23:00Z">
        <w:r w:rsidRPr="004774AA" w:rsidDel="006005AD">
          <w:rPr>
            <w:rFonts w:ascii="Times New Roman" w:hAnsi="Times New Roman"/>
            <w:sz w:val="24"/>
            <w:szCs w:val="24"/>
          </w:rPr>
          <w:delText>;</w:delText>
        </w:r>
      </w:del>
      <w:r w:rsidRPr="004774AA">
        <w:rPr>
          <w:rFonts w:ascii="Times New Roman" w:hAnsi="Times New Roman"/>
          <w:sz w:val="24"/>
          <w:szCs w:val="24"/>
        </w:rPr>
        <w:t xml:space="preserve"> Northeast Monsoon (NEM) and </w:t>
      </w:r>
      <w:ins w:id="352" w:author="Microsoft account" w:date="2023-02-13T12:22:00Z">
        <w:r w:rsidR="006005AD">
          <w:rPr>
            <w:rFonts w:ascii="Times New Roman" w:hAnsi="Times New Roman"/>
            <w:sz w:val="24"/>
            <w:szCs w:val="24"/>
          </w:rPr>
          <w:t xml:space="preserve">the </w:t>
        </w:r>
      </w:ins>
      <w:ins w:id="353" w:author="Microsoft account" w:date="2023-02-13T12:23:00Z">
        <w:r w:rsidR="006005AD">
          <w:rPr>
            <w:rFonts w:ascii="Times New Roman" w:hAnsi="Times New Roman"/>
            <w:sz w:val="24"/>
            <w:szCs w:val="24"/>
          </w:rPr>
          <w:t>“</w:t>
        </w:r>
      </w:ins>
      <w:proofErr w:type="spellStart"/>
      <w:ins w:id="354" w:author="Microsoft account" w:date="2023-02-13T12:22:00Z">
        <w:r w:rsidR="006005AD">
          <w:rPr>
            <w:rFonts w:ascii="Times New Roman" w:hAnsi="Times New Roman"/>
            <w:sz w:val="24"/>
            <w:szCs w:val="24"/>
          </w:rPr>
          <w:t>K</w:t>
        </w:r>
      </w:ins>
      <w:del w:id="355" w:author="Microsoft account" w:date="2023-02-13T12:22:00Z">
        <w:r w:rsidRPr="004774AA" w:rsidDel="006005AD">
          <w:rPr>
            <w:rFonts w:ascii="Times New Roman" w:hAnsi="Times New Roman"/>
            <w:sz w:val="24"/>
            <w:szCs w:val="24"/>
          </w:rPr>
          <w:delText>k</w:delText>
        </w:r>
      </w:del>
      <w:r w:rsidRPr="004774AA">
        <w:rPr>
          <w:rFonts w:ascii="Times New Roman" w:hAnsi="Times New Roman"/>
          <w:sz w:val="24"/>
          <w:szCs w:val="24"/>
        </w:rPr>
        <w:t>usi</w:t>
      </w:r>
      <w:proofErr w:type="spellEnd"/>
      <w:ins w:id="356" w:author="Microsoft account" w:date="2023-02-13T12:22:00Z">
        <w:r w:rsidR="006005AD">
          <w:rPr>
            <w:rFonts w:ascii="Times New Roman" w:hAnsi="Times New Roman"/>
            <w:sz w:val="24"/>
            <w:szCs w:val="24"/>
          </w:rPr>
          <w:t>”</w:t>
        </w:r>
      </w:ins>
      <w:ins w:id="357" w:author="Microsoft account" w:date="2023-02-13T12:23:00Z">
        <w:r w:rsidR="006005AD">
          <w:rPr>
            <w:rFonts w:ascii="Times New Roman" w:hAnsi="Times New Roman"/>
            <w:sz w:val="24"/>
            <w:szCs w:val="24"/>
          </w:rPr>
          <w:t xml:space="preserve"> or</w:t>
        </w:r>
      </w:ins>
      <w:del w:id="358" w:author="Microsoft account" w:date="2023-02-13T12:23:00Z">
        <w:r w:rsidRPr="004774AA" w:rsidDel="006005AD">
          <w:rPr>
            <w:rFonts w:ascii="Times New Roman" w:hAnsi="Times New Roman"/>
            <w:sz w:val="24"/>
            <w:szCs w:val="24"/>
          </w:rPr>
          <w:delText>;</w:delText>
        </w:r>
      </w:del>
      <w:r w:rsidRPr="004774AA">
        <w:rPr>
          <w:rFonts w:ascii="Times New Roman" w:hAnsi="Times New Roman"/>
          <w:sz w:val="24"/>
          <w:szCs w:val="24"/>
        </w:rPr>
        <w:t xml:space="preserve"> Southeast Monsoon (SEM) season (Houte-Howe</w:t>
      </w:r>
      <w:r w:rsidRPr="004774AA">
        <w:rPr>
          <w:rFonts w:ascii="Times New Roman" w:hAnsi="Times New Roman"/>
          <w:i/>
          <w:iCs/>
          <w:sz w:val="24"/>
          <w:szCs w:val="24"/>
        </w:rPr>
        <w:t>,</w:t>
      </w:r>
      <w:r w:rsidRPr="004774AA">
        <w:rPr>
          <w:rFonts w:ascii="Times New Roman" w:hAnsi="Times New Roman"/>
          <w:sz w:val="24"/>
          <w:szCs w:val="24"/>
        </w:rPr>
        <w:t xml:space="preserve"> 2005; Kitheka </w:t>
      </w:r>
      <w:r w:rsidR="00C4488A" w:rsidRPr="00C4488A">
        <w:rPr>
          <w:rFonts w:ascii="Times New Roman" w:hAnsi="Times New Roman"/>
          <w:i/>
          <w:iCs/>
          <w:sz w:val="24"/>
          <w:szCs w:val="24"/>
        </w:rPr>
        <w:t>et al.,</w:t>
      </w:r>
      <w:ins w:id="359" w:author="Microsoft account" w:date="2023-02-13T12:23:00Z">
        <w:r w:rsidR="006005AD">
          <w:rPr>
            <w:rFonts w:ascii="Times New Roman" w:hAnsi="Times New Roman"/>
            <w:i/>
            <w:iCs/>
            <w:sz w:val="24"/>
            <w:szCs w:val="24"/>
          </w:rPr>
          <w:t xml:space="preserve"> </w:t>
        </w:r>
      </w:ins>
      <w:r w:rsidRPr="004774AA">
        <w:rPr>
          <w:rFonts w:ascii="Times New Roman" w:hAnsi="Times New Roman"/>
          <w:sz w:val="24"/>
          <w:szCs w:val="24"/>
        </w:rPr>
        <w:t xml:space="preserve">2013). The NEM season occurs between October and March, characterized by calm and warm sea and </w:t>
      </w:r>
      <w:ins w:id="360" w:author="Microsoft account" w:date="2023-02-13T12:23:00Z">
        <w:r w:rsidR="006005AD">
          <w:rPr>
            <w:rFonts w:ascii="Times New Roman" w:hAnsi="Times New Roman"/>
            <w:sz w:val="24"/>
            <w:szCs w:val="24"/>
          </w:rPr>
          <w:t>less</w:t>
        </w:r>
      </w:ins>
      <w:del w:id="361" w:author="Microsoft account" w:date="2023-02-13T12:23:00Z">
        <w:r w:rsidRPr="004774AA" w:rsidDel="006005AD">
          <w:rPr>
            <w:rFonts w:ascii="Times New Roman" w:hAnsi="Times New Roman"/>
            <w:sz w:val="24"/>
            <w:szCs w:val="24"/>
          </w:rPr>
          <w:delText>fewe</w:delText>
        </w:r>
      </w:del>
      <w:del w:id="362" w:author="Microsoft account" w:date="2023-02-13T12:24:00Z">
        <w:r w:rsidRPr="004774AA" w:rsidDel="006005AD">
          <w:rPr>
            <w:rFonts w:ascii="Times New Roman" w:hAnsi="Times New Roman"/>
            <w:sz w:val="24"/>
            <w:szCs w:val="24"/>
          </w:rPr>
          <w:delText>r</w:delText>
        </w:r>
      </w:del>
      <w:r w:rsidRPr="004774AA">
        <w:rPr>
          <w:rFonts w:ascii="Times New Roman" w:hAnsi="Times New Roman"/>
          <w:sz w:val="24"/>
          <w:szCs w:val="24"/>
        </w:rPr>
        <w:t xml:space="preserve"> rains, whereas the SEM season occurs between March and September characterized by rough and cool sea, more rains, stronger winds and lower temperatures (Kitheka </w:t>
      </w:r>
      <w:r w:rsidR="00C4488A" w:rsidRPr="00C4488A">
        <w:rPr>
          <w:rFonts w:ascii="Times New Roman" w:hAnsi="Times New Roman"/>
          <w:i/>
          <w:iCs/>
          <w:sz w:val="24"/>
          <w:szCs w:val="24"/>
        </w:rPr>
        <w:t>et al.,</w:t>
      </w:r>
      <w:ins w:id="363" w:author="Microsoft account" w:date="2023-02-13T12:23:00Z">
        <w:r w:rsidR="006005AD">
          <w:rPr>
            <w:rFonts w:ascii="Times New Roman" w:hAnsi="Times New Roman"/>
            <w:i/>
            <w:iCs/>
            <w:sz w:val="24"/>
            <w:szCs w:val="24"/>
          </w:rPr>
          <w:t xml:space="preserve"> </w:t>
        </w:r>
      </w:ins>
      <w:r w:rsidRPr="004774AA">
        <w:rPr>
          <w:rFonts w:ascii="Times New Roman" w:hAnsi="Times New Roman"/>
          <w:sz w:val="24"/>
          <w:szCs w:val="24"/>
        </w:rPr>
        <w:t xml:space="preserve">2013; Kitheka </w:t>
      </w:r>
      <w:r w:rsidRPr="004774AA">
        <w:rPr>
          <w:rFonts w:ascii="Times New Roman" w:hAnsi="Times New Roman"/>
          <w:i/>
          <w:iCs/>
          <w:sz w:val="24"/>
          <w:szCs w:val="24"/>
        </w:rPr>
        <w:t>et al.,</w:t>
      </w:r>
      <w:ins w:id="364" w:author="Microsoft account" w:date="2023-02-13T12:23:00Z">
        <w:r w:rsidR="006005AD">
          <w:rPr>
            <w:rFonts w:ascii="Times New Roman" w:hAnsi="Times New Roman"/>
            <w:i/>
            <w:iCs/>
            <w:sz w:val="24"/>
            <w:szCs w:val="24"/>
          </w:rPr>
          <w:t xml:space="preserve"> </w:t>
        </w:r>
      </w:ins>
      <w:r w:rsidRPr="004774AA">
        <w:rPr>
          <w:rFonts w:ascii="Times New Roman" w:hAnsi="Times New Roman"/>
          <w:sz w:val="24"/>
          <w:szCs w:val="24"/>
        </w:rPr>
        <w:t>2015). NEM is associated with the short rains</w:t>
      </w:r>
      <w:r w:rsidRPr="004774AA">
        <w:rPr>
          <w:rStyle w:val="CommentReference"/>
          <w:rFonts w:ascii="Times New Roman" w:hAnsi="Times New Roman"/>
          <w:sz w:val="24"/>
          <w:szCs w:val="24"/>
        </w:rPr>
        <w:t xml:space="preserve"> </w:t>
      </w:r>
      <w:r w:rsidRPr="004774AA">
        <w:rPr>
          <w:rFonts w:ascii="Times New Roman" w:hAnsi="Times New Roman"/>
          <w:sz w:val="24"/>
          <w:szCs w:val="24"/>
        </w:rPr>
        <w:t>with the peak rainfall occurring in November whereas, SEM is associated with the long rains occurring between March and June with peak rainfall in April in the hinterland and May along the coast (Kitheka</w:t>
      </w:r>
      <w:r w:rsidRPr="004774AA">
        <w:rPr>
          <w:rFonts w:ascii="Times New Roman" w:hAnsi="Times New Roman"/>
          <w:i/>
          <w:iCs/>
          <w:sz w:val="24"/>
          <w:szCs w:val="24"/>
        </w:rPr>
        <w:t>,</w:t>
      </w:r>
      <w:r w:rsidRPr="004774AA">
        <w:rPr>
          <w:rFonts w:ascii="Times New Roman" w:hAnsi="Times New Roman"/>
          <w:sz w:val="24"/>
          <w:szCs w:val="24"/>
        </w:rPr>
        <w:t xml:space="preserve"> 2013; Kitheka </w:t>
      </w:r>
      <w:r w:rsidR="00C4488A" w:rsidRPr="00C4488A">
        <w:rPr>
          <w:rFonts w:ascii="Times New Roman" w:hAnsi="Times New Roman"/>
          <w:i/>
          <w:iCs/>
          <w:sz w:val="24"/>
          <w:szCs w:val="24"/>
        </w:rPr>
        <w:t>et al.,</w:t>
      </w:r>
      <w:r w:rsidRPr="004774AA">
        <w:rPr>
          <w:rFonts w:ascii="Times New Roman" w:hAnsi="Times New Roman"/>
          <w:sz w:val="24"/>
          <w:szCs w:val="24"/>
        </w:rPr>
        <w:t>2015; Kitheka</w:t>
      </w:r>
      <w:r w:rsidR="005D6F31">
        <w:rPr>
          <w:rFonts w:ascii="Times New Roman" w:hAnsi="Times New Roman"/>
          <w:sz w:val="24"/>
          <w:szCs w:val="24"/>
        </w:rPr>
        <w:t>.</w:t>
      </w:r>
      <w:r w:rsidRPr="004774AA">
        <w:rPr>
          <w:rFonts w:ascii="Times New Roman" w:hAnsi="Times New Roman"/>
          <w:i/>
          <w:iCs/>
          <w:sz w:val="24"/>
          <w:szCs w:val="24"/>
        </w:rPr>
        <w:t>,</w:t>
      </w:r>
      <w:r w:rsidRPr="004774AA">
        <w:rPr>
          <w:rFonts w:ascii="Times New Roman" w:hAnsi="Times New Roman"/>
          <w:sz w:val="24"/>
          <w:szCs w:val="24"/>
        </w:rPr>
        <w:t xml:space="preserve"> 2016).</w:t>
      </w:r>
    </w:p>
    <w:p w14:paraId="0547BC3C" w14:textId="05B212E5" w:rsidR="004C602E"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t xml:space="preserve">The </w:t>
      </w:r>
      <w:ins w:id="365" w:author="Microsoft account" w:date="2023-02-13T12:25:00Z">
        <w:r w:rsidR="006005AD">
          <w:rPr>
            <w:rFonts w:ascii="Times New Roman" w:hAnsi="Times New Roman"/>
            <w:sz w:val="24"/>
            <w:szCs w:val="24"/>
          </w:rPr>
          <w:t xml:space="preserve">Sabaki </w:t>
        </w:r>
      </w:ins>
      <w:r w:rsidRPr="004774AA">
        <w:rPr>
          <w:rFonts w:ascii="Times New Roman" w:hAnsi="Times New Roman"/>
          <w:sz w:val="24"/>
          <w:szCs w:val="24"/>
        </w:rPr>
        <w:t xml:space="preserve">estuary intertidal muddy area is characterized by mudflats of dark brown clay mud deposits colonized by a variety of mangrove trees (Kitheka </w:t>
      </w:r>
      <w:r w:rsidR="00C4488A" w:rsidRPr="00C4488A">
        <w:rPr>
          <w:rFonts w:ascii="Times New Roman" w:hAnsi="Times New Roman"/>
          <w:i/>
          <w:iCs/>
          <w:sz w:val="24"/>
          <w:szCs w:val="24"/>
        </w:rPr>
        <w:t>et al.,</w:t>
      </w:r>
      <w:ins w:id="366" w:author="Microsoft account" w:date="2023-02-13T12:25:00Z">
        <w:r w:rsidR="006005AD">
          <w:rPr>
            <w:rFonts w:ascii="Times New Roman" w:hAnsi="Times New Roman"/>
            <w:i/>
            <w:iCs/>
            <w:sz w:val="24"/>
            <w:szCs w:val="24"/>
          </w:rPr>
          <w:t xml:space="preserve"> </w:t>
        </w:r>
      </w:ins>
      <w:r w:rsidRPr="004774AA">
        <w:rPr>
          <w:rFonts w:ascii="Times New Roman" w:hAnsi="Times New Roman"/>
          <w:sz w:val="24"/>
          <w:szCs w:val="24"/>
        </w:rPr>
        <w:t xml:space="preserve">2013; Kitheka </w:t>
      </w:r>
      <w:r w:rsidR="00C4488A" w:rsidRPr="00C4488A">
        <w:rPr>
          <w:rFonts w:ascii="Times New Roman" w:hAnsi="Times New Roman"/>
          <w:i/>
          <w:iCs/>
          <w:sz w:val="24"/>
          <w:szCs w:val="24"/>
        </w:rPr>
        <w:t>et al.,</w:t>
      </w:r>
      <w:ins w:id="367" w:author="Microsoft account" w:date="2023-02-13T12:25:00Z">
        <w:r w:rsidR="006005AD">
          <w:rPr>
            <w:rFonts w:ascii="Times New Roman" w:hAnsi="Times New Roman"/>
            <w:i/>
            <w:iCs/>
            <w:sz w:val="24"/>
            <w:szCs w:val="24"/>
          </w:rPr>
          <w:t xml:space="preserve"> </w:t>
        </w:r>
      </w:ins>
      <w:r w:rsidRPr="004774AA">
        <w:rPr>
          <w:rFonts w:ascii="Times New Roman" w:hAnsi="Times New Roman"/>
          <w:sz w:val="24"/>
          <w:szCs w:val="24"/>
        </w:rPr>
        <w:t xml:space="preserve">2015). </w:t>
      </w:r>
      <w:ins w:id="368" w:author="Microsoft account" w:date="2023-02-13T12:25:00Z">
        <w:r w:rsidR="006005AD">
          <w:rPr>
            <w:rFonts w:ascii="Times New Roman" w:hAnsi="Times New Roman"/>
            <w:sz w:val="24"/>
            <w:szCs w:val="24"/>
          </w:rPr>
          <w:t>Occurring</w:t>
        </w:r>
      </w:ins>
      <w:del w:id="369" w:author="Microsoft account" w:date="2023-02-13T12:25:00Z">
        <w:r w:rsidRPr="004774AA" w:rsidDel="006005AD">
          <w:rPr>
            <w:rFonts w:ascii="Times New Roman" w:hAnsi="Times New Roman"/>
            <w:sz w:val="24"/>
            <w:szCs w:val="24"/>
          </w:rPr>
          <w:delText>Inhabiti</w:delText>
        </w:r>
      </w:del>
      <w:del w:id="370" w:author="Microsoft account" w:date="2023-02-13T12:26:00Z">
        <w:r w:rsidRPr="004774AA" w:rsidDel="006005AD">
          <w:rPr>
            <w:rFonts w:ascii="Times New Roman" w:hAnsi="Times New Roman"/>
            <w:sz w:val="24"/>
            <w:szCs w:val="24"/>
          </w:rPr>
          <w:delText>ng</w:delText>
        </w:r>
      </w:del>
      <w:r w:rsidRPr="004774AA">
        <w:rPr>
          <w:rFonts w:ascii="Times New Roman" w:hAnsi="Times New Roman"/>
          <w:sz w:val="24"/>
          <w:szCs w:val="24"/>
        </w:rPr>
        <w:t xml:space="preserve"> mostly </w:t>
      </w:r>
      <w:ins w:id="371" w:author="Microsoft account" w:date="2023-02-13T12:26:00Z">
        <w:r w:rsidR="006005AD">
          <w:rPr>
            <w:rFonts w:ascii="Times New Roman" w:hAnsi="Times New Roman"/>
            <w:sz w:val="24"/>
            <w:szCs w:val="24"/>
          </w:rPr>
          <w:t xml:space="preserve">in </w:t>
        </w:r>
      </w:ins>
      <w:r w:rsidRPr="004774AA">
        <w:rPr>
          <w:rFonts w:ascii="Times New Roman" w:hAnsi="Times New Roman"/>
          <w:sz w:val="24"/>
          <w:szCs w:val="24"/>
        </w:rPr>
        <w:t xml:space="preserve">the lower region of the estuary, the </w:t>
      </w:r>
      <w:del w:id="372" w:author="Microsoft account" w:date="2023-02-13T12:33:00Z">
        <w:r w:rsidRPr="004774AA" w:rsidDel="00850D7B">
          <w:rPr>
            <w:rFonts w:ascii="Times New Roman" w:hAnsi="Times New Roman"/>
            <w:sz w:val="24"/>
            <w:szCs w:val="24"/>
          </w:rPr>
          <w:delText xml:space="preserve">key </w:delText>
        </w:r>
      </w:del>
      <w:ins w:id="373" w:author="Microsoft account" w:date="2023-02-13T12:26:00Z">
        <w:r w:rsidR="006005AD">
          <w:rPr>
            <w:rFonts w:ascii="Times New Roman" w:hAnsi="Times New Roman"/>
            <w:sz w:val="24"/>
            <w:szCs w:val="24"/>
          </w:rPr>
          <w:t xml:space="preserve">mangrove </w:t>
        </w:r>
      </w:ins>
      <w:r w:rsidRPr="004774AA">
        <w:rPr>
          <w:rFonts w:ascii="Times New Roman" w:hAnsi="Times New Roman"/>
          <w:sz w:val="24"/>
          <w:szCs w:val="24"/>
        </w:rPr>
        <w:t xml:space="preserve">species </w:t>
      </w:r>
      <w:del w:id="374" w:author="Microsoft account" w:date="2023-02-13T12:26:00Z">
        <w:r w:rsidRPr="004774AA" w:rsidDel="006005AD">
          <w:rPr>
            <w:rFonts w:ascii="Times New Roman" w:hAnsi="Times New Roman"/>
            <w:sz w:val="24"/>
            <w:szCs w:val="24"/>
          </w:rPr>
          <w:delText xml:space="preserve">of </w:delText>
        </w:r>
        <w:r w:rsidRPr="004774AA" w:rsidDel="006005AD">
          <w:rPr>
            <w:rFonts w:ascii="Times New Roman" w:hAnsi="Times New Roman"/>
            <w:sz w:val="24"/>
            <w:szCs w:val="24"/>
          </w:rPr>
          <w:lastRenderedPageBreak/>
          <w:delText>mangroves</w:delText>
        </w:r>
      </w:del>
      <w:r w:rsidRPr="004774AA">
        <w:rPr>
          <w:rFonts w:ascii="Times New Roman" w:hAnsi="Times New Roman"/>
          <w:sz w:val="24"/>
          <w:szCs w:val="24"/>
        </w:rPr>
        <w:t xml:space="preserve"> present are </w:t>
      </w:r>
      <w:proofErr w:type="spellStart"/>
      <w:r w:rsidRPr="004774AA">
        <w:rPr>
          <w:rFonts w:ascii="Times New Roman" w:hAnsi="Times New Roman"/>
          <w:i/>
          <w:iCs/>
          <w:sz w:val="24"/>
          <w:szCs w:val="24"/>
        </w:rPr>
        <w:t>Aviccenia</w:t>
      </w:r>
      <w:proofErr w:type="spellEnd"/>
      <w:r w:rsidRPr="004774AA">
        <w:rPr>
          <w:rFonts w:ascii="Times New Roman" w:hAnsi="Times New Roman"/>
          <w:i/>
          <w:iCs/>
          <w:sz w:val="24"/>
          <w:szCs w:val="24"/>
        </w:rPr>
        <w:t xml:space="preserve"> marina, </w:t>
      </w:r>
      <w:proofErr w:type="spellStart"/>
      <w:r w:rsidRPr="004774AA">
        <w:rPr>
          <w:rFonts w:ascii="Times New Roman" w:hAnsi="Times New Roman"/>
          <w:i/>
          <w:iCs/>
          <w:sz w:val="24"/>
          <w:szCs w:val="24"/>
        </w:rPr>
        <w:t>Rhizophora</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mucronata</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Bruguiera</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gymnorrhiza</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Xylocarpus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granatun</w:t>
      </w:r>
      <w:proofErr w:type="spellEnd"/>
      <w:r w:rsidRPr="004774AA">
        <w:rPr>
          <w:rFonts w:ascii="Times New Roman" w:hAnsi="Times New Roman"/>
          <w:i/>
          <w:iCs/>
          <w:sz w:val="24"/>
          <w:szCs w:val="24"/>
        </w:rPr>
        <w:t xml:space="preserve"> and </w:t>
      </w:r>
      <w:proofErr w:type="spellStart"/>
      <w:r w:rsidRPr="004774AA">
        <w:rPr>
          <w:rFonts w:ascii="Times New Roman" w:hAnsi="Times New Roman"/>
          <w:i/>
          <w:iCs/>
          <w:sz w:val="24"/>
          <w:szCs w:val="24"/>
        </w:rPr>
        <w:t>Ceriops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tagal</w:t>
      </w:r>
      <w:proofErr w:type="spellEnd"/>
      <w:r w:rsidRPr="004774AA">
        <w:rPr>
          <w:rFonts w:ascii="Times New Roman" w:hAnsi="Times New Roman"/>
          <w:i/>
          <w:iCs/>
          <w:sz w:val="24"/>
          <w:szCs w:val="24"/>
        </w:rPr>
        <w:t xml:space="preserve"> </w:t>
      </w:r>
      <w:r w:rsidRPr="004774AA">
        <w:rPr>
          <w:rFonts w:ascii="Times New Roman" w:hAnsi="Times New Roman"/>
          <w:sz w:val="24"/>
          <w:szCs w:val="24"/>
        </w:rPr>
        <w:t>(</w:t>
      </w:r>
      <w:proofErr w:type="spellStart"/>
      <w:r w:rsidRPr="004774AA">
        <w:rPr>
          <w:rFonts w:ascii="Times New Roman" w:hAnsi="Times New Roman"/>
          <w:sz w:val="24"/>
          <w:szCs w:val="24"/>
        </w:rPr>
        <w:t>Kitheka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375" w:author="Microsoft account" w:date="2023-02-13T12:25:00Z">
        <w:r w:rsidR="006005AD">
          <w:rPr>
            <w:rFonts w:ascii="Times New Roman" w:hAnsi="Times New Roman"/>
            <w:i/>
            <w:iCs/>
            <w:sz w:val="24"/>
            <w:szCs w:val="24"/>
          </w:rPr>
          <w:t xml:space="preserve"> </w:t>
        </w:r>
      </w:ins>
      <w:r w:rsidRPr="004774AA">
        <w:rPr>
          <w:rFonts w:ascii="Times New Roman" w:hAnsi="Times New Roman"/>
          <w:sz w:val="24"/>
          <w:szCs w:val="24"/>
        </w:rPr>
        <w:t xml:space="preserve">2013). </w:t>
      </w:r>
    </w:p>
    <w:p w14:paraId="4039AEBC" w14:textId="5DA6706A" w:rsidR="00D16481" w:rsidRPr="004774AA"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t xml:space="preserve">In addition to flora, the estuary is considered a vital ecosystem for fish biodiversity with 20 marine and 39 freshwater riverine fish families dominated by </w:t>
      </w:r>
      <w:proofErr w:type="spellStart"/>
      <w:r w:rsidRPr="004774AA">
        <w:rPr>
          <w:rFonts w:ascii="Times New Roman" w:hAnsi="Times New Roman"/>
          <w:sz w:val="24"/>
          <w:szCs w:val="24"/>
        </w:rPr>
        <w:t>Cyprinidae</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Cichlidae</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Morymyridae</w:t>
      </w:r>
      <w:proofErr w:type="spellEnd"/>
      <w:r w:rsidRPr="004774AA">
        <w:rPr>
          <w:rFonts w:ascii="Times New Roman" w:hAnsi="Times New Roman"/>
          <w:sz w:val="24"/>
          <w:szCs w:val="24"/>
        </w:rPr>
        <w:t xml:space="preserve"> and </w:t>
      </w:r>
      <w:proofErr w:type="spellStart"/>
      <w:r w:rsidRPr="004774AA">
        <w:rPr>
          <w:rFonts w:ascii="Times New Roman" w:hAnsi="Times New Roman"/>
          <w:sz w:val="24"/>
          <w:szCs w:val="24"/>
        </w:rPr>
        <w:t>Gobiidae</w:t>
      </w:r>
      <w:proofErr w:type="spellEnd"/>
      <w:r w:rsidRPr="004774AA">
        <w:rPr>
          <w:rFonts w:ascii="Times New Roman" w:hAnsi="Times New Roman"/>
          <w:sz w:val="24"/>
          <w:szCs w:val="24"/>
        </w:rPr>
        <w:t xml:space="preserve"> as reported by </w:t>
      </w:r>
      <w:proofErr w:type="spellStart"/>
      <w:r w:rsidRPr="004774AA">
        <w:rPr>
          <w:rFonts w:ascii="Times New Roman" w:hAnsi="Times New Roman"/>
          <w:sz w:val="24"/>
          <w:szCs w:val="24"/>
        </w:rPr>
        <w:t>Okeyo</w:t>
      </w:r>
      <w:proofErr w:type="spellEnd"/>
      <w:r w:rsidRPr="004774AA">
        <w:rPr>
          <w:rFonts w:ascii="Times New Roman" w:hAnsi="Times New Roman"/>
          <w:sz w:val="24"/>
          <w:szCs w:val="24"/>
        </w:rPr>
        <w:t xml:space="preserve"> (1998). The Sabaki Estuary also serves as bird sanctuary for feeding grounds and roosting sites for large numbers of gulls and terns, non-breeding Lesser Flamingos </w:t>
      </w:r>
      <w:proofErr w:type="spellStart"/>
      <w:r w:rsidRPr="004774AA">
        <w:rPr>
          <w:rFonts w:ascii="Times New Roman" w:hAnsi="Times New Roman"/>
          <w:i/>
          <w:iCs/>
          <w:sz w:val="24"/>
          <w:szCs w:val="24"/>
        </w:rPr>
        <w:t>Phoeniconaias</w:t>
      </w:r>
      <w:proofErr w:type="spellEnd"/>
      <w:r w:rsidRPr="004774AA">
        <w:rPr>
          <w:rFonts w:ascii="Times New Roman" w:hAnsi="Times New Roman"/>
          <w:i/>
          <w:iCs/>
          <w:sz w:val="24"/>
          <w:szCs w:val="24"/>
        </w:rPr>
        <w:t xml:space="preserve"> minor</w:t>
      </w:r>
      <w:r w:rsidRPr="004774AA">
        <w:rPr>
          <w:rFonts w:ascii="Times New Roman" w:hAnsi="Times New Roman"/>
          <w:sz w:val="24"/>
          <w:szCs w:val="24"/>
        </w:rPr>
        <w:t xml:space="preserve"> and some rarer species such as Broad-billed Sandpiper </w:t>
      </w:r>
      <w:proofErr w:type="spellStart"/>
      <w:r w:rsidRPr="004774AA">
        <w:rPr>
          <w:rFonts w:ascii="Times New Roman" w:hAnsi="Times New Roman"/>
          <w:i/>
          <w:iCs/>
          <w:sz w:val="24"/>
          <w:szCs w:val="24"/>
        </w:rPr>
        <w:t>Limicola</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falcinellus</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Kitheka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376" w:author="Microsoft account" w:date="2023-02-13T12:34:00Z">
        <w:r w:rsidR="00850D7B">
          <w:rPr>
            <w:rFonts w:ascii="Times New Roman" w:hAnsi="Times New Roman"/>
            <w:i/>
            <w:iCs/>
            <w:sz w:val="24"/>
            <w:szCs w:val="24"/>
          </w:rPr>
          <w:t xml:space="preserve"> </w:t>
        </w:r>
      </w:ins>
      <w:r w:rsidRPr="004774AA">
        <w:rPr>
          <w:rFonts w:ascii="Times New Roman" w:hAnsi="Times New Roman"/>
          <w:sz w:val="24"/>
          <w:szCs w:val="24"/>
        </w:rPr>
        <w:t>2013; Houte-Howes</w:t>
      </w:r>
      <w:r w:rsidR="00C4488A" w:rsidRPr="00C4488A">
        <w:rPr>
          <w:rFonts w:ascii="Times New Roman" w:hAnsi="Times New Roman"/>
          <w:i/>
          <w:iCs/>
          <w:sz w:val="24"/>
          <w:szCs w:val="24"/>
        </w:rPr>
        <w:t>.,</w:t>
      </w:r>
      <w:ins w:id="377" w:author="Microsoft account" w:date="2023-02-13T12:34:00Z">
        <w:r w:rsidR="00850D7B">
          <w:rPr>
            <w:rFonts w:ascii="Times New Roman" w:hAnsi="Times New Roman"/>
            <w:i/>
            <w:iCs/>
            <w:sz w:val="24"/>
            <w:szCs w:val="24"/>
          </w:rPr>
          <w:t xml:space="preserve"> </w:t>
        </w:r>
      </w:ins>
      <w:r w:rsidRPr="004774AA">
        <w:rPr>
          <w:rFonts w:ascii="Times New Roman" w:hAnsi="Times New Roman"/>
          <w:sz w:val="24"/>
          <w:szCs w:val="24"/>
        </w:rPr>
        <w:t xml:space="preserve">2005).  Home to the commercial shrimp fishery, inshore shrimp species mainly found include </w:t>
      </w:r>
      <w:proofErr w:type="spellStart"/>
      <w:r w:rsidRPr="004774AA">
        <w:rPr>
          <w:rFonts w:ascii="Times New Roman" w:hAnsi="Times New Roman"/>
          <w:i/>
          <w:iCs/>
          <w:sz w:val="24"/>
          <w:szCs w:val="24"/>
        </w:rPr>
        <w:t>Feneropenaeus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indicus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Penaeus</w:t>
      </w:r>
      <w:proofErr w:type="spellEnd"/>
      <w:r w:rsidRPr="004774AA">
        <w:rPr>
          <w:rFonts w:ascii="Times New Roman" w:hAnsi="Times New Roman"/>
          <w:i/>
          <w:iCs/>
          <w:sz w:val="24"/>
          <w:szCs w:val="24"/>
        </w:rPr>
        <w:t xml:space="preserve"> monodon, </w:t>
      </w:r>
      <w:proofErr w:type="spellStart"/>
      <w:r w:rsidRPr="004774AA">
        <w:rPr>
          <w:rFonts w:ascii="Times New Roman" w:hAnsi="Times New Roman"/>
          <w:i/>
          <w:iCs/>
          <w:sz w:val="24"/>
          <w:szCs w:val="24"/>
        </w:rPr>
        <w:t>Penaeus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semisulcatus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Penaeusjaponicus</w:t>
      </w:r>
      <w:proofErr w:type="spellEnd"/>
      <w:r w:rsidRPr="004774AA">
        <w:rPr>
          <w:rFonts w:ascii="Times New Roman" w:hAnsi="Times New Roman"/>
          <w:i/>
          <w:iCs/>
          <w:sz w:val="24"/>
          <w:szCs w:val="24"/>
        </w:rPr>
        <w:t xml:space="preserve"> </w:t>
      </w:r>
      <w:r w:rsidRPr="004774AA">
        <w:rPr>
          <w:rFonts w:ascii="Times New Roman" w:hAnsi="Times New Roman"/>
          <w:sz w:val="24"/>
          <w:szCs w:val="24"/>
        </w:rPr>
        <w:t>and</w:t>
      </w:r>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Metapenaeus</w:t>
      </w:r>
      <w:proofErr w:type="spellEnd"/>
      <w:r w:rsidRPr="004774AA">
        <w:rPr>
          <w:rFonts w:ascii="Times New Roman" w:hAnsi="Times New Roman"/>
          <w:i/>
          <w:iCs/>
          <w:sz w:val="24"/>
          <w:szCs w:val="24"/>
        </w:rPr>
        <w:t xml:space="preserve"> Monoceros </w:t>
      </w:r>
      <w:r w:rsidRPr="004774AA">
        <w:rPr>
          <w:rFonts w:ascii="Times New Roman" w:hAnsi="Times New Roman"/>
          <w:sz w:val="24"/>
          <w:szCs w:val="24"/>
        </w:rPr>
        <w:t>(</w:t>
      </w:r>
      <w:proofErr w:type="spellStart"/>
      <w:r w:rsidRPr="004774AA">
        <w:rPr>
          <w:rFonts w:ascii="Times New Roman" w:hAnsi="Times New Roman"/>
          <w:sz w:val="24"/>
          <w:szCs w:val="24"/>
        </w:rPr>
        <w:t>Fulanda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378" w:author="Microsoft account" w:date="2023-02-13T12:34:00Z">
        <w:r w:rsidR="00850D7B">
          <w:rPr>
            <w:rFonts w:ascii="Times New Roman" w:hAnsi="Times New Roman"/>
            <w:i/>
            <w:iCs/>
            <w:sz w:val="24"/>
            <w:szCs w:val="24"/>
          </w:rPr>
          <w:t xml:space="preserve"> </w:t>
        </w:r>
      </w:ins>
      <w:r w:rsidRPr="004774AA">
        <w:rPr>
          <w:rFonts w:ascii="Times New Roman" w:hAnsi="Times New Roman"/>
          <w:sz w:val="24"/>
          <w:szCs w:val="24"/>
        </w:rPr>
        <w:t xml:space="preserve">2011; </w:t>
      </w: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379" w:author="Microsoft account" w:date="2023-02-13T12:35:00Z">
        <w:r w:rsidR="00850D7B">
          <w:rPr>
            <w:rFonts w:ascii="Times New Roman" w:hAnsi="Times New Roman"/>
            <w:i/>
            <w:iCs/>
            <w:sz w:val="24"/>
            <w:szCs w:val="24"/>
          </w:rPr>
          <w:t xml:space="preserve"> </w:t>
        </w:r>
      </w:ins>
      <w:r w:rsidRPr="004774AA">
        <w:rPr>
          <w:rFonts w:ascii="Times New Roman" w:hAnsi="Times New Roman"/>
          <w:sz w:val="24"/>
          <w:szCs w:val="24"/>
        </w:rPr>
        <w:t xml:space="preserve">2012; </w:t>
      </w: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380" w:author="Microsoft account" w:date="2023-02-13T12:35:00Z">
        <w:r w:rsidR="00850D7B">
          <w:rPr>
            <w:rFonts w:ascii="Times New Roman" w:hAnsi="Times New Roman"/>
            <w:i/>
            <w:iCs/>
            <w:sz w:val="24"/>
            <w:szCs w:val="24"/>
          </w:rPr>
          <w:t xml:space="preserve"> </w:t>
        </w:r>
      </w:ins>
      <w:r w:rsidRPr="004774AA">
        <w:rPr>
          <w:rFonts w:ascii="Times New Roman" w:hAnsi="Times New Roman"/>
          <w:sz w:val="24"/>
          <w:szCs w:val="24"/>
        </w:rPr>
        <w:t>2013).</w:t>
      </w:r>
    </w:p>
    <w:p w14:paraId="36A07A97" w14:textId="24450E8C" w:rsidR="00EA5376" w:rsidRDefault="00D16481" w:rsidP="00EA5376">
      <w:pPr>
        <w:spacing w:line="480" w:lineRule="auto"/>
        <w:jc w:val="both"/>
        <w:rPr>
          <w:rFonts w:ascii="Times New Roman" w:hAnsi="Times New Roman"/>
          <w:sz w:val="24"/>
          <w:szCs w:val="24"/>
        </w:rPr>
      </w:pPr>
      <w:r w:rsidRPr="004774AA">
        <w:rPr>
          <w:rFonts w:ascii="Times New Roman" w:hAnsi="Times New Roman"/>
          <w:sz w:val="24"/>
          <w:szCs w:val="24"/>
        </w:rPr>
        <w:t xml:space="preserve">Fishermen within the estuary employ traditional small dugout canoes, locally referred to as such as </w:t>
      </w:r>
      <w:proofErr w:type="spellStart"/>
      <w:r w:rsidRPr="004774AA">
        <w:rPr>
          <w:rFonts w:ascii="Times New Roman" w:hAnsi="Times New Roman"/>
          <w:i/>
          <w:sz w:val="24"/>
          <w:szCs w:val="24"/>
        </w:rPr>
        <w:t>mtumbwi</w:t>
      </w:r>
      <w:proofErr w:type="spellEnd"/>
      <w:r w:rsidRPr="004774AA">
        <w:rPr>
          <w:rFonts w:ascii="Times New Roman" w:hAnsi="Times New Roman"/>
          <w:i/>
          <w:sz w:val="24"/>
          <w:szCs w:val="24"/>
        </w:rPr>
        <w:t xml:space="preserve">, </w:t>
      </w:r>
      <w:proofErr w:type="spellStart"/>
      <w:r w:rsidRPr="004774AA">
        <w:rPr>
          <w:rFonts w:ascii="Times New Roman" w:hAnsi="Times New Roman"/>
          <w:i/>
          <w:sz w:val="24"/>
          <w:szCs w:val="24"/>
        </w:rPr>
        <w:t>hori</w:t>
      </w:r>
      <w:proofErr w:type="spellEnd"/>
      <w:r w:rsidRPr="004774AA">
        <w:rPr>
          <w:rFonts w:ascii="Times New Roman" w:hAnsi="Times New Roman"/>
          <w:i/>
          <w:sz w:val="24"/>
          <w:szCs w:val="24"/>
        </w:rPr>
        <w:t xml:space="preserve">, </w:t>
      </w:r>
      <w:proofErr w:type="spellStart"/>
      <w:r w:rsidRPr="004774AA">
        <w:rPr>
          <w:rFonts w:ascii="Times New Roman" w:hAnsi="Times New Roman"/>
          <w:i/>
          <w:sz w:val="24"/>
          <w:szCs w:val="24"/>
        </w:rPr>
        <w:t>ngalawa</w:t>
      </w:r>
      <w:proofErr w:type="spellEnd"/>
      <w:r w:rsidRPr="004774AA">
        <w:rPr>
          <w:rFonts w:ascii="Times New Roman" w:hAnsi="Times New Roman"/>
          <w:i/>
          <w:sz w:val="24"/>
          <w:szCs w:val="24"/>
        </w:rPr>
        <w:t xml:space="preserve"> </w:t>
      </w:r>
      <w:r w:rsidRPr="004774AA">
        <w:rPr>
          <w:rFonts w:ascii="Times New Roman" w:hAnsi="Times New Roman"/>
          <w:sz w:val="24"/>
          <w:szCs w:val="24"/>
        </w:rPr>
        <w:t>and</w:t>
      </w:r>
      <w:r w:rsidRPr="004774AA">
        <w:rPr>
          <w:rFonts w:ascii="Times New Roman" w:hAnsi="Times New Roman"/>
          <w:i/>
          <w:sz w:val="24"/>
          <w:szCs w:val="24"/>
        </w:rPr>
        <w:t xml:space="preserve"> </w:t>
      </w:r>
      <w:proofErr w:type="spellStart"/>
      <w:r w:rsidRPr="004774AA">
        <w:rPr>
          <w:rFonts w:ascii="Times New Roman" w:hAnsi="Times New Roman"/>
          <w:i/>
          <w:sz w:val="24"/>
          <w:szCs w:val="24"/>
        </w:rPr>
        <w:t>dau</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Fulanda</w:t>
      </w:r>
      <w:proofErr w:type="spellEnd"/>
      <w:r w:rsidRPr="004774AA">
        <w:rPr>
          <w:rFonts w:ascii="Times New Roman" w:hAnsi="Times New Roman"/>
          <w:i/>
          <w:iCs/>
          <w:sz w:val="24"/>
          <w:szCs w:val="24"/>
        </w:rPr>
        <w:t xml:space="preserve"> </w:t>
      </w:r>
      <w:r w:rsidR="00C4488A" w:rsidRPr="00C4488A">
        <w:rPr>
          <w:rFonts w:ascii="Times New Roman" w:hAnsi="Times New Roman"/>
          <w:i/>
          <w:iCs/>
          <w:sz w:val="24"/>
          <w:szCs w:val="24"/>
        </w:rPr>
        <w:t>et al.,</w:t>
      </w:r>
      <w:ins w:id="381" w:author="Microsoft account" w:date="2023-02-13T12:35:00Z">
        <w:r w:rsidR="00850D7B">
          <w:rPr>
            <w:rFonts w:ascii="Times New Roman" w:hAnsi="Times New Roman"/>
            <w:i/>
            <w:iCs/>
            <w:sz w:val="24"/>
            <w:szCs w:val="24"/>
          </w:rPr>
          <w:t xml:space="preserve"> </w:t>
        </w:r>
      </w:ins>
      <w:r w:rsidRPr="004774AA">
        <w:rPr>
          <w:rFonts w:ascii="Times New Roman" w:hAnsi="Times New Roman"/>
          <w:sz w:val="24"/>
          <w:szCs w:val="24"/>
        </w:rPr>
        <w:t xml:space="preserve">2011) and traditional fishing gears, this is due to their low-cost nature making them easy accessibility to fishermen (McClanahan &amp; </w:t>
      </w:r>
      <w:proofErr w:type="spellStart"/>
      <w:r w:rsidRPr="004774AA">
        <w:rPr>
          <w:rFonts w:ascii="Times New Roman" w:hAnsi="Times New Roman"/>
          <w:sz w:val="24"/>
          <w:szCs w:val="24"/>
        </w:rPr>
        <w:t>Mangi</w:t>
      </w:r>
      <w:proofErr w:type="spellEnd"/>
      <w:del w:id="382" w:author="Microsoft account" w:date="2023-02-13T12:35:00Z">
        <w:r w:rsidR="00C4488A" w:rsidRPr="00C4488A" w:rsidDel="00850D7B">
          <w:rPr>
            <w:rFonts w:ascii="Times New Roman" w:hAnsi="Times New Roman"/>
            <w:i/>
            <w:iCs/>
            <w:sz w:val="24"/>
            <w:szCs w:val="24"/>
          </w:rPr>
          <w:delText>.</w:delText>
        </w:r>
      </w:del>
      <w:r w:rsidR="00C4488A" w:rsidRPr="00C4488A">
        <w:rPr>
          <w:rFonts w:ascii="Times New Roman" w:hAnsi="Times New Roman"/>
          <w:i/>
          <w:iCs/>
          <w:sz w:val="24"/>
          <w:szCs w:val="24"/>
        </w:rPr>
        <w:t>,</w:t>
      </w:r>
      <w:ins w:id="383" w:author="Microsoft account" w:date="2023-02-13T12:35:00Z">
        <w:r w:rsidR="00850D7B">
          <w:rPr>
            <w:rFonts w:ascii="Times New Roman" w:hAnsi="Times New Roman"/>
            <w:i/>
            <w:iCs/>
            <w:sz w:val="24"/>
            <w:szCs w:val="24"/>
          </w:rPr>
          <w:t xml:space="preserve"> </w:t>
        </w:r>
      </w:ins>
      <w:r w:rsidRPr="004774AA">
        <w:rPr>
          <w:rFonts w:ascii="Times New Roman" w:hAnsi="Times New Roman"/>
          <w:sz w:val="24"/>
          <w:szCs w:val="24"/>
        </w:rPr>
        <w:t xml:space="preserve">2004; </w:t>
      </w: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384" w:author="Microsoft account" w:date="2023-02-13T12:35:00Z">
        <w:r w:rsidR="00850D7B">
          <w:rPr>
            <w:rFonts w:ascii="Times New Roman" w:hAnsi="Times New Roman"/>
            <w:i/>
            <w:iCs/>
            <w:sz w:val="24"/>
            <w:szCs w:val="24"/>
          </w:rPr>
          <w:t xml:space="preserve"> </w:t>
        </w:r>
      </w:ins>
      <w:r w:rsidRPr="004774AA">
        <w:rPr>
          <w:rFonts w:ascii="Times New Roman" w:hAnsi="Times New Roman"/>
          <w:sz w:val="24"/>
          <w:szCs w:val="24"/>
        </w:rPr>
        <w:t xml:space="preserve">2014).  Dominant fishing gears used in the estuary range from traditional traps such as </w:t>
      </w:r>
      <w:proofErr w:type="spellStart"/>
      <w:r w:rsidRPr="004774AA">
        <w:rPr>
          <w:rFonts w:ascii="Times New Roman" w:hAnsi="Times New Roman"/>
          <w:i/>
          <w:sz w:val="24"/>
          <w:szCs w:val="24"/>
        </w:rPr>
        <w:t>malema</w:t>
      </w:r>
      <w:proofErr w:type="spellEnd"/>
      <w:r w:rsidRPr="004774AA">
        <w:rPr>
          <w:rFonts w:ascii="Times New Roman" w:hAnsi="Times New Roman"/>
          <w:sz w:val="24"/>
          <w:szCs w:val="24"/>
        </w:rPr>
        <w:t xml:space="preserve"> basket traps, to modern gears and tidal weirs or hand lines and long lines, and drift and gillnets</w:t>
      </w:r>
      <w:ins w:id="385" w:author="Microsoft account" w:date="2023-02-13T12:35:00Z">
        <w:r w:rsidR="00850D7B">
          <w:rPr>
            <w:rFonts w:ascii="Times New Roman" w:hAnsi="Times New Roman"/>
            <w:sz w:val="24"/>
            <w:szCs w:val="24"/>
          </w:rPr>
          <w:t xml:space="preserve"> (</w:t>
        </w:r>
      </w:ins>
      <w:proofErr w:type="spellStart"/>
      <w:del w:id="386" w:author="Microsoft account" w:date="2023-02-13T12:35:00Z">
        <w:r w:rsidRPr="004774AA" w:rsidDel="00850D7B">
          <w:rPr>
            <w:rFonts w:ascii="Times New Roman" w:hAnsi="Times New Roman"/>
            <w:sz w:val="24"/>
            <w:szCs w:val="24"/>
          </w:rPr>
          <w:delText xml:space="preserve">. </w:delText>
        </w:r>
      </w:del>
      <w:r w:rsidRPr="004774AA">
        <w:rPr>
          <w:rFonts w:ascii="Times New Roman" w:hAnsi="Times New Roman"/>
          <w:sz w:val="24"/>
          <w:szCs w:val="24"/>
        </w:rPr>
        <w:t>Fulanda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387" w:author="Microsoft account" w:date="2023-02-13T12:35:00Z">
        <w:r w:rsidR="00850D7B">
          <w:rPr>
            <w:rFonts w:ascii="Times New Roman" w:hAnsi="Times New Roman"/>
            <w:i/>
            <w:iCs/>
            <w:sz w:val="24"/>
            <w:szCs w:val="24"/>
          </w:rPr>
          <w:t xml:space="preserve"> </w:t>
        </w:r>
      </w:ins>
      <w:r w:rsidRPr="004774AA">
        <w:rPr>
          <w:rFonts w:ascii="Times New Roman" w:hAnsi="Times New Roman"/>
          <w:sz w:val="24"/>
          <w:szCs w:val="24"/>
        </w:rPr>
        <w:t xml:space="preserve">2011; </w:t>
      </w: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388" w:author="Microsoft account" w:date="2023-02-13T12:35:00Z">
        <w:r w:rsidR="00850D7B">
          <w:rPr>
            <w:rFonts w:ascii="Times New Roman" w:hAnsi="Times New Roman"/>
            <w:i/>
            <w:iCs/>
            <w:sz w:val="24"/>
            <w:szCs w:val="24"/>
          </w:rPr>
          <w:t xml:space="preserve"> </w:t>
        </w:r>
      </w:ins>
      <w:r w:rsidRPr="004774AA">
        <w:rPr>
          <w:rFonts w:ascii="Times New Roman" w:hAnsi="Times New Roman"/>
          <w:sz w:val="24"/>
          <w:szCs w:val="24"/>
        </w:rPr>
        <w:t>2016). However, artisanal fishers in the estuary are mostly inclined to fishing at the seaward side ﬁshing grounds (</w:t>
      </w: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389" w:author="Microsoft account" w:date="2023-02-13T12:36:00Z">
        <w:r w:rsidR="00850D7B">
          <w:rPr>
            <w:rFonts w:ascii="Times New Roman" w:hAnsi="Times New Roman"/>
            <w:i/>
            <w:iCs/>
            <w:sz w:val="24"/>
            <w:szCs w:val="24"/>
          </w:rPr>
          <w:t xml:space="preserve"> </w:t>
        </w:r>
      </w:ins>
      <w:r w:rsidRPr="004774AA">
        <w:rPr>
          <w:rFonts w:ascii="Times New Roman" w:hAnsi="Times New Roman"/>
          <w:sz w:val="24"/>
          <w:szCs w:val="24"/>
        </w:rPr>
        <w:t>2012).</w:t>
      </w:r>
      <w:r w:rsidR="001B36BF">
        <w:rPr>
          <w:rFonts w:ascii="Times New Roman" w:hAnsi="Times New Roman"/>
          <w:sz w:val="24"/>
          <w:szCs w:val="24"/>
        </w:rPr>
        <w:t xml:space="preserve"> </w:t>
      </w:r>
      <w:bookmarkStart w:id="390" w:name="_Toc120099701"/>
      <w:bookmarkStart w:id="391" w:name="_Toc120101058"/>
    </w:p>
    <w:p w14:paraId="657D124C" w14:textId="7F428976" w:rsidR="00D16481" w:rsidRPr="00EA5376" w:rsidRDefault="00D16481" w:rsidP="008A3F50">
      <w:pPr>
        <w:pStyle w:val="Heading2"/>
        <w:rPr>
          <w:szCs w:val="24"/>
        </w:rPr>
      </w:pPr>
      <w:bookmarkStart w:id="392" w:name="_Toc125806959"/>
      <w:r w:rsidRPr="005F1408">
        <w:t>Sampling Design and Data Collection</w:t>
      </w:r>
      <w:bookmarkEnd w:id="330"/>
      <w:bookmarkEnd w:id="390"/>
      <w:bookmarkEnd w:id="391"/>
      <w:bookmarkEnd w:id="392"/>
    </w:p>
    <w:p w14:paraId="2AE4CE9D" w14:textId="77777777" w:rsidR="00A221F6" w:rsidRDefault="00D16481" w:rsidP="00994B81">
      <w:pPr>
        <w:spacing w:after="0" w:line="480" w:lineRule="auto"/>
        <w:jc w:val="both"/>
        <w:rPr>
          <w:ins w:id="393" w:author="Microsoft account" w:date="2023-02-13T12:42:00Z"/>
          <w:rFonts w:ascii="Times New Roman" w:hAnsi="Times New Roman"/>
          <w:sz w:val="24"/>
          <w:szCs w:val="24"/>
        </w:rPr>
      </w:pPr>
      <w:bookmarkStart w:id="394" w:name="_Toc20687090"/>
      <w:r w:rsidRPr="004774AA">
        <w:rPr>
          <w:rFonts w:ascii="Times New Roman" w:hAnsi="Times New Roman"/>
          <w:sz w:val="24"/>
          <w:szCs w:val="24"/>
        </w:rPr>
        <w:t xml:space="preserve">In the present study, the estuary was divided into four sampling regions; SBE1, SBE2, SBE3 and SB4. SBE4 (3°09'11"S 40°07'40"E) </w:t>
      </w:r>
      <w:ins w:id="395" w:author="Microsoft account" w:date="2023-02-13T12:36:00Z">
        <w:r w:rsidR="00850D7B">
          <w:rPr>
            <w:rFonts w:ascii="Times New Roman" w:hAnsi="Times New Roman"/>
            <w:sz w:val="24"/>
            <w:szCs w:val="24"/>
          </w:rPr>
          <w:t>was about</w:t>
        </w:r>
      </w:ins>
      <w:del w:id="396" w:author="Microsoft account" w:date="2023-02-13T12:36:00Z">
        <w:r w:rsidRPr="004774AA" w:rsidDel="00850D7B">
          <w:rPr>
            <w:rFonts w:ascii="Times New Roman" w:hAnsi="Times New Roman"/>
            <w:sz w:val="24"/>
            <w:szCs w:val="24"/>
          </w:rPr>
          <w:delText>occurs</w:delText>
        </w:r>
      </w:del>
      <w:r w:rsidRPr="004774AA">
        <w:rPr>
          <w:rFonts w:ascii="Times New Roman" w:hAnsi="Times New Roman"/>
          <w:sz w:val="24"/>
          <w:szCs w:val="24"/>
        </w:rPr>
        <w:t xml:space="preserve"> 1.5</w:t>
      </w:r>
      <w:ins w:id="397" w:author="Microsoft account" w:date="2023-02-13T12:36:00Z">
        <w:r w:rsidR="00850D7B">
          <w:rPr>
            <w:rFonts w:ascii="Times New Roman" w:hAnsi="Times New Roman"/>
            <w:sz w:val="24"/>
            <w:szCs w:val="24"/>
          </w:rPr>
          <w:t xml:space="preserve"> </w:t>
        </w:r>
      </w:ins>
      <w:r w:rsidRPr="004774AA">
        <w:rPr>
          <w:rFonts w:ascii="Times New Roman" w:hAnsi="Times New Roman"/>
          <w:sz w:val="24"/>
          <w:szCs w:val="24"/>
        </w:rPr>
        <w:t>km proximate to the mouth. SBE1 (3°08'58"S 40°07'13"E), SBE2 (3°08'57"S 40°07'19"E) and SBE3 (</w:t>
      </w:r>
      <w:r w:rsidRPr="004774AA">
        <w:rPr>
          <w:rFonts w:ascii="Times New Roman" w:hAnsi="Times New Roman"/>
          <w:color w:val="000000"/>
          <w:sz w:val="24"/>
          <w:szCs w:val="24"/>
          <w:lang w:val="en-US" w:eastAsia="en-US"/>
        </w:rPr>
        <w:t>3°08'52"S 40°07'28"E</w:t>
      </w:r>
      <w:r w:rsidRPr="004774AA">
        <w:rPr>
          <w:rFonts w:ascii="Times New Roman" w:hAnsi="Times New Roman"/>
          <w:sz w:val="24"/>
          <w:szCs w:val="24"/>
        </w:rPr>
        <w:t xml:space="preserve">) </w:t>
      </w:r>
      <w:ins w:id="398" w:author="Microsoft account" w:date="2023-02-13T12:37:00Z">
        <w:r w:rsidR="00850D7B">
          <w:rPr>
            <w:rFonts w:ascii="Times New Roman" w:hAnsi="Times New Roman"/>
            <w:sz w:val="24"/>
            <w:szCs w:val="24"/>
          </w:rPr>
          <w:lastRenderedPageBreak/>
          <w:t>were</w:t>
        </w:r>
      </w:ins>
      <w:del w:id="399" w:author="Microsoft account" w:date="2023-02-13T12:37:00Z">
        <w:r w:rsidRPr="004774AA" w:rsidDel="00850D7B">
          <w:rPr>
            <w:rFonts w:ascii="Times New Roman" w:hAnsi="Times New Roman"/>
            <w:sz w:val="24"/>
            <w:szCs w:val="24"/>
          </w:rPr>
          <w:delText>occurred between</w:delText>
        </w:r>
      </w:del>
      <w:ins w:id="400" w:author="Microsoft account" w:date="2023-02-13T12:37:00Z">
        <w:r w:rsidR="00850D7B">
          <w:rPr>
            <w:rFonts w:ascii="Times New Roman" w:hAnsi="Times New Roman"/>
            <w:sz w:val="24"/>
            <w:szCs w:val="24"/>
          </w:rPr>
          <w:t xml:space="preserve"> at</w:t>
        </w:r>
      </w:ins>
      <w:r w:rsidRPr="004774AA">
        <w:rPr>
          <w:rFonts w:ascii="Times New Roman" w:hAnsi="Times New Roman"/>
          <w:sz w:val="24"/>
          <w:szCs w:val="24"/>
        </w:rPr>
        <w:t xml:space="preserve"> distances 0.5 km from each other</w:t>
      </w:r>
      <w:ins w:id="401" w:author="Microsoft account" w:date="2023-02-13T12:37:00Z">
        <w:r w:rsidR="00850D7B">
          <w:rPr>
            <w:rFonts w:ascii="Times New Roman" w:hAnsi="Times New Roman"/>
            <w:sz w:val="24"/>
            <w:szCs w:val="24"/>
          </w:rPr>
          <w:t xml:space="preserve"> upstream of SBE4</w:t>
        </w:r>
      </w:ins>
      <w:r w:rsidRPr="004774AA">
        <w:rPr>
          <w:rFonts w:ascii="Times New Roman" w:hAnsi="Times New Roman"/>
          <w:sz w:val="24"/>
          <w:szCs w:val="24"/>
        </w:rPr>
        <w:t xml:space="preserve">. SBE1, SBE2 and SBE4 are characterized by vegetation edges at the banks with </w:t>
      </w:r>
      <w:proofErr w:type="spellStart"/>
      <w:r w:rsidRPr="004774AA">
        <w:rPr>
          <w:rFonts w:ascii="Times New Roman" w:hAnsi="Times New Roman"/>
          <w:i/>
          <w:iCs/>
          <w:sz w:val="24"/>
          <w:szCs w:val="24"/>
        </w:rPr>
        <w:t>Prosopis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juliflora</w:t>
      </w:r>
      <w:proofErr w:type="spellEnd"/>
      <w:r w:rsidR="004C602E">
        <w:rPr>
          <w:rFonts w:ascii="Times New Roman" w:hAnsi="Times New Roman"/>
          <w:sz w:val="24"/>
          <w:szCs w:val="24"/>
        </w:rPr>
        <w:t xml:space="preserve"> t</w:t>
      </w:r>
      <w:r w:rsidRPr="004774AA">
        <w:rPr>
          <w:rFonts w:ascii="Times New Roman" w:hAnsi="Times New Roman"/>
          <w:sz w:val="24"/>
          <w:szCs w:val="24"/>
        </w:rPr>
        <w:t>rees being the most predominant with small scale agricultural farming and irrigation occurring around the estuary banks.</w:t>
      </w:r>
      <w:ins w:id="402" w:author="Microsoft account" w:date="2023-02-13T12:40:00Z">
        <w:r w:rsidR="00850D7B">
          <w:rPr>
            <w:rFonts w:ascii="Times New Roman" w:hAnsi="Times New Roman"/>
            <w:sz w:val="24"/>
            <w:szCs w:val="24"/>
          </w:rPr>
          <w:t xml:space="preserve"> The banks at </w:t>
        </w:r>
      </w:ins>
      <w:del w:id="403" w:author="Microsoft account" w:date="2023-02-13T12:40:00Z">
        <w:r w:rsidRPr="004774AA" w:rsidDel="00850D7B">
          <w:rPr>
            <w:rFonts w:ascii="Times New Roman" w:hAnsi="Times New Roman"/>
            <w:sz w:val="24"/>
            <w:szCs w:val="24"/>
          </w:rPr>
          <w:delText xml:space="preserve"> </w:delText>
        </w:r>
      </w:del>
      <w:r w:rsidRPr="004774AA">
        <w:rPr>
          <w:rFonts w:ascii="Times New Roman" w:hAnsi="Times New Roman"/>
          <w:sz w:val="24"/>
          <w:szCs w:val="24"/>
        </w:rPr>
        <w:t xml:space="preserve">SBE3 </w:t>
      </w:r>
      <w:del w:id="404" w:author="Microsoft account" w:date="2023-02-13T12:39:00Z">
        <w:r w:rsidRPr="004774AA" w:rsidDel="00850D7B">
          <w:rPr>
            <w:rFonts w:ascii="Times New Roman" w:hAnsi="Times New Roman"/>
            <w:sz w:val="24"/>
            <w:szCs w:val="24"/>
          </w:rPr>
          <w:delText>(</w:delText>
        </w:r>
        <w:r w:rsidRPr="004774AA" w:rsidDel="00850D7B">
          <w:rPr>
            <w:rFonts w:ascii="Times New Roman" w:hAnsi="Times New Roman"/>
            <w:color w:val="000000"/>
            <w:sz w:val="24"/>
            <w:szCs w:val="24"/>
            <w:lang w:val="en-US" w:eastAsia="en-US"/>
          </w:rPr>
          <w:delText>3°08'52"S 40°07'28"E</w:delText>
        </w:r>
        <w:r w:rsidRPr="004774AA" w:rsidDel="00850D7B">
          <w:rPr>
            <w:rFonts w:ascii="Times New Roman" w:hAnsi="Times New Roman"/>
            <w:sz w:val="24"/>
            <w:szCs w:val="24"/>
          </w:rPr>
          <w:delText>)</w:delText>
        </w:r>
      </w:del>
      <w:r w:rsidRPr="004774AA">
        <w:rPr>
          <w:rFonts w:ascii="Times New Roman" w:hAnsi="Times New Roman"/>
          <w:sz w:val="24"/>
          <w:szCs w:val="24"/>
        </w:rPr>
        <w:t xml:space="preserve"> </w:t>
      </w:r>
      <w:ins w:id="405" w:author="Microsoft account" w:date="2023-02-13T12:40:00Z">
        <w:r w:rsidR="00850D7B">
          <w:rPr>
            <w:rFonts w:ascii="Times New Roman" w:hAnsi="Times New Roman"/>
            <w:sz w:val="24"/>
            <w:szCs w:val="24"/>
          </w:rPr>
          <w:t>were</w:t>
        </w:r>
      </w:ins>
      <w:del w:id="406" w:author="Microsoft account" w:date="2023-02-13T12:40:00Z">
        <w:r w:rsidRPr="004774AA" w:rsidDel="00850D7B">
          <w:rPr>
            <w:rFonts w:ascii="Times New Roman" w:hAnsi="Times New Roman"/>
            <w:sz w:val="24"/>
            <w:szCs w:val="24"/>
          </w:rPr>
          <w:delText>is</w:delText>
        </w:r>
      </w:del>
      <w:r w:rsidRPr="004774AA">
        <w:rPr>
          <w:rFonts w:ascii="Times New Roman" w:hAnsi="Times New Roman"/>
          <w:sz w:val="24"/>
          <w:szCs w:val="24"/>
        </w:rPr>
        <w:t xml:space="preserve"> characterized by rocky and muddy biotope. </w:t>
      </w:r>
      <w:ins w:id="407" w:author="Microsoft account" w:date="2023-02-13T12:40:00Z">
        <w:r w:rsidR="00A221F6">
          <w:rPr>
            <w:rFonts w:ascii="Times New Roman" w:hAnsi="Times New Roman"/>
            <w:sz w:val="24"/>
            <w:szCs w:val="24"/>
          </w:rPr>
          <w:t>A m</w:t>
        </w:r>
      </w:ins>
      <w:del w:id="408" w:author="Microsoft account" w:date="2023-02-13T12:40:00Z">
        <w:r w:rsidRPr="004774AA" w:rsidDel="00A221F6">
          <w:rPr>
            <w:rFonts w:ascii="Times New Roman" w:hAnsi="Times New Roman"/>
            <w:sz w:val="24"/>
            <w:szCs w:val="24"/>
          </w:rPr>
          <w:delText>M</w:delText>
        </w:r>
      </w:del>
      <w:r w:rsidRPr="004774AA">
        <w:rPr>
          <w:rFonts w:ascii="Times New Roman" w:hAnsi="Times New Roman"/>
          <w:sz w:val="24"/>
          <w:szCs w:val="24"/>
        </w:rPr>
        <w:t>ap showing sa</w:t>
      </w:r>
      <w:ins w:id="409" w:author="Microsoft account" w:date="2023-02-13T12:41:00Z">
        <w:r w:rsidR="00A221F6">
          <w:rPr>
            <w:rFonts w:ascii="Times New Roman" w:hAnsi="Times New Roman"/>
            <w:sz w:val="24"/>
            <w:szCs w:val="24"/>
          </w:rPr>
          <w:t>m</w:t>
        </w:r>
      </w:ins>
      <w:r w:rsidRPr="004774AA">
        <w:rPr>
          <w:rFonts w:ascii="Times New Roman" w:hAnsi="Times New Roman"/>
          <w:sz w:val="24"/>
          <w:szCs w:val="24"/>
        </w:rPr>
        <w:t xml:space="preserve">pling stations </w:t>
      </w:r>
      <w:ins w:id="410" w:author="Microsoft account" w:date="2023-02-13T12:41:00Z">
        <w:r w:rsidR="00A221F6">
          <w:rPr>
            <w:rFonts w:ascii="Times New Roman" w:hAnsi="Times New Roman"/>
            <w:sz w:val="24"/>
            <w:szCs w:val="24"/>
          </w:rPr>
          <w:t xml:space="preserve">along the Sabaki estuary </w:t>
        </w:r>
      </w:ins>
      <w:r w:rsidRPr="004774AA">
        <w:rPr>
          <w:rFonts w:ascii="Times New Roman" w:hAnsi="Times New Roman"/>
          <w:sz w:val="24"/>
          <w:szCs w:val="24"/>
        </w:rPr>
        <w:t xml:space="preserve">is presented </w:t>
      </w:r>
      <w:ins w:id="411" w:author="Microsoft account" w:date="2023-02-13T12:41:00Z">
        <w:r w:rsidR="00A221F6">
          <w:rPr>
            <w:rFonts w:ascii="Times New Roman" w:hAnsi="Times New Roman"/>
            <w:sz w:val="24"/>
            <w:szCs w:val="24"/>
          </w:rPr>
          <w:t>as</w:t>
        </w:r>
      </w:ins>
      <w:del w:id="412" w:author="Microsoft account" w:date="2023-02-13T12:41:00Z">
        <w:r w:rsidRPr="004774AA" w:rsidDel="00A221F6">
          <w:rPr>
            <w:rFonts w:ascii="Times New Roman" w:hAnsi="Times New Roman"/>
            <w:sz w:val="24"/>
            <w:szCs w:val="24"/>
          </w:rPr>
          <w:delText>in</w:delText>
        </w:r>
      </w:del>
      <w:r w:rsidRPr="004774AA">
        <w:rPr>
          <w:rFonts w:ascii="Times New Roman" w:hAnsi="Times New Roman"/>
          <w:sz w:val="24"/>
          <w:szCs w:val="24"/>
        </w:rPr>
        <w:t xml:space="preserve"> </w:t>
      </w:r>
      <w:ins w:id="413" w:author="Microsoft account" w:date="2023-02-13T12:41:00Z">
        <w:r w:rsidR="00A221F6">
          <w:rPr>
            <w:rFonts w:ascii="Times New Roman" w:hAnsi="Times New Roman"/>
            <w:sz w:val="24"/>
            <w:szCs w:val="24"/>
          </w:rPr>
          <w:t>F</w:t>
        </w:r>
      </w:ins>
      <w:del w:id="414" w:author="Microsoft account" w:date="2023-02-13T12:41:00Z">
        <w:r w:rsidRPr="004774AA" w:rsidDel="00A221F6">
          <w:rPr>
            <w:rFonts w:ascii="Times New Roman" w:hAnsi="Times New Roman"/>
            <w:sz w:val="24"/>
            <w:szCs w:val="24"/>
          </w:rPr>
          <w:delText>f</w:delText>
        </w:r>
      </w:del>
      <w:r w:rsidRPr="004774AA">
        <w:rPr>
          <w:rFonts w:ascii="Times New Roman" w:hAnsi="Times New Roman"/>
          <w:sz w:val="24"/>
          <w:szCs w:val="24"/>
        </w:rPr>
        <w:t>igure 3.</w:t>
      </w:r>
    </w:p>
    <w:p w14:paraId="22907738" w14:textId="26D72C16" w:rsidR="00994B81" w:rsidRDefault="00994B81" w:rsidP="00994B81">
      <w:pPr>
        <w:spacing w:after="0" w:line="480" w:lineRule="auto"/>
        <w:jc w:val="both"/>
        <w:rPr>
          <w:noProof/>
        </w:rPr>
      </w:pPr>
      <w:r>
        <w:rPr>
          <w:rFonts w:ascii="Times New Roman" w:hAnsi="Times New Roman"/>
          <w:noProof/>
          <w:sz w:val="24"/>
          <w:szCs w:val="24"/>
        </w:rPr>
        <w:fldChar w:fldCharType="begin"/>
      </w:r>
      <w:r>
        <w:rPr>
          <w:rFonts w:ascii="Times New Roman" w:hAnsi="Times New Roman"/>
          <w:noProof/>
          <w:sz w:val="24"/>
          <w:szCs w:val="24"/>
        </w:rPr>
        <w:instrText xml:space="preserve"> TOC \h \z \t "Thesis Figures" \c </w:instrText>
      </w:r>
      <w:r>
        <w:rPr>
          <w:rFonts w:ascii="Times New Roman" w:hAnsi="Times New Roman"/>
          <w:noProof/>
          <w:sz w:val="24"/>
          <w:szCs w:val="24"/>
        </w:rPr>
        <w:fldChar w:fldCharType="separate"/>
      </w:r>
    </w:p>
    <w:p w14:paraId="3C688580" w14:textId="1AF330C8" w:rsidR="00EA5376" w:rsidRDefault="00994B81" w:rsidP="00EA5376">
      <w:pPr>
        <w:pStyle w:val="ThesisFigures"/>
      </w:pPr>
      <w:r>
        <w:rPr>
          <w:noProof/>
        </w:rPr>
        <w:fldChar w:fldCharType="end"/>
      </w:r>
      <w:r w:rsidR="00C4064D">
        <w:rPr>
          <w:noProof/>
        </w:rPr>
        <w:drawing>
          <wp:inline distT="0" distB="0" distL="0" distR="0" wp14:anchorId="2618823F" wp14:editId="552BC162">
            <wp:extent cx="6197255"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15811" cy="4108014"/>
                    </a:xfrm>
                    <a:prstGeom prst="rect">
                      <a:avLst/>
                    </a:prstGeom>
                  </pic:spPr>
                </pic:pic>
              </a:graphicData>
            </a:graphic>
          </wp:inline>
        </w:drawing>
      </w:r>
      <w:bookmarkStart w:id="415" w:name="_Hlk32393741"/>
      <w:bookmarkStart w:id="416" w:name="_Hlk47311623"/>
      <w:r w:rsidR="00D16481" w:rsidRPr="001B36BF">
        <w:t xml:space="preserve">Figure 3: Sampling stations </w:t>
      </w:r>
      <w:ins w:id="417" w:author="Microsoft account" w:date="2023-02-13T12:42:00Z">
        <w:r w:rsidR="00A221F6">
          <w:t xml:space="preserve">(SBE1-4, </w:t>
        </w:r>
      </w:ins>
      <w:r w:rsidR="00D16481" w:rsidRPr="001B36BF">
        <w:t>marked in red</w:t>
      </w:r>
      <w:ins w:id="418" w:author="Microsoft account" w:date="2023-02-13T12:42:00Z">
        <w:r w:rsidR="00A221F6">
          <w:t>)</w:t>
        </w:r>
      </w:ins>
      <w:r w:rsidR="00D16481" w:rsidRPr="001B36BF">
        <w:t xml:space="preserve"> along the Sabaki Estuary</w:t>
      </w:r>
      <w:bookmarkStart w:id="419" w:name="_Toc120099702"/>
      <w:bookmarkStart w:id="420" w:name="_Toc120101059"/>
    </w:p>
    <w:p w14:paraId="49CCB81D" w14:textId="5181D7C5" w:rsidR="00D16481" w:rsidRPr="00B46CC5" w:rsidRDefault="00A221F6" w:rsidP="008A3F50">
      <w:pPr>
        <w:pStyle w:val="Heading2"/>
        <w:rPr>
          <w:noProof/>
        </w:rPr>
      </w:pPr>
      <w:bookmarkStart w:id="421" w:name="_Toc125806960"/>
      <w:ins w:id="422" w:author="Microsoft account" w:date="2023-02-13T12:45:00Z">
        <w:r>
          <w:t xml:space="preserve">Capture of </w:t>
        </w:r>
      </w:ins>
      <w:del w:id="423" w:author="Microsoft account" w:date="2023-02-13T12:45:00Z">
        <w:r w:rsidR="00D16481" w:rsidRPr="005F1408" w:rsidDel="00A221F6">
          <w:delText>Identif</w:delText>
        </w:r>
      </w:del>
      <w:del w:id="424" w:author="Microsoft account" w:date="2023-02-13T12:43:00Z">
        <w:r w:rsidR="00D16481" w:rsidRPr="005F1408" w:rsidDel="00A221F6">
          <w:delText>ying the</w:delText>
        </w:r>
      </w:del>
      <w:del w:id="425" w:author="Microsoft account" w:date="2023-02-13T12:45:00Z">
        <w:r w:rsidR="00D16481" w:rsidRPr="005F1408" w:rsidDel="00A221F6">
          <w:delText xml:space="preserve"> life stages, species</w:delText>
        </w:r>
        <w:r w:rsidR="00D16481" w:rsidRPr="0029646F" w:rsidDel="00A221F6">
          <w:delText xml:space="preserve"> and temporal influence of </w:delText>
        </w:r>
      </w:del>
      <w:r w:rsidR="00D16481" w:rsidRPr="0029646F">
        <w:t>juvenile anguillid eels</w:t>
      </w:r>
      <w:ins w:id="426" w:author="Microsoft account" w:date="2023-02-13T12:45:00Z">
        <w:r>
          <w:t>.</w:t>
        </w:r>
      </w:ins>
      <w:del w:id="427" w:author="Microsoft account" w:date="2023-02-13T12:45:00Z">
        <w:r w:rsidR="00D16481" w:rsidRPr="0029646F" w:rsidDel="00A221F6">
          <w:delText xml:space="preserve"> occurring in the Sabaki E</w:delText>
        </w:r>
        <w:r w:rsidR="00D16481" w:rsidRPr="00B46CC5" w:rsidDel="00A221F6">
          <w:delText>stuary</w:delText>
        </w:r>
      </w:del>
      <w:bookmarkEnd w:id="419"/>
      <w:bookmarkEnd w:id="420"/>
      <w:bookmarkEnd w:id="421"/>
    </w:p>
    <w:bookmarkEnd w:id="394"/>
    <w:bookmarkEnd w:id="415"/>
    <w:bookmarkEnd w:id="416"/>
    <w:p w14:paraId="4DBFFAB4" w14:textId="750E5946" w:rsidR="00D16481" w:rsidRPr="004774AA" w:rsidRDefault="00D16481" w:rsidP="00D16481">
      <w:pPr>
        <w:spacing w:line="480" w:lineRule="auto"/>
        <w:jc w:val="both"/>
        <w:rPr>
          <w:rFonts w:ascii="Times New Roman" w:hAnsi="Times New Roman"/>
          <w:sz w:val="24"/>
          <w:szCs w:val="24"/>
        </w:rPr>
      </w:pPr>
      <w:r w:rsidRPr="004774AA">
        <w:rPr>
          <w:rFonts w:ascii="Times New Roman" w:hAnsi="Times New Roman"/>
          <w:sz w:val="24"/>
          <w:szCs w:val="24"/>
        </w:rPr>
        <w:t xml:space="preserve">Juvenile anguillid eels were caught using very fine mesh glass eel fyke nets. </w:t>
      </w:r>
      <w:bookmarkStart w:id="428" w:name="_Hlk32393769"/>
      <w:r w:rsidRPr="004774AA">
        <w:rPr>
          <w:rFonts w:ascii="Times New Roman" w:hAnsi="Times New Roman"/>
          <w:sz w:val="24"/>
          <w:szCs w:val="24"/>
        </w:rPr>
        <w:t xml:space="preserve">Glass eel fyke nets are made of very fine mesh and designed for commercial glass eel fisheries in Australia (T&amp;L </w:t>
      </w:r>
      <w:proofErr w:type="spellStart"/>
      <w:r w:rsidRPr="004774AA">
        <w:rPr>
          <w:rFonts w:ascii="Times New Roman" w:hAnsi="Times New Roman"/>
          <w:sz w:val="24"/>
          <w:szCs w:val="24"/>
        </w:rPr>
        <w:lastRenderedPageBreak/>
        <w:t>netmaking</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Mooroolbark</w:t>
      </w:r>
      <w:proofErr w:type="spellEnd"/>
      <w:r w:rsidRPr="004774AA">
        <w:rPr>
          <w:rFonts w:ascii="Times New Roman" w:hAnsi="Times New Roman"/>
          <w:sz w:val="24"/>
          <w:szCs w:val="24"/>
        </w:rPr>
        <w:t xml:space="preserve">, Australia). Sampling was done monthly, over a period of 5 consecutive days by setting 4 fyke nets at each of the four sampling locations. Fyke nets were deployed at noon, during low tide and installed using poles anchored firmly into the substrate, with the cod end secured to vegetation and the two wings facing seaward as seen in </w:t>
      </w:r>
      <w:r w:rsidRPr="004774AA">
        <w:rPr>
          <w:rFonts w:ascii="Times New Roman" w:hAnsi="Times New Roman"/>
          <w:sz w:val="24"/>
          <w:szCs w:val="24"/>
          <w:shd w:val="clear" w:color="auto" w:fill="FFFFFF"/>
        </w:rPr>
        <w:t>see figure 4</w:t>
      </w:r>
      <w:r w:rsidR="005D6F31">
        <w:rPr>
          <w:rFonts w:ascii="Times New Roman" w:hAnsi="Times New Roman"/>
          <w:sz w:val="24"/>
          <w:szCs w:val="24"/>
          <w:shd w:val="clear" w:color="auto" w:fill="FFFFFF"/>
        </w:rPr>
        <w:t xml:space="preserve"> in two distinctive habitat characterized by vegetative edges and rocky/muddy areas.</w:t>
      </w:r>
      <w:r w:rsidRPr="004774AA">
        <w:rPr>
          <w:rFonts w:ascii="Times New Roman" w:hAnsi="Times New Roman"/>
          <w:sz w:val="24"/>
          <w:szCs w:val="24"/>
          <w:shd w:val="clear" w:color="auto" w:fill="FFFFFF"/>
        </w:rPr>
        <w:t xml:space="preserve"> </w:t>
      </w:r>
      <w:r w:rsidRPr="004774AA">
        <w:rPr>
          <w:rFonts w:ascii="Times New Roman" w:hAnsi="Times New Roman"/>
          <w:sz w:val="24"/>
          <w:szCs w:val="24"/>
        </w:rPr>
        <w:t>Global Positioning System (GPS) of each glass eel fyke net were recorded.</w:t>
      </w:r>
    </w:p>
    <w:p w14:paraId="7740C5BA" w14:textId="77777777" w:rsidR="005336AE" w:rsidRDefault="00AF7FF3" w:rsidP="005336AE">
      <w:pPr>
        <w:spacing w:line="480" w:lineRule="auto"/>
        <w:jc w:val="both"/>
        <w:rPr>
          <w:rFonts w:ascii="Times New Roman" w:hAnsi="Times New Roman"/>
          <w:sz w:val="24"/>
          <w:szCs w:val="24"/>
        </w:rPr>
      </w:pPr>
      <w:r w:rsidRPr="00AF7FF3">
        <w:rPr>
          <w:rFonts w:ascii="Times New Roman" w:hAnsi="Times New Roman"/>
          <w:noProof/>
          <w:sz w:val="24"/>
          <w:szCs w:val="24"/>
        </w:rPr>
        <w:drawing>
          <wp:inline distT="0" distB="0" distL="0" distR="0" wp14:anchorId="16C833DA" wp14:editId="113140D4">
            <wp:extent cx="5219700" cy="4395310"/>
            <wp:effectExtent l="0" t="0" r="0" b="5715"/>
            <wp:docPr id="18" name="Picture 4">
              <a:extLst xmlns:a="http://schemas.openxmlformats.org/drawingml/2006/main">
                <a:ext uri="{FF2B5EF4-FFF2-40B4-BE49-F238E27FC236}">
                  <a16:creationId xmlns:a16="http://schemas.microsoft.com/office/drawing/2014/main" id="{5624BE08-7441-8F10-724B-2AFCCEA58E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624BE08-7441-8F10-724B-2AFCCEA58E8E}"/>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32160" cy="4405802"/>
                    </a:xfrm>
                    <a:prstGeom prst="rect">
                      <a:avLst/>
                    </a:prstGeom>
                  </pic:spPr>
                </pic:pic>
              </a:graphicData>
            </a:graphic>
          </wp:inline>
        </w:drawing>
      </w:r>
    </w:p>
    <w:p w14:paraId="319F3DEA" w14:textId="79C0DF3B" w:rsidR="00D16481" w:rsidRPr="004774AA" w:rsidRDefault="00D16481" w:rsidP="005336AE">
      <w:pPr>
        <w:pStyle w:val="ThesisFigures"/>
      </w:pPr>
      <w:bookmarkStart w:id="429" w:name="_Toc125751206"/>
      <w:bookmarkStart w:id="430" w:name="_Toc125787269"/>
      <w:r w:rsidRPr="004774AA">
        <w:t>Figure 4: Glass eel fyke net anchored along the bank of the Sabaki Estuary facing seaward</w:t>
      </w:r>
      <w:bookmarkEnd w:id="429"/>
      <w:bookmarkEnd w:id="430"/>
    </w:p>
    <w:p w14:paraId="20943CEF" w14:textId="6BE12A58" w:rsidR="00C420B9" w:rsidRDefault="00D16481" w:rsidP="008D6A22">
      <w:pPr>
        <w:spacing w:line="480" w:lineRule="auto"/>
        <w:jc w:val="both"/>
        <w:rPr>
          <w:ins w:id="431" w:author="Microsoft account" w:date="2023-02-13T12:46:00Z"/>
          <w:rFonts w:ascii="Times New Roman" w:hAnsi="Times New Roman"/>
          <w:sz w:val="24"/>
          <w:szCs w:val="24"/>
        </w:rPr>
      </w:pPr>
      <w:r w:rsidRPr="004774AA">
        <w:rPr>
          <w:rFonts w:ascii="Times New Roman" w:hAnsi="Times New Roman"/>
          <w:sz w:val="24"/>
          <w:szCs w:val="24"/>
        </w:rPr>
        <w:lastRenderedPageBreak/>
        <w:t xml:space="preserve">The nets were checked at dawn and the catch was transferred to a bucket </w:t>
      </w:r>
      <w:ins w:id="432" w:author="Microsoft account" w:date="2023-02-13T12:48:00Z">
        <w:r w:rsidR="00C420B9">
          <w:rPr>
            <w:rFonts w:ascii="Times New Roman" w:hAnsi="Times New Roman"/>
            <w:sz w:val="24"/>
            <w:szCs w:val="24"/>
          </w:rPr>
          <w:t xml:space="preserve">containing water drawn from </w:t>
        </w:r>
      </w:ins>
      <w:del w:id="433" w:author="Microsoft account" w:date="2023-02-13T12:48:00Z">
        <w:r w:rsidRPr="004774AA" w:rsidDel="00C420B9">
          <w:rPr>
            <w:rFonts w:ascii="Times New Roman" w:hAnsi="Times New Roman"/>
            <w:sz w:val="24"/>
            <w:szCs w:val="24"/>
          </w:rPr>
          <w:delText xml:space="preserve">of </w:delText>
        </w:r>
      </w:del>
      <w:ins w:id="434" w:author="Microsoft account" w:date="2023-02-13T12:48:00Z">
        <w:r w:rsidR="00C420B9">
          <w:rPr>
            <w:rFonts w:ascii="Times New Roman" w:hAnsi="Times New Roman"/>
            <w:sz w:val="24"/>
            <w:szCs w:val="24"/>
          </w:rPr>
          <w:t xml:space="preserve">the </w:t>
        </w:r>
      </w:ins>
      <w:r w:rsidRPr="001B0D14">
        <w:rPr>
          <w:rFonts w:ascii="Times New Roman" w:hAnsi="Times New Roman"/>
          <w:sz w:val="24"/>
          <w:szCs w:val="24"/>
        </w:rPr>
        <w:t>estuary</w:t>
      </w:r>
      <w:r w:rsidRPr="004774AA">
        <w:rPr>
          <w:rFonts w:ascii="Times New Roman" w:hAnsi="Times New Roman"/>
          <w:sz w:val="24"/>
          <w:szCs w:val="24"/>
        </w:rPr>
        <w:t xml:space="preserve"> </w:t>
      </w:r>
      <w:ins w:id="435" w:author="Microsoft account" w:date="2023-02-13T12:48:00Z">
        <w:r w:rsidR="00C420B9">
          <w:rPr>
            <w:rFonts w:ascii="Times New Roman" w:hAnsi="Times New Roman"/>
            <w:sz w:val="24"/>
            <w:szCs w:val="24"/>
          </w:rPr>
          <w:t>at each sampling site</w:t>
        </w:r>
      </w:ins>
      <w:del w:id="436" w:author="Microsoft account" w:date="2023-02-13T12:49:00Z">
        <w:r w:rsidRPr="004774AA" w:rsidDel="00C420B9">
          <w:rPr>
            <w:rFonts w:ascii="Times New Roman" w:hAnsi="Times New Roman"/>
            <w:sz w:val="24"/>
            <w:szCs w:val="24"/>
          </w:rPr>
          <w:delText>water</w:delText>
        </w:r>
      </w:del>
      <w:r w:rsidRPr="004774AA">
        <w:rPr>
          <w:rFonts w:ascii="Times New Roman" w:hAnsi="Times New Roman"/>
          <w:sz w:val="24"/>
          <w:szCs w:val="24"/>
        </w:rPr>
        <w:t xml:space="preserve">. </w:t>
      </w:r>
      <w:moveFromRangeStart w:id="437" w:author="Microsoft account" w:date="2023-02-13T12:50:00Z" w:name="move127185053"/>
      <w:moveFrom w:id="438" w:author="Microsoft account" w:date="2023-02-13T12:50:00Z">
        <w:r w:rsidRPr="004774AA" w:rsidDel="00C420B9">
          <w:rPr>
            <w:rFonts w:ascii="Times New Roman" w:hAnsi="Times New Roman"/>
            <w:sz w:val="24"/>
            <w:szCs w:val="24"/>
          </w:rPr>
          <w:t xml:space="preserve">Contents from the bucket was then be sieved through 500mm mesh net and the catch sorted to species. </w:t>
        </w:r>
      </w:moveFrom>
      <w:moveFromRangeEnd w:id="437"/>
    </w:p>
    <w:p w14:paraId="77D44D95" w14:textId="4EA65E70" w:rsidR="00C420B9" w:rsidRPr="00C420B9" w:rsidRDefault="00C420B9" w:rsidP="008D6A22">
      <w:pPr>
        <w:spacing w:line="480" w:lineRule="auto"/>
        <w:jc w:val="both"/>
        <w:rPr>
          <w:ins w:id="439" w:author="Microsoft account" w:date="2023-02-13T12:46:00Z"/>
          <w:rFonts w:ascii="Times New Roman" w:hAnsi="Times New Roman"/>
          <w:b/>
          <w:sz w:val="24"/>
          <w:szCs w:val="24"/>
          <w:rPrChange w:id="440" w:author="Microsoft account" w:date="2023-02-13T12:47:00Z">
            <w:rPr>
              <w:ins w:id="441" w:author="Microsoft account" w:date="2023-02-13T12:46:00Z"/>
              <w:rFonts w:ascii="Times New Roman" w:hAnsi="Times New Roman"/>
              <w:sz w:val="24"/>
              <w:szCs w:val="24"/>
            </w:rPr>
          </w:rPrChange>
        </w:rPr>
      </w:pPr>
      <w:ins w:id="442" w:author="Microsoft account" w:date="2023-02-13T12:46:00Z">
        <w:r w:rsidRPr="00C420B9">
          <w:rPr>
            <w:rFonts w:ascii="Times New Roman" w:hAnsi="Times New Roman"/>
            <w:b/>
            <w:sz w:val="24"/>
            <w:szCs w:val="24"/>
            <w:rPrChange w:id="443" w:author="Microsoft account" w:date="2023-02-13T12:47:00Z">
              <w:rPr>
                <w:rFonts w:ascii="Times New Roman" w:hAnsi="Times New Roman"/>
                <w:sz w:val="24"/>
                <w:szCs w:val="24"/>
              </w:rPr>
            </w:rPrChange>
          </w:rPr>
          <w:t xml:space="preserve">3.4 </w:t>
        </w:r>
      </w:ins>
      <w:ins w:id="444" w:author="Microsoft account" w:date="2023-02-13T12:49:00Z">
        <w:r>
          <w:rPr>
            <w:rFonts w:ascii="Times New Roman" w:hAnsi="Times New Roman"/>
            <w:b/>
            <w:sz w:val="24"/>
            <w:szCs w:val="24"/>
          </w:rPr>
          <w:t xml:space="preserve">Sorting, identification and </w:t>
        </w:r>
      </w:ins>
      <w:ins w:id="445" w:author="Microsoft account" w:date="2023-02-13T12:46:00Z">
        <w:r w:rsidRPr="00C420B9">
          <w:rPr>
            <w:rFonts w:ascii="Times New Roman" w:hAnsi="Times New Roman"/>
            <w:b/>
            <w:sz w:val="24"/>
            <w:szCs w:val="24"/>
            <w:rPrChange w:id="446" w:author="Microsoft account" w:date="2023-02-13T12:47:00Z">
              <w:rPr>
                <w:rFonts w:ascii="Times New Roman" w:hAnsi="Times New Roman"/>
                <w:sz w:val="24"/>
                <w:szCs w:val="24"/>
              </w:rPr>
            </w:rPrChange>
          </w:rPr>
          <w:t xml:space="preserve">Measurement </w:t>
        </w:r>
      </w:ins>
      <w:ins w:id="447" w:author="Microsoft account" w:date="2023-02-13T12:47:00Z">
        <w:r w:rsidRPr="00C420B9">
          <w:rPr>
            <w:rFonts w:ascii="Times New Roman" w:hAnsi="Times New Roman"/>
            <w:b/>
            <w:sz w:val="24"/>
            <w:szCs w:val="24"/>
            <w:rPrChange w:id="448" w:author="Microsoft account" w:date="2023-02-13T12:47:00Z">
              <w:rPr>
                <w:rFonts w:ascii="Times New Roman" w:hAnsi="Times New Roman"/>
                <w:sz w:val="24"/>
                <w:szCs w:val="24"/>
              </w:rPr>
            </w:rPrChange>
          </w:rPr>
          <w:t xml:space="preserve">of </w:t>
        </w:r>
      </w:ins>
      <w:ins w:id="449" w:author="Microsoft account" w:date="2023-02-13T12:49:00Z">
        <w:r>
          <w:rPr>
            <w:rFonts w:ascii="Times New Roman" w:hAnsi="Times New Roman"/>
            <w:b/>
            <w:sz w:val="24"/>
            <w:szCs w:val="24"/>
          </w:rPr>
          <w:t xml:space="preserve">the </w:t>
        </w:r>
      </w:ins>
      <w:ins w:id="450" w:author="Microsoft account" w:date="2023-02-13T12:47:00Z">
        <w:r w:rsidRPr="00C420B9">
          <w:rPr>
            <w:rFonts w:ascii="Times New Roman" w:hAnsi="Times New Roman"/>
            <w:b/>
            <w:sz w:val="24"/>
            <w:szCs w:val="24"/>
            <w:rPrChange w:id="451" w:author="Microsoft account" w:date="2023-02-13T12:47:00Z">
              <w:rPr>
                <w:rFonts w:ascii="Times New Roman" w:hAnsi="Times New Roman"/>
                <w:sz w:val="24"/>
                <w:szCs w:val="24"/>
              </w:rPr>
            </w:rPrChange>
          </w:rPr>
          <w:t>Ca</w:t>
        </w:r>
      </w:ins>
      <w:ins w:id="452" w:author="Microsoft account" w:date="2023-02-13T12:50:00Z">
        <w:r>
          <w:rPr>
            <w:rFonts w:ascii="Times New Roman" w:hAnsi="Times New Roman"/>
            <w:b/>
            <w:sz w:val="24"/>
            <w:szCs w:val="24"/>
          </w:rPr>
          <w:t>tch</w:t>
        </w:r>
      </w:ins>
      <w:ins w:id="453" w:author="Microsoft account" w:date="2023-02-13T12:47:00Z">
        <w:r w:rsidRPr="00C420B9">
          <w:rPr>
            <w:rFonts w:ascii="Times New Roman" w:hAnsi="Times New Roman"/>
            <w:b/>
            <w:sz w:val="24"/>
            <w:szCs w:val="24"/>
            <w:rPrChange w:id="454" w:author="Microsoft account" w:date="2023-02-13T12:47:00Z">
              <w:rPr>
                <w:rFonts w:ascii="Times New Roman" w:hAnsi="Times New Roman"/>
                <w:sz w:val="24"/>
                <w:szCs w:val="24"/>
              </w:rPr>
            </w:rPrChange>
          </w:rPr>
          <w:t xml:space="preserve"> </w:t>
        </w:r>
      </w:ins>
    </w:p>
    <w:p w14:paraId="10D9CB5D" w14:textId="2983A5D0" w:rsidR="008D6A22" w:rsidRDefault="00C420B9" w:rsidP="008D6A22">
      <w:pPr>
        <w:spacing w:line="480" w:lineRule="auto"/>
        <w:jc w:val="both"/>
        <w:rPr>
          <w:rFonts w:ascii="Times New Roman" w:hAnsi="Times New Roman"/>
          <w:sz w:val="24"/>
          <w:szCs w:val="24"/>
        </w:rPr>
      </w:pPr>
      <w:ins w:id="455" w:author="Microsoft account" w:date="2023-02-13T12:50:00Z">
        <w:r>
          <w:rPr>
            <w:rFonts w:ascii="Times New Roman" w:hAnsi="Times New Roman"/>
            <w:sz w:val="24"/>
            <w:szCs w:val="24"/>
          </w:rPr>
          <w:t>The c</w:t>
        </w:r>
      </w:ins>
      <w:ins w:id="456" w:author="Microsoft account" w:date="2023-02-13T12:51:00Z">
        <w:r w:rsidR="005B332A">
          <w:rPr>
            <w:rFonts w:ascii="Times New Roman" w:hAnsi="Times New Roman"/>
            <w:sz w:val="24"/>
            <w:szCs w:val="24"/>
          </w:rPr>
          <w:t xml:space="preserve">ontents in </w:t>
        </w:r>
      </w:ins>
      <w:moveToRangeStart w:id="457" w:author="Microsoft account" w:date="2023-02-13T12:50:00Z" w:name="move127185053"/>
      <w:moveTo w:id="458" w:author="Microsoft account" w:date="2023-02-13T12:50:00Z">
        <w:del w:id="459" w:author="Microsoft account" w:date="2023-02-13T12:50:00Z">
          <w:r w:rsidRPr="004774AA" w:rsidDel="00C420B9">
            <w:rPr>
              <w:rFonts w:ascii="Times New Roman" w:hAnsi="Times New Roman"/>
              <w:sz w:val="24"/>
              <w:szCs w:val="24"/>
            </w:rPr>
            <w:delText xml:space="preserve">Contents from </w:delText>
          </w:r>
        </w:del>
        <w:r w:rsidRPr="004774AA">
          <w:rPr>
            <w:rFonts w:ascii="Times New Roman" w:hAnsi="Times New Roman"/>
            <w:sz w:val="24"/>
            <w:szCs w:val="24"/>
          </w:rPr>
          <w:t xml:space="preserve">the bucket </w:t>
        </w:r>
        <w:proofErr w:type="spellStart"/>
        <w:r w:rsidRPr="004774AA">
          <w:rPr>
            <w:rFonts w:ascii="Times New Roman" w:hAnsi="Times New Roman"/>
            <w:sz w:val="24"/>
            <w:szCs w:val="24"/>
          </w:rPr>
          <w:t>w</w:t>
        </w:r>
      </w:moveTo>
      <w:ins w:id="460" w:author="Microsoft account" w:date="2023-02-13T12:51:00Z">
        <w:r w:rsidR="005B332A">
          <w:rPr>
            <w:rFonts w:ascii="Times New Roman" w:hAnsi="Times New Roman"/>
            <w:sz w:val="24"/>
            <w:szCs w:val="24"/>
          </w:rPr>
          <w:t>ere</w:t>
        </w:r>
      </w:ins>
      <w:moveTo w:id="461" w:author="Microsoft account" w:date="2023-02-13T12:50:00Z">
        <w:del w:id="462" w:author="Microsoft account" w:date="2023-02-13T12:51:00Z">
          <w:r w:rsidRPr="004774AA" w:rsidDel="005B332A">
            <w:rPr>
              <w:rFonts w:ascii="Times New Roman" w:hAnsi="Times New Roman"/>
              <w:sz w:val="24"/>
              <w:szCs w:val="24"/>
            </w:rPr>
            <w:delText xml:space="preserve">as then be </w:delText>
          </w:r>
        </w:del>
        <w:r w:rsidRPr="004774AA">
          <w:rPr>
            <w:rFonts w:ascii="Times New Roman" w:hAnsi="Times New Roman"/>
            <w:sz w:val="24"/>
            <w:szCs w:val="24"/>
          </w:rPr>
          <w:t>sieved</w:t>
        </w:r>
        <w:proofErr w:type="spellEnd"/>
        <w:r w:rsidRPr="004774AA">
          <w:rPr>
            <w:rFonts w:ascii="Times New Roman" w:hAnsi="Times New Roman"/>
            <w:sz w:val="24"/>
            <w:szCs w:val="24"/>
          </w:rPr>
          <w:t xml:space="preserve"> through 500</w:t>
        </w:r>
      </w:moveTo>
      <w:ins w:id="463" w:author="Microsoft account" w:date="2023-02-13T12:51:00Z">
        <w:r w:rsidR="005B332A">
          <w:rPr>
            <w:rFonts w:ascii="Times New Roman" w:hAnsi="Times New Roman"/>
            <w:sz w:val="24"/>
            <w:szCs w:val="24"/>
          </w:rPr>
          <w:t xml:space="preserve"> </w:t>
        </w:r>
      </w:ins>
      <w:moveTo w:id="464" w:author="Microsoft account" w:date="2023-02-13T12:50:00Z">
        <w:r w:rsidRPr="004774AA">
          <w:rPr>
            <w:rFonts w:ascii="Times New Roman" w:hAnsi="Times New Roman"/>
            <w:sz w:val="24"/>
            <w:szCs w:val="24"/>
          </w:rPr>
          <w:t>mm mesh net and the catch sorted to species.</w:t>
        </w:r>
      </w:moveTo>
      <w:moveToRangeEnd w:id="457"/>
      <w:ins w:id="465" w:author="Microsoft account" w:date="2023-02-13T12:52:00Z">
        <w:r w:rsidR="005B332A">
          <w:rPr>
            <w:rFonts w:ascii="Times New Roman" w:hAnsi="Times New Roman"/>
            <w:sz w:val="24"/>
            <w:szCs w:val="24"/>
          </w:rPr>
          <w:t xml:space="preserve"> </w:t>
        </w:r>
      </w:ins>
      <w:r w:rsidR="00D16481" w:rsidRPr="004774AA">
        <w:rPr>
          <w:rFonts w:ascii="Times New Roman" w:hAnsi="Times New Roman"/>
          <w:sz w:val="24"/>
          <w:szCs w:val="24"/>
        </w:rPr>
        <w:t xml:space="preserve">Fish </w:t>
      </w:r>
      <w:ins w:id="466" w:author="Microsoft account" w:date="2023-02-13T12:53:00Z">
        <w:r w:rsidR="005B332A">
          <w:rPr>
            <w:rFonts w:ascii="Times New Roman" w:hAnsi="Times New Roman"/>
            <w:sz w:val="24"/>
            <w:szCs w:val="24"/>
          </w:rPr>
          <w:t xml:space="preserve">(except juvenile </w:t>
        </w:r>
        <w:proofErr w:type="spellStart"/>
        <w:r w:rsidR="005B332A">
          <w:rPr>
            <w:rFonts w:ascii="Times New Roman" w:hAnsi="Times New Roman"/>
            <w:sz w:val="24"/>
            <w:szCs w:val="24"/>
          </w:rPr>
          <w:t>anguilid</w:t>
        </w:r>
        <w:proofErr w:type="spellEnd"/>
        <w:r w:rsidR="005B332A">
          <w:rPr>
            <w:rFonts w:ascii="Times New Roman" w:hAnsi="Times New Roman"/>
            <w:sz w:val="24"/>
            <w:szCs w:val="24"/>
          </w:rPr>
          <w:t xml:space="preserve"> eels) </w:t>
        </w:r>
      </w:ins>
      <w:r w:rsidR="00D16481" w:rsidRPr="004774AA">
        <w:rPr>
          <w:rFonts w:ascii="Times New Roman" w:hAnsi="Times New Roman"/>
          <w:sz w:val="24"/>
          <w:szCs w:val="24"/>
        </w:rPr>
        <w:t xml:space="preserve">were measured for total and standard length (to the nearest 0.1 cm) on a fish length measuring board and weighed </w:t>
      </w:r>
      <w:del w:id="467" w:author="Microsoft account" w:date="2023-02-13T12:52:00Z">
        <w:r w:rsidR="00D16481" w:rsidRPr="004774AA" w:rsidDel="005B332A">
          <w:rPr>
            <w:rFonts w:ascii="Times New Roman" w:hAnsi="Times New Roman"/>
            <w:sz w:val="24"/>
            <w:szCs w:val="24"/>
          </w:rPr>
          <w:delText>on an electronic top loading balance (</w:delText>
        </w:r>
      </w:del>
      <w:r w:rsidR="00D16481" w:rsidRPr="004774AA">
        <w:rPr>
          <w:rFonts w:ascii="Times New Roman" w:hAnsi="Times New Roman"/>
          <w:sz w:val="24"/>
          <w:szCs w:val="24"/>
        </w:rPr>
        <w:t>to the nearest 0.1g</w:t>
      </w:r>
      <w:ins w:id="468" w:author="Microsoft account" w:date="2023-02-13T12:52:00Z">
        <w:r w:rsidR="005B332A" w:rsidRPr="005B332A">
          <w:rPr>
            <w:rFonts w:ascii="Times New Roman" w:hAnsi="Times New Roman"/>
            <w:sz w:val="24"/>
            <w:szCs w:val="24"/>
          </w:rPr>
          <w:t xml:space="preserve"> </w:t>
        </w:r>
        <w:r w:rsidR="005B332A" w:rsidRPr="004774AA">
          <w:rPr>
            <w:rFonts w:ascii="Times New Roman" w:hAnsi="Times New Roman"/>
            <w:sz w:val="24"/>
            <w:szCs w:val="24"/>
          </w:rPr>
          <w:t>on an electronic top loading balance</w:t>
        </w:r>
      </w:ins>
      <w:del w:id="469" w:author="Microsoft account" w:date="2023-02-13T12:52:00Z">
        <w:r w:rsidR="00D16481" w:rsidRPr="004774AA" w:rsidDel="005B332A">
          <w:rPr>
            <w:rFonts w:ascii="Times New Roman" w:hAnsi="Times New Roman"/>
            <w:sz w:val="24"/>
            <w:szCs w:val="24"/>
          </w:rPr>
          <w:delText>)</w:delText>
        </w:r>
      </w:del>
      <w:r w:rsidR="00D16481" w:rsidRPr="004774AA">
        <w:rPr>
          <w:rFonts w:ascii="Times New Roman" w:hAnsi="Times New Roman"/>
          <w:sz w:val="24"/>
          <w:szCs w:val="24"/>
        </w:rPr>
        <w:t>. Juvenile anguillid eels captured were measured for total length only (to the nearest 0.1 cm)</w:t>
      </w:r>
      <w:ins w:id="470" w:author="Microsoft account" w:date="2023-02-13T12:54:00Z">
        <w:r w:rsidR="005B332A">
          <w:rPr>
            <w:rFonts w:ascii="Times New Roman" w:hAnsi="Times New Roman"/>
            <w:sz w:val="24"/>
            <w:szCs w:val="24"/>
          </w:rPr>
          <w:t xml:space="preserve"> and</w:t>
        </w:r>
      </w:ins>
      <w:del w:id="471" w:author="Microsoft account" w:date="2023-02-13T12:54:00Z">
        <w:r w:rsidR="00D16481" w:rsidRPr="004774AA" w:rsidDel="005B332A">
          <w:rPr>
            <w:rFonts w:ascii="Times New Roman" w:hAnsi="Times New Roman"/>
            <w:sz w:val="24"/>
            <w:szCs w:val="24"/>
          </w:rPr>
          <w:delText>,</w:delText>
        </w:r>
      </w:del>
      <w:r w:rsidR="00D16481" w:rsidRPr="004774AA">
        <w:rPr>
          <w:rFonts w:ascii="Times New Roman" w:hAnsi="Times New Roman"/>
          <w:sz w:val="24"/>
          <w:szCs w:val="24"/>
        </w:rPr>
        <w:t xml:space="preserve"> their life stage identified from </w:t>
      </w:r>
      <w:ins w:id="472" w:author="Microsoft account" w:date="2023-02-13T12:54:00Z">
        <w:r w:rsidR="005B332A">
          <w:rPr>
            <w:rFonts w:ascii="Times New Roman" w:hAnsi="Times New Roman"/>
            <w:sz w:val="24"/>
            <w:szCs w:val="24"/>
          </w:rPr>
          <w:t xml:space="preserve">based on </w:t>
        </w:r>
      </w:ins>
      <w:del w:id="473" w:author="Microsoft account" w:date="2023-02-13T12:54:00Z">
        <w:r w:rsidR="00D16481" w:rsidRPr="004774AA" w:rsidDel="005B332A">
          <w:rPr>
            <w:rFonts w:ascii="Times New Roman" w:hAnsi="Times New Roman"/>
            <w:sz w:val="24"/>
            <w:szCs w:val="24"/>
          </w:rPr>
          <w:delText xml:space="preserve">their </w:delText>
        </w:r>
      </w:del>
      <w:r w:rsidR="00D16481" w:rsidRPr="004774AA">
        <w:rPr>
          <w:rFonts w:ascii="Times New Roman" w:hAnsi="Times New Roman"/>
          <w:sz w:val="24"/>
          <w:szCs w:val="24"/>
        </w:rPr>
        <w:t>external body pigmentation</w:t>
      </w:r>
      <w:ins w:id="474" w:author="Microsoft account" w:date="2023-02-13T12:54:00Z">
        <w:r w:rsidR="005B332A">
          <w:rPr>
            <w:rFonts w:ascii="Times New Roman" w:hAnsi="Times New Roman"/>
            <w:sz w:val="24"/>
            <w:szCs w:val="24"/>
          </w:rPr>
          <w:t xml:space="preserve"> as follows: those</w:t>
        </w:r>
      </w:ins>
      <w:del w:id="475" w:author="Microsoft account" w:date="2023-02-13T12:54:00Z">
        <w:r w:rsidR="00D16481" w:rsidRPr="004774AA" w:rsidDel="005B332A">
          <w:rPr>
            <w:rFonts w:ascii="Times New Roman" w:hAnsi="Times New Roman"/>
            <w:sz w:val="24"/>
            <w:szCs w:val="24"/>
          </w:rPr>
          <w:delText>. Juvenile anguillid eels</w:delText>
        </w:r>
      </w:del>
      <w:r w:rsidR="00D16481" w:rsidRPr="004774AA">
        <w:rPr>
          <w:rFonts w:ascii="Times New Roman" w:hAnsi="Times New Roman"/>
          <w:sz w:val="24"/>
          <w:szCs w:val="24"/>
        </w:rPr>
        <w:t xml:space="preserve"> with colourless body pigmentation were classified as glass eels</w:t>
      </w:r>
      <w:ins w:id="476" w:author="Microsoft account" w:date="2023-02-13T12:55:00Z">
        <w:r w:rsidR="005B332A">
          <w:rPr>
            <w:rFonts w:ascii="Times New Roman" w:hAnsi="Times New Roman"/>
            <w:sz w:val="24"/>
            <w:szCs w:val="24"/>
          </w:rPr>
          <w:t>,</w:t>
        </w:r>
      </w:ins>
      <w:r w:rsidR="00D16481" w:rsidRPr="004774AA">
        <w:rPr>
          <w:rFonts w:ascii="Times New Roman" w:hAnsi="Times New Roman"/>
          <w:sz w:val="24"/>
          <w:szCs w:val="24"/>
        </w:rPr>
        <w:t xml:space="preserve"> while those with pigmentation were identified as elvers</w:t>
      </w:r>
      <w:del w:id="477" w:author="Microsoft account" w:date="2023-02-13T12:55:00Z">
        <w:r w:rsidR="00D16481" w:rsidRPr="004774AA" w:rsidDel="005B332A">
          <w:rPr>
            <w:rFonts w:ascii="Times New Roman" w:hAnsi="Times New Roman"/>
            <w:sz w:val="24"/>
            <w:szCs w:val="24"/>
          </w:rPr>
          <w:delText xml:space="preserve"> and data recorded</w:delText>
        </w:r>
      </w:del>
      <w:r w:rsidR="00D16481" w:rsidRPr="004774AA">
        <w:rPr>
          <w:rFonts w:ascii="Times New Roman" w:hAnsi="Times New Roman"/>
          <w:sz w:val="24"/>
          <w:szCs w:val="24"/>
        </w:rPr>
        <w:t xml:space="preserve">. Juvenile anguillid samples were then stored in sampling bottles, in 99% absolute ethanol </w:t>
      </w:r>
      <w:ins w:id="478" w:author="Microsoft account" w:date="2023-02-13T12:57:00Z">
        <w:r w:rsidR="005B332A">
          <w:rPr>
            <w:rFonts w:ascii="Times New Roman" w:hAnsi="Times New Roman"/>
            <w:sz w:val="24"/>
            <w:szCs w:val="24"/>
          </w:rPr>
          <w:t xml:space="preserve">and transported to </w:t>
        </w:r>
      </w:ins>
      <w:del w:id="479" w:author="Microsoft account" w:date="2023-02-13T12:57:00Z">
        <w:r w:rsidR="00D16481" w:rsidRPr="004774AA" w:rsidDel="005B332A">
          <w:rPr>
            <w:rFonts w:ascii="Times New Roman" w:hAnsi="Times New Roman"/>
            <w:sz w:val="24"/>
            <w:szCs w:val="24"/>
          </w:rPr>
          <w:delText xml:space="preserve">for further morphological identification at the </w:delText>
        </w:r>
      </w:del>
      <w:r w:rsidR="00D16481" w:rsidRPr="004774AA">
        <w:rPr>
          <w:rFonts w:ascii="Times New Roman" w:hAnsi="Times New Roman"/>
          <w:sz w:val="24"/>
          <w:szCs w:val="24"/>
        </w:rPr>
        <w:t>Kenya Marine Research Institute (KEMFRI) laboratories</w:t>
      </w:r>
      <w:ins w:id="480" w:author="Microsoft account" w:date="2023-02-13T12:57:00Z">
        <w:r w:rsidR="005B332A" w:rsidRPr="005B332A">
          <w:rPr>
            <w:rFonts w:ascii="Times New Roman" w:hAnsi="Times New Roman"/>
            <w:sz w:val="24"/>
            <w:szCs w:val="24"/>
          </w:rPr>
          <w:t xml:space="preserve"> </w:t>
        </w:r>
        <w:r w:rsidR="005B332A" w:rsidRPr="004774AA">
          <w:rPr>
            <w:rFonts w:ascii="Times New Roman" w:hAnsi="Times New Roman"/>
            <w:sz w:val="24"/>
            <w:szCs w:val="24"/>
          </w:rPr>
          <w:t xml:space="preserve">for further morphological </w:t>
        </w:r>
      </w:ins>
      <w:ins w:id="481" w:author="Microsoft account" w:date="2023-02-13T12:58:00Z">
        <w:r w:rsidR="005B332A">
          <w:rPr>
            <w:rFonts w:ascii="Times New Roman" w:hAnsi="Times New Roman"/>
            <w:sz w:val="24"/>
            <w:szCs w:val="24"/>
          </w:rPr>
          <w:t xml:space="preserve">characterization to enable sexing and species </w:t>
        </w:r>
      </w:ins>
      <w:ins w:id="482" w:author="Microsoft account" w:date="2023-02-13T12:57:00Z">
        <w:r w:rsidR="005B332A" w:rsidRPr="004774AA">
          <w:rPr>
            <w:rFonts w:ascii="Times New Roman" w:hAnsi="Times New Roman"/>
            <w:sz w:val="24"/>
            <w:szCs w:val="24"/>
          </w:rPr>
          <w:t>identification</w:t>
        </w:r>
      </w:ins>
      <w:r w:rsidR="00D16481" w:rsidRPr="004774AA">
        <w:rPr>
          <w:rFonts w:ascii="Times New Roman" w:hAnsi="Times New Roman"/>
          <w:sz w:val="24"/>
          <w:szCs w:val="24"/>
        </w:rPr>
        <w:t xml:space="preserve">. In the laboratory, </w:t>
      </w:r>
      <w:del w:id="483" w:author="Microsoft account" w:date="2023-02-13T13:03:00Z">
        <w:r w:rsidR="00D16481" w:rsidRPr="004774AA" w:rsidDel="00E765D8">
          <w:rPr>
            <w:rFonts w:ascii="Times New Roman" w:hAnsi="Times New Roman"/>
            <w:sz w:val="24"/>
            <w:szCs w:val="24"/>
          </w:rPr>
          <w:delText>specimens of</w:delText>
        </w:r>
      </w:del>
      <w:del w:id="484" w:author="Microsoft account" w:date="2023-02-13T13:04:00Z">
        <w:r w:rsidR="00D16481" w:rsidRPr="004774AA" w:rsidDel="00E765D8">
          <w:rPr>
            <w:rFonts w:ascii="Times New Roman" w:hAnsi="Times New Roman"/>
            <w:sz w:val="24"/>
            <w:szCs w:val="24"/>
          </w:rPr>
          <w:delText xml:space="preserve"> </w:delText>
        </w:r>
      </w:del>
      <w:r w:rsidR="00D16481" w:rsidRPr="004774AA">
        <w:rPr>
          <w:rFonts w:ascii="Times New Roman" w:hAnsi="Times New Roman"/>
          <w:sz w:val="24"/>
          <w:szCs w:val="24"/>
        </w:rPr>
        <w:t xml:space="preserve">juvenile anguillid eels </w:t>
      </w:r>
      <w:ins w:id="485" w:author="Microsoft account" w:date="2023-02-13T13:04:00Z">
        <w:r w:rsidR="00E765D8">
          <w:rPr>
            <w:rFonts w:ascii="Times New Roman" w:hAnsi="Times New Roman"/>
            <w:sz w:val="24"/>
            <w:szCs w:val="24"/>
          </w:rPr>
          <w:t xml:space="preserve">were </w:t>
        </w:r>
      </w:ins>
      <w:r w:rsidR="00D16481" w:rsidRPr="004774AA">
        <w:rPr>
          <w:rFonts w:ascii="Times New Roman" w:hAnsi="Times New Roman"/>
          <w:sz w:val="24"/>
          <w:szCs w:val="24"/>
        </w:rPr>
        <w:t>sex</w:t>
      </w:r>
      <w:ins w:id="486" w:author="Microsoft account" w:date="2023-02-13T13:04:00Z">
        <w:r w:rsidR="00E765D8">
          <w:rPr>
            <w:rFonts w:ascii="Times New Roman" w:hAnsi="Times New Roman"/>
            <w:sz w:val="24"/>
            <w:szCs w:val="24"/>
          </w:rPr>
          <w:t>ed</w:t>
        </w:r>
      </w:ins>
      <w:r w:rsidR="00D16481" w:rsidRPr="004774AA">
        <w:rPr>
          <w:rFonts w:ascii="Times New Roman" w:hAnsi="Times New Roman"/>
          <w:sz w:val="24"/>
          <w:szCs w:val="24"/>
        </w:rPr>
        <w:t xml:space="preserve"> </w:t>
      </w:r>
      <w:del w:id="487" w:author="Microsoft account" w:date="2023-02-13T13:04:00Z">
        <w:r w:rsidR="00D16481" w:rsidRPr="004774AA" w:rsidDel="00E765D8">
          <w:rPr>
            <w:rFonts w:ascii="Times New Roman" w:hAnsi="Times New Roman"/>
            <w:sz w:val="24"/>
            <w:szCs w:val="24"/>
          </w:rPr>
          <w:delText xml:space="preserve">was determined </w:delText>
        </w:r>
      </w:del>
      <w:r w:rsidR="00D16481" w:rsidRPr="004774AA">
        <w:rPr>
          <w:rFonts w:ascii="Times New Roman" w:hAnsi="Times New Roman"/>
          <w:sz w:val="24"/>
          <w:szCs w:val="24"/>
        </w:rPr>
        <w:t>by observing their tail pigmentation</w:t>
      </w:r>
      <w:del w:id="488" w:author="Microsoft account" w:date="2023-02-13T13:04:00Z">
        <w:r w:rsidR="00D16481" w:rsidRPr="004774AA" w:rsidDel="00E765D8">
          <w:rPr>
            <w:rFonts w:ascii="Times New Roman" w:hAnsi="Times New Roman"/>
            <w:sz w:val="24"/>
            <w:szCs w:val="24"/>
          </w:rPr>
          <w:delText>,</w:delText>
        </w:r>
      </w:del>
      <w:r w:rsidR="00D16481" w:rsidRPr="004774AA">
        <w:rPr>
          <w:rFonts w:ascii="Times New Roman" w:hAnsi="Times New Roman"/>
          <w:sz w:val="24"/>
          <w:szCs w:val="24"/>
        </w:rPr>
        <w:t xml:space="preserve"> under a microscope (</w:t>
      </w:r>
      <w:proofErr w:type="spellStart"/>
      <w:r w:rsidR="00D16481" w:rsidRPr="004774AA">
        <w:rPr>
          <w:rFonts w:ascii="Times New Roman" w:hAnsi="Times New Roman"/>
          <w:sz w:val="24"/>
          <w:szCs w:val="24"/>
        </w:rPr>
        <w:t>Stemi</w:t>
      </w:r>
      <w:proofErr w:type="spellEnd"/>
      <w:r w:rsidR="00D16481" w:rsidRPr="004774AA">
        <w:rPr>
          <w:rFonts w:ascii="Times New Roman" w:hAnsi="Times New Roman"/>
          <w:sz w:val="24"/>
          <w:szCs w:val="24"/>
        </w:rPr>
        <w:t xml:space="preserve"> 305, Carl Zeiss Microscopy GmbH, Germany) at </w:t>
      </w:r>
      <w:del w:id="489" w:author="Microsoft account" w:date="2023-02-13T13:02:00Z">
        <w:r w:rsidR="00D16481" w:rsidRPr="004774AA" w:rsidDel="00E765D8">
          <w:rPr>
            <w:rFonts w:ascii="Times New Roman" w:hAnsi="Times New Roman"/>
            <w:sz w:val="24"/>
            <w:szCs w:val="24"/>
          </w:rPr>
          <w:delText>2</w:delText>
        </w:r>
      </w:del>
      <w:r w:rsidR="00D16481" w:rsidRPr="004774AA">
        <w:rPr>
          <w:rFonts w:ascii="Times New Roman" w:hAnsi="Times New Roman"/>
          <w:sz w:val="24"/>
          <w:szCs w:val="24"/>
        </w:rPr>
        <w:t xml:space="preserve">x </w:t>
      </w:r>
      <w:ins w:id="490" w:author="Microsoft account" w:date="2023-02-13T13:03:00Z">
        <w:r w:rsidR="00E765D8">
          <w:rPr>
            <w:rFonts w:ascii="Times New Roman" w:hAnsi="Times New Roman"/>
            <w:sz w:val="24"/>
            <w:szCs w:val="24"/>
          </w:rPr>
          <w:t xml:space="preserve">2 </w:t>
        </w:r>
      </w:ins>
      <w:r w:rsidR="00D16481" w:rsidRPr="004774AA">
        <w:rPr>
          <w:rFonts w:ascii="Times New Roman" w:hAnsi="Times New Roman"/>
          <w:sz w:val="24"/>
          <w:szCs w:val="24"/>
        </w:rPr>
        <w:t>magnification and individual photographs taken using ZEN imaging software (Carl Zeiss Microscopy GmbH).</w:t>
      </w:r>
      <w:ins w:id="491" w:author="Microsoft account" w:date="2023-02-13T13:04:00Z">
        <w:r w:rsidR="00E765D8">
          <w:rPr>
            <w:rFonts w:ascii="Times New Roman" w:hAnsi="Times New Roman"/>
            <w:sz w:val="24"/>
            <w:szCs w:val="24"/>
          </w:rPr>
          <w:t xml:space="preserve"> So how were females distinguished from males? Indicate also the reason for taking individual photographs.</w:t>
        </w:r>
      </w:ins>
      <w:r w:rsidR="00D16481" w:rsidRPr="004774AA">
        <w:rPr>
          <w:rFonts w:ascii="Times New Roman" w:hAnsi="Times New Roman"/>
          <w:sz w:val="24"/>
          <w:szCs w:val="24"/>
        </w:rPr>
        <w:t xml:space="preserve"> </w:t>
      </w:r>
      <w:commentRangeStart w:id="492"/>
      <w:r w:rsidR="00D16481" w:rsidRPr="004774AA">
        <w:rPr>
          <w:rFonts w:ascii="Times New Roman" w:hAnsi="Times New Roman"/>
          <w:sz w:val="24"/>
          <w:szCs w:val="24"/>
        </w:rPr>
        <w:t xml:space="preserve">Identification </w:t>
      </w:r>
      <w:ins w:id="493" w:author="Microsoft account" w:date="2023-02-13T13:06:00Z">
        <w:r w:rsidR="00E765D8">
          <w:rPr>
            <w:rFonts w:ascii="Times New Roman" w:hAnsi="Times New Roman"/>
            <w:sz w:val="24"/>
            <w:szCs w:val="24"/>
          </w:rPr>
          <w:t xml:space="preserve">to species??? </w:t>
        </w:r>
      </w:ins>
      <w:commentRangeEnd w:id="492"/>
      <w:ins w:id="494" w:author="Microsoft account" w:date="2023-02-13T13:15:00Z">
        <w:r w:rsidR="00651F70">
          <w:rPr>
            <w:rStyle w:val="CommentReference"/>
          </w:rPr>
          <w:commentReference w:id="492"/>
        </w:r>
      </w:ins>
      <w:r w:rsidR="00D16481" w:rsidRPr="004774AA">
        <w:rPr>
          <w:rFonts w:ascii="Times New Roman" w:hAnsi="Times New Roman"/>
          <w:sz w:val="24"/>
          <w:szCs w:val="24"/>
        </w:rPr>
        <w:t xml:space="preserve">was done according to </w:t>
      </w:r>
      <w:del w:id="495" w:author="Microsoft account" w:date="2023-02-13T12:59:00Z">
        <w:r w:rsidR="00D16481" w:rsidRPr="009D1807" w:rsidDel="005B332A">
          <w:rPr>
            <w:rFonts w:ascii="Times New Roman" w:hAnsi="Times New Roman"/>
            <w:sz w:val="24"/>
            <w:szCs w:val="24"/>
          </w:rPr>
          <w:delText>(</w:delText>
        </w:r>
      </w:del>
      <w:proofErr w:type="spellStart"/>
      <w:r w:rsidR="00D16481" w:rsidRPr="009D1807">
        <w:rPr>
          <w:rFonts w:ascii="Times New Roman" w:hAnsi="Times New Roman"/>
          <w:sz w:val="24"/>
          <w:szCs w:val="24"/>
        </w:rPr>
        <w:t>Revelliac</w:t>
      </w:r>
      <w:proofErr w:type="spellEnd"/>
      <w:r w:rsidR="00D16481" w:rsidRPr="001B0D14">
        <w:rPr>
          <w:rFonts w:ascii="Times New Roman" w:hAnsi="Times New Roman"/>
          <w:sz w:val="24"/>
          <w:szCs w:val="24"/>
        </w:rPr>
        <w:t xml:space="preserve"> </w:t>
      </w:r>
      <w:r w:rsidR="00C4488A" w:rsidRPr="00C4488A">
        <w:rPr>
          <w:rFonts w:ascii="Times New Roman" w:hAnsi="Times New Roman"/>
          <w:i/>
          <w:iCs/>
          <w:sz w:val="24"/>
          <w:szCs w:val="24"/>
        </w:rPr>
        <w:t>et al.,</w:t>
      </w:r>
      <w:ins w:id="496" w:author="Microsoft account" w:date="2023-02-13T12:59:00Z">
        <w:r w:rsidR="005B332A">
          <w:rPr>
            <w:rFonts w:ascii="Times New Roman" w:hAnsi="Times New Roman"/>
            <w:i/>
            <w:iCs/>
            <w:sz w:val="24"/>
            <w:szCs w:val="24"/>
          </w:rPr>
          <w:t xml:space="preserve"> (</w:t>
        </w:r>
      </w:ins>
      <w:r w:rsidR="00D16481" w:rsidRPr="009D1807">
        <w:rPr>
          <w:rFonts w:ascii="Times New Roman" w:hAnsi="Times New Roman"/>
          <w:sz w:val="24"/>
          <w:szCs w:val="24"/>
        </w:rPr>
        <w:t>2009)</w:t>
      </w:r>
      <w:r w:rsidR="00D16481" w:rsidRPr="004774AA">
        <w:rPr>
          <w:rFonts w:ascii="Times New Roman" w:hAnsi="Times New Roman"/>
          <w:sz w:val="24"/>
          <w:szCs w:val="24"/>
        </w:rPr>
        <w:t xml:space="preserve"> protocol. </w:t>
      </w:r>
      <w:ins w:id="497" w:author="Microsoft account" w:date="2023-02-13T13:06:00Z">
        <w:r w:rsidR="00E765D8">
          <w:rPr>
            <w:rFonts w:ascii="Times New Roman" w:hAnsi="Times New Roman"/>
            <w:sz w:val="24"/>
            <w:szCs w:val="24"/>
          </w:rPr>
          <w:t xml:space="preserve">(provide the protocol in the main text or as an appendix where the reader can refer to </w:t>
        </w:r>
      </w:ins>
      <w:ins w:id="498" w:author="Microsoft account" w:date="2023-02-13T13:01:00Z">
        <w:r w:rsidR="00E765D8">
          <w:rPr>
            <w:rFonts w:ascii="Times New Roman" w:hAnsi="Times New Roman"/>
            <w:sz w:val="24"/>
            <w:szCs w:val="24"/>
          </w:rPr>
          <w:t>E</w:t>
        </w:r>
      </w:ins>
      <w:del w:id="499" w:author="Microsoft account" w:date="2023-02-13T13:01:00Z">
        <w:r w:rsidR="00D16481" w:rsidRPr="004774AA" w:rsidDel="00E765D8">
          <w:rPr>
            <w:rFonts w:ascii="Times New Roman" w:hAnsi="Times New Roman"/>
            <w:sz w:val="24"/>
            <w:szCs w:val="24"/>
          </w:rPr>
          <w:delText>Additionally,</w:delText>
        </w:r>
      </w:del>
      <w:del w:id="500" w:author="Microsoft account" w:date="2023-02-13T13:02:00Z">
        <w:r w:rsidR="00D16481" w:rsidRPr="004774AA" w:rsidDel="00E765D8">
          <w:rPr>
            <w:rFonts w:ascii="Times New Roman" w:hAnsi="Times New Roman"/>
            <w:sz w:val="24"/>
            <w:szCs w:val="24"/>
          </w:rPr>
          <w:delText xml:space="preserve"> e</w:delText>
        </w:r>
      </w:del>
      <w:r w:rsidR="00D16481" w:rsidRPr="004774AA">
        <w:rPr>
          <w:rFonts w:ascii="Times New Roman" w:hAnsi="Times New Roman"/>
          <w:sz w:val="24"/>
          <w:szCs w:val="24"/>
        </w:rPr>
        <w:t xml:space="preserve">ye </w:t>
      </w:r>
      <w:proofErr w:type="spellStart"/>
      <w:r w:rsidR="00D16481" w:rsidRPr="004774AA">
        <w:rPr>
          <w:rFonts w:ascii="Times New Roman" w:hAnsi="Times New Roman"/>
          <w:sz w:val="24"/>
          <w:szCs w:val="24"/>
        </w:rPr>
        <w:t>morphometrics</w:t>
      </w:r>
      <w:proofErr w:type="spellEnd"/>
      <w:r w:rsidR="00D16481" w:rsidRPr="004774AA">
        <w:rPr>
          <w:rFonts w:ascii="Times New Roman" w:hAnsi="Times New Roman"/>
          <w:sz w:val="24"/>
          <w:szCs w:val="24"/>
        </w:rPr>
        <w:t xml:space="preserve"> </w:t>
      </w:r>
      <w:ins w:id="501" w:author="Microsoft account" w:date="2023-02-13T13:01:00Z">
        <w:r w:rsidR="00E765D8">
          <w:rPr>
            <w:rFonts w:ascii="Times New Roman" w:hAnsi="Times New Roman"/>
            <w:sz w:val="24"/>
            <w:szCs w:val="24"/>
          </w:rPr>
          <w:t>(</w:t>
        </w:r>
        <w:r w:rsidR="00E765D8" w:rsidRPr="004774AA">
          <w:rPr>
            <w:rFonts w:ascii="Times New Roman" w:hAnsi="Times New Roman"/>
            <w:sz w:val="24"/>
            <w:szCs w:val="24"/>
          </w:rPr>
          <w:t xml:space="preserve">in </w:t>
        </w:r>
        <w:proofErr w:type="spellStart"/>
        <w:r w:rsidR="00E765D8" w:rsidRPr="004774AA">
          <w:rPr>
            <w:rFonts w:ascii="Times New Roman" w:hAnsi="Times New Roman"/>
            <w:sz w:val="24"/>
            <w:szCs w:val="24"/>
          </w:rPr>
          <w:t>micrometers</w:t>
        </w:r>
        <w:proofErr w:type="spellEnd"/>
        <w:r w:rsidR="00E765D8">
          <w:rPr>
            <w:rFonts w:ascii="Times New Roman" w:hAnsi="Times New Roman"/>
            <w:sz w:val="24"/>
            <w:szCs w:val="24"/>
          </w:rPr>
          <w:t>,</w:t>
        </w:r>
        <w:r w:rsidR="00E765D8" w:rsidRPr="004774AA">
          <w:rPr>
            <w:rFonts w:ascii="Times New Roman" w:hAnsi="Times New Roman"/>
            <w:sz w:val="24"/>
            <w:szCs w:val="24"/>
          </w:rPr>
          <w:t xml:space="preserve"> µm).</w:t>
        </w:r>
        <w:r w:rsidR="00E765D8">
          <w:rPr>
            <w:rFonts w:ascii="Times New Roman" w:hAnsi="Times New Roman"/>
            <w:sz w:val="24"/>
            <w:szCs w:val="24"/>
          </w:rPr>
          <w:t xml:space="preserve"> </w:t>
        </w:r>
      </w:ins>
      <w:r w:rsidR="00D16481" w:rsidRPr="004774AA">
        <w:rPr>
          <w:rFonts w:ascii="Times New Roman" w:hAnsi="Times New Roman"/>
          <w:sz w:val="24"/>
          <w:szCs w:val="24"/>
        </w:rPr>
        <w:t>were measured both vertically and horizontally under a microscope using ZEN software at x</w:t>
      </w:r>
      <w:ins w:id="502" w:author="Microsoft account" w:date="2023-02-13T13:00:00Z">
        <w:r w:rsidR="005B332A">
          <w:rPr>
            <w:rFonts w:ascii="Times New Roman" w:hAnsi="Times New Roman"/>
            <w:sz w:val="24"/>
            <w:szCs w:val="24"/>
          </w:rPr>
          <w:t xml:space="preserve"> </w:t>
        </w:r>
      </w:ins>
      <w:r w:rsidR="00D16481" w:rsidRPr="004774AA">
        <w:rPr>
          <w:rFonts w:ascii="Times New Roman" w:hAnsi="Times New Roman"/>
          <w:sz w:val="24"/>
          <w:szCs w:val="24"/>
        </w:rPr>
        <w:t xml:space="preserve">2 </w:t>
      </w:r>
      <w:ins w:id="503" w:author="Microsoft account" w:date="2023-02-13T13:00:00Z">
        <w:r w:rsidR="005B332A">
          <w:rPr>
            <w:rFonts w:ascii="Times New Roman" w:hAnsi="Times New Roman"/>
            <w:sz w:val="24"/>
            <w:szCs w:val="24"/>
          </w:rPr>
          <w:t xml:space="preserve">magnification </w:t>
        </w:r>
      </w:ins>
      <w:r w:rsidR="00D16481" w:rsidRPr="004774AA">
        <w:rPr>
          <w:rFonts w:ascii="Times New Roman" w:hAnsi="Times New Roman"/>
          <w:sz w:val="24"/>
          <w:szCs w:val="24"/>
        </w:rPr>
        <w:t>for all glass eels and x</w:t>
      </w:r>
      <w:ins w:id="504" w:author="Microsoft account" w:date="2023-02-13T13:00:00Z">
        <w:r w:rsidR="005B332A">
          <w:rPr>
            <w:rFonts w:ascii="Times New Roman" w:hAnsi="Times New Roman"/>
            <w:sz w:val="24"/>
            <w:szCs w:val="24"/>
          </w:rPr>
          <w:t xml:space="preserve"> </w:t>
        </w:r>
      </w:ins>
      <w:r w:rsidR="00D16481" w:rsidRPr="004774AA">
        <w:rPr>
          <w:rFonts w:ascii="Times New Roman" w:hAnsi="Times New Roman"/>
          <w:sz w:val="24"/>
          <w:szCs w:val="24"/>
        </w:rPr>
        <w:lastRenderedPageBreak/>
        <w:t xml:space="preserve">1 </w:t>
      </w:r>
      <w:ins w:id="505" w:author="Microsoft account" w:date="2023-02-13T13:00:00Z">
        <w:r w:rsidR="005B332A">
          <w:rPr>
            <w:rFonts w:ascii="Times New Roman" w:hAnsi="Times New Roman"/>
            <w:sz w:val="24"/>
            <w:szCs w:val="24"/>
          </w:rPr>
          <w:t xml:space="preserve">magnification </w:t>
        </w:r>
      </w:ins>
      <w:r w:rsidR="00D16481" w:rsidRPr="004774AA">
        <w:rPr>
          <w:rFonts w:ascii="Times New Roman" w:hAnsi="Times New Roman"/>
          <w:sz w:val="24"/>
          <w:szCs w:val="24"/>
        </w:rPr>
        <w:t xml:space="preserve">for all elvers and </w:t>
      </w:r>
      <w:ins w:id="506" w:author="Microsoft account" w:date="2023-02-13T13:00:00Z">
        <w:r w:rsidR="005B332A">
          <w:rPr>
            <w:rFonts w:ascii="Times New Roman" w:hAnsi="Times New Roman"/>
            <w:sz w:val="24"/>
            <w:szCs w:val="24"/>
          </w:rPr>
          <w:t xml:space="preserve">data </w:t>
        </w:r>
      </w:ins>
      <w:r w:rsidR="00D16481" w:rsidRPr="004774AA">
        <w:rPr>
          <w:rFonts w:ascii="Times New Roman" w:hAnsi="Times New Roman"/>
          <w:sz w:val="24"/>
          <w:szCs w:val="24"/>
        </w:rPr>
        <w:t xml:space="preserve">recorded </w:t>
      </w:r>
      <w:del w:id="507" w:author="Microsoft account" w:date="2023-02-13T13:01:00Z">
        <w:r w:rsidR="00D16481" w:rsidRPr="004774AA" w:rsidDel="00E765D8">
          <w:rPr>
            <w:rFonts w:ascii="Times New Roman" w:hAnsi="Times New Roman"/>
            <w:sz w:val="24"/>
            <w:szCs w:val="24"/>
          </w:rPr>
          <w:delText>in micrometers (µm).</w:delText>
        </w:r>
      </w:del>
      <w:ins w:id="508" w:author="Microsoft account" w:date="2023-02-13T13:07:00Z">
        <w:r w:rsidR="00E765D8">
          <w:rPr>
            <w:rFonts w:ascii="Times New Roman" w:hAnsi="Times New Roman"/>
            <w:sz w:val="24"/>
            <w:szCs w:val="24"/>
          </w:rPr>
          <w:t xml:space="preserve"> what was the purpose of taking eye diameter vertically? And </w:t>
        </w:r>
      </w:ins>
      <w:ins w:id="509" w:author="Microsoft account" w:date="2023-02-13T13:08:00Z">
        <w:r w:rsidR="00E765D8">
          <w:rPr>
            <w:rFonts w:ascii="Times New Roman" w:hAnsi="Times New Roman"/>
            <w:sz w:val="24"/>
            <w:szCs w:val="24"/>
          </w:rPr>
          <w:t>horizontally? – can you provide a sketch of these dimensions for the reader to easily follow?</w:t>
        </w:r>
      </w:ins>
    </w:p>
    <w:p w14:paraId="1EE8D9F5" w14:textId="72121571" w:rsidR="00D16481" w:rsidRPr="008D6A22" w:rsidRDefault="00D16481" w:rsidP="008A3F50">
      <w:pPr>
        <w:pStyle w:val="Heading2"/>
        <w:rPr>
          <w:szCs w:val="24"/>
        </w:rPr>
      </w:pPr>
      <w:bookmarkStart w:id="510" w:name="_Toc125806961"/>
      <w:del w:id="511" w:author="Microsoft account" w:date="2023-02-13T13:09:00Z">
        <w:r w:rsidRPr="005F1408" w:rsidDel="00E765D8">
          <w:delText xml:space="preserve">Establishing whether </w:delText>
        </w:r>
      </w:del>
      <w:ins w:id="512" w:author="Microsoft account" w:date="2023-02-13T13:09:00Z">
        <w:r w:rsidR="00E765D8">
          <w:t>P</w:t>
        </w:r>
      </w:ins>
      <w:del w:id="513" w:author="Microsoft account" w:date="2023-02-13T13:09:00Z">
        <w:r w:rsidRPr="005F1408" w:rsidDel="00E765D8">
          <w:delText>p</w:delText>
        </w:r>
      </w:del>
      <w:r w:rsidRPr="005F1408">
        <w:t xml:space="preserve">hysiochemical </w:t>
      </w:r>
      <w:proofErr w:type="spellStart"/>
      <w:r w:rsidRPr="005F1408">
        <w:t>parameters</w:t>
      </w:r>
      <w:del w:id="514" w:author="Microsoft account" w:date="2023-02-13T13:10:00Z">
        <w:r w:rsidRPr="005F1408" w:rsidDel="00E765D8">
          <w:delText xml:space="preserve"> </w:delText>
        </w:r>
      </w:del>
      <w:r w:rsidRPr="005F1408">
        <w:t>and</w:t>
      </w:r>
      <w:proofErr w:type="spellEnd"/>
      <w:r w:rsidRPr="005F1408">
        <w:t xml:space="preserve"> lunar </w:t>
      </w:r>
      <w:r w:rsidRPr="0029646F">
        <w:t>cycle</w:t>
      </w:r>
      <w:ins w:id="515" w:author="Microsoft account" w:date="2023-02-13T13:14:00Z">
        <w:r w:rsidR="00651F70">
          <w:t xml:space="preserve"> data</w:t>
        </w:r>
      </w:ins>
      <w:r w:rsidRPr="0029646F">
        <w:t xml:space="preserve"> </w:t>
      </w:r>
      <w:del w:id="516" w:author="Microsoft account" w:date="2023-02-13T13:10:00Z">
        <w:r w:rsidRPr="0029646F" w:rsidDel="00E765D8">
          <w:delText>influence the abundance of juvenile anguillid eels</w:delText>
        </w:r>
      </w:del>
      <w:r w:rsidRPr="0029646F">
        <w:t>.</w:t>
      </w:r>
      <w:bookmarkEnd w:id="510"/>
    </w:p>
    <w:p w14:paraId="23965103" w14:textId="3B2E1616" w:rsidR="000559C8" w:rsidRDefault="00D16481" w:rsidP="00D16481">
      <w:pPr>
        <w:spacing w:line="480" w:lineRule="auto"/>
        <w:rPr>
          <w:rFonts w:ascii="Times New Roman" w:hAnsi="Times New Roman"/>
          <w:sz w:val="24"/>
          <w:szCs w:val="24"/>
        </w:rPr>
      </w:pPr>
      <w:r w:rsidRPr="004774AA">
        <w:rPr>
          <w:rFonts w:ascii="Times New Roman" w:hAnsi="Times New Roman"/>
          <w:sz w:val="24"/>
          <w:szCs w:val="24"/>
        </w:rPr>
        <w:t xml:space="preserve">During retrieval of the catch, data on </w:t>
      </w:r>
      <w:r w:rsidRPr="004774AA">
        <w:rPr>
          <w:rFonts w:ascii="Times New Roman" w:eastAsiaTheme="minorHAnsi" w:hAnsi="Times New Roman"/>
          <w:sz w:val="24"/>
          <w:szCs w:val="24"/>
          <w:lang w:val="en-US" w:eastAsia="en-US"/>
        </w:rPr>
        <w:t xml:space="preserve">physicochemical parameters </w:t>
      </w:r>
      <w:r w:rsidRPr="004774AA">
        <w:rPr>
          <w:rFonts w:ascii="Times New Roman" w:hAnsi="Times New Roman"/>
          <w:sz w:val="24"/>
          <w:szCs w:val="24"/>
        </w:rPr>
        <w:t xml:space="preserve">were </w:t>
      </w:r>
      <w:r w:rsidRPr="004774AA">
        <w:rPr>
          <w:rFonts w:ascii="Times New Roman" w:eastAsiaTheme="minorHAnsi" w:hAnsi="Times New Roman"/>
          <w:sz w:val="24"/>
          <w:szCs w:val="24"/>
          <w:lang w:val="en-US" w:eastAsia="en-US"/>
        </w:rPr>
        <w:t>obtained using a hand-held water quality meter</w:t>
      </w:r>
      <w:r w:rsidRPr="004774AA">
        <w:rPr>
          <w:rFonts w:ascii="Times New Roman" w:hAnsi="Times New Roman"/>
          <w:sz w:val="24"/>
          <w:szCs w:val="24"/>
        </w:rPr>
        <w:t xml:space="preserve">. At each sampling region; SBE1, SBE2, SBE3 and SBE4, the water quality meter was lowered in water adjacent to the deployed sampling fyke net, as seen in </w:t>
      </w:r>
      <w:ins w:id="517" w:author="Microsoft account" w:date="2023-02-13T13:12:00Z">
        <w:r w:rsidR="00651F70">
          <w:rPr>
            <w:rFonts w:ascii="Times New Roman" w:hAnsi="Times New Roman"/>
            <w:sz w:val="24"/>
            <w:szCs w:val="24"/>
          </w:rPr>
          <w:t>F</w:t>
        </w:r>
      </w:ins>
      <w:del w:id="518" w:author="Microsoft account" w:date="2023-02-13T13:12:00Z">
        <w:r w:rsidRPr="004774AA" w:rsidDel="00651F70">
          <w:rPr>
            <w:rFonts w:ascii="Times New Roman" w:hAnsi="Times New Roman"/>
            <w:sz w:val="24"/>
            <w:szCs w:val="24"/>
          </w:rPr>
          <w:delText>f</w:delText>
        </w:r>
      </w:del>
      <w:r w:rsidRPr="004774AA">
        <w:rPr>
          <w:rFonts w:ascii="Times New Roman" w:hAnsi="Times New Roman"/>
          <w:sz w:val="24"/>
          <w:szCs w:val="24"/>
        </w:rPr>
        <w:t>igure 5 and the reading</w:t>
      </w:r>
      <w:ins w:id="519" w:author="Microsoft account" w:date="2023-02-13T13:13:00Z">
        <w:r w:rsidR="00651F70">
          <w:rPr>
            <w:rFonts w:ascii="Times New Roman" w:hAnsi="Times New Roman"/>
            <w:sz w:val="24"/>
            <w:szCs w:val="24"/>
          </w:rPr>
          <w:t>s</w:t>
        </w:r>
      </w:ins>
      <w:r w:rsidRPr="004774AA">
        <w:rPr>
          <w:rFonts w:ascii="Times New Roman" w:hAnsi="Times New Roman"/>
          <w:sz w:val="24"/>
          <w:szCs w:val="24"/>
        </w:rPr>
        <w:t xml:space="preserve"> recorded.</w:t>
      </w:r>
      <w:bookmarkEnd w:id="428"/>
    </w:p>
    <w:p w14:paraId="68818B57" w14:textId="03E3AAFC" w:rsidR="00D16481" w:rsidRDefault="00D16481" w:rsidP="00D16481">
      <w:pPr>
        <w:spacing w:line="480" w:lineRule="auto"/>
        <w:jc w:val="both"/>
        <w:rPr>
          <w:rFonts w:ascii="Times New Roman" w:hAnsi="Times New Roman"/>
          <w:sz w:val="24"/>
          <w:szCs w:val="24"/>
        </w:rPr>
      </w:pPr>
      <w:r w:rsidRPr="001B0D14">
        <w:rPr>
          <w:rFonts w:ascii="Times New Roman" w:hAnsi="Times New Roman"/>
          <w:sz w:val="24"/>
          <w:szCs w:val="24"/>
        </w:rPr>
        <w:t xml:space="preserve">Lunar phases were categorized into five groups, which were full moon, waning gibbous, last quarter moon, first quarter moon and waning crescent moon and new moon. Daily moon phase data as well, moonset and moon rising timings were obtained from </w:t>
      </w:r>
      <w:r w:rsidRPr="004774AA">
        <w:rPr>
          <w:rFonts w:ascii="Times New Roman" w:hAnsi="Times New Roman"/>
          <w:sz w:val="24"/>
          <w:szCs w:val="24"/>
        </w:rPr>
        <w:t>Vitalii</w:t>
      </w:r>
      <w:r w:rsidR="00C4488A" w:rsidRPr="00C4488A">
        <w:rPr>
          <w:rFonts w:ascii="Times New Roman" w:hAnsi="Times New Roman"/>
          <w:i/>
          <w:iCs/>
          <w:sz w:val="24"/>
          <w:szCs w:val="24"/>
        </w:rPr>
        <w:t>.</w:t>
      </w:r>
      <w:proofErr w:type="gramStart"/>
      <w:r w:rsidR="00C4488A" w:rsidRPr="00C4488A">
        <w:rPr>
          <w:rFonts w:ascii="Times New Roman" w:hAnsi="Times New Roman"/>
          <w:i/>
          <w:iCs/>
          <w:sz w:val="24"/>
          <w:szCs w:val="24"/>
        </w:rPr>
        <w:t>,</w:t>
      </w:r>
      <w:r w:rsidRPr="004774AA">
        <w:rPr>
          <w:rFonts w:ascii="Times New Roman" w:hAnsi="Times New Roman"/>
          <w:sz w:val="24"/>
          <w:szCs w:val="24"/>
        </w:rPr>
        <w:t>(</w:t>
      </w:r>
      <w:proofErr w:type="gramEnd"/>
      <w:r w:rsidRPr="004774AA">
        <w:rPr>
          <w:rFonts w:ascii="Times New Roman" w:hAnsi="Times New Roman"/>
          <w:sz w:val="24"/>
          <w:szCs w:val="24"/>
        </w:rPr>
        <w:t>2019) and data recorded.</w:t>
      </w:r>
    </w:p>
    <w:p w14:paraId="33D0FF9B" w14:textId="73A21309" w:rsidR="00AF7FF3" w:rsidRPr="004774AA" w:rsidRDefault="00AF7FF3" w:rsidP="00D16481">
      <w:pPr>
        <w:spacing w:line="480" w:lineRule="auto"/>
        <w:jc w:val="both"/>
        <w:rPr>
          <w:rFonts w:ascii="Times New Roman" w:hAnsi="Times New Roman"/>
          <w:sz w:val="24"/>
          <w:szCs w:val="24"/>
        </w:rPr>
      </w:pPr>
      <w:r w:rsidRPr="00AF7FF3">
        <w:rPr>
          <w:rFonts w:ascii="Times New Roman" w:hAnsi="Times New Roman"/>
          <w:noProof/>
          <w:sz w:val="24"/>
          <w:szCs w:val="24"/>
        </w:rPr>
        <w:lastRenderedPageBreak/>
        <w:drawing>
          <wp:inline distT="0" distB="0" distL="0" distR="0" wp14:anchorId="2BC13CE0" wp14:editId="48EA234B">
            <wp:extent cx="5943600" cy="3297555"/>
            <wp:effectExtent l="0" t="0" r="0" b="0"/>
            <wp:docPr id="19" name="Picture 4">
              <a:extLst xmlns:a="http://schemas.openxmlformats.org/drawingml/2006/main">
                <a:ext uri="{FF2B5EF4-FFF2-40B4-BE49-F238E27FC236}">
                  <a16:creationId xmlns:a16="http://schemas.microsoft.com/office/drawing/2014/main" id="{961CDD55-3FDF-A991-B5EB-1DC9BA2BB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61CDD55-3FDF-A991-B5EB-1DC9BA2BB952}"/>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97555"/>
                    </a:xfrm>
                    <a:prstGeom prst="rect">
                      <a:avLst/>
                    </a:prstGeom>
                  </pic:spPr>
                </pic:pic>
              </a:graphicData>
            </a:graphic>
          </wp:inline>
        </w:drawing>
      </w:r>
    </w:p>
    <w:p w14:paraId="2241B415" w14:textId="428E1397" w:rsidR="00AF7FF3" w:rsidRPr="004774AA" w:rsidDel="00092847" w:rsidRDefault="00AF7FF3" w:rsidP="005336AE">
      <w:pPr>
        <w:pStyle w:val="ThesisFigures"/>
      </w:pPr>
      <w:bookmarkStart w:id="520" w:name="_Toc125751207"/>
      <w:bookmarkStart w:id="521" w:name="_Toc125787270"/>
      <w:r w:rsidRPr="004774AA">
        <w:t>Figure 5: Measuring physiochemical parameter ne</w:t>
      </w:r>
      <w:ins w:id="522" w:author="Microsoft account" w:date="2023-02-13T13:11:00Z">
        <w:r w:rsidR="00651F70">
          <w:t>ar</w:t>
        </w:r>
      </w:ins>
      <w:del w:id="523" w:author="Microsoft account" w:date="2023-02-13T13:11:00Z">
        <w:r w:rsidRPr="004774AA" w:rsidDel="00651F70">
          <w:delText>xt to</w:delText>
        </w:r>
      </w:del>
      <w:r w:rsidRPr="004774AA">
        <w:t xml:space="preserve"> an anchored glass eel fyke net.</w:t>
      </w:r>
      <w:bookmarkEnd w:id="520"/>
      <w:bookmarkEnd w:id="521"/>
      <w:r w:rsidRPr="004774AA">
        <w:t xml:space="preserve"> </w:t>
      </w:r>
    </w:p>
    <w:p w14:paraId="4DA65D2C" w14:textId="1CCF3222" w:rsidR="00AF7FF3" w:rsidRPr="005F1408" w:rsidRDefault="00AF7FF3" w:rsidP="008A3F50">
      <w:pPr>
        <w:pStyle w:val="Heading2"/>
      </w:pPr>
      <w:bookmarkStart w:id="524" w:name="_Toc120099703"/>
      <w:bookmarkStart w:id="525" w:name="_Toc120101060"/>
      <w:bookmarkStart w:id="526" w:name="_Toc125806962"/>
      <w:commentRangeStart w:id="527"/>
      <w:r w:rsidRPr="001B0D14">
        <w:t>Data Analys</w:t>
      </w:r>
      <w:ins w:id="528" w:author="Microsoft account" w:date="2023-02-13T13:27:00Z">
        <w:r w:rsidR="004D7114">
          <w:t>e</w:t>
        </w:r>
      </w:ins>
      <w:del w:id="529" w:author="Microsoft account" w:date="2023-02-13T13:27:00Z">
        <w:r w:rsidRPr="001B0D14" w:rsidDel="004D7114">
          <w:delText>i</w:delText>
        </w:r>
      </w:del>
      <w:r w:rsidRPr="001B0D14">
        <w:t>s</w:t>
      </w:r>
      <w:bookmarkEnd w:id="524"/>
      <w:bookmarkEnd w:id="525"/>
      <w:bookmarkEnd w:id="526"/>
      <w:commentRangeEnd w:id="527"/>
      <w:r w:rsidR="004D7114">
        <w:rPr>
          <w:rStyle w:val="CommentReference"/>
          <w:rFonts w:ascii="Calibri" w:hAnsi="Calibri"/>
          <w:b w:val="0"/>
          <w:color w:val="auto"/>
          <w:lang w:val="en-GB" w:eastAsia="en-GB"/>
        </w:rPr>
        <w:commentReference w:id="527"/>
      </w:r>
    </w:p>
    <w:p w14:paraId="7CF75712" w14:textId="4A9439EB" w:rsidR="00E672F7" w:rsidRPr="004C602E" w:rsidRDefault="00E672F7" w:rsidP="008A3F50">
      <w:pPr>
        <w:pStyle w:val="Heading3"/>
      </w:pPr>
      <w:bookmarkStart w:id="530" w:name="_Toc125806963"/>
      <w:r w:rsidRPr="004C602E">
        <w:t>Data Preparation</w:t>
      </w:r>
      <w:bookmarkEnd w:id="530"/>
    </w:p>
    <w:p w14:paraId="37D44979" w14:textId="7CAC814F" w:rsidR="00E672F7" w:rsidRDefault="00651F70" w:rsidP="00E672F7">
      <w:pPr>
        <w:spacing w:line="480" w:lineRule="auto"/>
        <w:rPr>
          <w:rFonts w:ascii="Times New Roman" w:hAnsi="Times New Roman"/>
          <w:sz w:val="24"/>
          <w:szCs w:val="24"/>
        </w:rPr>
      </w:pPr>
      <w:ins w:id="531" w:author="Microsoft account" w:date="2023-02-13T13:17:00Z">
        <w:r>
          <w:rPr>
            <w:rFonts w:ascii="Times New Roman" w:hAnsi="Times New Roman"/>
            <w:sz w:val="24"/>
            <w:szCs w:val="24"/>
          </w:rPr>
          <w:t xml:space="preserve">Data entered into Microsoft </w:t>
        </w:r>
        <w:proofErr w:type="spellStart"/>
        <w:r>
          <w:rPr>
            <w:rFonts w:ascii="Times New Roman" w:hAnsi="Times New Roman"/>
            <w:sz w:val="24"/>
            <w:szCs w:val="24"/>
          </w:rPr>
          <w:t>Execel</w:t>
        </w:r>
        <w:proofErr w:type="spellEnd"/>
        <w:r>
          <w:rPr>
            <w:rFonts w:ascii="Times New Roman" w:hAnsi="Times New Roman"/>
            <w:sz w:val="24"/>
            <w:szCs w:val="24"/>
          </w:rPr>
          <w:t xml:space="preserve"> worksheet for storage and analysis. </w:t>
        </w:r>
      </w:ins>
      <w:r w:rsidR="00E672F7">
        <w:rPr>
          <w:rFonts w:ascii="Times New Roman" w:hAnsi="Times New Roman"/>
          <w:sz w:val="24"/>
          <w:szCs w:val="24"/>
        </w:rPr>
        <w:t xml:space="preserve">The collected and recorded data was passed through a data cleaning and tidying process before </w:t>
      </w:r>
      <w:del w:id="532" w:author="Microsoft account" w:date="2023-02-13T13:18:00Z">
        <w:r w:rsidR="00E672F7" w:rsidDel="00651F70">
          <w:rPr>
            <w:rFonts w:ascii="Times New Roman" w:hAnsi="Times New Roman"/>
            <w:sz w:val="24"/>
            <w:szCs w:val="24"/>
          </w:rPr>
          <w:delText xml:space="preserve">any </w:delText>
        </w:r>
      </w:del>
      <w:r w:rsidR="00E672F7">
        <w:rPr>
          <w:rFonts w:ascii="Times New Roman" w:hAnsi="Times New Roman"/>
          <w:sz w:val="24"/>
          <w:szCs w:val="24"/>
        </w:rPr>
        <w:t xml:space="preserve">analysis could be done. </w:t>
      </w:r>
      <w:del w:id="533" w:author="Microsoft account" w:date="2023-02-13T13:18:00Z">
        <w:r w:rsidR="00E672F7" w:rsidDel="00651F70">
          <w:rPr>
            <w:rFonts w:ascii="Times New Roman" w:hAnsi="Times New Roman"/>
            <w:sz w:val="24"/>
            <w:szCs w:val="24"/>
          </w:rPr>
          <w:delText xml:space="preserve">All the typing errors in the species names, families and common names were corrected and rectified. </w:delText>
        </w:r>
      </w:del>
      <w:del w:id="534" w:author="Microsoft account" w:date="2023-02-13T13:19:00Z">
        <w:r w:rsidR="00E672F7" w:rsidDel="00651F70">
          <w:rPr>
            <w:rFonts w:ascii="Times New Roman" w:hAnsi="Times New Roman"/>
            <w:sz w:val="24"/>
            <w:szCs w:val="24"/>
          </w:rPr>
          <w:delText xml:space="preserve">This made sure that the species name, common name and local names collated with all species. </w:delText>
        </w:r>
      </w:del>
      <w:r w:rsidR="00E672F7">
        <w:rPr>
          <w:rFonts w:ascii="Times New Roman" w:hAnsi="Times New Roman"/>
          <w:sz w:val="24"/>
          <w:szCs w:val="24"/>
        </w:rPr>
        <w:t xml:space="preserve">The physiochemical parameters were aligned with the respective study sites and species caught in those sites. The </w:t>
      </w:r>
      <w:commentRangeStart w:id="535"/>
      <w:r w:rsidR="00E672F7">
        <w:rPr>
          <w:rFonts w:ascii="Times New Roman" w:hAnsi="Times New Roman"/>
          <w:sz w:val="24"/>
          <w:szCs w:val="24"/>
        </w:rPr>
        <w:t xml:space="preserve">missing values </w:t>
      </w:r>
      <w:commentRangeEnd w:id="535"/>
      <w:r>
        <w:rPr>
          <w:rStyle w:val="CommentReference"/>
        </w:rPr>
        <w:commentReference w:id="535"/>
      </w:r>
      <w:r w:rsidR="00E672F7">
        <w:rPr>
          <w:rFonts w:ascii="Times New Roman" w:hAnsi="Times New Roman"/>
          <w:sz w:val="24"/>
          <w:szCs w:val="24"/>
        </w:rPr>
        <w:t xml:space="preserve">were imputed and outliers excluded from the dataset. </w:t>
      </w:r>
      <w:commentRangeStart w:id="536"/>
      <w:commentRangeStart w:id="537"/>
      <w:r w:rsidR="00E672F7">
        <w:rPr>
          <w:rFonts w:ascii="Times New Roman" w:hAnsi="Times New Roman"/>
          <w:sz w:val="24"/>
          <w:szCs w:val="24"/>
        </w:rPr>
        <w:t>The data preparation phase produced a meaningful rectangular data, free of outliers and missing values.</w:t>
      </w:r>
      <w:commentRangeEnd w:id="536"/>
      <w:r>
        <w:rPr>
          <w:rStyle w:val="CommentReference"/>
        </w:rPr>
        <w:commentReference w:id="536"/>
      </w:r>
      <w:r w:rsidR="00E672F7">
        <w:rPr>
          <w:rFonts w:ascii="Times New Roman" w:hAnsi="Times New Roman"/>
          <w:sz w:val="24"/>
          <w:szCs w:val="24"/>
        </w:rPr>
        <w:t xml:space="preserve"> </w:t>
      </w:r>
      <w:commentRangeEnd w:id="537"/>
      <w:r>
        <w:rPr>
          <w:rStyle w:val="CommentReference"/>
        </w:rPr>
        <w:commentReference w:id="537"/>
      </w:r>
      <w:r w:rsidR="00E672F7">
        <w:rPr>
          <w:rFonts w:ascii="Times New Roman" w:hAnsi="Times New Roman"/>
          <w:sz w:val="24"/>
          <w:szCs w:val="24"/>
        </w:rPr>
        <w:t xml:space="preserve">The data was then ready for both descriptive and inferential statistics. </w:t>
      </w:r>
    </w:p>
    <w:p w14:paraId="00F6B478" w14:textId="77777777" w:rsidR="00E672F7" w:rsidRDefault="00E672F7" w:rsidP="00E672F7">
      <w:pPr>
        <w:spacing w:line="480" w:lineRule="auto"/>
        <w:rPr>
          <w:rFonts w:ascii="Times New Roman" w:hAnsi="Times New Roman"/>
          <w:sz w:val="24"/>
          <w:szCs w:val="24"/>
        </w:rPr>
      </w:pPr>
    </w:p>
    <w:p w14:paraId="66136B37" w14:textId="11FD1D00" w:rsidR="00E672F7" w:rsidRPr="004C602E" w:rsidRDefault="00E672F7" w:rsidP="008A3F50">
      <w:pPr>
        <w:pStyle w:val="Heading3"/>
      </w:pPr>
      <w:bookmarkStart w:id="538" w:name="_Toc125806964"/>
      <w:r w:rsidRPr="004C602E">
        <w:lastRenderedPageBreak/>
        <w:t>Descriptive Statistics</w:t>
      </w:r>
      <w:bookmarkEnd w:id="538"/>
    </w:p>
    <w:p w14:paraId="12050908" w14:textId="0DBF43C2" w:rsidR="00E672F7" w:rsidRDefault="00E672F7" w:rsidP="00E672F7">
      <w:pPr>
        <w:spacing w:line="480" w:lineRule="auto"/>
        <w:rPr>
          <w:rFonts w:ascii="Times New Roman" w:hAnsi="Times New Roman"/>
          <w:sz w:val="24"/>
          <w:szCs w:val="24"/>
        </w:rPr>
      </w:pPr>
      <w:commentRangeStart w:id="539"/>
      <w:r>
        <w:rPr>
          <w:rFonts w:ascii="Times New Roman" w:hAnsi="Times New Roman"/>
          <w:sz w:val="24"/>
          <w:szCs w:val="24"/>
        </w:rPr>
        <w:t>The descriptive statistics were illustrated in tables of frequencies and proportions. All species caught were illustrated in tables describing, the local names, common names and species name with corresponding abundance in form of individual counts as well as their average standard lengths, total lengths and average weight in grams</w:t>
      </w:r>
      <w:commentRangeEnd w:id="539"/>
      <w:r w:rsidR="000261FD">
        <w:rPr>
          <w:rStyle w:val="CommentReference"/>
        </w:rPr>
        <w:commentReference w:id="539"/>
      </w:r>
      <w:r>
        <w:rPr>
          <w:rFonts w:ascii="Times New Roman" w:hAnsi="Times New Roman"/>
          <w:sz w:val="24"/>
          <w:szCs w:val="24"/>
        </w:rPr>
        <w:t xml:space="preserve">. The tables thus described both the target species and the by-catch of the study with corresponding statistics. The recruitment of species was described across different seasons, </w:t>
      </w:r>
      <w:r w:rsidR="004C602E">
        <w:rPr>
          <w:rFonts w:ascii="Times New Roman" w:hAnsi="Times New Roman"/>
          <w:sz w:val="24"/>
          <w:szCs w:val="24"/>
        </w:rPr>
        <w:t>habitat</w:t>
      </w:r>
      <w:r>
        <w:rPr>
          <w:rFonts w:ascii="Times New Roman" w:hAnsi="Times New Roman"/>
          <w:sz w:val="24"/>
          <w:szCs w:val="24"/>
        </w:rPr>
        <w:t xml:space="preserve"> sites, months and phases of the moon. The prevailing physiochemical parameters in sites where the species were caught were also described in means and standard deviations. </w:t>
      </w:r>
    </w:p>
    <w:p w14:paraId="66382888" w14:textId="77293E9F" w:rsidR="00E672F7" w:rsidRPr="004C602E" w:rsidRDefault="00E672F7" w:rsidP="008A3F50">
      <w:pPr>
        <w:pStyle w:val="Heading3"/>
      </w:pPr>
      <w:bookmarkStart w:id="540" w:name="_Toc125806965"/>
      <w:r w:rsidRPr="004C602E">
        <w:t>Inferential Statistics</w:t>
      </w:r>
      <w:bookmarkEnd w:id="540"/>
    </w:p>
    <w:p w14:paraId="1377E531" w14:textId="72E54A7F" w:rsidR="00E672F7" w:rsidRDefault="00E672F7" w:rsidP="00E672F7">
      <w:pPr>
        <w:spacing w:line="480" w:lineRule="auto"/>
        <w:rPr>
          <w:ins w:id="541" w:author="Dan mungai" w:date="2023-02-21T13:29:00Z"/>
          <w:rFonts w:ascii="Times New Roman" w:hAnsi="Times New Roman"/>
          <w:sz w:val="24"/>
          <w:szCs w:val="24"/>
        </w:rPr>
      </w:pPr>
      <w:r>
        <w:rPr>
          <w:rFonts w:ascii="Times New Roman" w:hAnsi="Times New Roman"/>
          <w:sz w:val="24"/>
          <w:szCs w:val="24"/>
        </w:rPr>
        <w:t xml:space="preserve">The tests of significance utilized in this study included the chi-square tests of association to determine the existence of association between species caught and the phase of the moon, the site of </w:t>
      </w:r>
      <w:commentRangeStart w:id="542"/>
      <w:r>
        <w:rPr>
          <w:rFonts w:ascii="Times New Roman" w:hAnsi="Times New Roman"/>
          <w:sz w:val="24"/>
          <w:szCs w:val="24"/>
        </w:rPr>
        <w:t xml:space="preserve">recruitment, the month of recruitment and the biotope of recruitment. A one-way analysis of variance was employed in determining the significance of differences in the phenotypic morphometry of the different species caught. An ANOVA test of significance was also utilized in determining variability of physiochemical parameters associated with the recruitment of each species. The catch per unit effort in terms of catch per trap per day were calculated by dividing the total individual species caught with nets used in a 24-hour period. The catch per trap per day was illustrated for every species in a table. The catch per unit effort was done for the juvenile </w:t>
      </w:r>
      <w:commentRangeEnd w:id="542"/>
      <w:r w:rsidR="004D7114">
        <w:rPr>
          <w:rStyle w:val="CommentReference"/>
        </w:rPr>
        <w:commentReference w:id="542"/>
      </w:r>
      <w:r>
        <w:rPr>
          <w:rFonts w:ascii="Times New Roman" w:hAnsi="Times New Roman"/>
          <w:sz w:val="24"/>
          <w:szCs w:val="24"/>
        </w:rPr>
        <w:t xml:space="preserve">target species and the overall species caught during the study. All tests of significance </w:t>
      </w:r>
      <w:r w:rsidRPr="004D7114">
        <w:rPr>
          <w:rFonts w:ascii="Times New Roman" w:hAnsi="Times New Roman"/>
          <w:sz w:val="24"/>
          <w:szCs w:val="24"/>
          <w:highlight w:val="yellow"/>
          <w:rPrChange w:id="543" w:author="Microsoft account" w:date="2023-02-13T13:30:00Z">
            <w:rPr>
              <w:rFonts w:ascii="Times New Roman" w:hAnsi="Times New Roman"/>
              <w:sz w:val="24"/>
              <w:szCs w:val="24"/>
            </w:rPr>
          </w:rPrChange>
        </w:rPr>
        <w:t>utilized</w:t>
      </w:r>
      <w:r>
        <w:rPr>
          <w:rFonts w:ascii="Times New Roman" w:hAnsi="Times New Roman"/>
          <w:sz w:val="24"/>
          <w:szCs w:val="24"/>
        </w:rPr>
        <w:t xml:space="preserve"> 0.05 alpha level or a 95% confidence interval. </w:t>
      </w:r>
    </w:p>
    <w:p w14:paraId="6167E6BE" w14:textId="38E84A65" w:rsidR="002E5F2A" w:rsidRDefault="002E5F2A" w:rsidP="00E672F7">
      <w:pPr>
        <w:spacing w:line="480" w:lineRule="auto"/>
        <w:rPr>
          <w:rFonts w:ascii="Times New Roman" w:hAnsi="Times New Roman"/>
          <w:sz w:val="24"/>
          <w:szCs w:val="24"/>
        </w:rPr>
      </w:pPr>
      <w:r>
        <w:rPr>
          <w:rFonts w:ascii="Times New Roman" w:hAnsi="Times New Roman"/>
          <w:sz w:val="24"/>
          <w:szCs w:val="24"/>
        </w:rPr>
        <w:t>Data Analysis</w:t>
      </w:r>
    </w:p>
    <w:p w14:paraId="427AD1A5" w14:textId="632662B0" w:rsidR="002E5F2A" w:rsidRDefault="002E5F2A" w:rsidP="00E672F7">
      <w:pPr>
        <w:spacing w:line="480" w:lineRule="auto"/>
        <w:rPr>
          <w:rFonts w:ascii="Times New Roman" w:hAnsi="Times New Roman"/>
          <w:sz w:val="24"/>
          <w:szCs w:val="24"/>
        </w:rPr>
      </w:pPr>
      <w:r>
        <w:rPr>
          <w:rFonts w:ascii="Times New Roman" w:hAnsi="Times New Roman"/>
          <w:sz w:val="24"/>
          <w:szCs w:val="24"/>
        </w:rPr>
        <w:lastRenderedPageBreak/>
        <w:t>The collected data was subjected to both descriptive and inferential statistics after cleaning and tidying. Data recording was done using hand-written field note books</w:t>
      </w:r>
      <w:r w:rsidR="009B4DED">
        <w:rPr>
          <w:rFonts w:ascii="Times New Roman" w:hAnsi="Times New Roman"/>
          <w:sz w:val="24"/>
          <w:szCs w:val="24"/>
        </w:rPr>
        <w:t>. The data</w:t>
      </w:r>
      <w:r>
        <w:rPr>
          <w:rFonts w:ascii="Times New Roman" w:hAnsi="Times New Roman"/>
          <w:sz w:val="24"/>
          <w:szCs w:val="24"/>
        </w:rPr>
        <w:t xml:space="preserve"> were then filled in excel sheets. </w:t>
      </w:r>
    </w:p>
    <w:p w14:paraId="52A4DA4B" w14:textId="4C562D79" w:rsidR="009B4DED" w:rsidRDefault="009B4DED" w:rsidP="00E672F7">
      <w:pPr>
        <w:spacing w:line="480" w:lineRule="auto"/>
        <w:rPr>
          <w:rFonts w:ascii="Times New Roman" w:hAnsi="Times New Roman"/>
          <w:sz w:val="24"/>
          <w:szCs w:val="24"/>
        </w:rPr>
      </w:pPr>
      <w:r>
        <w:rPr>
          <w:rFonts w:ascii="Times New Roman" w:hAnsi="Times New Roman"/>
          <w:sz w:val="24"/>
          <w:szCs w:val="24"/>
        </w:rPr>
        <w:t>Descriptive statistics</w:t>
      </w:r>
    </w:p>
    <w:p w14:paraId="7E5A8CB2" w14:textId="77777777" w:rsidR="009B4DED" w:rsidRDefault="009B4DED" w:rsidP="00E672F7">
      <w:pPr>
        <w:spacing w:line="480" w:lineRule="auto"/>
        <w:rPr>
          <w:rFonts w:ascii="Times New Roman" w:hAnsi="Times New Roman"/>
          <w:sz w:val="24"/>
          <w:szCs w:val="24"/>
        </w:rPr>
      </w:pPr>
      <w:r>
        <w:rPr>
          <w:rFonts w:ascii="Times New Roman" w:hAnsi="Times New Roman"/>
          <w:sz w:val="24"/>
          <w:szCs w:val="24"/>
        </w:rPr>
        <w:t xml:space="preserve">The total number of caught or trapped species, their total lengths, standard lengths and average weight were illustrated in summary tables and figures. The </w:t>
      </w:r>
      <w:proofErr w:type="spellStart"/>
      <w:r>
        <w:rPr>
          <w:rFonts w:ascii="Times New Roman" w:hAnsi="Times New Roman"/>
          <w:sz w:val="24"/>
          <w:szCs w:val="24"/>
        </w:rPr>
        <w:t>anguillid’s</w:t>
      </w:r>
      <w:proofErr w:type="spellEnd"/>
      <w:r>
        <w:rPr>
          <w:rFonts w:ascii="Times New Roman" w:hAnsi="Times New Roman"/>
          <w:sz w:val="24"/>
          <w:szCs w:val="24"/>
        </w:rPr>
        <w:t xml:space="preserve"> morphometric were recorded in tables which included the different measurements illustrated in this study. All the measurements were illustrated in tables with their means and standard deviations. The variations in morphometry across the different seasons, phases of the moon and seasons were illustrated using figures.</w:t>
      </w:r>
    </w:p>
    <w:p w14:paraId="29485D2A" w14:textId="77777777" w:rsidR="009B4DED" w:rsidRDefault="009B4DED" w:rsidP="00E672F7">
      <w:pPr>
        <w:spacing w:line="480" w:lineRule="auto"/>
        <w:rPr>
          <w:rFonts w:ascii="Times New Roman" w:hAnsi="Times New Roman"/>
          <w:sz w:val="24"/>
          <w:szCs w:val="24"/>
        </w:rPr>
      </w:pPr>
      <w:r>
        <w:rPr>
          <w:rFonts w:ascii="Times New Roman" w:hAnsi="Times New Roman"/>
          <w:sz w:val="24"/>
          <w:szCs w:val="24"/>
        </w:rPr>
        <w:t>Inferential Statistics</w:t>
      </w:r>
    </w:p>
    <w:p w14:paraId="322B8904" w14:textId="2A839BBD" w:rsidR="009B4DED" w:rsidRDefault="009B4DED" w:rsidP="00E672F7">
      <w:pPr>
        <w:spacing w:line="480" w:lineRule="auto"/>
        <w:rPr>
          <w:ins w:id="544" w:author="Dan mungai" w:date="2023-02-21T13:29:00Z"/>
          <w:rFonts w:ascii="Times New Roman" w:hAnsi="Times New Roman"/>
          <w:sz w:val="24"/>
          <w:szCs w:val="24"/>
        </w:rPr>
      </w:pPr>
      <w:r>
        <w:rPr>
          <w:rFonts w:ascii="Times New Roman" w:hAnsi="Times New Roman"/>
          <w:sz w:val="24"/>
          <w:szCs w:val="24"/>
        </w:rPr>
        <w:t xml:space="preserve">The inferential statistics included the determination of significant differences in morphometry of the caught </w:t>
      </w:r>
      <w:r w:rsidR="00AA5A92">
        <w:rPr>
          <w:rFonts w:ascii="Times New Roman" w:hAnsi="Times New Roman"/>
          <w:sz w:val="24"/>
          <w:szCs w:val="24"/>
        </w:rPr>
        <w:t>individuals’</w:t>
      </w:r>
      <w:r>
        <w:rPr>
          <w:rFonts w:ascii="Times New Roman" w:hAnsi="Times New Roman"/>
          <w:sz w:val="24"/>
          <w:szCs w:val="24"/>
        </w:rPr>
        <w:t xml:space="preserve"> species</w:t>
      </w:r>
      <w:r w:rsidR="00AA5A92">
        <w:rPr>
          <w:rFonts w:ascii="Times New Roman" w:hAnsi="Times New Roman"/>
          <w:sz w:val="24"/>
          <w:szCs w:val="24"/>
        </w:rPr>
        <w:t xml:space="preserve"> across different sites, phases of the moon and seasons. The one way analysis of variance was utilized in determining the significance of morphometric differences. The chi-square test of association was utilized in determining the presence or absence of association between species caught and the sites in which they were caught, the phases of the moon associated with the recruitment and seasons of recruitment. The catch per unit effort that acts as an index of abundance of living organisms in ecosystems was utilized in this study to determine the effort required to catch the different species. The catch per trap per day formula was used to determine the catch per unit effort. One way analysis of variance was utilized in determining the significance of differences in the catch per unit effort associated with different species. </w:t>
      </w:r>
      <w:bookmarkStart w:id="545" w:name="_GoBack"/>
      <w:bookmarkEnd w:id="545"/>
    </w:p>
    <w:p w14:paraId="2364D0B5" w14:textId="534E3A40" w:rsidR="002E5F2A" w:rsidRDefault="002E5F2A" w:rsidP="00E672F7">
      <w:pPr>
        <w:spacing w:line="480" w:lineRule="auto"/>
        <w:rPr>
          <w:ins w:id="546" w:author="Dan mungai" w:date="2023-02-21T13:29:00Z"/>
          <w:rFonts w:ascii="Times New Roman" w:hAnsi="Times New Roman"/>
          <w:sz w:val="24"/>
          <w:szCs w:val="24"/>
        </w:rPr>
      </w:pPr>
    </w:p>
    <w:p w14:paraId="7B1D7AFE" w14:textId="77777777" w:rsidR="002E5F2A" w:rsidRPr="00300723" w:rsidRDefault="002E5F2A" w:rsidP="00E672F7">
      <w:pPr>
        <w:spacing w:line="480" w:lineRule="auto"/>
        <w:rPr>
          <w:rFonts w:ascii="Times New Roman" w:hAnsi="Times New Roman"/>
          <w:sz w:val="24"/>
          <w:szCs w:val="24"/>
        </w:rPr>
      </w:pPr>
    </w:p>
    <w:p w14:paraId="2F0B908F" w14:textId="0D890B06" w:rsidR="00B00156" w:rsidRPr="00EF7625" w:rsidRDefault="00EF7625" w:rsidP="00EF7625">
      <w:pPr>
        <w:spacing w:after="160" w:line="259" w:lineRule="auto"/>
        <w:rPr>
          <w:rFonts w:ascii="Times New Roman" w:hAnsi="Times New Roman"/>
          <w:sz w:val="24"/>
          <w:szCs w:val="24"/>
        </w:rPr>
      </w:pPr>
      <w:r>
        <w:rPr>
          <w:rFonts w:ascii="Times New Roman" w:hAnsi="Times New Roman"/>
          <w:sz w:val="24"/>
          <w:szCs w:val="24"/>
        </w:rPr>
        <w:br w:type="page"/>
      </w:r>
      <w:bookmarkEnd w:id="7"/>
    </w:p>
    <w:p w14:paraId="230D9C74" w14:textId="5B8F99C9" w:rsidR="00420082" w:rsidRPr="005F1408" w:rsidRDefault="00420082" w:rsidP="008A3F50">
      <w:pPr>
        <w:pStyle w:val="Title"/>
        <w:rPr>
          <w:noProof/>
        </w:rPr>
      </w:pPr>
      <w:bookmarkStart w:id="547" w:name="_Toc125806966"/>
      <w:r w:rsidRPr="005F1408">
        <w:rPr>
          <w:noProof/>
        </w:rPr>
        <w:lastRenderedPageBreak/>
        <w:t>CHAPTER FOUR</w:t>
      </w:r>
      <w:bookmarkEnd w:id="0"/>
      <w:bookmarkEnd w:id="1"/>
      <w:bookmarkEnd w:id="2"/>
      <w:bookmarkEnd w:id="547"/>
    </w:p>
    <w:p w14:paraId="5C37E030" w14:textId="77777777" w:rsidR="00420082" w:rsidRPr="004774AA" w:rsidRDefault="00420082" w:rsidP="008A3F50">
      <w:pPr>
        <w:pStyle w:val="Heading1"/>
      </w:pPr>
      <w:bookmarkStart w:id="548" w:name="_Toc20687093"/>
      <w:bookmarkStart w:id="549" w:name="_Toc120099705"/>
      <w:bookmarkStart w:id="550" w:name="_Toc120101062"/>
      <w:bookmarkStart w:id="551" w:name="_Toc125806967"/>
      <w:r w:rsidRPr="004774AA">
        <w:t>RESULTS</w:t>
      </w:r>
      <w:bookmarkEnd w:id="548"/>
      <w:bookmarkEnd w:id="549"/>
      <w:bookmarkEnd w:id="550"/>
      <w:bookmarkEnd w:id="551"/>
    </w:p>
    <w:p w14:paraId="66A0674E" w14:textId="2EFA22D7" w:rsidR="00420082" w:rsidRPr="00380FE7" w:rsidRDefault="00420082" w:rsidP="008A3F50">
      <w:pPr>
        <w:pStyle w:val="Heading2"/>
      </w:pPr>
      <w:bookmarkStart w:id="552" w:name="_Toc125806968"/>
      <w:r w:rsidRPr="00380FE7">
        <w:t>Summary of species caught</w:t>
      </w:r>
      <w:bookmarkEnd w:id="552"/>
      <w:r w:rsidRPr="00380FE7">
        <w:t xml:space="preserve"> </w:t>
      </w:r>
    </w:p>
    <w:p w14:paraId="32A7FB52" w14:textId="607AC5A5" w:rsidR="00420082" w:rsidRDefault="00420082" w:rsidP="00420082">
      <w:pPr>
        <w:pStyle w:val="FirstParagraph"/>
        <w:spacing w:line="480" w:lineRule="auto"/>
        <w:rPr>
          <w:rFonts w:ascii="Times New Roman" w:hAnsi="Times New Roman" w:cs="Times New Roman"/>
        </w:rPr>
      </w:pPr>
      <w:r w:rsidRPr="004774AA">
        <w:rPr>
          <w:rFonts w:ascii="Times New Roman" w:hAnsi="Times New Roman" w:cs="Times New Roman"/>
        </w:rPr>
        <w:t xml:space="preserve">As illustrated in the table 1 below, 15 different species belonging to 10 families were caught during the study. Since only </w:t>
      </w:r>
      <w:r>
        <w:rPr>
          <w:rFonts w:ascii="Times New Roman" w:hAnsi="Times New Roman" w:cs="Times New Roman"/>
        </w:rPr>
        <w:t>A</w:t>
      </w:r>
      <w:r w:rsidRPr="004774AA">
        <w:rPr>
          <w:rFonts w:ascii="Times New Roman" w:hAnsi="Times New Roman" w:cs="Times New Roman"/>
        </w:rPr>
        <w:t>nguillidae family was the target, 9 different families were caught as by-catch. The</w:t>
      </w:r>
      <w:r>
        <w:rPr>
          <w:rFonts w:ascii="Times New Roman" w:hAnsi="Times New Roman" w:cs="Times New Roman"/>
        </w:rPr>
        <w:t xml:space="preserve"> species</w:t>
      </w:r>
      <w:r w:rsidRPr="004774AA">
        <w:rPr>
          <w:rFonts w:ascii="Times New Roman" w:hAnsi="Times New Roman" w:cs="Times New Roman"/>
        </w:rPr>
        <w:t xml:space="preserve"> </w:t>
      </w:r>
      <w:proofErr w:type="spellStart"/>
      <w:r w:rsidRPr="004774AA">
        <w:rPr>
          <w:rFonts w:ascii="Times New Roman" w:hAnsi="Times New Roman" w:cs="Times New Roman"/>
          <w:i/>
          <w:iCs/>
        </w:rPr>
        <w:t>Glossogobius</w:t>
      </w:r>
      <w:proofErr w:type="spellEnd"/>
      <w:r w:rsidRPr="004774AA">
        <w:rPr>
          <w:rFonts w:ascii="Times New Roman" w:hAnsi="Times New Roman" w:cs="Times New Roman"/>
          <w:i/>
          <w:iCs/>
        </w:rPr>
        <w:t xml:space="preserve"> </w:t>
      </w:r>
      <w:proofErr w:type="spellStart"/>
      <w:r w:rsidRPr="004774AA">
        <w:rPr>
          <w:rFonts w:ascii="Times New Roman" w:hAnsi="Times New Roman" w:cs="Times New Roman"/>
          <w:i/>
          <w:iCs/>
        </w:rPr>
        <w:t>giuris</w:t>
      </w:r>
      <w:proofErr w:type="spellEnd"/>
      <w:r w:rsidRPr="004774AA">
        <w:rPr>
          <w:rFonts w:ascii="Times New Roman" w:hAnsi="Times New Roman" w:cs="Times New Roman"/>
        </w:rPr>
        <w:t xml:space="preserve"> (tank goby) dominated the estuary in abundance by 947 counts followed by the </w:t>
      </w:r>
      <w:proofErr w:type="spellStart"/>
      <w:r>
        <w:rPr>
          <w:rFonts w:ascii="Times New Roman" w:hAnsi="Times New Roman" w:cs="Times New Roman"/>
        </w:rPr>
        <w:t>S</w:t>
      </w:r>
      <w:r w:rsidRPr="004774AA">
        <w:rPr>
          <w:rFonts w:ascii="Times New Roman" w:hAnsi="Times New Roman" w:cs="Times New Roman"/>
        </w:rPr>
        <w:t>abaki</w:t>
      </w:r>
      <w:proofErr w:type="spellEnd"/>
      <w:r w:rsidRPr="004774AA">
        <w:rPr>
          <w:rFonts w:ascii="Times New Roman" w:hAnsi="Times New Roman" w:cs="Times New Roman"/>
        </w:rPr>
        <w:t xml:space="preserve"> tilapia, </w:t>
      </w:r>
      <w:proofErr w:type="spellStart"/>
      <w:r w:rsidRPr="004774AA">
        <w:rPr>
          <w:rFonts w:ascii="Times New Roman" w:hAnsi="Times New Roman" w:cs="Times New Roman"/>
          <w:i/>
          <w:iCs/>
        </w:rPr>
        <w:t>Oreochromis</w:t>
      </w:r>
      <w:proofErr w:type="spellEnd"/>
      <w:r w:rsidRPr="004774AA">
        <w:rPr>
          <w:rFonts w:ascii="Times New Roman" w:hAnsi="Times New Roman" w:cs="Times New Roman"/>
          <w:i/>
          <w:iCs/>
        </w:rPr>
        <w:t xml:space="preserve"> </w:t>
      </w:r>
      <w:proofErr w:type="spellStart"/>
      <w:r w:rsidRPr="004774AA">
        <w:rPr>
          <w:rFonts w:ascii="Times New Roman" w:hAnsi="Times New Roman" w:cs="Times New Roman"/>
          <w:i/>
          <w:iCs/>
        </w:rPr>
        <w:t>spirulus</w:t>
      </w:r>
      <w:proofErr w:type="spellEnd"/>
      <w:r w:rsidRPr="004774AA">
        <w:rPr>
          <w:rFonts w:ascii="Times New Roman" w:hAnsi="Times New Roman" w:cs="Times New Roman"/>
          <w:i/>
          <w:iCs/>
        </w:rPr>
        <w:t xml:space="preserve"> </w:t>
      </w:r>
      <w:proofErr w:type="spellStart"/>
      <w:r w:rsidRPr="004774AA">
        <w:rPr>
          <w:rFonts w:ascii="Times New Roman" w:hAnsi="Times New Roman" w:cs="Times New Roman"/>
          <w:i/>
          <w:iCs/>
        </w:rPr>
        <w:t>spirulus</w:t>
      </w:r>
      <w:proofErr w:type="spellEnd"/>
      <w:r w:rsidRPr="004774AA">
        <w:rPr>
          <w:rFonts w:ascii="Times New Roman" w:hAnsi="Times New Roman" w:cs="Times New Roman"/>
        </w:rPr>
        <w:t xml:space="preserve"> with 118 individuals while the genus of interest, </w:t>
      </w:r>
      <w:r w:rsidRPr="001B0D14">
        <w:rPr>
          <w:rFonts w:ascii="Times New Roman" w:hAnsi="Times New Roman" w:cs="Times New Roman"/>
          <w:i/>
          <w:iCs/>
        </w:rPr>
        <w:t>Anguillidae</w:t>
      </w:r>
      <w:r w:rsidRPr="004774AA">
        <w:rPr>
          <w:rFonts w:ascii="Times New Roman" w:hAnsi="Times New Roman" w:cs="Times New Roman"/>
        </w:rPr>
        <w:t xml:space="preserve"> came third in abundance with </w:t>
      </w:r>
      <w:r w:rsidRPr="004774AA">
        <w:rPr>
          <w:rFonts w:ascii="Times New Roman" w:hAnsi="Times New Roman" w:cs="Times New Roman"/>
          <w:i/>
          <w:iCs/>
        </w:rPr>
        <w:t xml:space="preserve">A. </w:t>
      </w:r>
      <w:proofErr w:type="spellStart"/>
      <w:r w:rsidRPr="004774AA">
        <w:rPr>
          <w:rFonts w:ascii="Times New Roman" w:hAnsi="Times New Roman" w:cs="Times New Roman"/>
          <w:i/>
          <w:iCs/>
        </w:rPr>
        <w:t>bengalencies</w:t>
      </w:r>
      <w:proofErr w:type="spellEnd"/>
      <w:r w:rsidRPr="004774AA">
        <w:rPr>
          <w:rFonts w:ascii="Times New Roman" w:hAnsi="Times New Roman" w:cs="Times New Roman"/>
        </w:rPr>
        <w:t xml:space="preserve"> having 50 individuals. Therefore, tank goby and the </w:t>
      </w:r>
      <w:r>
        <w:rPr>
          <w:rFonts w:ascii="Times New Roman" w:hAnsi="Times New Roman" w:cs="Times New Roman"/>
        </w:rPr>
        <w:t>S</w:t>
      </w:r>
      <w:r w:rsidRPr="004774AA">
        <w:rPr>
          <w:rFonts w:ascii="Times New Roman" w:hAnsi="Times New Roman" w:cs="Times New Roman"/>
        </w:rPr>
        <w:t xml:space="preserve">abaki tilapia dominated the by-catch of the study. The Mozambique tilapia and snake eel followed closely at 47 and 45 counts respectively. Among the target species, </w:t>
      </w:r>
      <w:r w:rsidRPr="001B0D14">
        <w:rPr>
          <w:rFonts w:ascii="Times New Roman" w:hAnsi="Times New Roman" w:cs="Times New Roman"/>
          <w:i/>
          <w:iCs/>
        </w:rPr>
        <w:t>A. bengalensis</w:t>
      </w:r>
      <w:r w:rsidRPr="004774AA">
        <w:rPr>
          <w:rFonts w:ascii="Times New Roman" w:hAnsi="Times New Roman" w:cs="Times New Roman"/>
        </w:rPr>
        <w:t xml:space="preserve"> had the highest abundance of 50 individuals followed by </w:t>
      </w:r>
      <w:r w:rsidRPr="001B0D14">
        <w:rPr>
          <w:rFonts w:ascii="Times New Roman" w:hAnsi="Times New Roman" w:cs="Times New Roman"/>
          <w:i/>
          <w:iCs/>
        </w:rPr>
        <w:t>A. mossambica</w:t>
      </w:r>
      <w:r w:rsidRPr="004774AA">
        <w:rPr>
          <w:rFonts w:ascii="Times New Roman" w:hAnsi="Times New Roman" w:cs="Times New Roman"/>
        </w:rPr>
        <w:t xml:space="preserve"> with 23 individuals while </w:t>
      </w:r>
      <w:r w:rsidRPr="001B0D14">
        <w:rPr>
          <w:rFonts w:ascii="Times New Roman" w:hAnsi="Times New Roman" w:cs="Times New Roman"/>
          <w:i/>
          <w:iCs/>
        </w:rPr>
        <w:t>A. marmorata</w:t>
      </w:r>
      <w:r w:rsidRPr="004774AA">
        <w:rPr>
          <w:rFonts w:ascii="Times New Roman" w:hAnsi="Times New Roman" w:cs="Times New Roman"/>
        </w:rPr>
        <w:t xml:space="preserve"> trailed with only 3 individual species.</w:t>
      </w:r>
      <w:r w:rsidR="001D7738">
        <w:rPr>
          <w:rFonts w:ascii="Times New Roman" w:hAnsi="Times New Roman" w:cs="Times New Roman"/>
        </w:rPr>
        <w:t xml:space="preserve"> </w:t>
      </w:r>
      <w:commentRangeStart w:id="553"/>
      <w:r w:rsidR="001D7738" w:rsidRPr="001D7738">
        <w:rPr>
          <w:rFonts w:ascii="Times New Roman" w:hAnsi="Times New Roman" w:cs="Times New Roman"/>
        </w:rPr>
        <w:t>Table 2 below</w:t>
      </w:r>
      <w:r w:rsidR="001D7738">
        <w:rPr>
          <w:rFonts w:ascii="Times New Roman" w:hAnsi="Times New Roman" w:cs="Times New Roman"/>
        </w:rPr>
        <w:t xml:space="preserve"> also</w:t>
      </w:r>
      <w:r w:rsidR="001D7738" w:rsidRPr="001D7738">
        <w:rPr>
          <w:rFonts w:ascii="Times New Roman" w:hAnsi="Times New Roman" w:cs="Times New Roman"/>
        </w:rPr>
        <w:t xml:space="preserve"> illustrates the catch per unit effort, in terms of catch per trap per day of species caught in the study</w:t>
      </w:r>
      <w:r w:rsidR="001D7738">
        <w:rPr>
          <w:rFonts w:ascii="Times New Roman" w:hAnsi="Times New Roman" w:cs="Times New Roman"/>
        </w:rPr>
        <w:t>.</w:t>
      </w:r>
      <w:commentRangeEnd w:id="553"/>
      <w:r w:rsidR="0096130E">
        <w:rPr>
          <w:rStyle w:val="CommentReference"/>
          <w:rFonts w:ascii="Calibri" w:eastAsia="Times New Roman" w:hAnsi="Calibri" w:cs="Times New Roman"/>
          <w:lang w:val="en-GB" w:eastAsia="en-GB"/>
        </w:rPr>
        <w:commentReference w:id="553"/>
      </w:r>
    </w:p>
    <w:p w14:paraId="71614669" w14:textId="45F63BA7" w:rsidR="00420082" w:rsidRPr="005336AE" w:rsidRDefault="00420082" w:rsidP="005336AE">
      <w:pPr>
        <w:pStyle w:val="ThesisTables"/>
      </w:pPr>
      <w:bookmarkStart w:id="554" w:name="_Toc125750598"/>
      <w:r w:rsidRPr="005336AE">
        <w:t xml:space="preserve">Table </w:t>
      </w:r>
      <w:r w:rsidRPr="005336AE">
        <w:fldChar w:fldCharType="begin"/>
      </w:r>
      <w:r w:rsidRPr="005336AE">
        <w:instrText xml:space="preserve"> SEQ Table \* ARABIC </w:instrText>
      </w:r>
      <w:r w:rsidRPr="005336AE">
        <w:fldChar w:fldCharType="separate"/>
      </w:r>
      <w:r w:rsidRPr="005336AE">
        <w:t>1</w:t>
      </w:r>
      <w:r w:rsidRPr="005336AE">
        <w:fldChar w:fldCharType="end"/>
      </w:r>
      <w:r w:rsidRPr="005336AE">
        <w:t xml:space="preserve">: </w:t>
      </w:r>
      <w:commentRangeStart w:id="555"/>
      <w:r w:rsidRPr="005336AE">
        <w:t>Summary of species caught in the study area</w:t>
      </w:r>
      <w:bookmarkEnd w:id="554"/>
      <w:commentRangeEnd w:id="555"/>
      <w:r w:rsidR="00181E28">
        <w:rPr>
          <w:rStyle w:val="CommentReference"/>
          <w:rFonts w:ascii="Calibri" w:hAnsi="Calibri"/>
          <w:i w:val="0"/>
          <w:iCs w:val="0"/>
          <w:color w:val="auto"/>
        </w:rPr>
        <w:commentReference w:id="555"/>
      </w:r>
    </w:p>
    <w:tbl>
      <w:tblPr>
        <w:tblStyle w:val="Table"/>
        <w:tblW w:w="4827" w:type="pct"/>
        <w:jc w:val="center"/>
        <w:tblCellMar>
          <w:left w:w="60" w:type="dxa"/>
          <w:right w:w="60" w:type="dxa"/>
        </w:tblCellMar>
        <w:tblLook w:val="0000" w:firstRow="0" w:lastRow="0" w:firstColumn="0" w:lastColumn="0" w:noHBand="0" w:noVBand="0"/>
      </w:tblPr>
      <w:tblGrid>
        <w:gridCol w:w="878"/>
        <w:gridCol w:w="1263"/>
        <w:gridCol w:w="1288"/>
        <w:gridCol w:w="1450"/>
        <w:gridCol w:w="783"/>
        <w:gridCol w:w="1508"/>
        <w:gridCol w:w="1041"/>
        <w:gridCol w:w="1149"/>
      </w:tblGrid>
      <w:tr w:rsidR="00A90089" w:rsidRPr="00A90089" w14:paraId="601BC1AD" w14:textId="77777777" w:rsidTr="001B36BF">
        <w:trPr>
          <w:cantSplit/>
          <w:trHeight w:val="659"/>
          <w:tblHeader/>
          <w:jc w:val="center"/>
        </w:trPr>
        <w:tc>
          <w:tcPr>
            <w:tcW w:w="0" w:type="auto"/>
            <w:tcBorders>
              <w:top w:val="single" w:sz="16" w:space="0" w:color="D3D3D3"/>
              <w:left w:val="single" w:sz="0" w:space="0" w:color="D3D3D3"/>
              <w:bottom w:val="single" w:sz="16" w:space="0" w:color="D3D3D3"/>
            </w:tcBorders>
          </w:tcPr>
          <w:p w14:paraId="61D7E56A" w14:textId="0EAC41E1"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lastRenderedPageBreak/>
              <w:t>Local name)</w:t>
            </w:r>
          </w:p>
        </w:tc>
        <w:tc>
          <w:tcPr>
            <w:tcW w:w="0" w:type="auto"/>
            <w:tcBorders>
              <w:top w:val="single" w:sz="16" w:space="0" w:color="D3D3D3"/>
              <w:bottom w:val="single" w:sz="16" w:space="0" w:color="D3D3D3"/>
            </w:tcBorders>
          </w:tcPr>
          <w:p w14:paraId="3288F225"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English Name</w:t>
            </w:r>
          </w:p>
        </w:tc>
        <w:tc>
          <w:tcPr>
            <w:tcW w:w="0" w:type="auto"/>
            <w:tcBorders>
              <w:top w:val="single" w:sz="16" w:space="0" w:color="D3D3D3"/>
              <w:bottom w:val="single" w:sz="16" w:space="0" w:color="D3D3D3"/>
            </w:tcBorders>
          </w:tcPr>
          <w:p w14:paraId="4ABE38BA"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Family</w:t>
            </w:r>
          </w:p>
        </w:tc>
        <w:tc>
          <w:tcPr>
            <w:tcW w:w="0" w:type="auto"/>
            <w:tcBorders>
              <w:top w:val="single" w:sz="16" w:space="0" w:color="D3D3D3"/>
              <w:bottom w:val="single" w:sz="16" w:space="0" w:color="D3D3D3"/>
            </w:tcBorders>
          </w:tcPr>
          <w:p w14:paraId="7E9315C0"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Species</w:t>
            </w:r>
          </w:p>
        </w:tc>
        <w:tc>
          <w:tcPr>
            <w:tcW w:w="0" w:type="auto"/>
            <w:tcBorders>
              <w:top w:val="single" w:sz="16" w:space="0" w:color="D3D3D3"/>
              <w:bottom w:val="single" w:sz="16" w:space="0" w:color="D3D3D3"/>
            </w:tcBorders>
          </w:tcPr>
          <w:p w14:paraId="6BB67350" w14:textId="7914A2D1"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Species</w:t>
            </w:r>
            <w:r w:rsidR="008D6A22">
              <w:rPr>
                <w:rFonts w:ascii="Times New Roman" w:hAnsi="Times New Roman"/>
                <w:sz w:val="22"/>
                <w:szCs w:val="22"/>
              </w:rPr>
              <w:t xml:space="preserve"> n</w:t>
            </w:r>
            <w:r w:rsidRPr="00A90089">
              <w:rPr>
                <w:rFonts w:ascii="Times New Roman" w:hAnsi="Times New Roman"/>
                <w:sz w:val="22"/>
                <w:szCs w:val="22"/>
              </w:rPr>
              <w:t>umber</w:t>
            </w:r>
          </w:p>
        </w:tc>
        <w:tc>
          <w:tcPr>
            <w:tcW w:w="0" w:type="auto"/>
            <w:tcBorders>
              <w:top w:val="single" w:sz="16" w:space="0" w:color="D3D3D3"/>
              <w:bottom w:val="single" w:sz="16" w:space="0" w:color="D3D3D3"/>
            </w:tcBorders>
          </w:tcPr>
          <w:p w14:paraId="5172BAF9"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Total Length (cm)</w:t>
            </w:r>
          </w:p>
        </w:tc>
        <w:tc>
          <w:tcPr>
            <w:tcW w:w="0" w:type="auto"/>
            <w:tcBorders>
              <w:top w:val="single" w:sz="16" w:space="0" w:color="D3D3D3"/>
              <w:bottom w:val="single" w:sz="16" w:space="0" w:color="D3D3D3"/>
            </w:tcBorders>
          </w:tcPr>
          <w:p w14:paraId="397BC67D"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Standard Length (cm)</w:t>
            </w:r>
          </w:p>
        </w:tc>
        <w:tc>
          <w:tcPr>
            <w:tcW w:w="0" w:type="auto"/>
            <w:tcBorders>
              <w:top w:val="single" w:sz="16" w:space="0" w:color="D3D3D3"/>
              <w:bottom w:val="single" w:sz="16" w:space="0" w:color="D3D3D3"/>
              <w:right w:val="single" w:sz="0" w:space="0" w:color="D3D3D3"/>
            </w:tcBorders>
          </w:tcPr>
          <w:p w14:paraId="5C7A6FB1"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Weight (g)</w:t>
            </w:r>
          </w:p>
        </w:tc>
      </w:tr>
      <w:tr w:rsidR="00A90089" w:rsidRPr="00A90089" w14:paraId="3A658B60" w14:textId="77777777" w:rsidTr="001B36BF">
        <w:trPr>
          <w:cantSplit/>
          <w:trHeight w:val="446"/>
          <w:jc w:val="center"/>
        </w:trPr>
        <w:tc>
          <w:tcPr>
            <w:tcW w:w="0" w:type="auto"/>
            <w:tcBorders>
              <w:top w:val="single" w:sz="0" w:space="0" w:color="D3D3D3"/>
              <w:left w:val="single" w:sz="0" w:space="0" w:color="D3D3D3"/>
              <w:bottom w:val="single" w:sz="0" w:space="0" w:color="D3D3D3"/>
              <w:right w:val="single" w:sz="0" w:space="0" w:color="D3D3D3"/>
            </w:tcBorders>
          </w:tcPr>
          <w:p w14:paraId="23E1E4AA"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Jumburu</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C0E06EE"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Tank goby</w:t>
            </w:r>
          </w:p>
        </w:tc>
        <w:tc>
          <w:tcPr>
            <w:tcW w:w="0" w:type="auto"/>
            <w:tcBorders>
              <w:top w:val="single" w:sz="0" w:space="0" w:color="D3D3D3"/>
              <w:left w:val="single" w:sz="0" w:space="0" w:color="D3D3D3"/>
              <w:bottom w:val="single" w:sz="0" w:space="0" w:color="D3D3D3"/>
              <w:right w:val="single" w:sz="0" w:space="0" w:color="D3D3D3"/>
            </w:tcBorders>
          </w:tcPr>
          <w:p w14:paraId="312CA2A4"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Gobiidae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86840AD" w14:textId="77777777" w:rsidR="00420082" w:rsidRPr="00A90089" w:rsidRDefault="00420082" w:rsidP="00A758C2">
            <w:pPr>
              <w:keepNext/>
              <w:spacing w:after="60"/>
              <w:rPr>
                <w:rFonts w:ascii="Times New Roman" w:hAnsi="Times New Roman"/>
                <w:i/>
                <w:iCs/>
                <w:sz w:val="22"/>
                <w:szCs w:val="22"/>
              </w:rPr>
            </w:pPr>
            <w:proofErr w:type="spellStart"/>
            <w:r w:rsidRPr="00A90089">
              <w:rPr>
                <w:rFonts w:ascii="Times New Roman" w:hAnsi="Times New Roman"/>
                <w:i/>
                <w:iCs/>
                <w:sz w:val="22"/>
                <w:szCs w:val="22"/>
              </w:rPr>
              <w:t>Glossogobius</w:t>
            </w:r>
            <w:proofErr w:type="spellEnd"/>
            <w:r w:rsidRPr="00A90089">
              <w:rPr>
                <w:rFonts w:ascii="Times New Roman" w:hAnsi="Times New Roman"/>
                <w:i/>
                <w:iCs/>
                <w:sz w:val="22"/>
                <w:szCs w:val="22"/>
              </w:rPr>
              <w:t xml:space="preserve"> </w:t>
            </w:r>
            <w:proofErr w:type="spellStart"/>
            <w:r w:rsidRPr="00A90089">
              <w:rPr>
                <w:rFonts w:ascii="Times New Roman" w:hAnsi="Times New Roman"/>
                <w:i/>
                <w:iCs/>
                <w:sz w:val="22"/>
                <w:szCs w:val="22"/>
              </w:rPr>
              <w:t>giuris</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285F12E" w14:textId="77777777" w:rsidR="00420082" w:rsidRPr="00A90089" w:rsidRDefault="00420082" w:rsidP="00A758C2">
            <w:pPr>
              <w:keepNext/>
              <w:spacing w:after="60"/>
              <w:rPr>
                <w:rFonts w:ascii="Times New Roman" w:hAnsi="Times New Roman"/>
                <w:sz w:val="22"/>
                <w:szCs w:val="22"/>
              </w:rPr>
            </w:pPr>
            <w:r w:rsidRPr="00772458">
              <w:rPr>
                <w:rFonts w:ascii="Times New Roman" w:hAnsi="Times New Roman"/>
                <w:highlight w:val="yellow"/>
                <w:rPrChange w:id="556" w:author="Microsoft account" w:date="2023-02-13T13:39:00Z">
                  <w:rPr>
                    <w:rFonts w:ascii="Times New Roman" w:hAnsi="Times New Roman"/>
                  </w:rPr>
                </w:rPrChange>
              </w:rPr>
              <w:t>946.9</w:t>
            </w:r>
          </w:p>
        </w:tc>
        <w:tc>
          <w:tcPr>
            <w:tcW w:w="0" w:type="auto"/>
            <w:tcBorders>
              <w:top w:val="single" w:sz="0" w:space="0" w:color="D3D3D3"/>
              <w:left w:val="single" w:sz="0" w:space="0" w:color="D3D3D3"/>
              <w:bottom w:val="single" w:sz="0" w:space="0" w:color="D3D3D3"/>
              <w:right w:val="single" w:sz="0" w:space="0" w:color="D3D3D3"/>
            </w:tcBorders>
          </w:tcPr>
          <w:p w14:paraId="178264BB" w14:textId="77777777" w:rsidR="00420082" w:rsidRPr="00A90089" w:rsidRDefault="00420082" w:rsidP="00A758C2">
            <w:pPr>
              <w:keepNext/>
              <w:spacing w:after="60"/>
              <w:rPr>
                <w:rFonts w:ascii="Times New Roman" w:hAnsi="Times New Roman"/>
                <w:sz w:val="22"/>
                <w:szCs w:val="22"/>
              </w:rPr>
            </w:pPr>
            <w:commentRangeStart w:id="557"/>
            <w:r w:rsidRPr="00A90089">
              <w:rPr>
                <w:rFonts w:ascii="Times New Roman" w:hAnsi="Times New Roman"/>
                <w:sz w:val="22"/>
                <w:szCs w:val="22"/>
              </w:rPr>
              <w:t>14.549023</w:t>
            </w:r>
            <w:commentRangeEnd w:id="557"/>
            <w:r w:rsidR="00181E28">
              <w:rPr>
                <w:rStyle w:val="CommentReference"/>
              </w:rPr>
              <w:commentReference w:id="557"/>
            </w:r>
          </w:p>
        </w:tc>
        <w:tc>
          <w:tcPr>
            <w:tcW w:w="0" w:type="auto"/>
            <w:tcBorders>
              <w:top w:val="single" w:sz="0" w:space="0" w:color="D3D3D3"/>
              <w:left w:val="single" w:sz="0" w:space="0" w:color="D3D3D3"/>
              <w:bottom w:val="single" w:sz="0" w:space="0" w:color="D3D3D3"/>
              <w:right w:val="single" w:sz="0" w:space="0" w:color="D3D3D3"/>
            </w:tcBorders>
          </w:tcPr>
          <w:p w14:paraId="005F0685"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10.006391</w:t>
            </w:r>
          </w:p>
        </w:tc>
        <w:tc>
          <w:tcPr>
            <w:tcW w:w="0" w:type="auto"/>
            <w:tcBorders>
              <w:top w:val="single" w:sz="0" w:space="0" w:color="D3D3D3"/>
              <w:left w:val="single" w:sz="0" w:space="0" w:color="D3D3D3"/>
              <w:bottom w:val="single" w:sz="0" w:space="0" w:color="D3D3D3"/>
              <w:right w:val="single" w:sz="0" w:space="0" w:color="D3D3D3"/>
            </w:tcBorders>
          </w:tcPr>
          <w:p w14:paraId="5889D2B7"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23.262911</w:t>
            </w:r>
          </w:p>
        </w:tc>
      </w:tr>
      <w:tr w:rsidR="00A90089" w:rsidRPr="00A90089" w14:paraId="400EF5E4" w14:textId="77777777" w:rsidTr="001B36BF">
        <w:trPr>
          <w:cantSplit/>
          <w:trHeight w:val="659"/>
          <w:jc w:val="center"/>
        </w:trPr>
        <w:tc>
          <w:tcPr>
            <w:tcW w:w="0" w:type="auto"/>
            <w:tcBorders>
              <w:top w:val="single" w:sz="0" w:space="0" w:color="D3D3D3"/>
              <w:left w:val="single" w:sz="0" w:space="0" w:color="D3D3D3"/>
              <w:bottom w:val="single" w:sz="0" w:space="0" w:color="D3D3D3"/>
              <w:right w:val="single" w:sz="0" w:space="0" w:color="D3D3D3"/>
            </w:tcBorders>
          </w:tcPr>
          <w:p w14:paraId="64A0C261"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Parapara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64E01A5"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Sabaki Tilapia</w:t>
            </w:r>
          </w:p>
        </w:tc>
        <w:tc>
          <w:tcPr>
            <w:tcW w:w="0" w:type="auto"/>
            <w:tcBorders>
              <w:top w:val="single" w:sz="0" w:space="0" w:color="D3D3D3"/>
              <w:left w:val="single" w:sz="0" w:space="0" w:color="D3D3D3"/>
              <w:bottom w:val="single" w:sz="0" w:space="0" w:color="D3D3D3"/>
              <w:right w:val="single" w:sz="0" w:space="0" w:color="D3D3D3"/>
            </w:tcBorders>
          </w:tcPr>
          <w:p w14:paraId="79A1DAD3"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Cichlidae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154C038" w14:textId="77777777" w:rsidR="00420082" w:rsidRPr="00A90089" w:rsidRDefault="00420082" w:rsidP="00A758C2">
            <w:pPr>
              <w:keepNext/>
              <w:spacing w:after="60"/>
              <w:rPr>
                <w:rFonts w:ascii="Times New Roman" w:hAnsi="Times New Roman"/>
                <w:i/>
                <w:iCs/>
                <w:sz w:val="22"/>
                <w:szCs w:val="22"/>
              </w:rPr>
            </w:pPr>
            <w:proofErr w:type="spellStart"/>
            <w:r w:rsidRPr="00A90089">
              <w:rPr>
                <w:rFonts w:ascii="Times New Roman" w:hAnsi="Times New Roman"/>
                <w:i/>
                <w:iCs/>
                <w:sz w:val="22"/>
                <w:szCs w:val="22"/>
              </w:rPr>
              <w:t>Oreochromis</w:t>
            </w:r>
            <w:proofErr w:type="spellEnd"/>
            <w:r w:rsidRPr="00A90089">
              <w:rPr>
                <w:rFonts w:ascii="Times New Roman" w:hAnsi="Times New Roman"/>
                <w:i/>
                <w:iCs/>
                <w:sz w:val="22"/>
                <w:szCs w:val="22"/>
              </w:rPr>
              <w:t xml:space="preserve"> </w:t>
            </w:r>
            <w:proofErr w:type="spellStart"/>
            <w:r w:rsidRPr="00A90089">
              <w:rPr>
                <w:rFonts w:ascii="Times New Roman" w:hAnsi="Times New Roman"/>
                <w:i/>
                <w:iCs/>
                <w:sz w:val="22"/>
                <w:szCs w:val="22"/>
              </w:rPr>
              <w:t>spirulus</w:t>
            </w:r>
            <w:proofErr w:type="spellEnd"/>
            <w:r w:rsidRPr="00A90089">
              <w:rPr>
                <w:rFonts w:ascii="Times New Roman" w:hAnsi="Times New Roman"/>
                <w:i/>
                <w:iCs/>
                <w:sz w:val="22"/>
                <w:szCs w:val="22"/>
              </w:rPr>
              <w:t xml:space="preserve"> </w:t>
            </w:r>
            <w:proofErr w:type="spellStart"/>
            <w:r w:rsidRPr="00A90089">
              <w:rPr>
                <w:rFonts w:ascii="Times New Roman" w:hAnsi="Times New Roman"/>
                <w:i/>
                <w:iCs/>
                <w:sz w:val="22"/>
                <w:szCs w:val="22"/>
              </w:rPr>
              <w:t>spirulus</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B5F1004"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118.0</w:t>
            </w:r>
          </w:p>
        </w:tc>
        <w:tc>
          <w:tcPr>
            <w:tcW w:w="0" w:type="auto"/>
            <w:tcBorders>
              <w:top w:val="single" w:sz="0" w:space="0" w:color="D3D3D3"/>
              <w:left w:val="single" w:sz="0" w:space="0" w:color="D3D3D3"/>
              <w:bottom w:val="single" w:sz="0" w:space="0" w:color="D3D3D3"/>
              <w:right w:val="single" w:sz="0" w:space="0" w:color="D3D3D3"/>
            </w:tcBorders>
          </w:tcPr>
          <w:p w14:paraId="48F643F7"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15.355556</w:t>
            </w:r>
          </w:p>
        </w:tc>
        <w:tc>
          <w:tcPr>
            <w:tcW w:w="0" w:type="auto"/>
            <w:tcBorders>
              <w:top w:val="single" w:sz="0" w:space="0" w:color="D3D3D3"/>
              <w:left w:val="single" w:sz="0" w:space="0" w:color="D3D3D3"/>
              <w:bottom w:val="single" w:sz="0" w:space="0" w:color="D3D3D3"/>
              <w:right w:val="single" w:sz="0" w:space="0" w:color="D3D3D3"/>
            </w:tcBorders>
          </w:tcPr>
          <w:p w14:paraId="2A9A44C1"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12.486250</w:t>
            </w:r>
          </w:p>
        </w:tc>
        <w:tc>
          <w:tcPr>
            <w:tcW w:w="0" w:type="auto"/>
            <w:tcBorders>
              <w:top w:val="single" w:sz="0" w:space="0" w:color="D3D3D3"/>
              <w:left w:val="single" w:sz="0" w:space="0" w:color="D3D3D3"/>
              <w:bottom w:val="single" w:sz="0" w:space="0" w:color="D3D3D3"/>
              <w:right w:val="single" w:sz="0" w:space="0" w:color="D3D3D3"/>
            </w:tcBorders>
          </w:tcPr>
          <w:p w14:paraId="7B4C7AC6"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26.644737</w:t>
            </w:r>
          </w:p>
        </w:tc>
      </w:tr>
      <w:tr w:rsidR="00A90089" w:rsidRPr="00A90089" w14:paraId="2335A4EF" w14:textId="77777777" w:rsidTr="001B36BF">
        <w:trPr>
          <w:cantSplit/>
          <w:trHeight w:val="457"/>
          <w:jc w:val="center"/>
        </w:trPr>
        <w:tc>
          <w:tcPr>
            <w:tcW w:w="0" w:type="auto"/>
            <w:tcBorders>
              <w:top w:val="single" w:sz="0" w:space="0" w:color="D3D3D3"/>
              <w:left w:val="single" w:sz="0" w:space="0" w:color="D3D3D3"/>
              <w:bottom w:val="single" w:sz="0" w:space="0" w:color="D3D3D3"/>
              <w:right w:val="single" w:sz="0" w:space="0" w:color="D3D3D3"/>
            </w:tcBorders>
          </w:tcPr>
          <w:p w14:paraId="18FBFE54"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Mkunga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6588F78"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Indian mottled eel</w:t>
            </w:r>
          </w:p>
        </w:tc>
        <w:tc>
          <w:tcPr>
            <w:tcW w:w="0" w:type="auto"/>
            <w:tcBorders>
              <w:top w:val="single" w:sz="0" w:space="0" w:color="D3D3D3"/>
              <w:left w:val="single" w:sz="0" w:space="0" w:color="D3D3D3"/>
              <w:bottom w:val="single" w:sz="0" w:space="0" w:color="D3D3D3"/>
              <w:right w:val="single" w:sz="0" w:space="0" w:color="D3D3D3"/>
            </w:tcBorders>
          </w:tcPr>
          <w:p w14:paraId="5E84B5D9"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24413C12" w14:textId="77777777" w:rsidR="00420082" w:rsidRPr="00A90089" w:rsidRDefault="00420082" w:rsidP="00A758C2">
            <w:pPr>
              <w:keepNext/>
              <w:spacing w:after="60"/>
              <w:rPr>
                <w:rFonts w:ascii="Times New Roman" w:hAnsi="Times New Roman"/>
                <w:i/>
                <w:iCs/>
                <w:sz w:val="22"/>
                <w:szCs w:val="22"/>
              </w:rPr>
            </w:pPr>
            <w:r w:rsidRPr="00A90089">
              <w:rPr>
                <w:rFonts w:ascii="Times New Roman" w:hAnsi="Times New Roman"/>
                <w:i/>
                <w:iCs/>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75AA4A24"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50.0</w:t>
            </w:r>
          </w:p>
        </w:tc>
        <w:tc>
          <w:tcPr>
            <w:tcW w:w="0" w:type="auto"/>
            <w:tcBorders>
              <w:top w:val="single" w:sz="0" w:space="0" w:color="D3D3D3"/>
              <w:left w:val="single" w:sz="0" w:space="0" w:color="D3D3D3"/>
              <w:bottom w:val="single" w:sz="0" w:space="0" w:color="D3D3D3"/>
              <w:right w:val="single" w:sz="0" w:space="0" w:color="D3D3D3"/>
            </w:tcBorders>
          </w:tcPr>
          <w:p w14:paraId="20EB2B7C"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5.551020</w:t>
            </w:r>
          </w:p>
        </w:tc>
        <w:tc>
          <w:tcPr>
            <w:tcW w:w="0" w:type="auto"/>
            <w:tcBorders>
              <w:top w:val="single" w:sz="0" w:space="0" w:color="D3D3D3"/>
              <w:left w:val="single" w:sz="0" w:space="0" w:color="D3D3D3"/>
              <w:bottom w:val="single" w:sz="0" w:space="0" w:color="D3D3D3"/>
              <w:right w:val="single" w:sz="0" w:space="0" w:color="D3D3D3"/>
            </w:tcBorders>
          </w:tcPr>
          <w:p w14:paraId="78EFF6CE" w14:textId="0C27AE0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w:t>
            </w:r>
          </w:p>
        </w:tc>
        <w:tc>
          <w:tcPr>
            <w:tcW w:w="0" w:type="auto"/>
            <w:tcBorders>
              <w:top w:val="single" w:sz="0" w:space="0" w:color="D3D3D3"/>
              <w:left w:val="single" w:sz="0" w:space="0" w:color="D3D3D3"/>
              <w:bottom w:val="single" w:sz="0" w:space="0" w:color="D3D3D3"/>
              <w:right w:val="single" w:sz="0" w:space="0" w:color="D3D3D3"/>
            </w:tcBorders>
          </w:tcPr>
          <w:p w14:paraId="28DC36F9"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5.200000</w:t>
            </w:r>
          </w:p>
        </w:tc>
      </w:tr>
      <w:tr w:rsidR="00A90089" w:rsidRPr="00A90089" w14:paraId="71514F07" w14:textId="77777777" w:rsidTr="001B36BF">
        <w:trPr>
          <w:cantSplit/>
          <w:trHeight w:val="457"/>
          <w:jc w:val="center"/>
        </w:trPr>
        <w:tc>
          <w:tcPr>
            <w:tcW w:w="0" w:type="auto"/>
            <w:tcBorders>
              <w:top w:val="single" w:sz="0" w:space="0" w:color="D3D3D3"/>
              <w:left w:val="single" w:sz="0" w:space="0" w:color="D3D3D3"/>
              <w:bottom w:val="single" w:sz="0" w:space="0" w:color="D3D3D3"/>
              <w:right w:val="single" w:sz="0" w:space="0" w:color="D3D3D3"/>
            </w:tcBorders>
          </w:tcPr>
          <w:p w14:paraId="5C051A52"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Parapara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ACFB027"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Mozambique tilapia</w:t>
            </w:r>
          </w:p>
        </w:tc>
        <w:tc>
          <w:tcPr>
            <w:tcW w:w="0" w:type="auto"/>
            <w:tcBorders>
              <w:top w:val="single" w:sz="0" w:space="0" w:color="D3D3D3"/>
              <w:left w:val="single" w:sz="0" w:space="0" w:color="D3D3D3"/>
              <w:bottom w:val="single" w:sz="0" w:space="0" w:color="D3D3D3"/>
              <w:right w:val="single" w:sz="0" w:space="0" w:color="D3D3D3"/>
            </w:tcBorders>
          </w:tcPr>
          <w:p w14:paraId="1CA5A562"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Cichlidae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9C65295" w14:textId="77777777" w:rsidR="00420082" w:rsidRPr="00A90089" w:rsidRDefault="00420082" w:rsidP="00A758C2">
            <w:pPr>
              <w:keepNext/>
              <w:spacing w:after="60"/>
              <w:rPr>
                <w:rFonts w:ascii="Times New Roman" w:hAnsi="Times New Roman"/>
                <w:i/>
                <w:iCs/>
                <w:sz w:val="22"/>
                <w:szCs w:val="22"/>
              </w:rPr>
            </w:pPr>
            <w:proofErr w:type="spellStart"/>
            <w:r w:rsidRPr="00A90089">
              <w:rPr>
                <w:rFonts w:ascii="Times New Roman" w:hAnsi="Times New Roman"/>
                <w:i/>
                <w:iCs/>
                <w:sz w:val="22"/>
                <w:szCs w:val="22"/>
              </w:rPr>
              <w:t>Oreochromis</w:t>
            </w:r>
            <w:proofErr w:type="spellEnd"/>
            <w:r w:rsidRPr="00A90089">
              <w:rPr>
                <w:rFonts w:ascii="Times New Roman" w:hAnsi="Times New Roman"/>
                <w:i/>
                <w:iCs/>
                <w:sz w:val="22"/>
                <w:szCs w:val="22"/>
              </w:rPr>
              <w:t xml:space="preserve"> </w:t>
            </w:r>
            <w:proofErr w:type="spellStart"/>
            <w:r w:rsidRPr="00A90089">
              <w:rPr>
                <w:rFonts w:ascii="Times New Roman" w:hAnsi="Times New Roman"/>
                <w:i/>
                <w:iCs/>
                <w:sz w:val="22"/>
                <w:szCs w:val="22"/>
              </w:rPr>
              <w:t>mossambicus</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85AD786"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47.0</w:t>
            </w:r>
          </w:p>
        </w:tc>
        <w:tc>
          <w:tcPr>
            <w:tcW w:w="0" w:type="auto"/>
            <w:tcBorders>
              <w:top w:val="single" w:sz="0" w:space="0" w:color="D3D3D3"/>
              <w:left w:val="single" w:sz="0" w:space="0" w:color="D3D3D3"/>
              <w:bottom w:val="single" w:sz="0" w:space="0" w:color="D3D3D3"/>
              <w:right w:val="single" w:sz="0" w:space="0" w:color="D3D3D3"/>
            </w:tcBorders>
          </w:tcPr>
          <w:p w14:paraId="000B0EC5"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16.326471</w:t>
            </w:r>
          </w:p>
        </w:tc>
        <w:tc>
          <w:tcPr>
            <w:tcW w:w="0" w:type="auto"/>
            <w:tcBorders>
              <w:top w:val="single" w:sz="0" w:space="0" w:color="D3D3D3"/>
              <w:left w:val="single" w:sz="0" w:space="0" w:color="D3D3D3"/>
              <w:bottom w:val="single" w:sz="0" w:space="0" w:color="D3D3D3"/>
              <w:right w:val="single" w:sz="0" w:space="0" w:color="D3D3D3"/>
            </w:tcBorders>
          </w:tcPr>
          <w:p w14:paraId="43423BF0"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11.791176</w:t>
            </w:r>
          </w:p>
        </w:tc>
        <w:tc>
          <w:tcPr>
            <w:tcW w:w="0" w:type="auto"/>
            <w:tcBorders>
              <w:top w:val="single" w:sz="0" w:space="0" w:color="D3D3D3"/>
              <w:left w:val="single" w:sz="0" w:space="0" w:color="D3D3D3"/>
              <w:bottom w:val="single" w:sz="0" w:space="0" w:color="D3D3D3"/>
              <w:right w:val="single" w:sz="0" w:space="0" w:color="D3D3D3"/>
            </w:tcBorders>
          </w:tcPr>
          <w:p w14:paraId="5F022BA5"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15.882353</w:t>
            </w:r>
          </w:p>
        </w:tc>
      </w:tr>
      <w:tr w:rsidR="00A90089" w:rsidRPr="00A90089" w14:paraId="36A7D2C7" w14:textId="77777777" w:rsidTr="001B36BF">
        <w:trPr>
          <w:cantSplit/>
          <w:trHeight w:val="457"/>
          <w:jc w:val="center"/>
        </w:trPr>
        <w:tc>
          <w:tcPr>
            <w:tcW w:w="0" w:type="auto"/>
            <w:tcBorders>
              <w:top w:val="single" w:sz="0" w:space="0" w:color="D3D3D3"/>
              <w:left w:val="single" w:sz="0" w:space="0" w:color="D3D3D3"/>
              <w:bottom w:val="single" w:sz="0" w:space="0" w:color="D3D3D3"/>
              <w:right w:val="single" w:sz="0" w:space="0" w:color="D3D3D3"/>
            </w:tcBorders>
          </w:tcPr>
          <w:p w14:paraId="5751A392"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Mkunga</w:t>
            </w:r>
            <w:proofErr w:type="spellEnd"/>
            <w:r w:rsidRPr="00A90089">
              <w:rPr>
                <w:rFonts w:ascii="Times New Roman" w:hAnsi="Times New Roman"/>
                <w:sz w:val="22"/>
                <w:szCs w:val="22"/>
              </w:rPr>
              <w:t xml:space="preserve"> </w:t>
            </w:r>
            <w:proofErr w:type="spellStart"/>
            <w:r w:rsidRPr="00A90089">
              <w:rPr>
                <w:rFonts w:ascii="Times New Roman" w:hAnsi="Times New Roman"/>
                <w:sz w:val="22"/>
                <w:szCs w:val="22"/>
              </w:rPr>
              <w:t>nyoka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1FD04C2"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Snake eel</w:t>
            </w:r>
          </w:p>
        </w:tc>
        <w:tc>
          <w:tcPr>
            <w:tcW w:w="0" w:type="auto"/>
            <w:tcBorders>
              <w:top w:val="single" w:sz="0" w:space="0" w:color="D3D3D3"/>
              <w:left w:val="single" w:sz="0" w:space="0" w:color="D3D3D3"/>
              <w:bottom w:val="single" w:sz="0" w:space="0" w:color="D3D3D3"/>
              <w:right w:val="single" w:sz="0" w:space="0" w:color="D3D3D3"/>
            </w:tcBorders>
          </w:tcPr>
          <w:p w14:paraId="12AC75D3"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Ophichthidae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D30D021" w14:textId="77777777" w:rsidR="00420082" w:rsidRPr="00A90089" w:rsidRDefault="00420082" w:rsidP="00A758C2">
            <w:pPr>
              <w:keepNext/>
              <w:spacing w:after="60"/>
              <w:rPr>
                <w:rFonts w:ascii="Times New Roman" w:hAnsi="Times New Roman"/>
                <w:i/>
                <w:iCs/>
                <w:sz w:val="22"/>
                <w:szCs w:val="22"/>
              </w:rPr>
            </w:pPr>
            <w:proofErr w:type="spellStart"/>
            <w:r w:rsidRPr="00A90089">
              <w:rPr>
                <w:rFonts w:ascii="Times New Roman" w:hAnsi="Times New Roman"/>
                <w:i/>
                <w:iCs/>
                <w:sz w:val="22"/>
                <w:szCs w:val="22"/>
              </w:rPr>
              <w:t>Pisonodophis</w:t>
            </w:r>
            <w:proofErr w:type="spellEnd"/>
            <w:r w:rsidRPr="00A90089">
              <w:rPr>
                <w:rFonts w:ascii="Times New Roman" w:hAnsi="Times New Roman"/>
                <w:i/>
                <w:iCs/>
                <w:sz w:val="22"/>
                <w:szCs w:val="22"/>
              </w:rPr>
              <w:t xml:space="preserve"> </w:t>
            </w:r>
            <w:proofErr w:type="spellStart"/>
            <w:r w:rsidRPr="00A90089">
              <w:rPr>
                <w:rFonts w:ascii="Times New Roman" w:hAnsi="Times New Roman"/>
                <w:i/>
                <w:iCs/>
                <w:sz w:val="22"/>
                <w:szCs w:val="22"/>
              </w:rPr>
              <w:t>boro</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4AD6FD5"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45.0</w:t>
            </w:r>
          </w:p>
        </w:tc>
        <w:tc>
          <w:tcPr>
            <w:tcW w:w="0" w:type="auto"/>
            <w:tcBorders>
              <w:top w:val="single" w:sz="0" w:space="0" w:color="D3D3D3"/>
              <w:left w:val="single" w:sz="0" w:space="0" w:color="D3D3D3"/>
              <w:bottom w:val="single" w:sz="0" w:space="0" w:color="D3D3D3"/>
              <w:right w:val="single" w:sz="0" w:space="0" w:color="D3D3D3"/>
            </w:tcBorders>
          </w:tcPr>
          <w:p w14:paraId="1CA8234F"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108.695455</w:t>
            </w:r>
          </w:p>
        </w:tc>
        <w:tc>
          <w:tcPr>
            <w:tcW w:w="0" w:type="auto"/>
            <w:tcBorders>
              <w:top w:val="single" w:sz="0" w:space="0" w:color="D3D3D3"/>
              <w:left w:val="single" w:sz="0" w:space="0" w:color="D3D3D3"/>
              <w:bottom w:val="single" w:sz="0" w:space="0" w:color="D3D3D3"/>
              <w:right w:val="single" w:sz="0" w:space="0" w:color="D3D3D3"/>
            </w:tcBorders>
          </w:tcPr>
          <w:p w14:paraId="795F5ADF" w14:textId="2FAEF1CD"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w:t>
            </w:r>
          </w:p>
        </w:tc>
        <w:tc>
          <w:tcPr>
            <w:tcW w:w="0" w:type="auto"/>
            <w:tcBorders>
              <w:top w:val="single" w:sz="0" w:space="0" w:color="D3D3D3"/>
              <w:left w:val="single" w:sz="0" w:space="0" w:color="D3D3D3"/>
              <w:bottom w:val="single" w:sz="0" w:space="0" w:color="D3D3D3"/>
              <w:right w:val="single" w:sz="0" w:space="0" w:color="D3D3D3"/>
            </w:tcBorders>
          </w:tcPr>
          <w:p w14:paraId="5A2E20A9"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71.351111</w:t>
            </w:r>
          </w:p>
        </w:tc>
      </w:tr>
      <w:tr w:rsidR="00A90089" w:rsidRPr="00A90089" w14:paraId="7EA71DAB" w14:textId="77777777" w:rsidTr="001B36BF">
        <w:trPr>
          <w:cantSplit/>
          <w:trHeight w:val="244"/>
          <w:jc w:val="center"/>
        </w:trPr>
        <w:tc>
          <w:tcPr>
            <w:tcW w:w="0" w:type="auto"/>
            <w:tcBorders>
              <w:top w:val="single" w:sz="0" w:space="0" w:color="D3D3D3"/>
              <w:left w:val="single" w:sz="0" w:space="0" w:color="D3D3D3"/>
              <w:bottom w:val="single" w:sz="0" w:space="0" w:color="D3D3D3"/>
              <w:right w:val="single" w:sz="0" w:space="0" w:color="D3D3D3"/>
            </w:tcBorders>
          </w:tcPr>
          <w:p w14:paraId="5F4DFEE6"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Koe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4E3898E4"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Mud crab</w:t>
            </w:r>
          </w:p>
        </w:tc>
        <w:tc>
          <w:tcPr>
            <w:tcW w:w="0" w:type="auto"/>
            <w:tcBorders>
              <w:top w:val="single" w:sz="0" w:space="0" w:color="D3D3D3"/>
              <w:left w:val="single" w:sz="0" w:space="0" w:color="D3D3D3"/>
              <w:bottom w:val="single" w:sz="0" w:space="0" w:color="D3D3D3"/>
              <w:right w:val="single" w:sz="0" w:space="0" w:color="D3D3D3"/>
            </w:tcBorders>
          </w:tcPr>
          <w:p w14:paraId="6C4E4CC6"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Portunidae</w:t>
            </w:r>
          </w:p>
        </w:tc>
        <w:tc>
          <w:tcPr>
            <w:tcW w:w="0" w:type="auto"/>
            <w:tcBorders>
              <w:top w:val="single" w:sz="0" w:space="0" w:color="D3D3D3"/>
              <w:left w:val="single" w:sz="0" w:space="0" w:color="D3D3D3"/>
              <w:bottom w:val="single" w:sz="0" w:space="0" w:color="D3D3D3"/>
              <w:right w:val="single" w:sz="0" w:space="0" w:color="D3D3D3"/>
            </w:tcBorders>
          </w:tcPr>
          <w:p w14:paraId="12E441FE" w14:textId="77777777" w:rsidR="00420082" w:rsidRPr="00A90089" w:rsidRDefault="00420082" w:rsidP="00A758C2">
            <w:pPr>
              <w:keepNext/>
              <w:spacing w:after="60"/>
              <w:rPr>
                <w:rFonts w:ascii="Times New Roman" w:hAnsi="Times New Roman"/>
                <w:i/>
                <w:iCs/>
                <w:sz w:val="22"/>
                <w:szCs w:val="22"/>
              </w:rPr>
            </w:pPr>
            <w:r w:rsidRPr="00A90089">
              <w:rPr>
                <w:rFonts w:ascii="Times New Roman" w:hAnsi="Times New Roman"/>
                <w:i/>
                <w:iCs/>
                <w:sz w:val="22"/>
                <w:szCs w:val="22"/>
              </w:rPr>
              <w:t>Scylla serrata</w:t>
            </w:r>
          </w:p>
        </w:tc>
        <w:tc>
          <w:tcPr>
            <w:tcW w:w="0" w:type="auto"/>
            <w:tcBorders>
              <w:top w:val="single" w:sz="0" w:space="0" w:color="D3D3D3"/>
              <w:left w:val="single" w:sz="0" w:space="0" w:color="D3D3D3"/>
              <w:bottom w:val="single" w:sz="0" w:space="0" w:color="D3D3D3"/>
              <w:right w:val="single" w:sz="0" w:space="0" w:color="D3D3D3"/>
            </w:tcBorders>
          </w:tcPr>
          <w:p w14:paraId="59C45CB4"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41.0</w:t>
            </w:r>
          </w:p>
        </w:tc>
        <w:tc>
          <w:tcPr>
            <w:tcW w:w="0" w:type="auto"/>
            <w:tcBorders>
              <w:top w:val="single" w:sz="0" w:space="0" w:color="D3D3D3"/>
              <w:left w:val="single" w:sz="0" w:space="0" w:color="D3D3D3"/>
              <w:bottom w:val="single" w:sz="0" w:space="0" w:color="D3D3D3"/>
              <w:right w:val="single" w:sz="0" w:space="0" w:color="D3D3D3"/>
            </w:tcBorders>
          </w:tcPr>
          <w:p w14:paraId="5D253E67"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10.500000</w:t>
            </w:r>
          </w:p>
        </w:tc>
        <w:tc>
          <w:tcPr>
            <w:tcW w:w="0" w:type="auto"/>
            <w:tcBorders>
              <w:top w:val="single" w:sz="0" w:space="0" w:color="D3D3D3"/>
              <w:left w:val="single" w:sz="0" w:space="0" w:color="D3D3D3"/>
              <w:bottom w:val="single" w:sz="0" w:space="0" w:color="D3D3D3"/>
              <w:right w:val="single" w:sz="0" w:space="0" w:color="D3D3D3"/>
            </w:tcBorders>
          </w:tcPr>
          <w:p w14:paraId="78D7ED86"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5.100000</w:t>
            </w:r>
          </w:p>
        </w:tc>
        <w:tc>
          <w:tcPr>
            <w:tcW w:w="0" w:type="auto"/>
            <w:tcBorders>
              <w:top w:val="single" w:sz="0" w:space="0" w:color="D3D3D3"/>
              <w:left w:val="single" w:sz="0" w:space="0" w:color="D3D3D3"/>
              <w:bottom w:val="single" w:sz="0" w:space="0" w:color="D3D3D3"/>
              <w:right w:val="single" w:sz="0" w:space="0" w:color="D3D3D3"/>
            </w:tcBorders>
          </w:tcPr>
          <w:p w14:paraId="0EC03467"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21.297297</w:t>
            </w:r>
          </w:p>
        </w:tc>
      </w:tr>
      <w:tr w:rsidR="00A90089" w:rsidRPr="00A90089" w14:paraId="4C929504" w14:textId="77777777" w:rsidTr="001B36BF">
        <w:trPr>
          <w:cantSplit/>
          <w:trHeight w:val="457"/>
          <w:jc w:val="center"/>
        </w:trPr>
        <w:tc>
          <w:tcPr>
            <w:tcW w:w="0" w:type="auto"/>
            <w:tcBorders>
              <w:top w:val="single" w:sz="0" w:space="0" w:color="D3D3D3"/>
              <w:left w:val="single" w:sz="0" w:space="0" w:color="D3D3D3"/>
              <w:bottom w:val="single" w:sz="0" w:space="0" w:color="D3D3D3"/>
              <w:right w:val="single" w:sz="0" w:space="0" w:color="D3D3D3"/>
            </w:tcBorders>
          </w:tcPr>
          <w:p w14:paraId="6C2A298C"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Fume</w:t>
            </w:r>
          </w:p>
        </w:tc>
        <w:tc>
          <w:tcPr>
            <w:tcW w:w="0" w:type="auto"/>
            <w:tcBorders>
              <w:top w:val="single" w:sz="0" w:space="0" w:color="D3D3D3"/>
              <w:left w:val="single" w:sz="0" w:space="0" w:color="D3D3D3"/>
              <w:bottom w:val="single" w:sz="0" w:space="0" w:color="D3D3D3"/>
              <w:right w:val="single" w:sz="0" w:space="0" w:color="D3D3D3"/>
            </w:tcBorders>
          </w:tcPr>
          <w:p w14:paraId="2888C696"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Sudan catfish</w:t>
            </w:r>
          </w:p>
        </w:tc>
        <w:tc>
          <w:tcPr>
            <w:tcW w:w="0" w:type="auto"/>
            <w:tcBorders>
              <w:top w:val="single" w:sz="0" w:space="0" w:color="D3D3D3"/>
              <w:left w:val="single" w:sz="0" w:space="0" w:color="D3D3D3"/>
              <w:bottom w:val="single" w:sz="0" w:space="0" w:color="D3D3D3"/>
              <w:right w:val="single" w:sz="0" w:space="0" w:color="D3D3D3"/>
            </w:tcBorders>
          </w:tcPr>
          <w:p w14:paraId="22374388"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Bagridae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D26867B" w14:textId="77777777" w:rsidR="00420082" w:rsidRPr="00A90089" w:rsidRDefault="00420082" w:rsidP="00A758C2">
            <w:pPr>
              <w:keepNext/>
              <w:spacing w:after="60"/>
              <w:rPr>
                <w:rFonts w:ascii="Times New Roman" w:hAnsi="Times New Roman"/>
                <w:i/>
                <w:iCs/>
                <w:sz w:val="22"/>
                <w:szCs w:val="22"/>
              </w:rPr>
            </w:pPr>
            <w:proofErr w:type="spellStart"/>
            <w:r w:rsidRPr="00A90089">
              <w:rPr>
                <w:rFonts w:ascii="Times New Roman" w:hAnsi="Times New Roman"/>
                <w:i/>
                <w:iCs/>
                <w:sz w:val="22"/>
                <w:szCs w:val="22"/>
              </w:rPr>
              <w:t>Bagrus</w:t>
            </w:r>
            <w:proofErr w:type="spellEnd"/>
            <w:r w:rsidRPr="00A90089">
              <w:rPr>
                <w:rFonts w:ascii="Times New Roman" w:hAnsi="Times New Roman"/>
                <w:i/>
                <w:iCs/>
                <w:sz w:val="22"/>
                <w:szCs w:val="22"/>
              </w:rPr>
              <w:t xml:space="preserve"> </w:t>
            </w:r>
            <w:proofErr w:type="spellStart"/>
            <w:r w:rsidRPr="00A90089">
              <w:rPr>
                <w:rFonts w:ascii="Times New Roman" w:hAnsi="Times New Roman"/>
                <w:i/>
                <w:iCs/>
                <w:sz w:val="22"/>
                <w:szCs w:val="22"/>
              </w:rPr>
              <w:t>docmak</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A0200DE"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35.0</w:t>
            </w:r>
          </w:p>
        </w:tc>
        <w:tc>
          <w:tcPr>
            <w:tcW w:w="0" w:type="auto"/>
            <w:tcBorders>
              <w:top w:val="single" w:sz="0" w:space="0" w:color="D3D3D3"/>
              <w:left w:val="single" w:sz="0" w:space="0" w:color="D3D3D3"/>
              <w:bottom w:val="single" w:sz="0" w:space="0" w:color="D3D3D3"/>
              <w:right w:val="single" w:sz="0" w:space="0" w:color="D3D3D3"/>
            </w:tcBorders>
          </w:tcPr>
          <w:p w14:paraId="09E7F282"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39.442857</w:t>
            </w:r>
          </w:p>
        </w:tc>
        <w:tc>
          <w:tcPr>
            <w:tcW w:w="0" w:type="auto"/>
            <w:tcBorders>
              <w:top w:val="single" w:sz="0" w:space="0" w:color="D3D3D3"/>
              <w:left w:val="single" w:sz="0" w:space="0" w:color="D3D3D3"/>
              <w:bottom w:val="single" w:sz="0" w:space="0" w:color="D3D3D3"/>
              <w:right w:val="single" w:sz="0" w:space="0" w:color="D3D3D3"/>
            </w:tcBorders>
          </w:tcPr>
          <w:p w14:paraId="224F1F00"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32.405714</w:t>
            </w:r>
          </w:p>
        </w:tc>
        <w:tc>
          <w:tcPr>
            <w:tcW w:w="0" w:type="auto"/>
            <w:tcBorders>
              <w:top w:val="single" w:sz="0" w:space="0" w:color="D3D3D3"/>
              <w:left w:val="single" w:sz="0" w:space="0" w:color="D3D3D3"/>
              <w:bottom w:val="single" w:sz="0" w:space="0" w:color="D3D3D3"/>
              <w:right w:val="single" w:sz="0" w:space="0" w:color="D3D3D3"/>
            </w:tcBorders>
          </w:tcPr>
          <w:p w14:paraId="5064F833"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78.371429</w:t>
            </w:r>
          </w:p>
        </w:tc>
      </w:tr>
      <w:tr w:rsidR="00A90089" w:rsidRPr="00A90089" w14:paraId="5ACE9D24" w14:textId="77777777" w:rsidTr="001B36BF">
        <w:trPr>
          <w:cantSplit/>
          <w:trHeight w:val="659"/>
          <w:jc w:val="center"/>
        </w:trPr>
        <w:tc>
          <w:tcPr>
            <w:tcW w:w="0" w:type="auto"/>
            <w:tcBorders>
              <w:top w:val="single" w:sz="0" w:space="0" w:color="D3D3D3"/>
              <w:left w:val="single" w:sz="0" w:space="0" w:color="D3D3D3"/>
              <w:bottom w:val="single" w:sz="0" w:space="0" w:color="D3D3D3"/>
              <w:right w:val="single" w:sz="0" w:space="0" w:color="D3D3D3"/>
            </w:tcBorders>
          </w:tcPr>
          <w:p w14:paraId="2E6BA826"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 xml:space="preserve">Black </w:t>
            </w:r>
            <w:proofErr w:type="spellStart"/>
            <w:r w:rsidRPr="00A90089">
              <w:rPr>
                <w:rFonts w:ascii="Times New Roman" w:hAnsi="Times New Roman"/>
                <w:sz w:val="22"/>
                <w:szCs w:val="22"/>
              </w:rPr>
              <w:t>Jumburu</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31E90A5"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Africa river gobby</w:t>
            </w:r>
          </w:p>
        </w:tc>
        <w:tc>
          <w:tcPr>
            <w:tcW w:w="0" w:type="auto"/>
            <w:tcBorders>
              <w:top w:val="single" w:sz="0" w:space="0" w:color="D3D3D3"/>
              <w:left w:val="single" w:sz="0" w:space="0" w:color="D3D3D3"/>
              <w:bottom w:val="single" w:sz="0" w:space="0" w:color="D3D3D3"/>
              <w:right w:val="single" w:sz="0" w:space="0" w:color="D3D3D3"/>
            </w:tcBorders>
          </w:tcPr>
          <w:p w14:paraId="769FF7C9"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Gobiidae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1F1BEF2" w14:textId="77777777" w:rsidR="00420082" w:rsidRPr="00A90089" w:rsidRDefault="00420082" w:rsidP="00A758C2">
            <w:pPr>
              <w:keepNext/>
              <w:spacing w:after="60"/>
              <w:rPr>
                <w:rFonts w:ascii="Times New Roman" w:hAnsi="Times New Roman"/>
                <w:i/>
                <w:iCs/>
                <w:sz w:val="22"/>
                <w:szCs w:val="22"/>
              </w:rPr>
            </w:pPr>
            <w:proofErr w:type="spellStart"/>
            <w:r w:rsidRPr="00A90089">
              <w:rPr>
                <w:rFonts w:ascii="Times New Roman" w:hAnsi="Times New Roman"/>
                <w:i/>
                <w:iCs/>
                <w:sz w:val="22"/>
                <w:szCs w:val="22"/>
              </w:rPr>
              <w:t>Stenogobius</w:t>
            </w:r>
            <w:proofErr w:type="spellEnd"/>
            <w:r w:rsidRPr="00A90089">
              <w:rPr>
                <w:rFonts w:ascii="Times New Roman" w:hAnsi="Times New Roman"/>
                <w:i/>
                <w:iCs/>
                <w:sz w:val="22"/>
                <w:szCs w:val="22"/>
              </w:rPr>
              <w:t xml:space="preserve"> </w:t>
            </w:r>
            <w:proofErr w:type="spellStart"/>
            <w:r w:rsidRPr="00A90089">
              <w:rPr>
                <w:rFonts w:ascii="Times New Roman" w:hAnsi="Times New Roman"/>
                <w:i/>
                <w:iCs/>
                <w:sz w:val="22"/>
                <w:szCs w:val="22"/>
              </w:rPr>
              <w:t>kenyae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2373D87"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25.0</w:t>
            </w:r>
          </w:p>
        </w:tc>
        <w:tc>
          <w:tcPr>
            <w:tcW w:w="0" w:type="auto"/>
            <w:tcBorders>
              <w:top w:val="single" w:sz="0" w:space="0" w:color="D3D3D3"/>
              <w:left w:val="single" w:sz="0" w:space="0" w:color="D3D3D3"/>
              <w:bottom w:val="single" w:sz="0" w:space="0" w:color="D3D3D3"/>
              <w:right w:val="single" w:sz="0" w:space="0" w:color="D3D3D3"/>
            </w:tcBorders>
          </w:tcPr>
          <w:p w14:paraId="7C40485E"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69.968000</w:t>
            </w:r>
          </w:p>
        </w:tc>
        <w:tc>
          <w:tcPr>
            <w:tcW w:w="0" w:type="auto"/>
            <w:tcBorders>
              <w:top w:val="single" w:sz="0" w:space="0" w:color="D3D3D3"/>
              <w:left w:val="single" w:sz="0" w:space="0" w:color="D3D3D3"/>
              <w:bottom w:val="single" w:sz="0" w:space="0" w:color="D3D3D3"/>
              <w:right w:val="single" w:sz="0" w:space="0" w:color="D3D3D3"/>
            </w:tcBorders>
          </w:tcPr>
          <w:p w14:paraId="492546AB"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57.040000</w:t>
            </w:r>
          </w:p>
        </w:tc>
        <w:tc>
          <w:tcPr>
            <w:tcW w:w="0" w:type="auto"/>
            <w:tcBorders>
              <w:top w:val="single" w:sz="0" w:space="0" w:color="D3D3D3"/>
              <w:left w:val="single" w:sz="0" w:space="0" w:color="D3D3D3"/>
              <w:bottom w:val="single" w:sz="0" w:space="0" w:color="D3D3D3"/>
              <w:right w:val="single" w:sz="0" w:space="0" w:color="D3D3D3"/>
            </w:tcBorders>
          </w:tcPr>
          <w:p w14:paraId="3614E62A"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17.320000</w:t>
            </w:r>
          </w:p>
        </w:tc>
      </w:tr>
      <w:tr w:rsidR="00A90089" w:rsidRPr="00A90089" w14:paraId="4AA49896" w14:textId="77777777" w:rsidTr="001B36BF">
        <w:trPr>
          <w:cantSplit/>
          <w:trHeight w:val="457"/>
          <w:jc w:val="center"/>
        </w:trPr>
        <w:tc>
          <w:tcPr>
            <w:tcW w:w="0" w:type="auto"/>
            <w:tcBorders>
              <w:top w:val="single" w:sz="0" w:space="0" w:color="D3D3D3"/>
              <w:left w:val="single" w:sz="0" w:space="0" w:color="D3D3D3"/>
              <w:bottom w:val="single" w:sz="0" w:space="0" w:color="D3D3D3"/>
              <w:right w:val="single" w:sz="0" w:space="0" w:color="D3D3D3"/>
            </w:tcBorders>
          </w:tcPr>
          <w:p w14:paraId="436F5DA5"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Mbinini</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2686E8A"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Diamond mullet</w:t>
            </w:r>
          </w:p>
        </w:tc>
        <w:tc>
          <w:tcPr>
            <w:tcW w:w="0" w:type="auto"/>
            <w:tcBorders>
              <w:top w:val="single" w:sz="0" w:space="0" w:color="D3D3D3"/>
              <w:left w:val="single" w:sz="0" w:space="0" w:color="D3D3D3"/>
              <w:bottom w:val="single" w:sz="0" w:space="0" w:color="D3D3D3"/>
              <w:right w:val="single" w:sz="0" w:space="0" w:color="D3D3D3"/>
            </w:tcBorders>
          </w:tcPr>
          <w:p w14:paraId="1B6577AE"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Mugilidae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EAD15FF" w14:textId="77777777" w:rsidR="00420082" w:rsidRPr="00A90089" w:rsidRDefault="00420082" w:rsidP="00A758C2">
            <w:pPr>
              <w:keepNext/>
              <w:spacing w:after="60"/>
              <w:rPr>
                <w:rFonts w:ascii="Times New Roman" w:hAnsi="Times New Roman"/>
                <w:i/>
                <w:iCs/>
                <w:sz w:val="22"/>
                <w:szCs w:val="22"/>
              </w:rPr>
            </w:pPr>
            <w:proofErr w:type="spellStart"/>
            <w:r w:rsidRPr="00A90089">
              <w:rPr>
                <w:rFonts w:ascii="Times New Roman" w:hAnsi="Times New Roman"/>
                <w:i/>
                <w:iCs/>
                <w:sz w:val="22"/>
                <w:szCs w:val="22"/>
              </w:rPr>
              <w:t>Planiliza</w:t>
            </w:r>
            <w:proofErr w:type="spellEnd"/>
            <w:r w:rsidRPr="00A90089">
              <w:rPr>
                <w:rFonts w:ascii="Times New Roman" w:hAnsi="Times New Roman"/>
                <w:i/>
                <w:iCs/>
                <w:sz w:val="22"/>
                <w:szCs w:val="22"/>
              </w:rPr>
              <w:t xml:space="preserve"> </w:t>
            </w:r>
            <w:proofErr w:type="spellStart"/>
            <w:r w:rsidRPr="00A90089">
              <w:rPr>
                <w:rFonts w:ascii="Times New Roman" w:hAnsi="Times New Roman"/>
                <w:i/>
                <w:iCs/>
                <w:sz w:val="22"/>
                <w:szCs w:val="22"/>
              </w:rPr>
              <w:t>alata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1318B8F"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24.0</w:t>
            </w:r>
          </w:p>
        </w:tc>
        <w:tc>
          <w:tcPr>
            <w:tcW w:w="0" w:type="auto"/>
            <w:tcBorders>
              <w:top w:val="single" w:sz="0" w:space="0" w:color="D3D3D3"/>
              <w:left w:val="single" w:sz="0" w:space="0" w:color="D3D3D3"/>
              <w:bottom w:val="single" w:sz="0" w:space="0" w:color="D3D3D3"/>
              <w:right w:val="single" w:sz="0" w:space="0" w:color="D3D3D3"/>
            </w:tcBorders>
          </w:tcPr>
          <w:p w14:paraId="14C3E86F"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4.263158</w:t>
            </w:r>
          </w:p>
        </w:tc>
        <w:tc>
          <w:tcPr>
            <w:tcW w:w="0" w:type="auto"/>
            <w:tcBorders>
              <w:top w:val="single" w:sz="0" w:space="0" w:color="D3D3D3"/>
              <w:left w:val="single" w:sz="0" w:space="0" w:color="D3D3D3"/>
              <w:bottom w:val="single" w:sz="0" w:space="0" w:color="D3D3D3"/>
              <w:right w:val="single" w:sz="0" w:space="0" w:color="D3D3D3"/>
            </w:tcBorders>
          </w:tcPr>
          <w:p w14:paraId="3AB8AAFD"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4.968421</w:t>
            </w:r>
          </w:p>
        </w:tc>
        <w:tc>
          <w:tcPr>
            <w:tcW w:w="0" w:type="auto"/>
            <w:tcBorders>
              <w:top w:val="single" w:sz="0" w:space="0" w:color="D3D3D3"/>
              <w:left w:val="single" w:sz="0" w:space="0" w:color="D3D3D3"/>
              <w:bottom w:val="single" w:sz="0" w:space="0" w:color="D3D3D3"/>
              <w:right w:val="single" w:sz="0" w:space="0" w:color="D3D3D3"/>
            </w:tcBorders>
          </w:tcPr>
          <w:p w14:paraId="59847C62"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2.666667</w:t>
            </w:r>
          </w:p>
        </w:tc>
      </w:tr>
      <w:tr w:rsidR="00A90089" w:rsidRPr="00A90089" w14:paraId="53275AB5" w14:textId="77777777" w:rsidTr="001B36BF">
        <w:trPr>
          <w:cantSplit/>
          <w:trHeight w:val="457"/>
          <w:jc w:val="center"/>
        </w:trPr>
        <w:tc>
          <w:tcPr>
            <w:tcW w:w="0" w:type="auto"/>
            <w:tcBorders>
              <w:top w:val="single" w:sz="0" w:space="0" w:color="D3D3D3"/>
              <w:left w:val="single" w:sz="0" w:space="0" w:color="D3D3D3"/>
              <w:bottom w:val="single" w:sz="0" w:space="0" w:color="D3D3D3"/>
              <w:right w:val="single" w:sz="0" w:space="0" w:color="D3D3D3"/>
            </w:tcBorders>
          </w:tcPr>
          <w:p w14:paraId="277E9C4B"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Mkunga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F3EAF01"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 xml:space="preserve">African </w:t>
            </w:r>
            <w:proofErr w:type="spellStart"/>
            <w:r w:rsidRPr="00A90089">
              <w:rPr>
                <w:rFonts w:ascii="Times New Roman" w:hAnsi="Times New Roman"/>
                <w:sz w:val="22"/>
                <w:szCs w:val="22"/>
              </w:rPr>
              <w:t>longfine</w:t>
            </w:r>
            <w:proofErr w:type="spellEnd"/>
            <w:r w:rsidRPr="00A90089">
              <w:rPr>
                <w:rFonts w:ascii="Times New Roman" w:hAnsi="Times New Roman"/>
                <w:sz w:val="22"/>
                <w:szCs w:val="22"/>
              </w:rPr>
              <w:t xml:space="preserve"> eel</w:t>
            </w:r>
          </w:p>
        </w:tc>
        <w:tc>
          <w:tcPr>
            <w:tcW w:w="0" w:type="auto"/>
            <w:tcBorders>
              <w:top w:val="single" w:sz="0" w:space="0" w:color="D3D3D3"/>
              <w:left w:val="single" w:sz="0" w:space="0" w:color="D3D3D3"/>
              <w:bottom w:val="single" w:sz="0" w:space="0" w:color="D3D3D3"/>
              <w:right w:val="single" w:sz="0" w:space="0" w:color="D3D3D3"/>
            </w:tcBorders>
          </w:tcPr>
          <w:p w14:paraId="62CC9752"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5DD61C73" w14:textId="77777777" w:rsidR="00420082" w:rsidRPr="00A90089" w:rsidRDefault="00420082" w:rsidP="00A758C2">
            <w:pPr>
              <w:keepNext/>
              <w:spacing w:after="60"/>
              <w:rPr>
                <w:rFonts w:ascii="Times New Roman" w:hAnsi="Times New Roman"/>
                <w:i/>
                <w:iCs/>
                <w:sz w:val="22"/>
                <w:szCs w:val="22"/>
              </w:rPr>
            </w:pPr>
            <w:r w:rsidRPr="00A90089">
              <w:rPr>
                <w:rFonts w:ascii="Times New Roman" w:hAnsi="Times New Roman"/>
                <w:i/>
                <w:iCs/>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7A0E44AF"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23.0</w:t>
            </w:r>
          </w:p>
        </w:tc>
        <w:tc>
          <w:tcPr>
            <w:tcW w:w="0" w:type="auto"/>
            <w:tcBorders>
              <w:top w:val="single" w:sz="0" w:space="0" w:color="D3D3D3"/>
              <w:left w:val="single" w:sz="0" w:space="0" w:color="D3D3D3"/>
              <w:bottom w:val="single" w:sz="0" w:space="0" w:color="D3D3D3"/>
              <w:right w:val="single" w:sz="0" w:space="0" w:color="D3D3D3"/>
            </w:tcBorders>
          </w:tcPr>
          <w:p w14:paraId="106DF6C5"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6.519048</w:t>
            </w:r>
          </w:p>
        </w:tc>
        <w:tc>
          <w:tcPr>
            <w:tcW w:w="0" w:type="auto"/>
            <w:tcBorders>
              <w:top w:val="single" w:sz="0" w:space="0" w:color="D3D3D3"/>
              <w:left w:val="single" w:sz="0" w:space="0" w:color="D3D3D3"/>
              <w:bottom w:val="single" w:sz="0" w:space="0" w:color="D3D3D3"/>
              <w:right w:val="single" w:sz="0" w:space="0" w:color="D3D3D3"/>
            </w:tcBorders>
          </w:tcPr>
          <w:p w14:paraId="65A0AD85" w14:textId="36F7A8D0"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w:t>
            </w:r>
          </w:p>
        </w:tc>
        <w:tc>
          <w:tcPr>
            <w:tcW w:w="0" w:type="auto"/>
            <w:tcBorders>
              <w:top w:val="single" w:sz="0" w:space="0" w:color="D3D3D3"/>
              <w:left w:val="single" w:sz="0" w:space="0" w:color="D3D3D3"/>
              <w:bottom w:val="single" w:sz="0" w:space="0" w:color="D3D3D3"/>
              <w:right w:val="single" w:sz="0" w:space="0" w:color="D3D3D3"/>
            </w:tcBorders>
          </w:tcPr>
          <w:p w14:paraId="602DABDE"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5.250000</w:t>
            </w:r>
          </w:p>
        </w:tc>
      </w:tr>
      <w:tr w:rsidR="00A90089" w:rsidRPr="00A90089" w14:paraId="3B087E03" w14:textId="77777777" w:rsidTr="001B36BF">
        <w:trPr>
          <w:cantSplit/>
          <w:trHeight w:val="457"/>
          <w:jc w:val="center"/>
        </w:trPr>
        <w:tc>
          <w:tcPr>
            <w:tcW w:w="0" w:type="auto"/>
            <w:tcBorders>
              <w:top w:val="single" w:sz="0" w:space="0" w:color="D3D3D3"/>
              <w:left w:val="single" w:sz="0" w:space="0" w:color="D3D3D3"/>
              <w:bottom w:val="single" w:sz="0" w:space="0" w:color="D3D3D3"/>
              <w:right w:val="single" w:sz="0" w:space="0" w:color="D3D3D3"/>
            </w:tcBorders>
          </w:tcPr>
          <w:p w14:paraId="27CFC3A6"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Gufadi</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8916E60"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Tiger tooth croaker</w:t>
            </w:r>
          </w:p>
        </w:tc>
        <w:tc>
          <w:tcPr>
            <w:tcW w:w="0" w:type="auto"/>
            <w:tcBorders>
              <w:top w:val="single" w:sz="0" w:space="0" w:color="D3D3D3"/>
              <w:left w:val="single" w:sz="0" w:space="0" w:color="D3D3D3"/>
              <w:bottom w:val="single" w:sz="0" w:space="0" w:color="D3D3D3"/>
              <w:right w:val="single" w:sz="0" w:space="0" w:color="D3D3D3"/>
            </w:tcBorders>
          </w:tcPr>
          <w:p w14:paraId="2E44461F"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Sciaenidae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0C42E6A9" w14:textId="77777777" w:rsidR="00420082" w:rsidRPr="00A90089" w:rsidRDefault="00420082" w:rsidP="00A758C2">
            <w:pPr>
              <w:keepNext/>
              <w:spacing w:after="60"/>
              <w:rPr>
                <w:rFonts w:ascii="Times New Roman" w:hAnsi="Times New Roman"/>
                <w:i/>
                <w:iCs/>
                <w:sz w:val="22"/>
                <w:szCs w:val="22"/>
              </w:rPr>
            </w:pPr>
            <w:proofErr w:type="spellStart"/>
            <w:r w:rsidRPr="00A90089">
              <w:rPr>
                <w:rFonts w:ascii="Times New Roman" w:hAnsi="Times New Roman"/>
                <w:i/>
                <w:iCs/>
                <w:sz w:val="22"/>
                <w:szCs w:val="22"/>
              </w:rPr>
              <w:t>Otolithes</w:t>
            </w:r>
            <w:proofErr w:type="spellEnd"/>
            <w:r w:rsidRPr="00A90089">
              <w:rPr>
                <w:rFonts w:ascii="Times New Roman" w:hAnsi="Times New Roman"/>
                <w:i/>
                <w:iCs/>
                <w:sz w:val="22"/>
                <w:szCs w:val="22"/>
              </w:rPr>
              <w:t> </w:t>
            </w:r>
            <w:proofErr w:type="spellStart"/>
            <w:r w:rsidRPr="00A90089">
              <w:rPr>
                <w:rFonts w:ascii="Times New Roman" w:hAnsi="Times New Roman"/>
                <w:i/>
                <w:iCs/>
                <w:sz w:val="22"/>
                <w:szCs w:val="22"/>
              </w:rPr>
              <w:t>ruber</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D979B3C"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14.0</w:t>
            </w:r>
          </w:p>
        </w:tc>
        <w:tc>
          <w:tcPr>
            <w:tcW w:w="0" w:type="auto"/>
            <w:tcBorders>
              <w:top w:val="single" w:sz="0" w:space="0" w:color="D3D3D3"/>
              <w:left w:val="single" w:sz="0" w:space="0" w:color="D3D3D3"/>
              <w:bottom w:val="single" w:sz="0" w:space="0" w:color="D3D3D3"/>
              <w:right w:val="single" w:sz="0" w:space="0" w:color="D3D3D3"/>
            </w:tcBorders>
          </w:tcPr>
          <w:p w14:paraId="3C2B55B1"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20.215385</w:t>
            </w:r>
          </w:p>
        </w:tc>
        <w:tc>
          <w:tcPr>
            <w:tcW w:w="0" w:type="auto"/>
            <w:tcBorders>
              <w:top w:val="single" w:sz="0" w:space="0" w:color="D3D3D3"/>
              <w:left w:val="single" w:sz="0" w:space="0" w:color="D3D3D3"/>
              <w:bottom w:val="single" w:sz="0" w:space="0" w:color="D3D3D3"/>
              <w:right w:val="single" w:sz="0" w:space="0" w:color="D3D3D3"/>
            </w:tcBorders>
          </w:tcPr>
          <w:p w14:paraId="65833BBE"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16.761538</w:t>
            </w:r>
          </w:p>
        </w:tc>
        <w:tc>
          <w:tcPr>
            <w:tcW w:w="0" w:type="auto"/>
            <w:tcBorders>
              <w:top w:val="single" w:sz="0" w:space="0" w:color="D3D3D3"/>
              <w:left w:val="single" w:sz="0" w:space="0" w:color="D3D3D3"/>
              <w:bottom w:val="single" w:sz="0" w:space="0" w:color="D3D3D3"/>
              <w:right w:val="single" w:sz="0" w:space="0" w:color="D3D3D3"/>
            </w:tcBorders>
          </w:tcPr>
          <w:p w14:paraId="7697DD0F"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21.692308</w:t>
            </w:r>
          </w:p>
        </w:tc>
      </w:tr>
      <w:tr w:rsidR="00A90089" w:rsidRPr="00A90089" w14:paraId="524D9061" w14:textId="77777777" w:rsidTr="001B36BF">
        <w:trPr>
          <w:cantSplit/>
          <w:trHeight w:val="446"/>
          <w:jc w:val="center"/>
        </w:trPr>
        <w:tc>
          <w:tcPr>
            <w:tcW w:w="0" w:type="auto"/>
            <w:tcBorders>
              <w:top w:val="single" w:sz="0" w:space="0" w:color="D3D3D3"/>
              <w:left w:val="single" w:sz="0" w:space="0" w:color="D3D3D3"/>
              <w:bottom w:val="single" w:sz="0" w:space="0" w:color="D3D3D3"/>
              <w:right w:val="single" w:sz="0" w:space="0" w:color="D3D3D3"/>
            </w:tcBorders>
          </w:tcPr>
          <w:p w14:paraId="4FD712C7"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Kamba</w:t>
            </w:r>
          </w:p>
        </w:tc>
        <w:tc>
          <w:tcPr>
            <w:tcW w:w="0" w:type="auto"/>
            <w:tcBorders>
              <w:top w:val="single" w:sz="0" w:space="0" w:color="D3D3D3"/>
              <w:left w:val="single" w:sz="0" w:space="0" w:color="D3D3D3"/>
              <w:bottom w:val="single" w:sz="0" w:space="0" w:color="D3D3D3"/>
              <w:right w:val="single" w:sz="0" w:space="0" w:color="D3D3D3"/>
            </w:tcBorders>
          </w:tcPr>
          <w:p w14:paraId="08F84665"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White Shrimp</w:t>
            </w:r>
          </w:p>
        </w:tc>
        <w:tc>
          <w:tcPr>
            <w:tcW w:w="0" w:type="auto"/>
            <w:tcBorders>
              <w:top w:val="single" w:sz="0" w:space="0" w:color="D3D3D3"/>
              <w:left w:val="single" w:sz="0" w:space="0" w:color="D3D3D3"/>
              <w:bottom w:val="single" w:sz="0" w:space="0" w:color="D3D3D3"/>
              <w:right w:val="single" w:sz="0" w:space="0" w:color="D3D3D3"/>
            </w:tcBorders>
          </w:tcPr>
          <w:p w14:paraId="37B14BF6"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Penaeidae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7BBE9D8" w14:textId="77777777" w:rsidR="00420082" w:rsidRPr="00A90089" w:rsidRDefault="00420082" w:rsidP="00A758C2">
            <w:pPr>
              <w:keepNext/>
              <w:spacing w:after="60"/>
              <w:rPr>
                <w:rFonts w:ascii="Times New Roman" w:hAnsi="Times New Roman"/>
                <w:i/>
                <w:iCs/>
                <w:sz w:val="22"/>
                <w:szCs w:val="22"/>
              </w:rPr>
            </w:pPr>
            <w:r w:rsidRPr="00A90089">
              <w:rPr>
                <w:rFonts w:ascii="Times New Roman" w:hAnsi="Times New Roman"/>
                <w:i/>
                <w:iCs/>
                <w:sz w:val="22"/>
                <w:szCs w:val="22"/>
              </w:rPr>
              <w:t>Penaeus indicus</w:t>
            </w:r>
          </w:p>
        </w:tc>
        <w:tc>
          <w:tcPr>
            <w:tcW w:w="0" w:type="auto"/>
            <w:tcBorders>
              <w:top w:val="single" w:sz="0" w:space="0" w:color="D3D3D3"/>
              <w:left w:val="single" w:sz="0" w:space="0" w:color="D3D3D3"/>
              <w:bottom w:val="single" w:sz="0" w:space="0" w:color="D3D3D3"/>
              <w:right w:val="single" w:sz="0" w:space="0" w:color="D3D3D3"/>
            </w:tcBorders>
          </w:tcPr>
          <w:p w14:paraId="6F06D643"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5.0</w:t>
            </w:r>
          </w:p>
        </w:tc>
        <w:tc>
          <w:tcPr>
            <w:tcW w:w="0" w:type="auto"/>
            <w:tcBorders>
              <w:top w:val="single" w:sz="0" w:space="0" w:color="D3D3D3"/>
              <w:left w:val="single" w:sz="0" w:space="0" w:color="D3D3D3"/>
              <w:bottom w:val="single" w:sz="0" w:space="0" w:color="D3D3D3"/>
              <w:right w:val="single" w:sz="0" w:space="0" w:color="D3D3D3"/>
            </w:tcBorders>
          </w:tcPr>
          <w:p w14:paraId="7456BD86" w14:textId="69D6B69A"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w:t>
            </w:r>
          </w:p>
        </w:tc>
        <w:tc>
          <w:tcPr>
            <w:tcW w:w="0" w:type="auto"/>
            <w:tcBorders>
              <w:top w:val="single" w:sz="0" w:space="0" w:color="D3D3D3"/>
              <w:left w:val="single" w:sz="0" w:space="0" w:color="D3D3D3"/>
              <w:bottom w:val="single" w:sz="0" w:space="0" w:color="D3D3D3"/>
              <w:right w:val="single" w:sz="0" w:space="0" w:color="D3D3D3"/>
            </w:tcBorders>
          </w:tcPr>
          <w:p w14:paraId="3EB1C12E" w14:textId="644D5DA4"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w:t>
            </w:r>
          </w:p>
        </w:tc>
        <w:tc>
          <w:tcPr>
            <w:tcW w:w="0" w:type="auto"/>
            <w:tcBorders>
              <w:top w:val="single" w:sz="0" w:space="0" w:color="D3D3D3"/>
              <w:left w:val="single" w:sz="0" w:space="0" w:color="D3D3D3"/>
              <w:bottom w:val="single" w:sz="0" w:space="0" w:color="D3D3D3"/>
              <w:right w:val="single" w:sz="0" w:space="0" w:color="D3D3D3"/>
            </w:tcBorders>
          </w:tcPr>
          <w:p w14:paraId="444CD328"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388.000000</w:t>
            </w:r>
          </w:p>
        </w:tc>
      </w:tr>
      <w:tr w:rsidR="00A90089" w:rsidRPr="00A90089" w14:paraId="54D13E21" w14:textId="77777777" w:rsidTr="001B36BF">
        <w:trPr>
          <w:cantSplit/>
          <w:trHeight w:val="457"/>
          <w:jc w:val="center"/>
        </w:trPr>
        <w:tc>
          <w:tcPr>
            <w:tcW w:w="0" w:type="auto"/>
            <w:tcBorders>
              <w:top w:val="single" w:sz="0" w:space="0" w:color="D3D3D3"/>
              <w:left w:val="single" w:sz="0" w:space="0" w:color="D3D3D3"/>
              <w:bottom w:val="single" w:sz="0" w:space="0" w:color="D3D3D3"/>
              <w:right w:val="single" w:sz="0" w:space="0" w:color="D3D3D3"/>
            </w:tcBorders>
          </w:tcPr>
          <w:p w14:paraId="04A8B3D5"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Mkunga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70796A5"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Giant mottled eel</w:t>
            </w:r>
          </w:p>
        </w:tc>
        <w:tc>
          <w:tcPr>
            <w:tcW w:w="0" w:type="auto"/>
            <w:tcBorders>
              <w:top w:val="single" w:sz="0" w:space="0" w:color="D3D3D3"/>
              <w:left w:val="single" w:sz="0" w:space="0" w:color="D3D3D3"/>
              <w:bottom w:val="single" w:sz="0" w:space="0" w:color="D3D3D3"/>
              <w:right w:val="single" w:sz="0" w:space="0" w:color="D3D3D3"/>
            </w:tcBorders>
          </w:tcPr>
          <w:p w14:paraId="592B0E7B"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Anguillidae</w:t>
            </w:r>
          </w:p>
        </w:tc>
        <w:tc>
          <w:tcPr>
            <w:tcW w:w="0" w:type="auto"/>
            <w:tcBorders>
              <w:top w:val="single" w:sz="0" w:space="0" w:color="D3D3D3"/>
              <w:left w:val="single" w:sz="0" w:space="0" w:color="D3D3D3"/>
              <w:bottom w:val="single" w:sz="0" w:space="0" w:color="D3D3D3"/>
              <w:right w:val="single" w:sz="0" w:space="0" w:color="D3D3D3"/>
            </w:tcBorders>
          </w:tcPr>
          <w:p w14:paraId="63D77D04" w14:textId="77777777" w:rsidR="00420082" w:rsidRPr="00A90089" w:rsidRDefault="00420082" w:rsidP="00A758C2">
            <w:pPr>
              <w:keepNext/>
              <w:spacing w:after="60"/>
              <w:rPr>
                <w:rFonts w:ascii="Times New Roman" w:hAnsi="Times New Roman"/>
                <w:i/>
                <w:iCs/>
                <w:sz w:val="22"/>
                <w:szCs w:val="22"/>
              </w:rPr>
            </w:pPr>
            <w:r w:rsidRPr="00A90089">
              <w:rPr>
                <w:rFonts w:ascii="Times New Roman" w:hAnsi="Times New Roman"/>
                <w:i/>
                <w:iCs/>
                <w:sz w:val="22"/>
                <w:szCs w:val="22"/>
              </w:rPr>
              <w:t>Anguilla marmorata</w:t>
            </w:r>
          </w:p>
        </w:tc>
        <w:tc>
          <w:tcPr>
            <w:tcW w:w="0" w:type="auto"/>
            <w:tcBorders>
              <w:top w:val="single" w:sz="0" w:space="0" w:color="D3D3D3"/>
              <w:left w:val="single" w:sz="0" w:space="0" w:color="D3D3D3"/>
              <w:bottom w:val="single" w:sz="0" w:space="0" w:color="D3D3D3"/>
              <w:right w:val="single" w:sz="0" w:space="0" w:color="D3D3D3"/>
            </w:tcBorders>
          </w:tcPr>
          <w:p w14:paraId="5CE3F7B7"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3.0</w:t>
            </w:r>
          </w:p>
        </w:tc>
        <w:tc>
          <w:tcPr>
            <w:tcW w:w="0" w:type="auto"/>
            <w:tcBorders>
              <w:top w:val="single" w:sz="0" w:space="0" w:color="D3D3D3"/>
              <w:left w:val="single" w:sz="0" w:space="0" w:color="D3D3D3"/>
              <w:bottom w:val="single" w:sz="0" w:space="0" w:color="D3D3D3"/>
              <w:right w:val="single" w:sz="0" w:space="0" w:color="D3D3D3"/>
            </w:tcBorders>
          </w:tcPr>
          <w:p w14:paraId="30A30B96"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5.000000</w:t>
            </w:r>
          </w:p>
        </w:tc>
        <w:tc>
          <w:tcPr>
            <w:tcW w:w="0" w:type="auto"/>
            <w:tcBorders>
              <w:top w:val="single" w:sz="0" w:space="0" w:color="D3D3D3"/>
              <w:left w:val="single" w:sz="0" w:space="0" w:color="D3D3D3"/>
              <w:bottom w:val="single" w:sz="0" w:space="0" w:color="D3D3D3"/>
              <w:right w:val="single" w:sz="0" w:space="0" w:color="D3D3D3"/>
            </w:tcBorders>
          </w:tcPr>
          <w:p w14:paraId="7A0046BD" w14:textId="5906D1E2"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w:t>
            </w:r>
          </w:p>
        </w:tc>
        <w:tc>
          <w:tcPr>
            <w:tcW w:w="0" w:type="auto"/>
            <w:tcBorders>
              <w:top w:val="single" w:sz="0" w:space="0" w:color="D3D3D3"/>
              <w:left w:val="single" w:sz="0" w:space="0" w:color="D3D3D3"/>
              <w:bottom w:val="single" w:sz="0" w:space="0" w:color="D3D3D3"/>
              <w:right w:val="single" w:sz="0" w:space="0" w:color="D3D3D3"/>
            </w:tcBorders>
          </w:tcPr>
          <w:p w14:paraId="77A6CB46"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5.100000</w:t>
            </w:r>
          </w:p>
        </w:tc>
      </w:tr>
      <w:tr w:rsidR="00A90089" w:rsidRPr="00A90089" w14:paraId="0D1E2C31" w14:textId="77777777" w:rsidTr="001B36BF">
        <w:trPr>
          <w:cantSplit/>
          <w:trHeight w:val="457"/>
          <w:jc w:val="center"/>
        </w:trPr>
        <w:tc>
          <w:tcPr>
            <w:tcW w:w="0" w:type="auto"/>
            <w:tcBorders>
              <w:top w:val="single" w:sz="0" w:space="0" w:color="D3D3D3"/>
              <w:left w:val="single" w:sz="0" w:space="0" w:color="D3D3D3"/>
              <w:bottom w:val="single" w:sz="0" w:space="0" w:color="D3D3D3"/>
              <w:right w:val="single" w:sz="0" w:space="0" w:color="D3D3D3"/>
            </w:tcBorders>
          </w:tcPr>
          <w:p w14:paraId="7A496202"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Fume</w:t>
            </w:r>
          </w:p>
        </w:tc>
        <w:tc>
          <w:tcPr>
            <w:tcW w:w="0" w:type="auto"/>
            <w:tcBorders>
              <w:top w:val="single" w:sz="0" w:space="0" w:color="D3D3D3"/>
              <w:left w:val="single" w:sz="0" w:space="0" w:color="D3D3D3"/>
              <w:bottom w:val="single" w:sz="0" w:space="0" w:color="D3D3D3"/>
              <w:right w:val="single" w:sz="0" w:space="0" w:color="D3D3D3"/>
            </w:tcBorders>
          </w:tcPr>
          <w:p w14:paraId="6C41E7C0"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Sudan catfish</w:t>
            </w:r>
          </w:p>
        </w:tc>
        <w:tc>
          <w:tcPr>
            <w:tcW w:w="0" w:type="auto"/>
            <w:tcBorders>
              <w:top w:val="single" w:sz="0" w:space="0" w:color="D3D3D3"/>
              <w:left w:val="single" w:sz="0" w:space="0" w:color="D3D3D3"/>
              <w:bottom w:val="single" w:sz="0" w:space="0" w:color="D3D3D3"/>
              <w:right w:val="single" w:sz="0" w:space="0" w:color="D3D3D3"/>
            </w:tcBorders>
          </w:tcPr>
          <w:p w14:paraId="3764A8DC"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Bagridae</w:t>
            </w:r>
            <w:proofErr w:type="spellEnd"/>
            <w:r w:rsidRPr="00A90089">
              <w:rPr>
                <w:rFonts w:ascii="Times New Roman" w:hAnsi="Times New Roman"/>
                <w:sz w:val="22"/>
                <w:szCs w:val="22"/>
              </w:rPr>
              <w:t> </w:t>
            </w:r>
          </w:p>
        </w:tc>
        <w:tc>
          <w:tcPr>
            <w:tcW w:w="0" w:type="auto"/>
            <w:tcBorders>
              <w:top w:val="single" w:sz="0" w:space="0" w:color="D3D3D3"/>
              <w:left w:val="single" w:sz="0" w:space="0" w:color="D3D3D3"/>
              <w:bottom w:val="single" w:sz="0" w:space="0" w:color="D3D3D3"/>
              <w:right w:val="single" w:sz="0" w:space="0" w:color="D3D3D3"/>
            </w:tcBorders>
          </w:tcPr>
          <w:p w14:paraId="2BAEE05B" w14:textId="77777777" w:rsidR="00420082" w:rsidRPr="00A90089" w:rsidRDefault="00420082" w:rsidP="00A758C2">
            <w:pPr>
              <w:keepNext/>
              <w:spacing w:after="60"/>
              <w:rPr>
                <w:rFonts w:ascii="Times New Roman" w:hAnsi="Times New Roman"/>
                <w:i/>
                <w:iCs/>
                <w:sz w:val="22"/>
                <w:szCs w:val="22"/>
              </w:rPr>
            </w:pPr>
            <w:proofErr w:type="spellStart"/>
            <w:r w:rsidRPr="00A90089">
              <w:rPr>
                <w:rFonts w:ascii="Times New Roman" w:hAnsi="Times New Roman"/>
                <w:i/>
                <w:iCs/>
                <w:sz w:val="22"/>
                <w:szCs w:val="22"/>
              </w:rPr>
              <w:t>Bagrus</w:t>
            </w:r>
            <w:proofErr w:type="spellEnd"/>
            <w:r w:rsidRPr="00A90089">
              <w:rPr>
                <w:rFonts w:ascii="Times New Roman" w:hAnsi="Times New Roman"/>
                <w:i/>
                <w:iCs/>
                <w:sz w:val="22"/>
                <w:szCs w:val="22"/>
              </w:rPr>
              <w:t xml:space="preserve"> </w:t>
            </w:r>
            <w:proofErr w:type="spellStart"/>
            <w:r w:rsidRPr="00A90089">
              <w:rPr>
                <w:rFonts w:ascii="Times New Roman" w:hAnsi="Times New Roman"/>
                <w:i/>
                <w:iCs/>
                <w:sz w:val="22"/>
                <w:szCs w:val="22"/>
              </w:rPr>
              <w:t>docmak</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EE1D421"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1.0</w:t>
            </w:r>
          </w:p>
        </w:tc>
        <w:tc>
          <w:tcPr>
            <w:tcW w:w="0" w:type="auto"/>
            <w:tcBorders>
              <w:top w:val="single" w:sz="0" w:space="0" w:color="D3D3D3"/>
              <w:left w:val="single" w:sz="0" w:space="0" w:color="D3D3D3"/>
              <w:bottom w:val="single" w:sz="0" w:space="0" w:color="D3D3D3"/>
              <w:right w:val="single" w:sz="0" w:space="0" w:color="D3D3D3"/>
            </w:tcBorders>
          </w:tcPr>
          <w:p w14:paraId="6893E45B"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16.600000</w:t>
            </w:r>
          </w:p>
        </w:tc>
        <w:tc>
          <w:tcPr>
            <w:tcW w:w="0" w:type="auto"/>
            <w:tcBorders>
              <w:top w:val="single" w:sz="0" w:space="0" w:color="D3D3D3"/>
              <w:left w:val="single" w:sz="0" w:space="0" w:color="D3D3D3"/>
              <w:bottom w:val="single" w:sz="0" w:space="0" w:color="D3D3D3"/>
              <w:right w:val="single" w:sz="0" w:space="0" w:color="D3D3D3"/>
            </w:tcBorders>
          </w:tcPr>
          <w:p w14:paraId="0CAC6655"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13.000000</w:t>
            </w:r>
          </w:p>
        </w:tc>
        <w:tc>
          <w:tcPr>
            <w:tcW w:w="0" w:type="auto"/>
            <w:tcBorders>
              <w:top w:val="single" w:sz="0" w:space="0" w:color="D3D3D3"/>
              <w:left w:val="single" w:sz="0" w:space="0" w:color="D3D3D3"/>
              <w:bottom w:val="single" w:sz="0" w:space="0" w:color="D3D3D3"/>
              <w:right w:val="single" w:sz="0" w:space="0" w:color="D3D3D3"/>
            </w:tcBorders>
          </w:tcPr>
          <w:p w14:paraId="4CDE743D"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38.000000</w:t>
            </w:r>
          </w:p>
        </w:tc>
      </w:tr>
      <w:tr w:rsidR="00A90089" w:rsidRPr="00A90089" w14:paraId="7CC98F54" w14:textId="77777777" w:rsidTr="001B36BF">
        <w:trPr>
          <w:cantSplit/>
          <w:trHeight w:val="457"/>
          <w:jc w:val="center"/>
        </w:trPr>
        <w:tc>
          <w:tcPr>
            <w:tcW w:w="0" w:type="auto"/>
            <w:tcBorders>
              <w:top w:val="single" w:sz="0" w:space="0" w:color="D3D3D3"/>
              <w:left w:val="single" w:sz="0" w:space="0" w:color="D3D3D3"/>
              <w:bottom w:val="single" w:sz="0" w:space="0" w:color="D3D3D3"/>
              <w:right w:val="single" w:sz="0" w:space="0" w:color="D3D3D3"/>
            </w:tcBorders>
          </w:tcPr>
          <w:p w14:paraId="59921A15"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Karange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4FF8001"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Pangani</w:t>
            </w:r>
            <w:proofErr w:type="spellEnd"/>
            <w:r w:rsidRPr="00A90089">
              <w:rPr>
                <w:rFonts w:ascii="Times New Roman" w:hAnsi="Times New Roman"/>
                <w:sz w:val="22"/>
                <w:szCs w:val="22"/>
              </w:rPr>
              <w:t xml:space="preserve"> barb</w:t>
            </w:r>
          </w:p>
        </w:tc>
        <w:tc>
          <w:tcPr>
            <w:tcW w:w="0" w:type="auto"/>
            <w:tcBorders>
              <w:top w:val="single" w:sz="0" w:space="0" w:color="D3D3D3"/>
              <w:left w:val="single" w:sz="0" w:space="0" w:color="D3D3D3"/>
              <w:bottom w:val="single" w:sz="0" w:space="0" w:color="D3D3D3"/>
              <w:right w:val="single" w:sz="0" w:space="0" w:color="D3D3D3"/>
            </w:tcBorders>
          </w:tcPr>
          <w:p w14:paraId="68DE812D" w14:textId="77777777" w:rsidR="00420082" w:rsidRPr="00A90089" w:rsidRDefault="00420082" w:rsidP="00A758C2">
            <w:pPr>
              <w:keepNext/>
              <w:spacing w:after="60"/>
              <w:rPr>
                <w:rFonts w:ascii="Times New Roman" w:hAnsi="Times New Roman"/>
                <w:sz w:val="22"/>
                <w:szCs w:val="22"/>
              </w:rPr>
            </w:pPr>
            <w:proofErr w:type="spellStart"/>
            <w:r w:rsidRPr="00A90089">
              <w:rPr>
                <w:rFonts w:ascii="Times New Roman" w:hAnsi="Times New Roman"/>
                <w:sz w:val="22"/>
                <w:szCs w:val="22"/>
              </w:rPr>
              <w:t>Cyprinidae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B0E7AE2" w14:textId="77777777" w:rsidR="00420082" w:rsidRPr="00A90089" w:rsidRDefault="00420082" w:rsidP="00A758C2">
            <w:pPr>
              <w:keepNext/>
              <w:spacing w:after="60"/>
              <w:rPr>
                <w:rFonts w:ascii="Times New Roman" w:hAnsi="Times New Roman"/>
                <w:i/>
                <w:iCs/>
                <w:sz w:val="22"/>
                <w:szCs w:val="22"/>
              </w:rPr>
            </w:pPr>
            <w:proofErr w:type="spellStart"/>
            <w:r w:rsidRPr="00A90089">
              <w:rPr>
                <w:rFonts w:ascii="Times New Roman" w:hAnsi="Times New Roman"/>
                <w:i/>
                <w:iCs/>
                <w:sz w:val="22"/>
                <w:szCs w:val="22"/>
              </w:rPr>
              <w:t>Barbus</w:t>
            </w:r>
            <w:proofErr w:type="spellEnd"/>
            <w:r w:rsidRPr="00A90089">
              <w:rPr>
                <w:rFonts w:ascii="Times New Roman" w:hAnsi="Times New Roman"/>
                <w:i/>
                <w:iCs/>
                <w:sz w:val="22"/>
                <w:szCs w:val="22"/>
              </w:rPr>
              <w:t xml:space="preserve"> </w:t>
            </w:r>
            <w:proofErr w:type="spellStart"/>
            <w:r w:rsidRPr="00A90089">
              <w:rPr>
                <w:rFonts w:ascii="Times New Roman" w:hAnsi="Times New Roman"/>
                <w:i/>
                <w:iCs/>
                <w:sz w:val="22"/>
                <w:szCs w:val="22"/>
              </w:rPr>
              <w:t>oxyrhynchus</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58CFA48"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1.0</w:t>
            </w:r>
          </w:p>
        </w:tc>
        <w:tc>
          <w:tcPr>
            <w:tcW w:w="0" w:type="auto"/>
            <w:tcBorders>
              <w:top w:val="single" w:sz="0" w:space="0" w:color="D3D3D3"/>
              <w:left w:val="single" w:sz="0" w:space="0" w:color="D3D3D3"/>
              <w:bottom w:val="single" w:sz="0" w:space="0" w:color="D3D3D3"/>
              <w:right w:val="single" w:sz="0" w:space="0" w:color="D3D3D3"/>
            </w:tcBorders>
          </w:tcPr>
          <w:p w14:paraId="7C6A6F40"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124.000000</w:t>
            </w:r>
          </w:p>
        </w:tc>
        <w:tc>
          <w:tcPr>
            <w:tcW w:w="0" w:type="auto"/>
            <w:tcBorders>
              <w:top w:val="single" w:sz="0" w:space="0" w:color="D3D3D3"/>
              <w:left w:val="single" w:sz="0" w:space="0" w:color="D3D3D3"/>
              <w:bottom w:val="single" w:sz="0" w:space="0" w:color="D3D3D3"/>
              <w:right w:val="single" w:sz="0" w:space="0" w:color="D3D3D3"/>
            </w:tcBorders>
          </w:tcPr>
          <w:p w14:paraId="1A3AD4F3"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97.000000</w:t>
            </w:r>
          </w:p>
        </w:tc>
        <w:tc>
          <w:tcPr>
            <w:tcW w:w="0" w:type="auto"/>
            <w:tcBorders>
              <w:top w:val="single" w:sz="0" w:space="0" w:color="D3D3D3"/>
              <w:left w:val="single" w:sz="0" w:space="0" w:color="D3D3D3"/>
              <w:bottom w:val="single" w:sz="0" w:space="0" w:color="D3D3D3"/>
              <w:right w:val="single" w:sz="0" w:space="0" w:color="D3D3D3"/>
            </w:tcBorders>
          </w:tcPr>
          <w:p w14:paraId="5E083AED" w14:textId="77777777" w:rsidR="00420082" w:rsidRPr="00A90089" w:rsidRDefault="00420082" w:rsidP="00A758C2">
            <w:pPr>
              <w:keepNext/>
              <w:spacing w:after="60"/>
              <w:rPr>
                <w:rFonts w:ascii="Times New Roman" w:hAnsi="Times New Roman"/>
                <w:sz w:val="22"/>
                <w:szCs w:val="22"/>
              </w:rPr>
            </w:pPr>
            <w:r w:rsidRPr="00A90089">
              <w:rPr>
                <w:rFonts w:ascii="Times New Roman" w:hAnsi="Times New Roman"/>
                <w:sz w:val="22"/>
                <w:szCs w:val="22"/>
              </w:rPr>
              <w:t>19.000000</w:t>
            </w:r>
          </w:p>
        </w:tc>
      </w:tr>
    </w:tbl>
    <w:p w14:paraId="7EA224ED" w14:textId="669D735E" w:rsidR="00420082" w:rsidRDefault="00420082" w:rsidP="00420082">
      <w:pPr>
        <w:keepNext/>
        <w:rPr>
          <w:rFonts w:ascii="Times New Roman" w:hAnsi="Times New Roman"/>
          <w:sz w:val="24"/>
          <w:szCs w:val="24"/>
        </w:rPr>
      </w:pPr>
    </w:p>
    <w:p w14:paraId="415FC526" w14:textId="29837FCE" w:rsidR="00024965" w:rsidRDefault="00024965" w:rsidP="00420082">
      <w:pPr>
        <w:keepNext/>
        <w:rPr>
          <w:rFonts w:ascii="Times New Roman" w:hAnsi="Times New Roman"/>
          <w:sz w:val="24"/>
          <w:szCs w:val="24"/>
        </w:rPr>
      </w:pPr>
    </w:p>
    <w:p w14:paraId="35D32FDB" w14:textId="339363CA" w:rsidR="00024965" w:rsidRDefault="00024965" w:rsidP="00420082">
      <w:pPr>
        <w:keepNext/>
        <w:rPr>
          <w:rFonts w:ascii="Times New Roman" w:hAnsi="Times New Roman"/>
          <w:sz w:val="24"/>
          <w:szCs w:val="24"/>
        </w:rPr>
      </w:pPr>
    </w:p>
    <w:p w14:paraId="3867FD7F" w14:textId="77777777" w:rsidR="001B36BF" w:rsidRDefault="001B36BF" w:rsidP="00420082">
      <w:pPr>
        <w:keepNext/>
        <w:rPr>
          <w:rFonts w:ascii="Times New Roman" w:hAnsi="Times New Roman"/>
          <w:sz w:val="24"/>
          <w:szCs w:val="24"/>
        </w:rPr>
      </w:pPr>
    </w:p>
    <w:p w14:paraId="7CF77EFC" w14:textId="5CDC3652" w:rsidR="00024965" w:rsidRDefault="00024965" w:rsidP="005336AE">
      <w:pPr>
        <w:pStyle w:val="ThesisTables"/>
      </w:pPr>
      <w:bookmarkStart w:id="558" w:name="_Toc125750599"/>
      <w:r>
        <w:t xml:space="preserve">Table 2: </w:t>
      </w:r>
      <w:commentRangeStart w:id="559"/>
      <w:r w:rsidRPr="00024965">
        <w:t>Overall catch per trap per day</w:t>
      </w:r>
      <w:bookmarkEnd w:id="558"/>
      <w:commentRangeEnd w:id="559"/>
      <w:r w:rsidR="00772458">
        <w:rPr>
          <w:rStyle w:val="CommentReference"/>
          <w:rFonts w:ascii="Calibri" w:hAnsi="Calibri"/>
          <w:i w:val="0"/>
          <w:iCs w:val="0"/>
          <w:color w:val="auto"/>
        </w:rPr>
        <w:commentReference w:id="559"/>
      </w:r>
    </w:p>
    <w:tbl>
      <w:tblPr>
        <w:tblStyle w:val="Table"/>
        <w:tblW w:w="5000" w:type="pct"/>
        <w:jc w:val="center"/>
        <w:tblCellMar>
          <w:left w:w="60" w:type="dxa"/>
          <w:right w:w="60" w:type="dxa"/>
        </w:tblCellMar>
        <w:tblLook w:val="0000" w:firstRow="0" w:lastRow="0" w:firstColumn="0" w:lastColumn="0" w:noHBand="0" w:noVBand="0"/>
      </w:tblPr>
      <w:tblGrid>
        <w:gridCol w:w="6062"/>
        <w:gridCol w:w="3298"/>
      </w:tblGrid>
      <w:tr w:rsidR="001D7738" w:rsidRPr="00C91DD6" w14:paraId="6C6DD784" w14:textId="77777777" w:rsidTr="00A758C2">
        <w:trPr>
          <w:cantSplit/>
          <w:tblHeader/>
          <w:jc w:val="center"/>
        </w:trPr>
        <w:tc>
          <w:tcPr>
            <w:tcW w:w="0" w:type="auto"/>
            <w:tcBorders>
              <w:top w:val="single" w:sz="16" w:space="0" w:color="D3D3D3"/>
              <w:left w:val="single" w:sz="0" w:space="0" w:color="D3D3D3"/>
              <w:bottom w:val="single" w:sz="16" w:space="0" w:color="D3D3D3"/>
            </w:tcBorders>
          </w:tcPr>
          <w:p w14:paraId="683179DD" w14:textId="77777777" w:rsidR="001D7738" w:rsidRPr="00C91DD6" w:rsidRDefault="001D7738" w:rsidP="00A758C2">
            <w:pPr>
              <w:keepNext/>
              <w:spacing w:after="60"/>
              <w:rPr>
                <w:rFonts w:ascii="Times New Roman" w:hAnsi="Times New Roman"/>
                <w:sz w:val="22"/>
                <w:szCs w:val="22"/>
              </w:rPr>
            </w:pPr>
            <w:r w:rsidRPr="00C91DD6">
              <w:rPr>
                <w:rFonts w:ascii="Times New Roman" w:hAnsi="Times New Roman"/>
                <w:sz w:val="22"/>
                <w:szCs w:val="22"/>
              </w:rPr>
              <w:t>Species</w:t>
            </w:r>
          </w:p>
        </w:tc>
        <w:tc>
          <w:tcPr>
            <w:tcW w:w="0" w:type="auto"/>
            <w:tcBorders>
              <w:top w:val="single" w:sz="16" w:space="0" w:color="D3D3D3"/>
              <w:bottom w:val="single" w:sz="16" w:space="0" w:color="D3D3D3"/>
              <w:right w:val="single" w:sz="0" w:space="0" w:color="D3D3D3"/>
            </w:tcBorders>
          </w:tcPr>
          <w:p w14:paraId="4D1CFEF5" w14:textId="77777777" w:rsidR="001D7738" w:rsidRPr="00C91DD6" w:rsidRDefault="001D7738" w:rsidP="00A758C2">
            <w:pPr>
              <w:keepNext/>
              <w:spacing w:after="60"/>
              <w:rPr>
                <w:rFonts w:ascii="Times New Roman" w:hAnsi="Times New Roman"/>
                <w:sz w:val="22"/>
                <w:szCs w:val="22"/>
              </w:rPr>
            </w:pPr>
            <w:r w:rsidRPr="00C91DD6">
              <w:rPr>
                <w:rFonts w:ascii="Times New Roman" w:hAnsi="Times New Roman"/>
                <w:sz w:val="22"/>
                <w:szCs w:val="22"/>
              </w:rPr>
              <w:t>CPUE</w:t>
            </w:r>
          </w:p>
        </w:tc>
      </w:tr>
      <w:tr w:rsidR="001D7738" w:rsidRPr="00C91DD6" w14:paraId="15E4DF84"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F1CCFA" w14:textId="77777777" w:rsidR="001D7738" w:rsidRPr="00C91DD6" w:rsidRDefault="001D7738" w:rsidP="00A758C2">
            <w:pPr>
              <w:keepNext/>
              <w:spacing w:after="60"/>
              <w:rPr>
                <w:rFonts w:ascii="Times New Roman" w:hAnsi="Times New Roman"/>
                <w:i/>
                <w:iCs/>
                <w:sz w:val="22"/>
                <w:szCs w:val="22"/>
              </w:rPr>
            </w:pPr>
            <w:proofErr w:type="spellStart"/>
            <w:r w:rsidRPr="00C91DD6">
              <w:rPr>
                <w:rFonts w:ascii="Times New Roman" w:hAnsi="Times New Roman"/>
                <w:i/>
                <w:iCs/>
                <w:sz w:val="22"/>
                <w:szCs w:val="22"/>
              </w:rPr>
              <w:t>Glossogobius</w:t>
            </w:r>
            <w:proofErr w:type="spellEnd"/>
            <w:r w:rsidRPr="00C91DD6">
              <w:rPr>
                <w:rFonts w:ascii="Times New Roman" w:hAnsi="Times New Roman"/>
                <w:i/>
                <w:iCs/>
                <w:sz w:val="22"/>
                <w:szCs w:val="22"/>
              </w:rPr>
              <w:t xml:space="preserve"> </w:t>
            </w:r>
            <w:proofErr w:type="spellStart"/>
            <w:r w:rsidRPr="00C91DD6">
              <w:rPr>
                <w:rFonts w:ascii="Times New Roman" w:hAnsi="Times New Roman"/>
                <w:i/>
                <w:iCs/>
                <w:sz w:val="22"/>
                <w:szCs w:val="22"/>
              </w:rPr>
              <w:t>giuris</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3516D8E" w14:textId="77777777" w:rsidR="001D7738" w:rsidRPr="00C91DD6" w:rsidRDefault="001D7738" w:rsidP="00A758C2">
            <w:pPr>
              <w:keepNext/>
              <w:spacing w:after="60"/>
              <w:rPr>
                <w:rFonts w:ascii="Times New Roman" w:hAnsi="Times New Roman"/>
                <w:sz w:val="22"/>
                <w:szCs w:val="22"/>
              </w:rPr>
            </w:pPr>
            <w:commentRangeStart w:id="560"/>
            <w:r w:rsidRPr="00C91DD6">
              <w:rPr>
                <w:rFonts w:ascii="Times New Roman" w:hAnsi="Times New Roman"/>
                <w:sz w:val="22"/>
                <w:szCs w:val="22"/>
              </w:rPr>
              <w:t>245.60000</w:t>
            </w:r>
            <w:commentRangeEnd w:id="560"/>
            <w:r w:rsidR="00181E28">
              <w:rPr>
                <w:rStyle w:val="CommentReference"/>
              </w:rPr>
              <w:commentReference w:id="560"/>
            </w:r>
          </w:p>
        </w:tc>
      </w:tr>
      <w:tr w:rsidR="001D7738" w:rsidRPr="00C91DD6" w14:paraId="763CEFE0"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5F9968" w14:textId="77777777" w:rsidR="001D7738" w:rsidRPr="00C91DD6" w:rsidRDefault="001D7738" w:rsidP="00A758C2">
            <w:pPr>
              <w:keepNext/>
              <w:spacing w:after="60"/>
              <w:rPr>
                <w:rFonts w:ascii="Times New Roman" w:hAnsi="Times New Roman"/>
                <w:i/>
                <w:iCs/>
                <w:sz w:val="22"/>
                <w:szCs w:val="22"/>
              </w:rPr>
            </w:pPr>
            <w:proofErr w:type="spellStart"/>
            <w:r w:rsidRPr="00C91DD6">
              <w:rPr>
                <w:rFonts w:ascii="Times New Roman" w:hAnsi="Times New Roman"/>
                <w:i/>
                <w:iCs/>
                <w:sz w:val="22"/>
                <w:szCs w:val="22"/>
              </w:rPr>
              <w:t>Oreochromis</w:t>
            </w:r>
            <w:proofErr w:type="spellEnd"/>
            <w:r w:rsidRPr="00C91DD6">
              <w:rPr>
                <w:rFonts w:ascii="Times New Roman" w:hAnsi="Times New Roman"/>
                <w:i/>
                <w:iCs/>
                <w:sz w:val="22"/>
                <w:szCs w:val="22"/>
              </w:rPr>
              <w:t xml:space="preserve"> </w:t>
            </w:r>
            <w:proofErr w:type="spellStart"/>
            <w:r w:rsidRPr="00C91DD6">
              <w:rPr>
                <w:rFonts w:ascii="Times New Roman" w:hAnsi="Times New Roman"/>
                <w:i/>
                <w:iCs/>
                <w:sz w:val="22"/>
                <w:szCs w:val="22"/>
              </w:rPr>
              <w:t>spirulus</w:t>
            </w:r>
            <w:proofErr w:type="spellEnd"/>
            <w:r w:rsidRPr="00C91DD6">
              <w:rPr>
                <w:rFonts w:ascii="Times New Roman" w:hAnsi="Times New Roman"/>
                <w:i/>
                <w:iCs/>
                <w:sz w:val="22"/>
                <w:szCs w:val="22"/>
              </w:rPr>
              <w:t xml:space="preserve"> </w:t>
            </w:r>
            <w:proofErr w:type="spellStart"/>
            <w:r w:rsidRPr="00C91DD6">
              <w:rPr>
                <w:rFonts w:ascii="Times New Roman" w:hAnsi="Times New Roman"/>
                <w:i/>
                <w:iCs/>
                <w:sz w:val="22"/>
                <w:szCs w:val="22"/>
              </w:rPr>
              <w:t>spirulus</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568CE513" w14:textId="77777777" w:rsidR="001D7738" w:rsidRPr="00C91DD6" w:rsidRDefault="001D7738" w:rsidP="00A758C2">
            <w:pPr>
              <w:keepNext/>
              <w:spacing w:after="60"/>
              <w:rPr>
                <w:rFonts w:ascii="Times New Roman" w:hAnsi="Times New Roman"/>
                <w:sz w:val="22"/>
                <w:szCs w:val="22"/>
              </w:rPr>
            </w:pPr>
            <w:r w:rsidRPr="00C91DD6">
              <w:rPr>
                <w:rFonts w:ascii="Times New Roman" w:hAnsi="Times New Roman"/>
                <w:sz w:val="22"/>
                <w:szCs w:val="22"/>
              </w:rPr>
              <w:t>32.40000</w:t>
            </w:r>
          </w:p>
        </w:tc>
      </w:tr>
      <w:tr w:rsidR="001D7738" w:rsidRPr="00C91DD6" w14:paraId="6B2EDF28"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ACB6CBF" w14:textId="77777777" w:rsidR="001D7738" w:rsidRPr="00C91DD6" w:rsidRDefault="001D7738" w:rsidP="00A758C2">
            <w:pPr>
              <w:keepNext/>
              <w:spacing w:after="60"/>
              <w:rPr>
                <w:rFonts w:ascii="Times New Roman" w:hAnsi="Times New Roman"/>
                <w:i/>
                <w:iCs/>
                <w:sz w:val="22"/>
                <w:szCs w:val="22"/>
              </w:rPr>
            </w:pPr>
            <w:r w:rsidRPr="00C91DD6">
              <w:rPr>
                <w:rFonts w:ascii="Times New Roman" w:hAnsi="Times New Roman"/>
                <w:i/>
                <w:iCs/>
                <w:sz w:val="22"/>
                <w:szCs w:val="22"/>
              </w:rPr>
              <w:t>Penaeus indicus</w:t>
            </w:r>
          </w:p>
        </w:tc>
        <w:tc>
          <w:tcPr>
            <w:tcW w:w="0" w:type="auto"/>
            <w:tcBorders>
              <w:top w:val="single" w:sz="0" w:space="0" w:color="D3D3D3"/>
              <w:left w:val="single" w:sz="0" w:space="0" w:color="D3D3D3"/>
              <w:bottom w:val="single" w:sz="0" w:space="0" w:color="D3D3D3"/>
              <w:right w:val="single" w:sz="0" w:space="0" w:color="D3D3D3"/>
            </w:tcBorders>
          </w:tcPr>
          <w:p w14:paraId="0917A558" w14:textId="77777777" w:rsidR="001D7738" w:rsidRPr="00C91DD6" w:rsidRDefault="001D7738" w:rsidP="00A758C2">
            <w:pPr>
              <w:keepNext/>
              <w:spacing w:after="60"/>
              <w:rPr>
                <w:rFonts w:ascii="Times New Roman" w:hAnsi="Times New Roman"/>
                <w:sz w:val="22"/>
                <w:szCs w:val="22"/>
              </w:rPr>
            </w:pPr>
            <w:r w:rsidRPr="00C91DD6">
              <w:rPr>
                <w:rFonts w:ascii="Times New Roman" w:hAnsi="Times New Roman"/>
                <w:sz w:val="22"/>
                <w:szCs w:val="22"/>
              </w:rPr>
              <w:t>22.80000</w:t>
            </w:r>
          </w:p>
        </w:tc>
      </w:tr>
      <w:tr w:rsidR="001D7738" w:rsidRPr="00C91DD6" w14:paraId="4DAA1EB2"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33F899" w14:textId="77777777" w:rsidR="001D7738" w:rsidRPr="00C91DD6" w:rsidRDefault="001D7738" w:rsidP="00A758C2">
            <w:pPr>
              <w:keepNext/>
              <w:spacing w:after="60"/>
              <w:rPr>
                <w:rFonts w:ascii="Times New Roman" w:hAnsi="Times New Roman"/>
                <w:i/>
                <w:iCs/>
                <w:sz w:val="22"/>
                <w:szCs w:val="22"/>
              </w:rPr>
            </w:pPr>
            <w:proofErr w:type="spellStart"/>
            <w:r w:rsidRPr="00C91DD6">
              <w:rPr>
                <w:rFonts w:ascii="Times New Roman" w:hAnsi="Times New Roman"/>
                <w:i/>
                <w:iCs/>
                <w:sz w:val="22"/>
                <w:szCs w:val="22"/>
              </w:rPr>
              <w:t>Pisonodophis</w:t>
            </w:r>
            <w:proofErr w:type="spellEnd"/>
            <w:r w:rsidRPr="00C91DD6">
              <w:rPr>
                <w:rFonts w:ascii="Times New Roman" w:hAnsi="Times New Roman"/>
                <w:i/>
                <w:iCs/>
                <w:sz w:val="22"/>
                <w:szCs w:val="22"/>
              </w:rPr>
              <w:t xml:space="preserve"> </w:t>
            </w:r>
            <w:proofErr w:type="spellStart"/>
            <w:r w:rsidRPr="00C91DD6">
              <w:rPr>
                <w:rFonts w:ascii="Times New Roman" w:hAnsi="Times New Roman"/>
                <w:i/>
                <w:iCs/>
                <w:sz w:val="22"/>
                <w:szCs w:val="22"/>
              </w:rPr>
              <w:t>boro</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4D4AAD2" w14:textId="77777777" w:rsidR="001D7738" w:rsidRPr="00C91DD6" w:rsidRDefault="001D7738" w:rsidP="00A758C2">
            <w:pPr>
              <w:keepNext/>
              <w:spacing w:after="60"/>
              <w:rPr>
                <w:rFonts w:ascii="Times New Roman" w:hAnsi="Times New Roman"/>
                <w:sz w:val="22"/>
                <w:szCs w:val="22"/>
              </w:rPr>
            </w:pPr>
            <w:r w:rsidRPr="00C91DD6">
              <w:rPr>
                <w:rFonts w:ascii="Times New Roman" w:hAnsi="Times New Roman"/>
                <w:sz w:val="22"/>
                <w:szCs w:val="22"/>
              </w:rPr>
              <w:t>18.00000</w:t>
            </w:r>
          </w:p>
        </w:tc>
      </w:tr>
      <w:tr w:rsidR="001D7738" w:rsidRPr="00C91DD6" w14:paraId="6343FFD7"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6863D1" w14:textId="77777777" w:rsidR="001D7738" w:rsidRPr="00C91DD6" w:rsidRDefault="001D7738" w:rsidP="00A758C2">
            <w:pPr>
              <w:keepNext/>
              <w:spacing w:after="60"/>
              <w:rPr>
                <w:rFonts w:ascii="Times New Roman" w:hAnsi="Times New Roman"/>
                <w:i/>
                <w:iCs/>
                <w:sz w:val="22"/>
                <w:szCs w:val="22"/>
              </w:rPr>
            </w:pPr>
            <w:r w:rsidRPr="00C91DD6">
              <w:rPr>
                <w:rFonts w:ascii="Times New Roman" w:hAnsi="Times New Roman"/>
                <w:i/>
                <w:iCs/>
                <w:sz w:val="22"/>
                <w:szCs w:val="22"/>
              </w:rPr>
              <w:t>Scylla serrata</w:t>
            </w:r>
          </w:p>
        </w:tc>
        <w:tc>
          <w:tcPr>
            <w:tcW w:w="0" w:type="auto"/>
            <w:tcBorders>
              <w:top w:val="single" w:sz="0" w:space="0" w:color="D3D3D3"/>
              <w:left w:val="single" w:sz="0" w:space="0" w:color="D3D3D3"/>
              <w:bottom w:val="single" w:sz="0" w:space="0" w:color="D3D3D3"/>
              <w:right w:val="single" w:sz="0" w:space="0" w:color="D3D3D3"/>
            </w:tcBorders>
          </w:tcPr>
          <w:p w14:paraId="49C9F189" w14:textId="77777777" w:rsidR="001D7738" w:rsidRPr="00C91DD6" w:rsidRDefault="001D7738" w:rsidP="00A758C2">
            <w:pPr>
              <w:keepNext/>
              <w:spacing w:after="60"/>
              <w:rPr>
                <w:rFonts w:ascii="Times New Roman" w:hAnsi="Times New Roman"/>
                <w:sz w:val="22"/>
                <w:szCs w:val="22"/>
              </w:rPr>
            </w:pPr>
            <w:r w:rsidRPr="00C91DD6">
              <w:rPr>
                <w:rFonts w:ascii="Times New Roman" w:hAnsi="Times New Roman"/>
                <w:sz w:val="22"/>
                <w:szCs w:val="22"/>
              </w:rPr>
              <w:t>14.80000</w:t>
            </w:r>
          </w:p>
        </w:tc>
      </w:tr>
      <w:tr w:rsidR="001D7738" w:rsidRPr="00C91DD6" w14:paraId="4A0ED348"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2BACA99" w14:textId="77777777" w:rsidR="001D7738" w:rsidRPr="00C91DD6" w:rsidRDefault="001D7738" w:rsidP="00A758C2">
            <w:pPr>
              <w:keepNext/>
              <w:spacing w:after="60"/>
              <w:rPr>
                <w:rFonts w:ascii="Times New Roman" w:hAnsi="Times New Roman"/>
                <w:i/>
                <w:iCs/>
                <w:sz w:val="22"/>
                <w:szCs w:val="22"/>
              </w:rPr>
            </w:pPr>
            <w:proofErr w:type="spellStart"/>
            <w:r w:rsidRPr="00C91DD6">
              <w:rPr>
                <w:rFonts w:ascii="Times New Roman" w:hAnsi="Times New Roman"/>
                <w:i/>
                <w:iCs/>
                <w:sz w:val="22"/>
                <w:szCs w:val="22"/>
              </w:rPr>
              <w:t>Bagrus</w:t>
            </w:r>
            <w:proofErr w:type="spellEnd"/>
            <w:r w:rsidRPr="00C91DD6">
              <w:rPr>
                <w:rFonts w:ascii="Times New Roman" w:hAnsi="Times New Roman"/>
                <w:i/>
                <w:iCs/>
                <w:sz w:val="22"/>
                <w:szCs w:val="22"/>
              </w:rPr>
              <w:t xml:space="preserve"> </w:t>
            </w:r>
            <w:proofErr w:type="spellStart"/>
            <w:r w:rsidRPr="00C91DD6">
              <w:rPr>
                <w:rFonts w:ascii="Times New Roman" w:hAnsi="Times New Roman"/>
                <w:i/>
                <w:iCs/>
                <w:sz w:val="22"/>
                <w:szCs w:val="22"/>
              </w:rPr>
              <w:t>docmak</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2FB3437" w14:textId="77777777" w:rsidR="001D7738" w:rsidRPr="00C91DD6" w:rsidRDefault="001D7738" w:rsidP="00A758C2">
            <w:pPr>
              <w:keepNext/>
              <w:spacing w:after="60"/>
              <w:rPr>
                <w:rFonts w:ascii="Times New Roman" w:hAnsi="Times New Roman"/>
                <w:sz w:val="22"/>
                <w:szCs w:val="22"/>
              </w:rPr>
            </w:pPr>
            <w:r w:rsidRPr="00C91DD6">
              <w:rPr>
                <w:rFonts w:ascii="Times New Roman" w:hAnsi="Times New Roman"/>
                <w:sz w:val="22"/>
                <w:szCs w:val="22"/>
              </w:rPr>
              <w:t>14.40000</w:t>
            </w:r>
          </w:p>
        </w:tc>
      </w:tr>
      <w:tr w:rsidR="001D7738" w:rsidRPr="00C91DD6" w14:paraId="6B04B901"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CC5EED" w14:textId="77777777" w:rsidR="001D7738" w:rsidRPr="00C91DD6" w:rsidRDefault="001D7738" w:rsidP="00A758C2">
            <w:pPr>
              <w:keepNext/>
              <w:spacing w:after="60"/>
              <w:rPr>
                <w:rFonts w:ascii="Times New Roman" w:hAnsi="Times New Roman"/>
                <w:i/>
                <w:iCs/>
                <w:sz w:val="22"/>
                <w:szCs w:val="22"/>
              </w:rPr>
            </w:pPr>
            <w:proofErr w:type="spellStart"/>
            <w:r w:rsidRPr="00C91DD6">
              <w:rPr>
                <w:rFonts w:ascii="Times New Roman" w:hAnsi="Times New Roman"/>
                <w:i/>
                <w:iCs/>
                <w:sz w:val="22"/>
                <w:szCs w:val="22"/>
              </w:rPr>
              <w:t>Oreochromis</w:t>
            </w:r>
            <w:proofErr w:type="spellEnd"/>
            <w:r w:rsidRPr="00C91DD6">
              <w:rPr>
                <w:rFonts w:ascii="Times New Roman" w:hAnsi="Times New Roman"/>
                <w:i/>
                <w:iCs/>
                <w:sz w:val="22"/>
                <w:szCs w:val="22"/>
              </w:rPr>
              <w:t xml:space="preserve"> </w:t>
            </w:r>
            <w:proofErr w:type="spellStart"/>
            <w:r w:rsidRPr="00C91DD6">
              <w:rPr>
                <w:rFonts w:ascii="Times New Roman" w:hAnsi="Times New Roman"/>
                <w:i/>
                <w:iCs/>
                <w:sz w:val="22"/>
                <w:szCs w:val="22"/>
              </w:rPr>
              <w:t>mossambicus</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7C6287E8" w14:textId="77777777" w:rsidR="001D7738" w:rsidRPr="00C91DD6" w:rsidRDefault="001D7738" w:rsidP="00A758C2">
            <w:pPr>
              <w:keepNext/>
              <w:spacing w:after="60"/>
              <w:rPr>
                <w:rFonts w:ascii="Times New Roman" w:hAnsi="Times New Roman"/>
                <w:sz w:val="22"/>
                <w:szCs w:val="22"/>
              </w:rPr>
            </w:pPr>
            <w:r w:rsidRPr="00C91DD6">
              <w:rPr>
                <w:rFonts w:ascii="Times New Roman" w:hAnsi="Times New Roman"/>
                <w:sz w:val="22"/>
                <w:szCs w:val="22"/>
              </w:rPr>
              <w:t>13.60000</w:t>
            </w:r>
          </w:p>
        </w:tc>
      </w:tr>
      <w:tr w:rsidR="001D7738" w:rsidRPr="00C91DD6" w14:paraId="136D75F5"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F3A4098" w14:textId="77777777" w:rsidR="001D7738" w:rsidRPr="00C91DD6" w:rsidRDefault="001D7738" w:rsidP="00A758C2">
            <w:pPr>
              <w:keepNext/>
              <w:spacing w:after="60"/>
              <w:rPr>
                <w:rFonts w:ascii="Times New Roman" w:hAnsi="Times New Roman"/>
                <w:i/>
                <w:iCs/>
                <w:sz w:val="22"/>
                <w:szCs w:val="22"/>
              </w:rPr>
            </w:pPr>
            <w:proofErr w:type="spellStart"/>
            <w:r w:rsidRPr="00C91DD6">
              <w:rPr>
                <w:rFonts w:ascii="Times New Roman" w:hAnsi="Times New Roman"/>
                <w:i/>
                <w:iCs/>
                <w:sz w:val="22"/>
                <w:szCs w:val="22"/>
              </w:rPr>
              <w:t>Planiliza</w:t>
            </w:r>
            <w:proofErr w:type="spellEnd"/>
            <w:r w:rsidRPr="00C91DD6">
              <w:rPr>
                <w:rFonts w:ascii="Times New Roman" w:hAnsi="Times New Roman"/>
                <w:i/>
                <w:iCs/>
                <w:sz w:val="22"/>
                <w:szCs w:val="22"/>
              </w:rPr>
              <w:t xml:space="preserve"> </w:t>
            </w:r>
            <w:proofErr w:type="spellStart"/>
            <w:r w:rsidRPr="00C91DD6">
              <w:rPr>
                <w:rFonts w:ascii="Times New Roman" w:hAnsi="Times New Roman"/>
                <w:i/>
                <w:iCs/>
                <w:sz w:val="22"/>
                <w:szCs w:val="22"/>
              </w:rPr>
              <w:t>alata</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68CCC9FA" w14:textId="77777777" w:rsidR="001D7738" w:rsidRPr="00C91DD6" w:rsidRDefault="001D7738" w:rsidP="00A758C2">
            <w:pPr>
              <w:keepNext/>
              <w:spacing w:after="60"/>
              <w:rPr>
                <w:rFonts w:ascii="Times New Roman" w:hAnsi="Times New Roman"/>
                <w:sz w:val="22"/>
                <w:szCs w:val="22"/>
              </w:rPr>
            </w:pPr>
            <w:r w:rsidRPr="00C91DD6">
              <w:rPr>
                <w:rFonts w:ascii="Times New Roman" w:hAnsi="Times New Roman"/>
                <w:sz w:val="22"/>
                <w:szCs w:val="22"/>
              </w:rPr>
              <w:t>12.66667</w:t>
            </w:r>
          </w:p>
        </w:tc>
      </w:tr>
      <w:tr w:rsidR="001D7738" w:rsidRPr="00C91DD6" w14:paraId="3601F74B"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952EE53" w14:textId="77777777" w:rsidR="001D7738" w:rsidRPr="00C91DD6" w:rsidRDefault="001D7738" w:rsidP="00A758C2">
            <w:pPr>
              <w:keepNext/>
              <w:spacing w:after="60"/>
              <w:rPr>
                <w:rFonts w:ascii="Times New Roman" w:hAnsi="Times New Roman"/>
                <w:i/>
                <w:iCs/>
                <w:sz w:val="22"/>
                <w:szCs w:val="22"/>
              </w:rPr>
            </w:pPr>
            <w:r w:rsidRPr="00C91DD6">
              <w:rPr>
                <w:rFonts w:ascii="Times New Roman" w:hAnsi="Times New Roman"/>
                <w:i/>
                <w:iCs/>
                <w:sz w:val="22"/>
                <w:szCs w:val="22"/>
              </w:rPr>
              <w:t>Anguilla bengalensis</w:t>
            </w:r>
          </w:p>
        </w:tc>
        <w:tc>
          <w:tcPr>
            <w:tcW w:w="0" w:type="auto"/>
            <w:tcBorders>
              <w:top w:val="single" w:sz="0" w:space="0" w:color="D3D3D3"/>
              <w:left w:val="single" w:sz="0" w:space="0" w:color="D3D3D3"/>
              <w:bottom w:val="single" w:sz="0" w:space="0" w:color="D3D3D3"/>
              <w:right w:val="single" w:sz="0" w:space="0" w:color="D3D3D3"/>
            </w:tcBorders>
          </w:tcPr>
          <w:p w14:paraId="2D8DDA71" w14:textId="77777777" w:rsidR="001D7738" w:rsidRPr="00C91DD6" w:rsidRDefault="001D7738" w:rsidP="00A758C2">
            <w:pPr>
              <w:keepNext/>
              <w:spacing w:after="60"/>
              <w:rPr>
                <w:rFonts w:ascii="Times New Roman" w:hAnsi="Times New Roman"/>
                <w:sz w:val="22"/>
                <w:szCs w:val="22"/>
              </w:rPr>
            </w:pPr>
            <w:r w:rsidRPr="00C91DD6">
              <w:rPr>
                <w:rFonts w:ascii="Times New Roman" w:hAnsi="Times New Roman"/>
                <w:sz w:val="22"/>
                <w:szCs w:val="22"/>
              </w:rPr>
              <w:t>12.50000</w:t>
            </w:r>
          </w:p>
        </w:tc>
      </w:tr>
      <w:tr w:rsidR="001D7738" w:rsidRPr="00C91DD6" w14:paraId="4BD63852"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478D4B6" w14:textId="77777777" w:rsidR="001D7738" w:rsidRPr="00C91DD6" w:rsidRDefault="001D7738" w:rsidP="00A758C2">
            <w:pPr>
              <w:keepNext/>
              <w:spacing w:after="60"/>
              <w:rPr>
                <w:rFonts w:ascii="Times New Roman" w:hAnsi="Times New Roman"/>
                <w:i/>
                <w:iCs/>
                <w:sz w:val="22"/>
                <w:szCs w:val="22"/>
              </w:rPr>
            </w:pPr>
            <w:proofErr w:type="spellStart"/>
            <w:r w:rsidRPr="00C91DD6">
              <w:rPr>
                <w:rFonts w:ascii="Times New Roman" w:hAnsi="Times New Roman"/>
                <w:i/>
                <w:iCs/>
                <w:sz w:val="22"/>
                <w:szCs w:val="22"/>
              </w:rPr>
              <w:t>Stenogobius</w:t>
            </w:r>
            <w:proofErr w:type="spellEnd"/>
            <w:r w:rsidRPr="00C91DD6">
              <w:rPr>
                <w:rFonts w:ascii="Times New Roman" w:hAnsi="Times New Roman"/>
                <w:i/>
                <w:iCs/>
                <w:sz w:val="22"/>
                <w:szCs w:val="22"/>
              </w:rPr>
              <w:t xml:space="preserve"> </w:t>
            </w:r>
            <w:proofErr w:type="spellStart"/>
            <w:r w:rsidRPr="00C91DD6">
              <w:rPr>
                <w:rFonts w:ascii="Times New Roman" w:hAnsi="Times New Roman"/>
                <w:i/>
                <w:iCs/>
                <w:sz w:val="22"/>
                <w:szCs w:val="22"/>
              </w:rPr>
              <w:t>kenyae</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2A850324" w14:textId="77777777" w:rsidR="001D7738" w:rsidRPr="00C91DD6" w:rsidRDefault="001D7738" w:rsidP="00A758C2">
            <w:pPr>
              <w:keepNext/>
              <w:spacing w:after="60"/>
              <w:rPr>
                <w:rFonts w:ascii="Times New Roman" w:hAnsi="Times New Roman"/>
                <w:sz w:val="22"/>
                <w:szCs w:val="22"/>
              </w:rPr>
            </w:pPr>
            <w:r w:rsidRPr="00C91DD6">
              <w:rPr>
                <w:rFonts w:ascii="Times New Roman" w:hAnsi="Times New Roman"/>
                <w:sz w:val="22"/>
                <w:szCs w:val="22"/>
              </w:rPr>
              <w:t>10.00000</w:t>
            </w:r>
          </w:p>
        </w:tc>
      </w:tr>
      <w:tr w:rsidR="001D7738" w:rsidRPr="00C91DD6" w14:paraId="026DC140"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3B7D20" w14:textId="77777777" w:rsidR="001D7738" w:rsidRPr="00C91DD6" w:rsidRDefault="001D7738" w:rsidP="00A758C2">
            <w:pPr>
              <w:keepNext/>
              <w:spacing w:after="60"/>
              <w:rPr>
                <w:rFonts w:ascii="Times New Roman" w:hAnsi="Times New Roman"/>
                <w:i/>
                <w:iCs/>
                <w:sz w:val="22"/>
                <w:szCs w:val="22"/>
              </w:rPr>
            </w:pPr>
            <w:r w:rsidRPr="00C91DD6">
              <w:rPr>
                <w:rFonts w:ascii="Times New Roman" w:hAnsi="Times New Roman"/>
                <w:i/>
                <w:iCs/>
                <w:sz w:val="22"/>
                <w:szCs w:val="22"/>
              </w:rPr>
              <w:t>Anguilla mossambica</w:t>
            </w:r>
          </w:p>
        </w:tc>
        <w:tc>
          <w:tcPr>
            <w:tcW w:w="0" w:type="auto"/>
            <w:tcBorders>
              <w:top w:val="single" w:sz="0" w:space="0" w:color="D3D3D3"/>
              <w:left w:val="single" w:sz="0" w:space="0" w:color="D3D3D3"/>
              <w:bottom w:val="single" w:sz="0" w:space="0" w:color="D3D3D3"/>
              <w:right w:val="single" w:sz="0" w:space="0" w:color="D3D3D3"/>
            </w:tcBorders>
          </w:tcPr>
          <w:p w14:paraId="293C1E93" w14:textId="77777777" w:rsidR="001D7738" w:rsidRPr="00C91DD6" w:rsidRDefault="001D7738" w:rsidP="00A758C2">
            <w:pPr>
              <w:keepNext/>
              <w:spacing w:after="60"/>
              <w:rPr>
                <w:rFonts w:ascii="Times New Roman" w:hAnsi="Times New Roman"/>
                <w:sz w:val="22"/>
                <w:szCs w:val="22"/>
              </w:rPr>
            </w:pPr>
            <w:r w:rsidRPr="00C91DD6">
              <w:rPr>
                <w:rFonts w:ascii="Times New Roman" w:hAnsi="Times New Roman"/>
                <w:sz w:val="22"/>
                <w:szCs w:val="22"/>
              </w:rPr>
              <w:t>9.20000</w:t>
            </w:r>
          </w:p>
        </w:tc>
      </w:tr>
      <w:tr w:rsidR="001D7738" w:rsidRPr="00C91DD6" w14:paraId="3E3B9698"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9B718B" w14:textId="77777777" w:rsidR="001D7738" w:rsidRPr="00C91DD6" w:rsidRDefault="001D7738" w:rsidP="00A758C2">
            <w:pPr>
              <w:keepNext/>
              <w:spacing w:after="60"/>
              <w:rPr>
                <w:rFonts w:ascii="Times New Roman" w:hAnsi="Times New Roman"/>
                <w:i/>
                <w:iCs/>
                <w:sz w:val="22"/>
                <w:szCs w:val="22"/>
              </w:rPr>
            </w:pPr>
            <w:proofErr w:type="spellStart"/>
            <w:r w:rsidRPr="00C91DD6">
              <w:rPr>
                <w:rFonts w:ascii="Times New Roman" w:hAnsi="Times New Roman"/>
                <w:i/>
                <w:iCs/>
                <w:sz w:val="22"/>
                <w:szCs w:val="22"/>
              </w:rPr>
              <w:t>Otolithes</w:t>
            </w:r>
            <w:proofErr w:type="spellEnd"/>
            <w:r w:rsidRPr="00C91DD6">
              <w:rPr>
                <w:rFonts w:ascii="Times New Roman" w:hAnsi="Times New Roman"/>
                <w:i/>
                <w:iCs/>
                <w:sz w:val="22"/>
                <w:szCs w:val="22"/>
              </w:rPr>
              <w:t> </w:t>
            </w:r>
            <w:proofErr w:type="spellStart"/>
            <w:r w:rsidRPr="00C91DD6">
              <w:rPr>
                <w:rFonts w:ascii="Times New Roman" w:hAnsi="Times New Roman"/>
                <w:i/>
                <w:iCs/>
                <w:sz w:val="22"/>
                <w:szCs w:val="22"/>
              </w:rPr>
              <w:t>ruber</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315FAB4E" w14:textId="77777777" w:rsidR="001D7738" w:rsidRPr="00C91DD6" w:rsidRDefault="001D7738" w:rsidP="00A758C2">
            <w:pPr>
              <w:keepNext/>
              <w:spacing w:after="60"/>
              <w:rPr>
                <w:rFonts w:ascii="Times New Roman" w:hAnsi="Times New Roman"/>
                <w:sz w:val="22"/>
                <w:szCs w:val="22"/>
              </w:rPr>
            </w:pPr>
            <w:r w:rsidRPr="00C91DD6">
              <w:rPr>
                <w:rFonts w:ascii="Times New Roman" w:hAnsi="Times New Roman"/>
                <w:sz w:val="22"/>
                <w:szCs w:val="22"/>
              </w:rPr>
              <w:t>5.20000</w:t>
            </w:r>
          </w:p>
        </w:tc>
      </w:tr>
      <w:tr w:rsidR="001D7738" w:rsidRPr="00C91DD6" w14:paraId="03ABFF32"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F0D1518" w14:textId="77777777" w:rsidR="001D7738" w:rsidRPr="00C91DD6" w:rsidRDefault="001D7738" w:rsidP="00A758C2">
            <w:pPr>
              <w:keepNext/>
              <w:spacing w:after="60"/>
              <w:rPr>
                <w:rFonts w:ascii="Times New Roman" w:hAnsi="Times New Roman"/>
                <w:i/>
                <w:iCs/>
                <w:sz w:val="22"/>
                <w:szCs w:val="22"/>
              </w:rPr>
            </w:pPr>
            <w:r w:rsidRPr="00C91DD6">
              <w:rPr>
                <w:rFonts w:ascii="Times New Roman" w:hAnsi="Times New Roman"/>
                <w:i/>
                <w:iCs/>
                <w:sz w:val="22"/>
                <w:szCs w:val="22"/>
              </w:rPr>
              <w:t>Anguilla marmorata</w:t>
            </w:r>
          </w:p>
        </w:tc>
        <w:tc>
          <w:tcPr>
            <w:tcW w:w="0" w:type="auto"/>
            <w:tcBorders>
              <w:top w:val="single" w:sz="0" w:space="0" w:color="D3D3D3"/>
              <w:left w:val="single" w:sz="0" w:space="0" w:color="D3D3D3"/>
              <w:bottom w:val="single" w:sz="0" w:space="0" w:color="D3D3D3"/>
              <w:right w:val="single" w:sz="0" w:space="0" w:color="D3D3D3"/>
            </w:tcBorders>
          </w:tcPr>
          <w:p w14:paraId="03EF0553" w14:textId="77777777" w:rsidR="001D7738" w:rsidRPr="00C91DD6" w:rsidRDefault="001D7738" w:rsidP="00A758C2">
            <w:pPr>
              <w:keepNext/>
              <w:spacing w:after="60"/>
              <w:rPr>
                <w:rFonts w:ascii="Times New Roman" w:hAnsi="Times New Roman"/>
                <w:sz w:val="22"/>
                <w:szCs w:val="22"/>
              </w:rPr>
            </w:pPr>
            <w:r w:rsidRPr="00C91DD6">
              <w:rPr>
                <w:rFonts w:ascii="Times New Roman" w:hAnsi="Times New Roman"/>
                <w:sz w:val="22"/>
                <w:szCs w:val="22"/>
              </w:rPr>
              <w:t>0.75000</w:t>
            </w:r>
          </w:p>
        </w:tc>
      </w:tr>
      <w:tr w:rsidR="001D7738" w:rsidRPr="00C91DD6" w14:paraId="3D61F77C"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869E3EC" w14:textId="77777777" w:rsidR="001D7738" w:rsidRPr="00C91DD6" w:rsidRDefault="001D7738" w:rsidP="00A758C2">
            <w:pPr>
              <w:keepNext/>
              <w:spacing w:after="60"/>
              <w:rPr>
                <w:rFonts w:ascii="Times New Roman" w:hAnsi="Times New Roman"/>
                <w:i/>
                <w:iCs/>
                <w:sz w:val="22"/>
                <w:szCs w:val="22"/>
              </w:rPr>
            </w:pPr>
            <w:proofErr w:type="spellStart"/>
            <w:r w:rsidRPr="00C91DD6">
              <w:rPr>
                <w:rFonts w:ascii="Times New Roman" w:hAnsi="Times New Roman"/>
                <w:i/>
                <w:iCs/>
                <w:sz w:val="22"/>
                <w:szCs w:val="22"/>
              </w:rPr>
              <w:t>Barbus</w:t>
            </w:r>
            <w:proofErr w:type="spellEnd"/>
            <w:r w:rsidRPr="00C91DD6">
              <w:rPr>
                <w:rFonts w:ascii="Times New Roman" w:hAnsi="Times New Roman"/>
                <w:i/>
                <w:iCs/>
                <w:sz w:val="22"/>
                <w:szCs w:val="22"/>
              </w:rPr>
              <w:t xml:space="preserve"> </w:t>
            </w:r>
            <w:proofErr w:type="spellStart"/>
            <w:r w:rsidRPr="00C91DD6">
              <w:rPr>
                <w:rFonts w:ascii="Times New Roman" w:hAnsi="Times New Roman"/>
                <w:i/>
                <w:iCs/>
                <w:sz w:val="22"/>
                <w:szCs w:val="22"/>
              </w:rPr>
              <w:t>oxyrhynchus</w:t>
            </w:r>
            <w:proofErr w:type="spellEnd"/>
          </w:p>
        </w:tc>
        <w:tc>
          <w:tcPr>
            <w:tcW w:w="0" w:type="auto"/>
            <w:tcBorders>
              <w:top w:val="single" w:sz="0" w:space="0" w:color="D3D3D3"/>
              <w:left w:val="single" w:sz="0" w:space="0" w:color="D3D3D3"/>
              <w:bottom w:val="single" w:sz="0" w:space="0" w:color="D3D3D3"/>
              <w:right w:val="single" w:sz="0" w:space="0" w:color="D3D3D3"/>
            </w:tcBorders>
          </w:tcPr>
          <w:p w14:paraId="1159CEDF" w14:textId="77777777" w:rsidR="001D7738" w:rsidRPr="00C91DD6" w:rsidRDefault="001D7738" w:rsidP="00A758C2">
            <w:pPr>
              <w:keepNext/>
              <w:spacing w:after="60"/>
              <w:rPr>
                <w:rFonts w:ascii="Times New Roman" w:hAnsi="Times New Roman"/>
                <w:sz w:val="22"/>
                <w:szCs w:val="22"/>
              </w:rPr>
            </w:pPr>
            <w:r w:rsidRPr="00C91DD6">
              <w:rPr>
                <w:rFonts w:ascii="Times New Roman" w:hAnsi="Times New Roman"/>
                <w:sz w:val="22"/>
                <w:szCs w:val="22"/>
              </w:rPr>
              <w:t>0.50000</w:t>
            </w:r>
          </w:p>
        </w:tc>
      </w:tr>
    </w:tbl>
    <w:p w14:paraId="09239125" w14:textId="77777777" w:rsidR="001D7738" w:rsidRDefault="001D7738" w:rsidP="00420082">
      <w:pPr>
        <w:keepNext/>
        <w:rPr>
          <w:rFonts w:ascii="Times New Roman" w:hAnsi="Times New Roman"/>
          <w:sz w:val="24"/>
          <w:szCs w:val="24"/>
        </w:rPr>
      </w:pPr>
    </w:p>
    <w:p w14:paraId="4F13FAB0" w14:textId="1B8755E4" w:rsidR="00380FE7" w:rsidRDefault="00380FE7" w:rsidP="008A3F50">
      <w:pPr>
        <w:pStyle w:val="Heading2"/>
      </w:pPr>
      <w:bookmarkStart w:id="561" w:name="_Toc125806969"/>
      <w:r w:rsidRPr="00322C1D">
        <w:t>Life stag</w:t>
      </w:r>
      <w:r w:rsidR="00322C1D" w:rsidRPr="00322C1D">
        <w:t>e</w:t>
      </w:r>
      <w:r w:rsidRPr="00322C1D">
        <w:t xml:space="preserve"> and species</w:t>
      </w:r>
      <w:r w:rsidR="00322C1D" w:rsidRPr="00322C1D">
        <w:t xml:space="preserve"> occurring within the Sabaki Estuary</w:t>
      </w:r>
      <w:bookmarkEnd w:id="561"/>
    </w:p>
    <w:p w14:paraId="0993AA1C" w14:textId="31F6D9AE" w:rsidR="00C91DD6" w:rsidRDefault="00322C1D" w:rsidP="008A3F50">
      <w:pPr>
        <w:pStyle w:val="Heading3"/>
      </w:pPr>
      <w:bookmarkStart w:id="562" w:name="_Toc125806970"/>
      <w:r>
        <w:t>Life stage</w:t>
      </w:r>
      <w:bookmarkEnd w:id="562"/>
    </w:p>
    <w:p w14:paraId="6C98D68F" w14:textId="29988789" w:rsidR="00C91DD6" w:rsidRDefault="00420082" w:rsidP="00420082">
      <w:pPr>
        <w:spacing w:line="480" w:lineRule="auto"/>
        <w:rPr>
          <w:rFonts w:ascii="Times New Roman" w:hAnsi="Times New Roman"/>
          <w:sz w:val="24"/>
          <w:szCs w:val="24"/>
        </w:rPr>
      </w:pPr>
      <w:r w:rsidRPr="004774AA">
        <w:rPr>
          <w:rFonts w:ascii="Times New Roman" w:hAnsi="Times New Roman"/>
          <w:sz w:val="24"/>
          <w:szCs w:val="24"/>
        </w:rPr>
        <w:t xml:space="preserve">A total of 76 juvenile anguillid eels were collected. The individual life stages observed to occur in the Sabaki Estuary were, glass eels, which appeared transparent in colour </w:t>
      </w:r>
      <w:commentRangeStart w:id="563"/>
      <w:del w:id="564" w:author="Dan mungai" w:date="2023-02-20T12:42:00Z">
        <w:r w:rsidRPr="004774AA" w:rsidDel="000C7709">
          <w:rPr>
            <w:rFonts w:ascii="Times New Roman" w:hAnsi="Times New Roman"/>
            <w:sz w:val="24"/>
            <w:szCs w:val="24"/>
          </w:rPr>
          <w:delText>(</w:delText>
        </w:r>
      </w:del>
      <w:ins w:id="565" w:author="Microsoft account" w:date="2023-02-13T13:49:00Z">
        <w:r w:rsidR="00181E28">
          <w:rPr>
            <w:rFonts w:ascii="Times New Roman" w:hAnsi="Times New Roman"/>
            <w:sz w:val="24"/>
            <w:szCs w:val="24"/>
          </w:rPr>
          <w:t>F</w:t>
        </w:r>
      </w:ins>
      <w:del w:id="566" w:author="Microsoft account" w:date="2023-02-13T13:49:00Z">
        <w:r w:rsidRPr="004774AA" w:rsidDel="00181E28">
          <w:rPr>
            <w:rFonts w:ascii="Times New Roman" w:hAnsi="Times New Roman"/>
            <w:sz w:val="24"/>
            <w:szCs w:val="24"/>
          </w:rPr>
          <w:delText>see f</w:delText>
        </w:r>
      </w:del>
      <w:r w:rsidRPr="004774AA">
        <w:rPr>
          <w:rFonts w:ascii="Times New Roman" w:hAnsi="Times New Roman"/>
          <w:sz w:val="24"/>
          <w:szCs w:val="24"/>
        </w:rPr>
        <w:t>igure 6</w:t>
      </w:r>
      <w:del w:id="567" w:author="Dan mungai" w:date="2023-02-20T12:42:00Z">
        <w:r w:rsidRPr="004774AA" w:rsidDel="000C7709">
          <w:rPr>
            <w:rFonts w:ascii="Times New Roman" w:hAnsi="Times New Roman"/>
            <w:sz w:val="24"/>
            <w:szCs w:val="24"/>
          </w:rPr>
          <w:delText>)</w:delText>
        </w:r>
      </w:del>
      <w:r w:rsidRPr="004774AA">
        <w:rPr>
          <w:rFonts w:ascii="Times New Roman" w:hAnsi="Times New Roman"/>
          <w:sz w:val="24"/>
          <w:szCs w:val="24"/>
        </w:rPr>
        <w:t xml:space="preserve"> </w:t>
      </w:r>
      <w:commentRangeEnd w:id="563"/>
      <w:r w:rsidR="00181E28">
        <w:rPr>
          <w:rStyle w:val="CommentReference"/>
        </w:rPr>
        <w:commentReference w:id="563"/>
      </w:r>
      <w:r w:rsidRPr="004774AA">
        <w:rPr>
          <w:rFonts w:ascii="Times New Roman" w:hAnsi="Times New Roman"/>
          <w:sz w:val="24"/>
          <w:szCs w:val="24"/>
        </w:rPr>
        <w:t xml:space="preserve">and </w:t>
      </w:r>
      <w:proofErr w:type="spellStart"/>
      <w:r w:rsidRPr="004774AA">
        <w:rPr>
          <w:rFonts w:ascii="Times New Roman" w:hAnsi="Times New Roman"/>
          <w:sz w:val="24"/>
          <w:szCs w:val="24"/>
        </w:rPr>
        <w:t>elvers</w:t>
      </w:r>
      <w:proofErr w:type="spellEnd"/>
      <w:r w:rsidRPr="004774AA">
        <w:rPr>
          <w:rFonts w:ascii="Times New Roman" w:hAnsi="Times New Roman"/>
          <w:sz w:val="24"/>
          <w:szCs w:val="24"/>
        </w:rPr>
        <w:t xml:space="preserve"> which appeared pigmented </w:t>
      </w:r>
      <w:del w:id="568" w:author="Dan mungai" w:date="2023-02-20T12:42:00Z">
        <w:r w:rsidRPr="004774AA" w:rsidDel="000C7709">
          <w:rPr>
            <w:rFonts w:ascii="Times New Roman" w:hAnsi="Times New Roman"/>
            <w:sz w:val="24"/>
            <w:szCs w:val="24"/>
          </w:rPr>
          <w:delText>(</w:delText>
        </w:r>
      </w:del>
      <w:ins w:id="569" w:author="Microsoft account" w:date="2023-02-13T13:49:00Z">
        <w:r w:rsidR="00181E28">
          <w:rPr>
            <w:rFonts w:ascii="Times New Roman" w:hAnsi="Times New Roman"/>
            <w:sz w:val="24"/>
            <w:szCs w:val="24"/>
          </w:rPr>
          <w:t>F</w:t>
        </w:r>
      </w:ins>
      <w:del w:id="570" w:author="Microsoft account" w:date="2023-02-13T13:49:00Z">
        <w:r w:rsidRPr="004774AA" w:rsidDel="00181E28">
          <w:rPr>
            <w:rFonts w:ascii="Times New Roman" w:hAnsi="Times New Roman"/>
            <w:sz w:val="24"/>
            <w:szCs w:val="24"/>
          </w:rPr>
          <w:delText>see f</w:delText>
        </w:r>
      </w:del>
      <w:r w:rsidRPr="004774AA">
        <w:rPr>
          <w:rFonts w:ascii="Times New Roman" w:hAnsi="Times New Roman"/>
          <w:sz w:val="24"/>
          <w:szCs w:val="24"/>
        </w:rPr>
        <w:t>igure 7</w:t>
      </w:r>
      <w:del w:id="571" w:author="Dan mungai" w:date="2023-02-20T12:42:00Z">
        <w:r w:rsidRPr="004774AA" w:rsidDel="000C7709">
          <w:rPr>
            <w:rFonts w:ascii="Times New Roman" w:hAnsi="Times New Roman"/>
            <w:sz w:val="24"/>
            <w:szCs w:val="24"/>
          </w:rPr>
          <w:delText>)</w:delText>
        </w:r>
      </w:del>
      <w:r w:rsidRPr="004774AA">
        <w:rPr>
          <w:rFonts w:ascii="Times New Roman" w:hAnsi="Times New Roman"/>
          <w:sz w:val="24"/>
          <w:szCs w:val="24"/>
        </w:rPr>
        <w:t>. Glass eels were more abundant at 87% (n = 66) while elvers were less abundant at 13% (n = 10)</w:t>
      </w:r>
      <w:r w:rsidR="001D7738">
        <w:rPr>
          <w:rFonts w:ascii="Times New Roman" w:hAnsi="Times New Roman"/>
          <w:sz w:val="24"/>
          <w:szCs w:val="24"/>
        </w:rPr>
        <w:t xml:space="preserve"> as seen in table 3 below</w:t>
      </w:r>
      <w:r w:rsidR="00EF7625">
        <w:rPr>
          <w:rFonts w:ascii="Times New Roman" w:hAnsi="Times New Roman"/>
          <w:sz w:val="24"/>
          <w:szCs w:val="24"/>
        </w:rPr>
        <w:t>.</w:t>
      </w:r>
    </w:p>
    <w:p w14:paraId="349747E8" w14:textId="2AAE62AE" w:rsidR="00EF7625" w:rsidRDefault="00EF7625" w:rsidP="00420082">
      <w:pPr>
        <w:spacing w:line="480" w:lineRule="auto"/>
        <w:rPr>
          <w:rFonts w:ascii="Times New Roman" w:hAnsi="Times New Roman"/>
          <w:sz w:val="24"/>
          <w:szCs w:val="24"/>
        </w:rPr>
      </w:pPr>
    </w:p>
    <w:p w14:paraId="7F0C670D" w14:textId="19DA669F" w:rsidR="00EF7625" w:rsidRDefault="00EF7625" w:rsidP="00420082">
      <w:pPr>
        <w:spacing w:line="480" w:lineRule="auto"/>
        <w:rPr>
          <w:rFonts w:ascii="Times New Roman" w:hAnsi="Times New Roman"/>
          <w:sz w:val="24"/>
          <w:szCs w:val="24"/>
        </w:rPr>
      </w:pPr>
    </w:p>
    <w:p w14:paraId="6A9F8FD7" w14:textId="065E2026" w:rsidR="00EF7625" w:rsidRDefault="00EF7625" w:rsidP="00420082">
      <w:pPr>
        <w:spacing w:line="480" w:lineRule="auto"/>
        <w:rPr>
          <w:rFonts w:ascii="Times New Roman" w:hAnsi="Times New Roman"/>
          <w:sz w:val="24"/>
          <w:szCs w:val="24"/>
        </w:rPr>
      </w:pPr>
    </w:p>
    <w:p w14:paraId="6403FAA4" w14:textId="77777777" w:rsidR="00EF7625" w:rsidRPr="004774AA" w:rsidRDefault="00EF7625" w:rsidP="00420082">
      <w:pPr>
        <w:spacing w:line="480" w:lineRule="auto"/>
        <w:rPr>
          <w:rFonts w:ascii="Times New Roman" w:hAnsi="Times New Roman"/>
          <w:sz w:val="24"/>
          <w:szCs w:val="24"/>
        </w:rPr>
      </w:pPr>
    </w:p>
    <w:p w14:paraId="1848EF8D" w14:textId="6792C96B" w:rsidR="00420082" w:rsidRPr="00D51877" w:rsidRDefault="00420082" w:rsidP="005336AE">
      <w:pPr>
        <w:pStyle w:val="ThesisTables"/>
      </w:pPr>
      <w:bookmarkStart w:id="572" w:name="_Toc125750600"/>
      <w:r w:rsidRPr="005F1408">
        <w:t xml:space="preserve">Table </w:t>
      </w:r>
      <w:r w:rsidR="00024965">
        <w:t>3</w:t>
      </w:r>
      <w:r w:rsidRPr="00D51877">
        <w:t>: Results showing life stages of occurring of juvenile anguillid eels in the Sabaki Estuary</w:t>
      </w:r>
      <w:bookmarkEnd w:id="572"/>
    </w:p>
    <w:tbl>
      <w:tblPr>
        <w:tblStyle w:val="Table"/>
        <w:tblW w:w="5000" w:type="pct"/>
        <w:jc w:val="center"/>
        <w:tblLook w:val="0420" w:firstRow="1" w:lastRow="0" w:firstColumn="0" w:lastColumn="0" w:noHBand="0" w:noVBand="1"/>
      </w:tblPr>
      <w:tblGrid>
        <w:gridCol w:w="5373"/>
        <w:gridCol w:w="3987"/>
      </w:tblGrid>
      <w:tr w:rsidR="00420082" w:rsidRPr="004774AA" w14:paraId="4ED1F45B" w14:textId="77777777" w:rsidTr="00A758C2">
        <w:trPr>
          <w:cnfStyle w:val="100000000000" w:firstRow="1" w:lastRow="0" w:firstColumn="0" w:lastColumn="0" w:oddVBand="0" w:evenVBand="0" w:oddHBand="0" w:evenHBand="0" w:firstRowFirstColumn="0" w:firstRowLastColumn="0" w:lastRowFirstColumn="0" w:lastRowLastColumn="0"/>
          <w:cantSplit/>
          <w:tblHeader/>
          <w:jc w:val="center"/>
        </w:trPr>
        <w:tc>
          <w:tcPr>
            <w:tcW w:w="287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11AA9CC" w14:textId="77777777" w:rsidR="00420082" w:rsidRPr="004774AA" w:rsidRDefault="00420082" w:rsidP="00A758C2">
            <w:pPr>
              <w:keepNext/>
              <w:pBdr>
                <w:top w:val="none" w:sz="0" w:space="0" w:color="000000"/>
                <w:left w:val="none" w:sz="0" w:space="0" w:color="000000"/>
                <w:bottom w:val="none" w:sz="0" w:space="0" w:color="000000"/>
                <w:right w:val="none" w:sz="0" w:space="0" w:color="000000"/>
              </w:pBdr>
              <w:spacing w:before="40" w:after="40"/>
              <w:ind w:left="100" w:right="100"/>
              <w:rPr>
                <w:rFonts w:ascii="Times New Roman" w:hAnsi="Times New Roman"/>
              </w:rPr>
            </w:pPr>
            <w:r w:rsidRPr="004774AA">
              <w:rPr>
                <w:rFonts w:ascii="Times New Roman" w:eastAsia="Arial" w:hAnsi="Times New Roman"/>
                <w:color w:val="000000"/>
              </w:rPr>
              <w:t>Anguillid life stage</w:t>
            </w:r>
          </w:p>
        </w:tc>
        <w:tc>
          <w:tcPr>
            <w:tcW w:w="2130" w:type="pct"/>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6F0CC14" w14:textId="2B4172C9" w:rsidR="00420082" w:rsidRPr="004774AA" w:rsidRDefault="00420082" w:rsidP="00A758C2">
            <w:pPr>
              <w:keepNext/>
              <w:pBdr>
                <w:top w:val="none" w:sz="0" w:space="0" w:color="000000"/>
                <w:left w:val="none" w:sz="0" w:space="0" w:color="000000"/>
                <w:bottom w:val="none" w:sz="0" w:space="0" w:color="000000"/>
                <w:right w:val="none" w:sz="0" w:space="0" w:color="000000"/>
              </w:pBdr>
              <w:spacing w:before="40" w:after="40"/>
              <w:ind w:left="100" w:right="100"/>
              <w:rPr>
                <w:rFonts w:ascii="Times New Roman" w:hAnsi="Times New Roman"/>
              </w:rPr>
            </w:pPr>
            <w:r w:rsidRPr="004774AA">
              <w:rPr>
                <w:rFonts w:ascii="Times New Roman" w:eastAsia="Arial" w:hAnsi="Times New Roman"/>
                <w:color w:val="000000"/>
              </w:rPr>
              <w:t>N = 76</w:t>
            </w:r>
          </w:p>
        </w:tc>
      </w:tr>
      <w:tr w:rsidR="00420082" w:rsidRPr="004774AA" w14:paraId="1009FB1A" w14:textId="77777777" w:rsidTr="00A758C2">
        <w:trPr>
          <w:cantSplit/>
          <w:jc w:val="center"/>
        </w:trPr>
        <w:tc>
          <w:tcPr>
            <w:tcW w:w="287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981FC6" w14:textId="77777777" w:rsidR="00420082" w:rsidRPr="004774AA" w:rsidRDefault="00420082" w:rsidP="00A758C2">
            <w:pPr>
              <w:keepNext/>
              <w:pBdr>
                <w:top w:val="none" w:sz="0" w:space="0" w:color="000000"/>
                <w:left w:val="none" w:sz="0" w:space="0" w:color="000000"/>
                <w:bottom w:val="none" w:sz="0" w:space="0" w:color="000000"/>
                <w:right w:val="none" w:sz="0" w:space="0" w:color="000000"/>
              </w:pBdr>
              <w:spacing w:before="100" w:after="100"/>
              <w:ind w:left="300" w:right="100"/>
              <w:rPr>
                <w:rFonts w:ascii="Times New Roman" w:hAnsi="Times New Roman"/>
              </w:rPr>
            </w:pPr>
            <w:r w:rsidRPr="004774AA">
              <w:rPr>
                <w:rFonts w:ascii="Times New Roman" w:eastAsia="Arial" w:hAnsi="Times New Roman"/>
                <w:color w:val="000000"/>
              </w:rPr>
              <w:t>Elver</w:t>
            </w:r>
          </w:p>
        </w:tc>
        <w:tc>
          <w:tcPr>
            <w:tcW w:w="2130" w:type="pct"/>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07CB2A" w14:textId="77777777" w:rsidR="00420082" w:rsidRPr="004774AA" w:rsidRDefault="00420082"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rPr>
            </w:pPr>
            <w:r w:rsidRPr="004774AA">
              <w:rPr>
                <w:rFonts w:ascii="Times New Roman" w:eastAsia="Arial" w:hAnsi="Times New Roman"/>
                <w:color w:val="000000"/>
              </w:rPr>
              <w:t>10 (13%)</w:t>
            </w:r>
          </w:p>
        </w:tc>
      </w:tr>
      <w:tr w:rsidR="00420082" w:rsidRPr="004774AA" w14:paraId="01B16658" w14:textId="77777777" w:rsidTr="00A758C2">
        <w:trPr>
          <w:cantSplit/>
          <w:jc w:val="center"/>
        </w:trPr>
        <w:tc>
          <w:tcPr>
            <w:tcW w:w="287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9F2DD0C" w14:textId="77777777" w:rsidR="00420082" w:rsidRPr="004774AA" w:rsidRDefault="00420082" w:rsidP="00A758C2">
            <w:pPr>
              <w:keepNext/>
              <w:pBdr>
                <w:top w:val="none" w:sz="0" w:space="0" w:color="000000"/>
                <w:left w:val="none" w:sz="0" w:space="0" w:color="000000"/>
                <w:bottom w:val="none" w:sz="0" w:space="0" w:color="000000"/>
                <w:right w:val="none" w:sz="0" w:space="0" w:color="000000"/>
              </w:pBdr>
              <w:spacing w:before="100" w:after="100"/>
              <w:ind w:left="300" w:right="100"/>
              <w:rPr>
                <w:rFonts w:ascii="Times New Roman" w:hAnsi="Times New Roman"/>
              </w:rPr>
            </w:pPr>
            <w:r w:rsidRPr="004774AA">
              <w:rPr>
                <w:rFonts w:ascii="Times New Roman" w:eastAsia="Arial" w:hAnsi="Times New Roman"/>
                <w:color w:val="000000"/>
              </w:rPr>
              <w:t>Glass eel</w:t>
            </w:r>
          </w:p>
        </w:tc>
        <w:tc>
          <w:tcPr>
            <w:tcW w:w="2130" w:type="pct"/>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51715F0" w14:textId="77777777" w:rsidR="00420082" w:rsidRPr="004774AA" w:rsidRDefault="00420082"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rPr>
            </w:pPr>
            <w:r w:rsidRPr="004774AA">
              <w:rPr>
                <w:rFonts w:ascii="Times New Roman" w:eastAsia="Arial" w:hAnsi="Times New Roman"/>
                <w:color w:val="000000"/>
              </w:rPr>
              <w:t>66 (87%)</w:t>
            </w:r>
          </w:p>
        </w:tc>
      </w:tr>
    </w:tbl>
    <w:p w14:paraId="2D7A61CA" w14:textId="0DAFDC65" w:rsidR="00420082" w:rsidRPr="001B0D14" w:rsidRDefault="00420082" w:rsidP="00420082">
      <w:pPr>
        <w:keepNext/>
        <w:rPr>
          <w:rFonts w:ascii="Times New Roman" w:hAnsi="Times New Roman"/>
          <w:sz w:val="24"/>
          <w:szCs w:val="24"/>
        </w:rPr>
      </w:pPr>
    </w:p>
    <w:p w14:paraId="28C8B9F7" w14:textId="1FBAF2D4" w:rsidR="006002F7" w:rsidRDefault="00C15272">
      <w:r w:rsidRPr="00C15272">
        <w:rPr>
          <w:noProof/>
        </w:rPr>
        <w:drawing>
          <wp:inline distT="0" distB="0" distL="0" distR="0" wp14:anchorId="100940A7" wp14:editId="73F3A07B">
            <wp:extent cx="6219825" cy="2798922"/>
            <wp:effectExtent l="0" t="0" r="0" b="1905"/>
            <wp:docPr id="15" name="Picture 14">
              <a:extLst xmlns:a="http://schemas.openxmlformats.org/drawingml/2006/main">
                <a:ext uri="{FF2B5EF4-FFF2-40B4-BE49-F238E27FC236}">
                  <a16:creationId xmlns:a16="http://schemas.microsoft.com/office/drawing/2014/main" id="{37460142-6895-4080-A070-F5A1B9372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37460142-6895-4080-A070-F5A1B937207B}"/>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15808" cy="2842114"/>
                    </a:xfrm>
                    <a:prstGeom prst="rect">
                      <a:avLst/>
                    </a:prstGeom>
                  </pic:spPr>
                </pic:pic>
              </a:graphicData>
            </a:graphic>
          </wp:inline>
        </w:drawing>
      </w:r>
    </w:p>
    <w:p w14:paraId="23D80206" w14:textId="2E96BC29" w:rsidR="009D1F65" w:rsidRDefault="009D1F65" w:rsidP="005336AE">
      <w:pPr>
        <w:pStyle w:val="ThesisFigures"/>
      </w:pPr>
      <w:bookmarkStart w:id="573" w:name="_Toc125751208"/>
      <w:bookmarkStart w:id="574" w:name="_Toc125787271"/>
      <w:r w:rsidRPr="004774AA">
        <w:t>Figure 6: Picture displaying a glass eel, previously preserved in ethanol</w:t>
      </w:r>
      <w:bookmarkEnd w:id="573"/>
      <w:bookmarkEnd w:id="574"/>
    </w:p>
    <w:p w14:paraId="67BD4AF5" w14:textId="2EF25512" w:rsidR="009D1F65" w:rsidRPr="009D1F65" w:rsidRDefault="009D1F65" w:rsidP="009D1F65">
      <w:pPr>
        <w:pStyle w:val="Caption"/>
      </w:pPr>
      <w:r w:rsidRPr="009D1F65">
        <w:rPr>
          <w:noProof/>
        </w:rPr>
        <w:lastRenderedPageBreak/>
        <w:drawing>
          <wp:inline distT="0" distB="0" distL="0" distR="0" wp14:anchorId="21B65999" wp14:editId="62A9E49D">
            <wp:extent cx="6394676" cy="2705100"/>
            <wp:effectExtent l="0" t="0" r="6350" b="0"/>
            <wp:docPr id="13" name="Picture 12">
              <a:extLst xmlns:a="http://schemas.openxmlformats.org/drawingml/2006/main">
                <a:ext uri="{FF2B5EF4-FFF2-40B4-BE49-F238E27FC236}">
                  <a16:creationId xmlns:a16="http://schemas.microsoft.com/office/drawing/2014/main" id="{521A4D09-6ADC-4A4C-9A61-D35378F1F4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21A4D09-6ADC-4A4C-9A61-D35378F1F492}"/>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61029" cy="2733169"/>
                    </a:xfrm>
                    <a:prstGeom prst="rect">
                      <a:avLst/>
                    </a:prstGeom>
                  </pic:spPr>
                </pic:pic>
              </a:graphicData>
            </a:graphic>
          </wp:inline>
        </w:drawing>
      </w:r>
    </w:p>
    <w:p w14:paraId="2FEDD949" w14:textId="113AF47B" w:rsidR="009D1F65" w:rsidRPr="005F1408" w:rsidRDefault="009D1F65" w:rsidP="005336AE">
      <w:pPr>
        <w:pStyle w:val="ThesisFigures"/>
      </w:pPr>
      <w:bookmarkStart w:id="575" w:name="_Toc125751209"/>
      <w:bookmarkStart w:id="576" w:name="_Toc125787272"/>
      <w:r w:rsidRPr="005F1408">
        <w:t xml:space="preserve">Figure </w:t>
      </w:r>
      <w:r>
        <w:t>7</w:t>
      </w:r>
      <w:r w:rsidRPr="005F1408">
        <w:t>: Picture displaying an elver occurring in Sabaki Estuary</w:t>
      </w:r>
      <w:bookmarkEnd w:id="575"/>
      <w:bookmarkEnd w:id="576"/>
    </w:p>
    <w:p w14:paraId="187DB23B" w14:textId="4788BA60" w:rsidR="00322C1D" w:rsidRDefault="00322C1D" w:rsidP="008A3F50">
      <w:pPr>
        <w:pStyle w:val="Heading3"/>
      </w:pPr>
      <w:bookmarkStart w:id="577" w:name="_Toc125806971"/>
      <w:r>
        <w:t>S</w:t>
      </w:r>
      <w:r w:rsidRPr="00322C1D">
        <w:t>pecies</w:t>
      </w:r>
      <w:bookmarkEnd w:id="577"/>
    </w:p>
    <w:p w14:paraId="52B58B6D" w14:textId="5ACBFB4C" w:rsidR="009D1F65" w:rsidRPr="004774AA" w:rsidRDefault="009D1F65" w:rsidP="009D1F65">
      <w:pPr>
        <w:pStyle w:val="FirstParagraph"/>
        <w:spacing w:line="480" w:lineRule="auto"/>
        <w:rPr>
          <w:rFonts w:ascii="Times New Roman" w:hAnsi="Times New Roman" w:cs="Times New Roman"/>
        </w:rPr>
      </w:pPr>
      <w:commentRangeStart w:id="578"/>
      <w:r w:rsidRPr="004774AA">
        <w:rPr>
          <w:rFonts w:ascii="Times New Roman" w:hAnsi="Times New Roman" w:cs="Times New Roman"/>
        </w:rPr>
        <w:t>Identification of juvenile anguillid eels to species level was done through the observation of their tail pigmentation according to (</w:t>
      </w:r>
      <w:proofErr w:type="spellStart"/>
      <w:r w:rsidRPr="004774AA">
        <w:rPr>
          <w:rFonts w:ascii="Times New Roman" w:hAnsi="Times New Roman" w:cs="Times New Roman"/>
        </w:rPr>
        <w:t>Revelliac</w:t>
      </w:r>
      <w:proofErr w:type="spellEnd"/>
      <w:r w:rsidRPr="004774AA">
        <w:rPr>
          <w:rFonts w:ascii="Times New Roman" w:hAnsi="Times New Roman" w:cs="Times New Roman"/>
        </w:rPr>
        <w:t xml:space="preserve"> </w:t>
      </w:r>
      <w:r w:rsidR="00C4488A" w:rsidRPr="00C4488A">
        <w:rPr>
          <w:rFonts w:ascii="Times New Roman" w:hAnsi="Times New Roman" w:cs="Times New Roman"/>
          <w:i/>
          <w:iCs/>
        </w:rPr>
        <w:t>et al.,</w:t>
      </w:r>
      <w:r w:rsidRPr="004774AA">
        <w:rPr>
          <w:rFonts w:ascii="Times New Roman" w:hAnsi="Times New Roman" w:cs="Times New Roman"/>
        </w:rPr>
        <w:t xml:space="preserve">2009). </w:t>
      </w:r>
      <w:commentRangeEnd w:id="578"/>
      <w:r w:rsidR="0096130E">
        <w:rPr>
          <w:rStyle w:val="CommentReference"/>
          <w:rFonts w:ascii="Calibri" w:eastAsia="Times New Roman" w:hAnsi="Calibri" w:cs="Times New Roman"/>
          <w:lang w:val="en-GB" w:eastAsia="en-GB"/>
        </w:rPr>
        <w:commentReference w:id="578"/>
      </w:r>
      <w:r w:rsidRPr="004774AA">
        <w:rPr>
          <w:rFonts w:ascii="Times New Roman" w:hAnsi="Times New Roman" w:cs="Times New Roman"/>
        </w:rPr>
        <w:t xml:space="preserve">Among the juvenile anguillid eels captured </w:t>
      </w:r>
      <w:r w:rsidRPr="004774AA">
        <w:rPr>
          <w:rFonts w:ascii="Times New Roman" w:hAnsi="Times New Roman" w:cs="Times New Roman"/>
          <w:i/>
          <w:iCs/>
        </w:rPr>
        <w:t>A. bengalensis</w:t>
      </w:r>
      <w:r w:rsidRPr="004774AA">
        <w:rPr>
          <w:rFonts w:ascii="Times New Roman" w:hAnsi="Times New Roman" w:cs="Times New Roman"/>
        </w:rPr>
        <w:t xml:space="preserve"> </w:t>
      </w:r>
      <w:r w:rsidRPr="005F1408">
        <w:rPr>
          <w:rFonts w:ascii="Times New Roman" w:hAnsi="Times New Roman" w:cs="Times New Roman"/>
        </w:rPr>
        <w:t xml:space="preserve">(see </w:t>
      </w:r>
      <w:proofErr w:type="gramStart"/>
      <w:r w:rsidRPr="005F1408">
        <w:rPr>
          <w:rFonts w:ascii="Times New Roman" w:hAnsi="Times New Roman" w:cs="Times New Roman"/>
        </w:rPr>
        <w:t>figure )</w:t>
      </w:r>
      <w:proofErr w:type="gramEnd"/>
      <w:r w:rsidRPr="0029646F">
        <w:rPr>
          <w:rFonts w:ascii="Times New Roman" w:hAnsi="Times New Roman" w:cs="Times New Roman"/>
          <w:i/>
          <w:iCs/>
        </w:rPr>
        <w:t xml:space="preserve">, </w:t>
      </w:r>
      <w:r w:rsidRPr="004774AA">
        <w:rPr>
          <w:rFonts w:ascii="Times New Roman" w:hAnsi="Times New Roman" w:cs="Times New Roman"/>
        </w:rPr>
        <w:t xml:space="preserve">dominated the abundance of target species caught with 50 individuals. This was followed by </w:t>
      </w:r>
      <w:r w:rsidRPr="004774AA">
        <w:rPr>
          <w:rFonts w:ascii="Times New Roman" w:hAnsi="Times New Roman" w:cs="Times New Roman"/>
          <w:i/>
          <w:iCs/>
        </w:rPr>
        <w:t>A. mossambica</w:t>
      </w:r>
      <w:r w:rsidRPr="004774AA">
        <w:rPr>
          <w:rFonts w:ascii="Times New Roman" w:hAnsi="Times New Roman" w:cs="Times New Roman"/>
        </w:rPr>
        <w:t xml:space="preserve"> </w:t>
      </w:r>
      <w:r w:rsidRPr="005F1408">
        <w:rPr>
          <w:rFonts w:ascii="Times New Roman" w:hAnsi="Times New Roman" w:cs="Times New Roman"/>
        </w:rPr>
        <w:t xml:space="preserve">(see figure </w:t>
      </w:r>
      <w:r w:rsidR="004004EC">
        <w:rPr>
          <w:rFonts w:ascii="Times New Roman" w:hAnsi="Times New Roman" w:cs="Times New Roman"/>
        </w:rPr>
        <w:t>9</w:t>
      </w:r>
      <w:r w:rsidRPr="005F1408">
        <w:rPr>
          <w:rFonts w:ascii="Times New Roman" w:hAnsi="Times New Roman" w:cs="Times New Roman"/>
        </w:rPr>
        <w:t>)</w:t>
      </w:r>
      <w:r w:rsidRPr="0029646F">
        <w:rPr>
          <w:rFonts w:ascii="Times New Roman" w:hAnsi="Times New Roman" w:cs="Times New Roman"/>
          <w:i/>
          <w:iCs/>
        </w:rPr>
        <w:t>,</w:t>
      </w:r>
      <w:r w:rsidR="00322C1D">
        <w:rPr>
          <w:rFonts w:ascii="Times New Roman" w:hAnsi="Times New Roman" w:cs="Times New Roman"/>
          <w:i/>
          <w:iCs/>
        </w:rPr>
        <w:t xml:space="preserve"> </w:t>
      </w:r>
      <w:r w:rsidRPr="004774AA">
        <w:rPr>
          <w:rFonts w:ascii="Times New Roman" w:hAnsi="Times New Roman" w:cs="Times New Roman"/>
        </w:rPr>
        <w:t xml:space="preserve">with 23 individuals while only 3 species of </w:t>
      </w:r>
      <w:r w:rsidRPr="001B0D14">
        <w:rPr>
          <w:rFonts w:ascii="Times New Roman" w:hAnsi="Times New Roman" w:cs="Times New Roman"/>
          <w:i/>
          <w:iCs/>
        </w:rPr>
        <w:t>A. marmorata</w:t>
      </w:r>
      <w:r w:rsidRPr="004774AA">
        <w:rPr>
          <w:rFonts w:ascii="Times New Roman" w:hAnsi="Times New Roman" w:cs="Times New Roman"/>
        </w:rPr>
        <w:t xml:space="preserve"> </w:t>
      </w:r>
      <w:r w:rsidRPr="005F1408">
        <w:rPr>
          <w:rFonts w:ascii="Times New Roman" w:hAnsi="Times New Roman" w:cs="Times New Roman"/>
        </w:rPr>
        <w:t xml:space="preserve">(see figure </w:t>
      </w:r>
      <w:r w:rsidR="004004EC">
        <w:rPr>
          <w:rFonts w:ascii="Times New Roman" w:hAnsi="Times New Roman" w:cs="Times New Roman"/>
        </w:rPr>
        <w:t>10</w:t>
      </w:r>
      <w:r w:rsidRPr="005F1408">
        <w:rPr>
          <w:rFonts w:ascii="Times New Roman" w:hAnsi="Times New Roman" w:cs="Times New Roman"/>
        </w:rPr>
        <w:t>)</w:t>
      </w:r>
      <w:r w:rsidRPr="0029646F">
        <w:rPr>
          <w:rFonts w:ascii="Times New Roman" w:hAnsi="Times New Roman" w:cs="Times New Roman"/>
          <w:i/>
          <w:iCs/>
        </w:rPr>
        <w:t>,</w:t>
      </w:r>
      <w:r w:rsidR="00322C1D">
        <w:rPr>
          <w:rFonts w:ascii="Times New Roman" w:hAnsi="Times New Roman" w:cs="Times New Roman"/>
          <w:i/>
          <w:iCs/>
        </w:rPr>
        <w:t xml:space="preserve"> </w:t>
      </w:r>
      <w:r w:rsidRPr="004774AA">
        <w:rPr>
          <w:rFonts w:ascii="Times New Roman" w:hAnsi="Times New Roman" w:cs="Times New Roman"/>
        </w:rPr>
        <w:t>were</w:t>
      </w:r>
      <w:r w:rsidR="00322C1D">
        <w:rPr>
          <w:rFonts w:ascii="Times New Roman" w:hAnsi="Times New Roman" w:cs="Times New Roman"/>
        </w:rPr>
        <w:t xml:space="preserve"> </w:t>
      </w:r>
      <w:r w:rsidRPr="004774AA">
        <w:rPr>
          <w:rFonts w:ascii="Times New Roman" w:hAnsi="Times New Roman" w:cs="Times New Roman"/>
        </w:rPr>
        <w:t>captured</w:t>
      </w:r>
      <w:r w:rsidR="00322C1D">
        <w:rPr>
          <w:rFonts w:ascii="Times New Roman" w:hAnsi="Times New Roman" w:cs="Times New Roman"/>
        </w:rPr>
        <w:t xml:space="preserve"> as seen in table </w:t>
      </w:r>
      <w:r w:rsidR="00024965">
        <w:rPr>
          <w:rFonts w:ascii="Times New Roman" w:hAnsi="Times New Roman" w:cs="Times New Roman"/>
        </w:rPr>
        <w:t>4</w:t>
      </w:r>
      <w:r w:rsidR="00322C1D">
        <w:rPr>
          <w:rFonts w:ascii="Times New Roman" w:hAnsi="Times New Roman" w:cs="Times New Roman"/>
        </w:rPr>
        <w:t>.</w:t>
      </w:r>
    </w:p>
    <w:p w14:paraId="19B2C07F" w14:textId="655C6E31" w:rsidR="009D1F65" w:rsidRPr="00322C1D" w:rsidRDefault="009D1F65" w:rsidP="005336AE">
      <w:pPr>
        <w:pStyle w:val="ThesisTables"/>
      </w:pPr>
      <w:bookmarkStart w:id="579" w:name="_Toc125750601"/>
      <w:r w:rsidRPr="00322C1D">
        <w:t xml:space="preserve">Table </w:t>
      </w:r>
      <w:r w:rsidR="00024965">
        <w:t>4</w:t>
      </w:r>
      <w:r w:rsidRPr="00322C1D">
        <w:t>:  Species of anguillid eels caught</w:t>
      </w:r>
      <w:bookmarkEnd w:id="579"/>
    </w:p>
    <w:tbl>
      <w:tblPr>
        <w:tblStyle w:val="Table"/>
        <w:tblW w:w="396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Change w:id="580" w:author="Dan mungai" w:date="2023-02-20T12:44:00Z">
          <w:tblPr>
            <w:tblStyle w:val="Table"/>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
        </w:tblPrChange>
      </w:tblPr>
      <w:tblGrid>
        <w:gridCol w:w="3027"/>
        <w:gridCol w:w="2409"/>
        <w:gridCol w:w="1984"/>
        <w:tblGridChange w:id="581">
          <w:tblGrid>
            <w:gridCol w:w="3028"/>
            <w:gridCol w:w="2409"/>
            <w:gridCol w:w="1984"/>
          </w:tblGrid>
        </w:tblGridChange>
      </w:tblGrid>
      <w:tr w:rsidR="000C7709" w:rsidRPr="009D1F65" w14:paraId="658A381B" w14:textId="77777777" w:rsidTr="000C7709">
        <w:trPr>
          <w:cantSplit/>
          <w:tblHeader/>
          <w:jc w:val="center"/>
          <w:trPrChange w:id="582" w:author="Dan mungai" w:date="2023-02-20T12:44:00Z">
            <w:trPr>
              <w:cantSplit/>
              <w:tblHeader/>
              <w:jc w:val="center"/>
            </w:trPr>
          </w:trPrChange>
        </w:trPr>
        <w:tc>
          <w:tcPr>
            <w:tcW w:w="2040" w:type="pct"/>
            <w:tcPrChange w:id="583" w:author="Dan mungai" w:date="2023-02-20T12:44:00Z">
              <w:tcPr>
                <w:tcW w:w="1619" w:type="pct"/>
              </w:tcPr>
            </w:tcPrChange>
          </w:tcPr>
          <w:p w14:paraId="42CF11E7" w14:textId="77777777" w:rsidR="000C7709" w:rsidRPr="0096130E" w:rsidRDefault="000C7709" w:rsidP="00A758C2">
            <w:pPr>
              <w:keepNext/>
              <w:spacing w:after="60"/>
              <w:rPr>
                <w:rFonts w:ascii="Times New Roman" w:hAnsi="Times New Roman"/>
                <w:sz w:val="22"/>
                <w:szCs w:val="22"/>
                <w:highlight w:val="yellow"/>
                <w:rPrChange w:id="584" w:author="Microsoft account" w:date="2023-02-13T14:00:00Z">
                  <w:rPr>
                    <w:rFonts w:ascii="Times New Roman" w:hAnsi="Times New Roman"/>
                    <w:sz w:val="22"/>
                    <w:szCs w:val="22"/>
                  </w:rPr>
                </w:rPrChange>
              </w:rPr>
            </w:pPr>
            <w:commentRangeStart w:id="585"/>
            <w:r w:rsidRPr="0096130E">
              <w:rPr>
                <w:rFonts w:ascii="Times New Roman" w:hAnsi="Times New Roman"/>
                <w:highlight w:val="yellow"/>
                <w:rPrChange w:id="586" w:author="Microsoft account" w:date="2023-02-13T14:00:00Z">
                  <w:rPr>
                    <w:rFonts w:ascii="Times New Roman" w:hAnsi="Times New Roman"/>
                  </w:rPr>
                </w:rPrChange>
              </w:rPr>
              <w:t>Species</w:t>
            </w:r>
          </w:p>
        </w:tc>
        <w:tc>
          <w:tcPr>
            <w:tcW w:w="1623" w:type="pct"/>
            <w:tcPrChange w:id="587" w:author="Dan mungai" w:date="2023-02-20T12:44:00Z">
              <w:tcPr>
                <w:tcW w:w="1288" w:type="pct"/>
              </w:tcPr>
            </w:tcPrChange>
          </w:tcPr>
          <w:p w14:paraId="1CEEAF19" w14:textId="653A8734" w:rsidR="000C7709" w:rsidRPr="0096130E" w:rsidRDefault="000C7709" w:rsidP="00A758C2">
            <w:pPr>
              <w:keepNext/>
              <w:spacing w:after="60"/>
              <w:rPr>
                <w:rFonts w:ascii="Times New Roman" w:hAnsi="Times New Roman"/>
                <w:sz w:val="22"/>
                <w:szCs w:val="22"/>
                <w:highlight w:val="yellow"/>
                <w:rPrChange w:id="588" w:author="Microsoft account" w:date="2023-02-13T14:00:00Z">
                  <w:rPr>
                    <w:rFonts w:ascii="Times New Roman" w:hAnsi="Times New Roman"/>
                    <w:sz w:val="22"/>
                    <w:szCs w:val="22"/>
                  </w:rPr>
                </w:rPrChange>
              </w:rPr>
            </w:pPr>
            <w:r w:rsidRPr="0096130E">
              <w:rPr>
                <w:rFonts w:ascii="Times New Roman" w:hAnsi="Times New Roman"/>
                <w:highlight w:val="yellow"/>
                <w:rPrChange w:id="589" w:author="Microsoft account" w:date="2023-02-13T14:00:00Z">
                  <w:rPr>
                    <w:rFonts w:ascii="Times New Roman" w:hAnsi="Times New Roman"/>
                  </w:rPr>
                </w:rPrChange>
              </w:rPr>
              <w:t>Local name</w:t>
            </w:r>
          </w:p>
        </w:tc>
        <w:tc>
          <w:tcPr>
            <w:tcW w:w="1337" w:type="pct"/>
            <w:tcPrChange w:id="590" w:author="Dan mungai" w:date="2023-02-20T12:44:00Z">
              <w:tcPr>
                <w:tcW w:w="1061" w:type="pct"/>
              </w:tcPr>
            </w:tcPrChange>
          </w:tcPr>
          <w:p w14:paraId="0BC0264E" w14:textId="78767C3F" w:rsidR="000C7709" w:rsidRPr="0096130E" w:rsidRDefault="000C7709" w:rsidP="00A758C2">
            <w:pPr>
              <w:keepNext/>
              <w:spacing w:after="60"/>
              <w:rPr>
                <w:rFonts w:ascii="Times New Roman" w:hAnsi="Times New Roman"/>
                <w:sz w:val="22"/>
                <w:szCs w:val="22"/>
                <w:highlight w:val="yellow"/>
                <w:rPrChange w:id="591" w:author="Microsoft account" w:date="2023-02-13T14:00:00Z">
                  <w:rPr>
                    <w:rFonts w:ascii="Times New Roman" w:hAnsi="Times New Roman"/>
                    <w:sz w:val="22"/>
                    <w:szCs w:val="22"/>
                  </w:rPr>
                </w:rPrChange>
              </w:rPr>
            </w:pPr>
            <w:ins w:id="592" w:author="Dan mungai" w:date="2023-02-20T12:43:00Z">
              <w:r>
                <w:rPr>
                  <w:rFonts w:ascii="Times New Roman" w:hAnsi="Times New Roman"/>
                  <w:highlight w:val="yellow"/>
                </w:rPr>
                <w:t>Individual</w:t>
              </w:r>
            </w:ins>
            <w:commentRangeStart w:id="593"/>
            <w:del w:id="594" w:author="Dan mungai" w:date="2023-02-20T12:43:00Z">
              <w:r w:rsidRPr="0096130E" w:rsidDel="000C7709">
                <w:rPr>
                  <w:rFonts w:ascii="Times New Roman" w:hAnsi="Times New Roman"/>
                  <w:highlight w:val="yellow"/>
                  <w:rPrChange w:id="595" w:author="Microsoft account" w:date="2023-02-13T14:00:00Z">
                    <w:rPr>
                      <w:rFonts w:ascii="Times New Roman" w:hAnsi="Times New Roman"/>
                    </w:rPr>
                  </w:rPrChange>
                </w:rPr>
                <w:delText>Species</w:delText>
              </w:r>
            </w:del>
            <w:r w:rsidRPr="0096130E">
              <w:rPr>
                <w:rFonts w:ascii="Times New Roman" w:hAnsi="Times New Roman"/>
                <w:highlight w:val="yellow"/>
                <w:rPrChange w:id="596" w:author="Microsoft account" w:date="2023-02-13T14:00:00Z">
                  <w:rPr>
                    <w:rFonts w:ascii="Times New Roman" w:hAnsi="Times New Roman"/>
                  </w:rPr>
                </w:rPrChange>
              </w:rPr>
              <w:t xml:space="preserve"> number</w:t>
            </w:r>
            <w:commentRangeEnd w:id="593"/>
            <w:r w:rsidRPr="0096130E">
              <w:rPr>
                <w:rStyle w:val="CommentReference"/>
                <w:highlight w:val="yellow"/>
                <w:rPrChange w:id="597" w:author="Microsoft account" w:date="2023-02-13T14:00:00Z">
                  <w:rPr>
                    <w:rStyle w:val="CommentReference"/>
                  </w:rPr>
                </w:rPrChange>
              </w:rPr>
              <w:commentReference w:id="593"/>
            </w:r>
            <w:commentRangeEnd w:id="585"/>
            <w:r>
              <w:rPr>
                <w:rStyle w:val="CommentReference"/>
              </w:rPr>
              <w:commentReference w:id="585"/>
            </w:r>
          </w:p>
        </w:tc>
      </w:tr>
      <w:tr w:rsidR="000C7709" w:rsidRPr="009D1F65" w14:paraId="4B441EE0" w14:textId="77777777" w:rsidTr="000C7709">
        <w:trPr>
          <w:cantSplit/>
          <w:jc w:val="center"/>
          <w:trPrChange w:id="598" w:author="Dan mungai" w:date="2023-02-20T12:44:00Z">
            <w:trPr>
              <w:cantSplit/>
              <w:jc w:val="center"/>
            </w:trPr>
          </w:trPrChange>
        </w:trPr>
        <w:tc>
          <w:tcPr>
            <w:tcW w:w="2040" w:type="pct"/>
            <w:tcPrChange w:id="599" w:author="Dan mungai" w:date="2023-02-20T12:44:00Z">
              <w:tcPr>
                <w:tcW w:w="1619" w:type="pct"/>
              </w:tcPr>
            </w:tcPrChange>
          </w:tcPr>
          <w:p w14:paraId="7F66F800" w14:textId="31BB09E2" w:rsidR="000C7709" w:rsidRPr="009D1F65" w:rsidRDefault="000C7709" w:rsidP="00A758C2">
            <w:pPr>
              <w:keepNext/>
              <w:spacing w:after="60"/>
              <w:rPr>
                <w:rFonts w:ascii="Times New Roman" w:hAnsi="Times New Roman"/>
                <w:i/>
                <w:iCs/>
                <w:sz w:val="22"/>
                <w:szCs w:val="22"/>
              </w:rPr>
            </w:pPr>
            <w:r w:rsidRPr="009D1F65">
              <w:rPr>
                <w:rFonts w:ascii="Times New Roman" w:hAnsi="Times New Roman"/>
                <w:i/>
                <w:iCs/>
                <w:sz w:val="22"/>
                <w:szCs w:val="22"/>
              </w:rPr>
              <w:t>A. bengalensis</w:t>
            </w:r>
          </w:p>
        </w:tc>
        <w:tc>
          <w:tcPr>
            <w:tcW w:w="1623" w:type="pct"/>
            <w:tcPrChange w:id="600" w:author="Dan mungai" w:date="2023-02-20T12:44:00Z">
              <w:tcPr>
                <w:tcW w:w="1288" w:type="pct"/>
              </w:tcPr>
            </w:tcPrChange>
          </w:tcPr>
          <w:p w14:paraId="2C4505B3" w14:textId="77777777" w:rsidR="000C7709" w:rsidRPr="009D1F65" w:rsidRDefault="000C7709" w:rsidP="00A758C2">
            <w:pPr>
              <w:keepNext/>
              <w:spacing w:after="60"/>
              <w:rPr>
                <w:rFonts w:ascii="Times New Roman" w:hAnsi="Times New Roman"/>
                <w:sz w:val="22"/>
                <w:szCs w:val="22"/>
              </w:rPr>
            </w:pPr>
            <w:proofErr w:type="spellStart"/>
            <w:r w:rsidRPr="009D1F65">
              <w:rPr>
                <w:rFonts w:ascii="Times New Roman" w:hAnsi="Times New Roman"/>
                <w:sz w:val="22"/>
                <w:szCs w:val="22"/>
              </w:rPr>
              <w:t>Mkunga</w:t>
            </w:r>
            <w:proofErr w:type="spellEnd"/>
          </w:p>
        </w:tc>
        <w:tc>
          <w:tcPr>
            <w:tcW w:w="1337" w:type="pct"/>
            <w:tcPrChange w:id="601" w:author="Dan mungai" w:date="2023-02-20T12:44:00Z">
              <w:tcPr>
                <w:tcW w:w="1061" w:type="pct"/>
              </w:tcPr>
            </w:tcPrChange>
          </w:tcPr>
          <w:p w14:paraId="6EF86B95" w14:textId="77777777" w:rsidR="000C7709" w:rsidRPr="009D1F65" w:rsidRDefault="000C7709" w:rsidP="00A758C2">
            <w:pPr>
              <w:keepNext/>
              <w:spacing w:after="60"/>
              <w:rPr>
                <w:rFonts w:ascii="Times New Roman" w:hAnsi="Times New Roman"/>
                <w:sz w:val="22"/>
                <w:szCs w:val="22"/>
              </w:rPr>
            </w:pPr>
            <w:r w:rsidRPr="009D1F65">
              <w:rPr>
                <w:rFonts w:ascii="Times New Roman" w:hAnsi="Times New Roman"/>
                <w:sz w:val="22"/>
                <w:szCs w:val="22"/>
              </w:rPr>
              <w:t>50</w:t>
            </w:r>
          </w:p>
        </w:tc>
      </w:tr>
      <w:tr w:rsidR="000C7709" w:rsidRPr="009D1F65" w14:paraId="722C3BF9" w14:textId="77777777" w:rsidTr="000C7709">
        <w:trPr>
          <w:cantSplit/>
          <w:jc w:val="center"/>
          <w:trPrChange w:id="602" w:author="Dan mungai" w:date="2023-02-20T12:44:00Z">
            <w:trPr>
              <w:cantSplit/>
              <w:jc w:val="center"/>
            </w:trPr>
          </w:trPrChange>
        </w:trPr>
        <w:tc>
          <w:tcPr>
            <w:tcW w:w="2040" w:type="pct"/>
            <w:tcPrChange w:id="603" w:author="Dan mungai" w:date="2023-02-20T12:44:00Z">
              <w:tcPr>
                <w:tcW w:w="1619" w:type="pct"/>
              </w:tcPr>
            </w:tcPrChange>
          </w:tcPr>
          <w:p w14:paraId="24A06F34" w14:textId="41FDC4CB" w:rsidR="000C7709" w:rsidRPr="009D1F65" w:rsidRDefault="000C7709" w:rsidP="00A758C2">
            <w:pPr>
              <w:keepNext/>
              <w:spacing w:after="60"/>
              <w:rPr>
                <w:rFonts w:ascii="Times New Roman" w:hAnsi="Times New Roman"/>
                <w:i/>
                <w:iCs/>
                <w:sz w:val="22"/>
                <w:szCs w:val="22"/>
              </w:rPr>
            </w:pPr>
            <w:r w:rsidRPr="009D1F65">
              <w:rPr>
                <w:rFonts w:ascii="Times New Roman" w:hAnsi="Times New Roman"/>
                <w:i/>
                <w:iCs/>
                <w:sz w:val="22"/>
                <w:szCs w:val="22"/>
              </w:rPr>
              <w:t>A. mossambica</w:t>
            </w:r>
          </w:p>
        </w:tc>
        <w:tc>
          <w:tcPr>
            <w:tcW w:w="1623" w:type="pct"/>
            <w:tcPrChange w:id="604" w:author="Dan mungai" w:date="2023-02-20T12:44:00Z">
              <w:tcPr>
                <w:tcW w:w="1288" w:type="pct"/>
              </w:tcPr>
            </w:tcPrChange>
          </w:tcPr>
          <w:p w14:paraId="39D6F0B0" w14:textId="77777777" w:rsidR="000C7709" w:rsidRPr="009D1F65" w:rsidRDefault="000C7709" w:rsidP="00A758C2">
            <w:pPr>
              <w:keepNext/>
              <w:spacing w:after="60"/>
              <w:rPr>
                <w:rFonts w:ascii="Times New Roman" w:hAnsi="Times New Roman"/>
                <w:sz w:val="22"/>
                <w:szCs w:val="22"/>
              </w:rPr>
            </w:pPr>
            <w:proofErr w:type="spellStart"/>
            <w:r w:rsidRPr="009D1F65">
              <w:rPr>
                <w:rFonts w:ascii="Times New Roman" w:hAnsi="Times New Roman"/>
                <w:sz w:val="22"/>
                <w:szCs w:val="22"/>
              </w:rPr>
              <w:t>Mkunga</w:t>
            </w:r>
            <w:proofErr w:type="spellEnd"/>
          </w:p>
        </w:tc>
        <w:tc>
          <w:tcPr>
            <w:tcW w:w="1337" w:type="pct"/>
            <w:tcPrChange w:id="605" w:author="Dan mungai" w:date="2023-02-20T12:44:00Z">
              <w:tcPr>
                <w:tcW w:w="1061" w:type="pct"/>
              </w:tcPr>
            </w:tcPrChange>
          </w:tcPr>
          <w:p w14:paraId="05DC5EC4" w14:textId="77777777" w:rsidR="000C7709" w:rsidRPr="009D1F65" w:rsidRDefault="000C7709" w:rsidP="00A758C2">
            <w:pPr>
              <w:keepNext/>
              <w:spacing w:after="60"/>
              <w:rPr>
                <w:rFonts w:ascii="Times New Roman" w:hAnsi="Times New Roman"/>
                <w:sz w:val="22"/>
                <w:szCs w:val="22"/>
              </w:rPr>
            </w:pPr>
            <w:r w:rsidRPr="009D1F65">
              <w:rPr>
                <w:rFonts w:ascii="Times New Roman" w:hAnsi="Times New Roman"/>
                <w:sz w:val="22"/>
                <w:szCs w:val="22"/>
              </w:rPr>
              <w:t>23</w:t>
            </w:r>
          </w:p>
        </w:tc>
      </w:tr>
      <w:tr w:rsidR="000C7709" w:rsidRPr="009D1F65" w14:paraId="365C5661" w14:textId="77777777" w:rsidTr="000C7709">
        <w:trPr>
          <w:cantSplit/>
          <w:jc w:val="center"/>
          <w:trPrChange w:id="606" w:author="Dan mungai" w:date="2023-02-20T12:44:00Z">
            <w:trPr>
              <w:cantSplit/>
              <w:jc w:val="center"/>
            </w:trPr>
          </w:trPrChange>
        </w:trPr>
        <w:tc>
          <w:tcPr>
            <w:tcW w:w="2040" w:type="pct"/>
            <w:tcPrChange w:id="607" w:author="Dan mungai" w:date="2023-02-20T12:44:00Z">
              <w:tcPr>
                <w:tcW w:w="1619" w:type="pct"/>
              </w:tcPr>
            </w:tcPrChange>
          </w:tcPr>
          <w:p w14:paraId="4451B6D5" w14:textId="4BB0454D" w:rsidR="000C7709" w:rsidRPr="009D1F65" w:rsidRDefault="000C7709" w:rsidP="00A758C2">
            <w:pPr>
              <w:keepNext/>
              <w:spacing w:after="60"/>
              <w:rPr>
                <w:rFonts w:ascii="Times New Roman" w:hAnsi="Times New Roman"/>
                <w:i/>
                <w:iCs/>
                <w:sz w:val="22"/>
                <w:szCs w:val="22"/>
              </w:rPr>
            </w:pPr>
            <w:r w:rsidRPr="009D1F65">
              <w:rPr>
                <w:rFonts w:ascii="Times New Roman" w:hAnsi="Times New Roman"/>
                <w:i/>
                <w:iCs/>
                <w:sz w:val="22"/>
                <w:szCs w:val="22"/>
              </w:rPr>
              <w:t>A. marmorata</w:t>
            </w:r>
          </w:p>
        </w:tc>
        <w:tc>
          <w:tcPr>
            <w:tcW w:w="1623" w:type="pct"/>
            <w:tcPrChange w:id="608" w:author="Dan mungai" w:date="2023-02-20T12:44:00Z">
              <w:tcPr>
                <w:tcW w:w="1288" w:type="pct"/>
              </w:tcPr>
            </w:tcPrChange>
          </w:tcPr>
          <w:p w14:paraId="0DDFCFAA" w14:textId="77777777" w:rsidR="000C7709" w:rsidRPr="009D1F65" w:rsidRDefault="000C7709" w:rsidP="00A758C2">
            <w:pPr>
              <w:keepNext/>
              <w:spacing w:after="60"/>
              <w:rPr>
                <w:rFonts w:ascii="Times New Roman" w:hAnsi="Times New Roman"/>
                <w:sz w:val="22"/>
                <w:szCs w:val="22"/>
              </w:rPr>
            </w:pPr>
            <w:proofErr w:type="spellStart"/>
            <w:r w:rsidRPr="009D1F65">
              <w:rPr>
                <w:rFonts w:ascii="Times New Roman" w:hAnsi="Times New Roman"/>
                <w:sz w:val="22"/>
                <w:szCs w:val="22"/>
              </w:rPr>
              <w:t>Mkunga</w:t>
            </w:r>
            <w:proofErr w:type="spellEnd"/>
          </w:p>
        </w:tc>
        <w:tc>
          <w:tcPr>
            <w:tcW w:w="1337" w:type="pct"/>
            <w:tcPrChange w:id="609" w:author="Dan mungai" w:date="2023-02-20T12:44:00Z">
              <w:tcPr>
                <w:tcW w:w="1061" w:type="pct"/>
              </w:tcPr>
            </w:tcPrChange>
          </w:tcPr>
          <w:p w14:paraId="5E2E6EC5" w14:textId="77777777" w:rsidR="000C7709" w:rsidRPr="009D1F65" w:rsidRDefault="000C7709" w:rsidP="00A758C2">
            <w:pPr>
              <w:keepNext/>
              <w:spacing w:after="60"/>
              <w:rPr>
                <w:rFonts w:ascii="Times New Roman" w:hAnsi="Times New Roman"/>
                <w:sz w:val="22"/>
                <w:szCs w:val="22"/>
              </w:rPr>
            </w:pPr>
            <w:r w:rsidRPr="009D1F65">
              <w:rPr>
                <w:rFonts w:ascii="Times New Roman" w:hAnsi="Times New Roman"/>
                <w:sz w:val="22"/>
                <w:szCs w:val="22"/>
              </w:rPr>
              <w:t>3</w:t>
            </w:r>
          </w:p>
        </w:tc>
      </w:tr>
    </w:tbl>
    <w:p w14:paraId="62026184" w14:textId="192562E1" w:rsidR="009D1F65" w:rsidRDefault="009D1F65"/>
    <w:p w14:paraId="4A4F13AD" w14:textId="465926EB" w:rsidR="00142FFF" w:rsidRDefault="00142FFF">
      <w:r w:rsidRPr="00142FFF">
        <w:rPr>
          <w:noProof/>
        </w:rPr>
        <w:lastRenderedPageBreak/>
        <mc:AlternateContent>
          <mc:Choice Requires="wps">
            <w:drawing>
              <wp:anchor distT="0" distB="0" distL="114300" distR="114300" simplePos="0" relativeHeight="251659264" behindDoc="0" locked="0" layoutInCell="1" allowOverlap="1" wp14:anchorId="6536D22C" wp14:editId="59E2F486">
                <wp:simplePos x="0" y="0"/>
                <wp:positionH relativeFrom="margin">
                  <wp:posOffset>47625</wp:posOffset>
                </wp:positionH>
                <wp:positionV relativeFrom="paragraph">
                  <wp:posOffset>3349625</wp:posOffset>
                </wp:positionV>
                <wp:extent cx="2524125" cy="377190"/>
                <wp:effectExtent l="0" t="0" r="28575" b="22860"/>
                <wp:wrapNone/>
                <wp:docPr id="7" name="Text Box 25">
                  <a:extLst xmlns:a="http://schemas.openxmlformats.org/drawingml/2006/main">
                    <a:ext uri="{FF2B5EF4-FFF2-40B4-BE49-F238E27FC236}">
                      <a16:creationId xmlns:a16="http://schemas.microsoft.com/office/drawing/2014/main" id="{FAF6CCBB-0950-4D60-8FF8-2345E5970059}"/>
                    </a:ext>
                  </a:extLst>
                </wp:docPr>
                <wp:cNvGraphicFramePr/>
                <a:graphic xmlns:a="http://schemas.openxmlformats.org/drawingml/2006/main">
                  <a:graphicData uri="http://schemas.microsoft.com/office/word/2010/wordprocessingShape">
                    <wps:wsp>
                      <wps:cNvSpPr txBox="1"/>
                      <wps:spPr>
                        <a:xfrm>
                          <a:off x="0" y="0"/>
                          <a:ext cx="2524125" cy="377190"/>
                        </a:xfrm>
                        <a:prstGeom prst="rect">
                          <a:avLst/>
                        </a:prstGeom>
                        <a:solidFill>
                          <a:schemeClr val="lt1"/>
                        </a:solidFill>
                        <a:ln w="6350">
                          <a:solidFill>
                            <a:prstClr val="black"/>
                          </a:solidFill>
                        </a:ln>
                      </wps:spPr>
                      <wps:txbx>
                        <w:txbxContent>
                          <w:p w14:paraId="4F69736C" w14:textId="77777777" w:rsidR="002E5F2A" w:rsidRPr="00142FFF" w:rsidRDefault="002E5F2A"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SBEJV22/8 (</w:t>
                            </w:r>
                            <w:r w:rsidRPr="00142FFF">
                              <w:rPr>
                                <w:rFonts w:ascii="Times New Roman" w:eastAsia="Calibri" w:hAnsi="Times New Roman"/>
                                <w:b/>
                                <w:bCs/>
                                <w:i/>
                                <w:iCs/>
                                <w:color w:val="000000" w:themeColor="text1"/>
                                <w:kern w:val="24"/>
                                <w:sz w:val="24"/>
                                <w:szCs w:val="24"/>
                              </w:rPr>
                              <w:t>Anguilla bengalensis</w:t>
                            </w:r>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36D22C" id="_x0000_t202" coordsize="21600,21600" o:spt="202" path="m,l,21600r21600,l21600,xe">
                <v:stroke joinstyle="miter"/>
                <v:path gradientshapeok="t" o:connecttype="rect"/>
              </v:shapetype>
              <v:shape id="Text Box 25" o:spid="_x0000_s1026" type="#_x0000_t202" style="position:absolute;margin-left:3.75pt;margin-top:263.75pt;width:198.75pt;height:2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" fillcolor="white [3201]" strokeweight=".5pt">
                <v:textbox>
                  <w:txbxContent>
                    <w:p w14:paraId="4F69736C" w14:textId="77777777" w:rsidR="002E5F2A" w:rsidRPr="00142FFF" w:rsidRDefault="002E5F2A"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SBEJV22/8 (</w:t>
                      </w:r>
                      <w:r w:rsidRPr="00142FFF">
                        <w:rPr>
                          <w:rFonts w:ascii="Times New Roman" w:eastAsia="Calibri" w:hAnsi="Times New Roman"/>
                          <w:b/>
                          <w:bCs/>
                          <w:i/>
                          <w:iCs/>
                          <w:color w:val="000000" w:themeColor="text1"/>
                          <w:kern w:val="24"/>
                          <w:sz w:val="24"/>
                          <w:szCs w:val="24"/>
                        </w:rPr>
                        <w:t>Anguilla bengalensis</w:t>
                      </w:r>
                      <w:r w:rsidRPr="00142FFF">
                        <w:rPr>
                          <w:rFonts w:ascii="Times New Roman" w:eastAsia="Calibri" w:hAnsi="Times New Roman"/>
                          <w:b/>
                          <w:bCs/>
                          <w:color w:val="000000" w:themeColor="text1"/>
                          <w:kern w:val="24"/>
                          <w:sz w:val="24"/>
                          <w:szCs w:val="24"/>
                        </w:rPr>
                        <w:t>)</w:t>
                      </w:r>
                    </w:p>
                  </w:txbxContent>
                </v:textbox>
                <w10:wrap anchorx="margin"/>
              </v:shape>
            </w:pict>
          </mc:Fallback>
        </mc:AlternateContent>
      </w:r>
      <w:r w:rsidRPr="00142FFF">
        <w:rPr>
          <w:noProof/>
        </w:rPr>
        <w:drawing>
          <wp:inline distT="0" distB="0" distL="0" distR="0" wp14:anchorId="565BD1F2" wp14:editId="42272019">
            <wp:extent cx="6515100" cy="4705350"/>
            <wp:effectExtent l="0" t="0" r="0" b="0"/>
            <wp:docPr id="6" name="Picture 5">
              <a:extLst xmlns:a="http://schemas.openxmlformats.org/drawingml/2006/main">
                <a:ext uri="{FF2B5EF4-FFF2-40B4-BE49-F238E27FC236}">
                  <a16:creationId xmlns:a16="http://schemas.microsoft.com/office/drawing/2014/main" id="{95C64DC2-96B6-4DDF-A8C7-C524D7EFD9CE}"/>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5C64DC2-96B6-4DDF-A8C7-C524D7EFD9CE}"/>
                        </a:ext>
                      </a:extLst>
                    </pic:cNv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5461" cy="4705611"/>
                    </a:xfrm>
                    <a:prstGeom prst="rect">
                      <a:avLst/>
                    </a:prstGeom>
                  </pic:spPr>
                </pic:pic>
              </a:graphicData>
            </a:graphic>
          </wp:inline>
        </w:drawing>
      </w:r>
    </w:p>
    <w:p w14:paraId="5EC74A57" w14:textId="124876F8" w:rsidR="00142FFF" w:rsidRDefault="009D1F65" w:rsidP="005336AE">
      <w:pPr>
        <w:pStyle w:val="ThesisFigures"/>
      </w:pPr>
      <w:bookmarkStart w:id="610" w:name="_Toc125751210"/>
      <w:bookmarkStart w:id="611" w:name="_Toc125787273"/>
      <w:r w:rsidRPr="004774AA">
        <w:t xml:space="preserve">Figure </w:t>
      </w:r>
      <w:r w:rsidR="004004EC">
        <w:t>8</w:t>
      </w:r>
      <w:r w:rsidRPr="004774AA">
        <w:t>: Tail pigmentation of A. bengalensis glass eel</w:t>
      </w:r>
      <w:bookmarkEnd w:id="610"/>
      <w:bookmarkEnd w:id="611"/>
    </w:p>
    <w:p w14:paraId="48D021FD" w14:textId="77C1BEF2" w:rsidR="009D1F65" w:rsidRDefault="009D1F65" w:rsidP="009D1F65">
      <w:pPr>
        <w:pStyle w:val="MyFigures"/>
      </w:pPr>
      <w:r w:rsidRPr="004774AA">
        <w:t xml:space="preserve"> </w:t>
      </w:r>
    </w:p>
    <w:p w14:paraId="332B2489" w14:textId="1F3241B1" w:rsidR="00142FFF" w:rsidRPr="00142FFF" w:rsidRDefault="00142FFF" w:rsidP="00142FFF">
      <w:pPr>
        <w:pStyle w:val="Caption"/>
      </w:pPr>
      <w:r w:rsidRPr="00142FFF">
        <w:rPr>
          <w:noProof/>
        </w:rPr>
        <w:lastRenderedPageBreak/>
        <mc:AlternateContent>
          <mc:Choice Requires="wps">
            <w:drawing>
              <wp:anchor distT="0" distB="0" distL="114300" distR="114300" simplePos="0" relativeHeight="251661312" behindDoc="0" locked="0" layoutInCell="1" allowOverlap="1" wp14:anchorId="660EF472" wp14:editId="7D283444">
                <wp:simplePos x="0" y="0"/>
                <wp:positionH relativeFrom="margin">
                  <wp:posOffset>38100</wp:posOffset>
                </wp:positionH>
                <wp:positionV relativeFrom="paragraph">
                  <wp:posOffset>2881630</wp:posOffset>
                </wp:positionV>
                <wp:extent cx="2470107" cy="395444"/>
                <wp:effectExtent l="0" t="0" r="26035" b="24130"/>
                <wp:wrapNone/>
                <wp:docPr id="10" name="Text Box 21">
                  <a:extLst xmlns:a="http://schemas.openxmlformats.org/drawingml/2006/main">
                    <a:ext uri="{FF2B5EF4-FFF2-40B4-BE49-F238E27FC236}">
                      <a16:creationId xmlns:a16="http://schemas.microsoft.com/office/drawing/2014/main" id="{151EEC77-7059-B4D6-82E8-92F7686A14DB}"/>
                    </a:ext>
                  </a:extLst>
                </wp:docPr>
                <wp:cNvGraphicFramePr/>
                <a:graphic xmlns:a="http://schemas.openxmlformats.org/drawingml/2006/main">
                  <a:graphicData uri="http://schemas.microsoft.com/office/word/2010/wordprocessingShape">
                    <wps:wsp>
                      <wps:cNvSpPr txBox="1"/>
                      <wps:spPr>
                        <a:xfrm>
                          <a:off x="0" y="0"/>
                          <a:ext cx="2470107" cy="395444"/>
                        </a:xfrm>
                        <a:prstGeom prst="rect">
                          <a:avLst/>
                        </a:prstGeom>
                        <a:solidFill>
                          <a:schemeClr val="lt1"/>
                        </a:solidFill>
                        <a:ln w="6350">
                          <a:solidFill>
                            <a:prstClr val="black"/>
                          </a:solidFill>
                        </a:ln>
                      </wps:spPr>
                      <wps:txbx>
                        <w:txbxContent>
                          <w:p w14:paraId="6A9894DF" w14:textId="77777777" w:rsidR="002E5F2A" w:rsidRPr="00142FFF" w:rsidRDefault="002E5F2A"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SBEJV05/8 (</w:t>
                            </w:r>
                            <w:r w:rsidRPr="00142FFF">
                              <w:rPr>
                                <w:rFonts w:ascii="Times New Roman" w:eastAsia="Calibri" w:hAnsi="Times New Roman"/>
                                <w:b/>
                                <w:bCs/>
                                <w:i/>
                                <w:iCs/>
                                <w:color w:val="000000" w:themeColor="text1"/>
                                <w:kern w:val="24"/>
                                <w:sz w:val="24"/>
                                <w:szCs w:val="24"/>
                              </w:rPr>
                              <w:t>Anguilla mossambica</w:t>
                            </w:r>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0EF472" id="Text Box 21" o:spid="_x0000_s1027" type="#_x0000_t202" style="position:absolute;margin-left:3pt;margin-top:226.9pt;width:194.5pt;height:31.1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" fillcolor="white [3201]" strokeweight=".5pt">
                <v:textbox>
                  <w:txbxContent>
                    <w:p w14:paraId="6A9894DF" w14:textId="77777777" w:rsidR="002E5F2A" w:rsidRPr="00142FFF" w:rsidRDefault="002E5F2A"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SBEJV05/8 (</w:t>
                      </w:r>
                      <w:r w:rsidRPr="00142FFF">
                        <w:rPr>
                          <w:rFonts w:ascii="Times New Roman" w:eastAsia="Calibri" w:hAnsi="Times New Roman"/>
                          <w:b/>
                          <w:bCs/>
                          <w:i/>
                          <w:iCs/>
                          <w:color w:val="000000" w:themeColor="text1"/>
                          <w:kern w:val="24"/>
                          <w:sz w:val="24"/>
                          <w:szCs w:val="24"/>
                        </w:rPr>
                        <w:t>Anguilla mossambica</w:t>
                      </w:r>
                      <w:r w:rsidRPr="00142FFF">
                        <w:rPr>
                          <w:rFonts w:ascii="Times New Roman" w:eastAsia="Calibri" w:hAnsi="Times New Roman"/>
                          <w:b/>
                          <w:bCs/>
                          <w:color w:val="000000" w:themeColor="text1"/>
                          <w:kern w:val="24"/>
                          <w:sz w:val="24"/>
                          <w:szCs w:val="24"/>
                        </w:rPr>
                        <w:t>)</w:t>
                      </w:r>
                    </w:p>
                  </w:txbxContent>
                </v:textbox>
                <w10:wrap anchorx="margin"/>
              </v:shape>
            </w:pict>
          </mc:Fallback>
        </mc:AlternateContent>
      </w:r>
      <w:r w:rsidRPr="00142FFF">
        <w:rPr>
          <w:noProof/>
        </w:rPr>
        <w:drawing>
          <wp:inline distT="0" distB="0" distL="0" distR="0" wp14:anchorId="63D4266C" wp14:editId="7C97D795">
            <wp:extent cx="5895975" cy="3324225"/>
            <wp:effectExtent l="0" t="0" r="9525" b="9525"/>
            <wp:docPr id="8" name="Content Placeholder 3">
              <a:extLst xmlns:a="http://schemas.openxmlformats.org/drawingml/2006/main">
                <a:ext uri="{FF2B5EF4-FFF2-40B4-BE49-F238E27FC236}">
                  <a16:creationId xmlns:a16="http://schemas.microsoft.com/office/drawing/2014/main" id="{848976A2-E394-E26B-AD4B-0DE1776469AA}"/>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Content Placeholder 3">
                      <a:extLst>
                        <a:ext uri="{FF2B5EF4-FFF2-40B4-BE49-F238E27FC236}">
                          <a16:creationId xmlns:a16="http://schemas.microsoft.com/office/drawing/2014/main" id="{848976A2-E394-E26B-AD4B-0DE1776469AA}"/>
                        </a:ext>
                      </a:extLst>
                    </pic:cNvPr>
                    <pic:cNvPicPr>
                      <a:picLock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6300" cy="3324408"/>
                    </a:xfrm>
                    <a:prstGeom prst="rect">
                      <a:avLst/>
                    </a:prstGeom>
                  </pic:spPr>
                </pic:pic>
              </a:graphicData>
            </a:graphic>
          </wp:inline>
        </w:drawing>
      </w:r>
    </w:p>
    <w:p w14:paraId="28C817A4" w14:textId="4727A0AD" w:rsidR="009D1F65" w:rsidRDefault="009D1F65" w:rsidP="005336AE">
      <w:pPr>
        <w:pStyle w:val="ThesisFigures"/>
      </w:pPr>
      <w:bookmarkStart w:id="612" w:name="_Toc125751211"/>
      <w:bookmarkStart w:id="613" w:name="_Toc125787274"/>
      <w:r w:rsidRPr="004774AA">
        <w:t xml:space="preserve">Figure </w:t>
      </w:r>
      <w:r w:rsidR="004004EC">
        <w:t>9</w:t>
      </w:r>
      <w:r w:rsidRPr="004774AA">
        <w:t>: Tail pigmentation of A. mossambica glass eel</w:t>
      </w:r>
      <w:bookmarkEnd w:id="612"/>
      <w:bookmarkEnd w:id="613"/>
      <w:r w:rsidRPr="004774AA">
        <w:t xml:space="preserve"> </w:t>
      </w:r>
    </w:p>
    <w:p w14:paraId="41BA966F" w14:textId="2E29F392" w:rsidR="00142FFF" w:rsidRPr="00142FFF" w:rsidRDefault="00142FFF" w:rsidP="00142FFF">
      <w:pPr>
        <w:pStyle w:val="Caption"/>
      </w:pPr>
      <w:r w:rsidRPr="00142FFF">
        <w:rPr>
          <w:noProof/>
        </w:rPr>
        <mc:AlternateContent>
          <mc:Choice Requires="wps">
            <w:drawing>
              <wp:anchor distT="0" distB="0" distL="114300" distR="114300" simplePos="0" relativeHeight="251663360" behindDoc="0" locked="0" layoutInCell="1" allowOverlap="1" wp14:anchorId="3CFA5B1C" wp14:editId="0EE0AA45">
                <wp:simplePos x="0" y="0"/>
                <wp:positionH relativeFrom="column">
                  <wp:posOffset>47625</wp:posOffset>
                </wp:positionH>
                <wp:positionV relativeFrom="paragraph">
                  <wp:posOffset>2794635</wp:posOffset>
                </wp:positionV>
                <wp:extent cx="2703061" cy="368488"/>
                <wp:effectExtent l="0" t="0" r="21590" b="12700"/>
                <wp:wrapNone/>
                <wp:docPr id="5" name="Text Box 15">
                  <a:extLst xmlns:a="http://schemas.openxmlformats.org/drawingml/2006/main">
                    <a:ext uri="{FF2B5EF4-FFF2-40B4-BE49-F238E27FC236}">
                      <a16:creationId xmlns:a16="http://schemas.microsoft.com/office/drawing/2014/main" id="{CF4FB286-DC86-431E-9738-3E34277C816B}"/>
                    </a:ext>
                  </a:extLst>
                </wp:docPr>
                <wp:cNvGraphicFramePr/>
                <a:graphic xmlns:a="http://schemas.openxmlformats.org/drawingml/2006/main">
                  <a:graphicData uri="http://schemas.microsoft.com/office/word/2010/wordprocessingShape">
                    <wps:wsp>
                      <wps:cNvSpPr txBox="1"/>
                      <wps:spPr>
                        <a:xfrm>
                          <a:off x="0" y="0"/>
                          <a:ext cx="2703061" cy="368488"/>
                        </a:xfrm>
                        <a:prstGeom prst="rect">
                          <a:avLst/>
                        </a:prstGeom>
                        <a:solidFill>
                          <a:schemeClr val="lt1"/>
                        </a:solidFill>
                        <a:ln w="6350">
                          <a:solidFill>
                            <a:prstClr val="black"/>
                          </a:solidFill>
                        </a:ln>
                      </wps:spPr>
                      <wps:txbx>
                        <w:txbxContent>
                          <w:p w14:paraId="7202AC37" w14:textId="77777777" w:rsidR="002E5F2A" w:rsidRPr="00142FFF" w:rsidRDefault="002E5F2A"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SBEJV04/8 (</w:t>
                            </w:r>
                            <w:r w:rsidRPr="00142FFF">
                              <w:rPr>
                                <w:rFonts w:ascii="Times New Roman" w:eastAsia="Calibri" w:hAnsi="Times New Roman"/>
                                <w:b/>
                                <w:bCs/>
                                <w:i/>
                                <w:iCs/>
                                <w:color w:val="000000" w:themeColor="text1"/>
                                <w:kern w:val="24"/>
                                <w:sz w:val="24"/>
                                <w:szCs w:val="24"/>
                              </w:rPr>
                              <w:t>Anguilla marmorata</w:t>
                            </w:r>
                            <w:r w:rsidRPr="00142FFF">
                              <w:rPr>
                                <w:rFonts w:ascii="Times New Roman" w:eastAsia="Calibri" w:hAnsi="Times New Roman"/>
                                <w:b/>
                                <w:bCs/>
                                <w:color w:val="000000" w:themeColor="text1"/>
                                <w:kern w:val="24"/>
                                <w:sz w:val="24"/>
                                <w:szCs w:val="24"/>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CFA5B1C" id="Text Box 15" o:spid="_x0000_s1028" type="#_x0000_t202" style="position:absolute;margin-left:3.75pt;margin-top:220.05pt;width:212.85pt;height:2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" fillcolor="white [3201]" strokeweight=".5pt">
                <v:textbox>
                  <w:txbxContent>
                    <w:p w14:paraId="7202AC37" w14:textId="77777777" w:rsidR="002E5F2A" w:rsidRPr="00142FFF" w:rsidRDefault="002E5F2A" w:rsidP="00142FFF">
                      <w:pPr>
                        <w:spacing w:after="160" w:line="256" w:lineRule="auto"/>
                        <w:rPr>
                          <w:rFonts w:ascii="Times New Roman" w:eastAsia="Calibri" w:hAnsi="Times New Roman"/>
                          <w:b/>
                          <w:bCs/>
                          <w:color w:val="000000" w:themeColor="text1"/>
                          <w:kern w:val="24"/>
                          <w:sz w:val="24"/>
                          <w:szCs w:val="24"/>
                        </w:rPr>
                      </w:pPr>
                      <w:r w:rsidRPr="00142FFF">
                        <w:rPr>
                          <w:rFonts w:ascii="Times New Roman" w:eastAsia="Calibri" w:hAnsi="Times New Roman"/>
                          <w:b/>
                          <w:bCs/>
                          <w:color w:val="000000" w:themeColor="text1"/>
                          <w:kern w:val="24"/>
                          <w:sz w:val="24"/>
                          <w:szCs w:val="24"/>
                        </w:rPr>
                        <w:t>SBEJV04/8 (</w:t>
                      </w:r>
                      <w:r w:rsidRPr="00142FFF">
                        <w:rPr>
                          <w:rFonts w:ascii="Times New Roman" w:eastAsia="Calibri" w:hAnsi="Times New Roman"/>
                          <w:b/>
                          <w:bCs/>
                          <w:i/>
                          <w:iCs/>
                          <w:color w:val="000000" w:themeColor="text1"/>
                          <w:kern w:val="24"/>
                          <w:sz w:val="24"/>
                          <w:szCs w:val="24"/>
                        </w:rPr>
                        <w:t>Anguilla marmorata</w:t>
                      </w:r>
                      <w:r w:rsidRPr="00142FFF">
                        <w:rPr>
                          <w:rFonts w:ascii="Times New Roman" w:eastAsia="Calibri" w:hAnsi="Times New Roman"/>
                          <w:b/>
                          <w:bCs/>
                          <w:color w:val="000000" w:themeColor="text1"/>
                          <w:kern w:val="24"/>
                          <w:sz w:val="24"/>
                          <w:szCs w:val="24"/>
                        </w:rPr>
                        <w:t>)</w:t>
                      </w:r>
                    </w:p>
                  </w:txbxContent>
                </v:textbox>
              </v:shape>
            </w:pict>
          </mc:Fallback>
        </mc:AlternateContent>
      </w:r>
      <w:r w:rsidRPr="00142FFF">
        <w:rPr>
          <w:noProof/>
        </w:rPr>
        <w:drawing>
          <wp:inline distT="0" distB="0" distL="0" distR="0" wp14:anchorId="3DD12161" wp14:editId="691F3EA3">
            <wp:extent cx="6000750" cy="3219450"/>
            <wp:effectExtent l="0" t="0" r="0" b="0"/>
            <wp:docPr id="4" name="Content Placeholder 3">
              <a:extLst xmlns:a="http://schemas.openxmlformats.org/drawingml/2006/main">
                <a:ext uri="{FF2B5EF4-FFF2-40B4-BE49-F238E27FC236}">
                  <a16:creationId xmlns:a16="http://schemas.microsoft.com/office/drawing/2014/main" id="{370CABE9-8B68-4607-9710-1859E11CEB3E}"/>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370CABE9-8B68-4607-9710-1859E11CEB3E}"/>
                        </a:ext>
                      </a:extLst>
                    </pic:cNvPr>
                    <pic:cNvPicPr>
                      <a:picLocks noGrp="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0750" cy="3219450"/>
                    </a:xfrm>
                    <a:prstGeom prst="rect">
                      <a:avLst/>
                    </a:prstGeom>
                  </pic:spPr>
                </pic:pic>
              </a:graphicData>
            </a:graphic>
          </wp:inline>
        </w:drawing>
      </w:r>
    </w:p>
    <w:p w14:paraId="000A3C60" w14:textId="1DEBB610" w:rsidR="00142FFF" w:rsidRPr="004774AA" w:rsidRDefault="00142FFF" w:rsidP="005336AE">
      <w:pPr>
        <w:pStyle w:val="ThesisFigures"/>
      </w:pPr>
      <w:bookmarkStart w:id="614" w:name="_Toc125751212"/>
      <w:bookmarkStart w:id="615" w:name="_Toc125787275"/>
      <w:r w:rsidRPr="004774AA">
        <w:t xml:space="preserve">Figure </w:t>
      </w:r>
      <w:r w:rsidR="004004EC">
        <w:t>10</w:t>
      </w:r>
      <w:r w:rsidRPr="004774AA">
        <w:t>: Tail pigmentation of A. marmorata glass eel</w:t>
      </w:r>
      <w:bookmarkEnd w:id="614"/>
      <w:bookmarkEnd w:id="615"/>
      <w:r w:rsidRPr="004774AA">
        <w:t xml:space="preserve"> </w:t>
      </w:r>
    </w:p>
    <w:p w14:paraId="6F687B9F" w14:textId="4554B792" w:rsidR="00924F40" w:rsidRPr="001B0D14" w:rsidRDefault="00924F40" w:rsidP="00924F40">
      <w:pPr>
        <w:pStyle w:val="FirstParagraph"/>
        <w:spacing w:line="480" w:lineRule="auto"/>
        <w:rPr>
          <w:rFonts w:ascii="Times New Roman" w:hAnsi="Times New Roman" w:cs="Times New Roman"/>
        </w:rPr>
      </w:pPr>
      <w:r w:rsidRPr="001B0D14">
        <w:rPr>
          <w:rFonts w:ascii="Times New Roman" w:hAnsi="Times New Roman" w:cs="Times New Roman"/>
        </w:rPr>
        <w:lastRenderedPageBreak/>
        <w:t xml:space="preserve">As illustrated in table </w:t>
      </w:r>
      <w:r w:rsidR="00024965">
        <w:rPr>
          <w:rFonts w:ascii="Times New Roman" w:hAnsi="Times New Roman" w:cs="Times New Roman"/>
        </w:rPr>
        <w:t>5</w:t>
      </w:r>
      <w:r w:rsidRPr="001B0D14">
        <w:rPr>
          <w:rFonts w:ascii="Times New Roman" w:hAnsi="Times New Roman" w:cs="Times New Roman"/>
        </w:rPr>
        <w:t xml:space="preserve"> below most of the juvenile anguillid eels caught were glass eels</w:t>
      </w:r>
      <w:r>
        <w:rPr>
          <w:rFonts w:ascii="Times New Roman" w:hAnsi="Times New Roman" w:cs="Times New Roman"/>
        </w:rPr>
        <w:t>.</w:t>
      </w:r>
      <w:r w:rsidRPr="001B0D14">
        <w:rPr>
          <w:rFonts w:ascii="Times New Roman" w:hAnsi="Times New Roman" w:cs="Times New Roman"/>
        </w:rPr>
        <w:t xml:space="preserve"> </w:t>
      </w:r>
      <w:r>
        <w:rPr>
          <w:rFonts w:ascii="Times New Roman" w:hAnsi="Times New Roman" w:cs="Times New Roman"/>
        </w:rPr>
        <w:t>O</w:t>
      </w:r>
      <w:r w:rsidRPr="001B0D14">
        <w:rPr>
          <w:rFonts w:ascii="Times New Roman" w:hAnsi="Times New Roman" w:cs="Times New Roman"/>
        </w:rPr>
        <w:t xml:space="preserve">nly </w:t>
      </w:r>
      <w:r w:rsidRPr="001B0D14">
        <w:rPr>
          <w:rFonts w:ascii="Times New Roman" w:hAnsi="Times New Roman" w:cs="Times New Roman"/>
          <w:i/>
          <w:iCs/>
        </w:rPr>
        <w:t>A. mossambica</w:t>
      </w:r>
      <w:r w:rsidRPr="001B0D14">
        <w:rPr>
          <w:rFonts w:ascii="Times New Roman" w:hAnsi="Times New Roman" w:cs="Times New Roman"/>
        </w:rPr>
        <w:t xml:space="preserve"> and </w:t>
      </w:r>
      <w:r w:rsidRPr="001B0D14">
        <w:rPr>
          <w:rFonts w:ascii="Times New Roman" w:hAnsi="Times New Roman" w:cs="Times New Roman"/>
          <w:i/>
          <w:iCs/>
        </w:rPr>
        <w:t>A. bengalen</w:t>
      </w:r>
      <w:r w:rsidR="00024965">
        <w:rPr>
          <w:rFonts w:ascii="Times New Roman" w:hAnsi="Times New Roman" w:cs="Times New Roman"/>
          <w:i/>
          <w:iCs/>
        </w:rPr>
        <w:t>s</w:t>
      </w:r>
      <w:r w:rsidRPr="001B0D14">
        <w:rPr>
          <w:rFonts w:ascii="Times New Roman" w:hAnsi="Times New Roman" w:cs="Times New Roman"/>
          <w:i/>
          <w:iCs/>
        </w:rPr>
        <w:t>is</w:t>
      </w:r>
      <w:r w:rsidRPr="001B0D14">
        <w:rPr>
          <w:rFonts w:ascii="Times New Roman" w:hAnsi="Times New Roman" w:cs="Times New Roman"/>
        </w:rPr>
        <w:t xml:space="preserve"> species had elvers. </w:t>
      </w:r>
      <w:r w:rsidRPr="001B0D14">
        <w:rPr>
          <w:rFonts w:ascii="Times New Roman" w:hAnsi="Times New Roman" w:cs="Times New Roman"/>
          <w:i/>
          <w:iCs/>
        </w:rPr>
        <w:t>A. bengalensis</w:t>
      </w:r>
      <w:r w:rsidRPr="001B0D14">
        <w:rPr>
          <w:rFonts w:ascii="Times New Roman" w:hAnsi="Times New Roman" w:cs="Times New Roman"/>
        </w:rPr>
        <w:t xml:space="preserve"> were the most abundant with 52 individuals with 50 being glass eels and 2 elvers. This was followed by </w:t>
      </w:r>
      <w:r w:rsidRPr="001B0D14">
        <w:rPr>
          <w:rFonts w:ascii="Times New Roman" w:hAnsi="Times New Roman" w:cs="Times New Roman"/>
          <w:i/>
          <w:iCs/>
        </w:rPr>
        <w:t>A. mossambica</w:t>
      </w:r>
      <w:r w:rsidRPr="001B0D14">
        <w:rPr>
          <w:rFonts w:ascii="Times New Roman" w:hAnsi="Times New Roman" w:cs="Times New Roman"/>
        </w:rPr>
        <w:t xml:space="preserve"> with 22 individuals where the majority, 15 were glass eels while only 8 were elvers. Only two </w:t>
      </w:r>
      <w:r w:rsidRPr="001B0D14">
        <w:rPr>
          <w:rFonts w:ascii="Times New Roman" w:hAnsi="Times New Roman" w:cs="Times New Roman"/>
          <w:i/>
          <w:iCs/>
        </w:rPr>
        <w:t>A. marmorata</w:t>
      </w:r>
      <w:r w:rsidRPr="001B0D14">
        <w:rPr>
          <w:rFonts w:ascii="Times New Roman" w:hAnsi="Times New Roman" w:cs="Times New Roman"/>
        </w:rPr>
        <w:t xml:space="preserve"> were caught during this study.</w:t>
      </w:r>
    </w:p>
    <w:p w14:paraId="165B7601" w14:textId="2DF5E062" w:rsidR="00924F40" w:rsidRPr="001B0D14" w:rsidRDefault="00924F40" w:rsidP="005336AE">
      <w:pPr>
        <w:pStyle w:val="ThesisTables"/>
      </w:pPr>
      <w:bookmarkStart w:id="616" w:name="_Toc125750602"/>
      <w:r w:rsidRPr="001B0D14">
        <w:t xml:space="preserve">Table </w:t>
      </w:r>
      <w:r w:rsidR="00024965">
        <w:t>5</w:t>
      </w:r>
      <w:r w:rsidRPr="001B0D14">
        <w:t>: Life Stages of juvenile anguillid eels caught</w:t>
      </w:r>
      <w:bookmarkEnd w:id="616"/>
    </w:p>
    <w:tbl>
      <w:tblPr>
        <w:tblStyle w:val="Table"/>
        <w:tblW w:w="38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0" w:type="dxa"/>
          <w:right w:w="60" w:type="dxa"/>
        </w:tblCellMar>
        <w:tblLook w:val="0000" w:firstRow="0" w:lastRow="0" w:firstColumn="0" w:lastColumn="0" w:noHBand="0" w:noVBand="0"/>
        <w:tblPrChange w:id="617" w:author="Dan mungai" w:date="2023-02-20T12:44:00Z">
          <w:tblPr>
            <w:tblStyle w:val="Table"/>
            <w:tblW w:w="5000" w:type="pct"/>
            <w:jc w:val="center"/>
            <w:tblCellMar>
              <w:left w:w="60" w:type="dxa"/>
              <w:right w:w="60" w:type="dxa"/>
            </w:tblCellMar>
            <w:tblLook w:val="0000" w:firstRow="0" w:lastRow="0" w:firstColumn="0" w:lastColumn="0" w:noHBand="0" w:noVBand="0"/>
          </w:tblPr>
        </w:tblPrChange>
      </w:tblPr>
      <w:tblGrid>
        <w:gridCol w:w="2664"/>
        <w:gridCol w:w="1688"/>
        <w:gridCol w:w="2874"/>
        <w:tblGridChange w:id="618">
          <w:tblGrid>
            <w:gridCol w:w="2666"/>
            <w:gridCol w:w="1690"/>
            <w:gridCol w:w="2877"/>
          </w:tblGrid>
        </w:tblGridChange>
      </w:tblGrid>
      <w:tr w:rsidR="000C7709" w:rsidRPr="00924F40" w14:paraId="064EBE3C" w14:textId="77777777" w:rsidTr="000C7709">
        <w:trPr>
          <w:cantSplit/>
          <w:tblHeader/>
          <w:jc w:val="center"/>
          <w:trPrChange w:id="619" w:author="Dan mungai" w:date="2023-02-20T12:44:00Z">
            <w:trPr>
              <w:cantSplit/>
              <w:tblHeader/>
              <w:jc w:val="center"/>
            </w:trPr>
          </w:trPrChange>
        </w:trPr>
        <w:tc>
          <w:tcPr>
            <w:tcW w:w="0" w:type="auto"/>
            <w:tcPrChange w:id="620" w:author="Dan mungai" w:date="2023-02-20T12:44:00Z">
              <w:tcPr>
                <w:tcW w:w="0" w:type="auto"/>
                <w:tcBorders>
                  <w:top w:val="single" w:sz="16" w:space="0" w:color="D3D3D3"/>
                  <w:bottom w:val="single" w:sz="16" w:space="0" w:color="D3D3D3"/>
                </w:tcBorders>
              </w:tcPr>
            </w:tcPrChange>
          </w:tcPr>
          <w:p w14:paraId="0EB042C6" w14:textId="77777777" w:rsidR="000C7709" w:rsidRPr="00924F40" w:rsidRDefault="000C7709" w:rsidP="00A758C2">
            <w:pPr>
              <w:keepNext/>
              <w:spacing w:after="60"/>
              <w:rPr>
                <w:rFonts w:ascii="Times New Roman" w:hAnsi="Times New Roman"/>
                <w:sz w:val="22"/>
                <w:szCs w:val="22"/>
              </w:rPr>
            </w:pPr>
            <w:r w:rsidRPr="00924F40">
              <w:rPr>
                <w:rFonts w:ascii="Times New Roman" w:hAnsi="Times New Roman"/>
                <w:sz w:val="22"/>
                <w:szCs w:val="22"/>
              </w:rPr>
              <w:t>Species</w:t>
            </w:r>
          </w:p>
        </w:tc>
        <w:tc>
          <w:tcPr>
            <w:tcW w:w="0" w:type="auto"/>
            <w:tcPrChange w:id="621" w:author="Dan mungai" w:date="2023-02-20T12:44:00Z">
              <w:tcPr>
                <w:tcW w:w="0" w:type="auto"/>
                <w:tcBorders>
                  <w:top w:val="single" w:sz="16" w:space="0" w:color="D3D3D3"/>
                  <w:bottom w:val="single" w:sz="16" w:space="0" w:color="D3D3D3"/>
                </w:tcBorders>
              </w:tcPr>
            </w:tcPrChange>
          </w:tcPr>
          <w:p w14:paraId="1AFE5630" w14:textId="77777777" w:rsidR="000C7709" w:rsidRPr="00924F40" w:rsidRDefault="000C7709" w:rsidP="00A758C2">
            <w:pPr>
              <w:keepNext/>
              <w:spacing w:after="60"/>
              <w:rPr>
                <w:rFonts w:ascii="Times New Roman" w:hAnsi="Times New Roman"/>
                <w:sz w:val="22"/>
                <w:szCs w:val="22"/>
              </w:rPr>
            </w:pPr>
            <w:r w:rsidRPr="00924F40">
              <w:rPr>
                <w:rFonts w:ascii="Times New Roman" w:hAnsi="Times New Roman"/>
                <w:sz w:val="22"/>
                <w:szCs w:val="22"/>
              </w:rPr>
              <w:t>Stage</w:t>
            </w:r>
          </w:p>
        </w:tc>
        <w:tc>
          <w:tcPr>
            <w:tcW w:w="0" w:type="auto"/>
            <w:tcPrChange w:id="622" w:author="Dan mungai" w:date="2023-02-20T12:44:00Z">
              <w:tcPr>
                <w:tcW w:w="0" w:type="auto"/>
                <w:tcBorders>
                  <w:top w:val="single" w:sz="16" w:space="0" w:color="D3D3D3"/>
                  <w:bottom w:val="single" w:sz="16" w:space="0" w:color="D3D3D3"/>
                  <w:right w:val="single" w:sz="0" w:space="0" w:color="D3D3D3"/>
                </w:tcBorders>
              </w:tcPr>
            </w:tcPrChange>
          </w:tcPr>
          <w:p w14:paraId="2A3D2204" w14:textId="77777777" w:rsidR="000C7709" w:rsidRPr="00924F40" w:rsidRDefault="000C7709" w:rsidP="00A758C2">
            <w:pPr>
              <w:keepNext/>
              <w:spacing w:after="60"/>
              <w:rPr>
                <w:rFonts w:ascii="Times New Roman" w:hAnsi="Times New Roman"/>
                <w:sz w:val="22"/>
                <w:szCs w:val="22"/>
              </w:rPr>
            </w:pPr>
            <w:r w:rsidRPr="00924F40">
              <w:rPr>
                <w:rFonts w:ascii="Times New Roman" w:hAnsi="Times New Roman"/>
                <w:sz w:val="22"/>
                <w:szCs w:val="22"/>
              </w:rPr>
              <w:t>Species Number</w:t>
            </w:r>
          </w:p>
        </w:tc>
      </w:tr>
      <w:tr w:rsidR="000C7709" w:rsidRPr="00924F40" w14:paraId="4EC28F3E" w14:textId="77777777" w:rsidTr="000C7709">
        <w:trPr>
          <w:cantSplit/>
          <w:jc w:val="center"/>
          <w:trPrChange w:id="623" w:author="Dan mungai" w:date="2023-02-20T12:44:00Z">
            <w:trPr>
              <w:cantSplit/>
              <w:jc w:val="center"/>
            </w:trPr>
          </w:trPrChange>
        </w:trPr>
        <w:tc>
          <w:tcPr>
            <w:tcW w:w="0" w:type="auto"/>
            <w:tcPrChange w:id="624" w:author="Dan mungai" w:date="2023-02-20T12:44:00Z">
              <w:tcPr>
                <w:tcW w:w="0" w:type="auto"/>
                <w:tcBorders>
                  <w:top w:val="single" w:sz="0" w:space="0" w:color="D3D3D3"/>
                  <w:left w:val="single" w:sz="0" w:space="0" w:color="D3D3D3"/>
                  <w:bottom w:val="single" w:sz="0" w:space="0" w:color="D3D3D3"/>
                  <w:right w:val="single" w:sz="0" w:space="0" w:color="D3D3D3"/>
                </w:tcBorders>
              </w:tcPr>
            </w:tcPrChange>
          </w:tcPr>
          <w:p w14:paraId="03EFF7BE" w14:textId="4B54DA07" w:rsidR="000C7709" w:rsidRPr="00924F40" w:rsidRDefault="000C7709" w:rsidP="00A758C2">
            <w:pPr>
              <w:keepNext/>
              <w:spacing w:after="60"/>
              <w:rPr>
                <w:rFonts w:ascii="Times New Roman" w:hAnsi="Times New Roman"/>
                <w:i/>
                <w:iCs/>
                <w:sz w:val="22"/>
                <w:szCs w:val="22"/>
              </w:rPr>
            </w:pPr>
            <w:r w:rsidRPr="00924F40">
              <w:rPr>
                <w:rFonts w:ascii="Times New Roman" w:hAnsi="Times New Roman"/>
                <w:i/>
                <w:iCs/>
                <w:sz w:val="22"/>
                <w:szCs w:val="22"/>
              </w:rPr>
              <w:t>A. bengalensis</w:t>
            </w:r>
          </w:p>
        </w:tc>
        <w:tc>
          <w:tcPr>
            <w:tcW w:w="0" w:type="auto"/>
            <w:tcPrChange w:id="625" w:author="Dan mungai" w:date="2023-02-20T12:44:00Z">
              <w:tcPr>
                <w:tcW w:w="0" w:type="auto"/>
                <w:tcBorders>
                  <w:top w:val="single" w:sz="0" w:space="0" w:color="D3D3D3"/>
                  <w:left w:val="single" w:sz="0" w:space="0" w:color="D3D3D3"/>
                  <w:bottom w:val="single" w:sz="0" w:space="0" w:color="D3D3D3"/>
                  <w:right w:val="single" w:sz="0" w:space="0" w:color="D3D3D3"/>
                </w:tcBorders>
              </w:tcPr>
            </w:tcPrChange>
          </w:tcPr>
          <w:p w14:paraId="27FFDD50" w14:textId="77777777" w:rsidR="000C7709" w:rsidRPr="00924F40" w:rsidRDefault="000C7709" w:rsidP="00A758C2">
            <w:pPr>
              <w:keepNext/>
              <w:spacing w:after="60"/>
              <w:rPr>
                <w:rFonts w:ascii="Times New Roman" w:hAnsi="Times New Roman"/>
                <w:sz w:val="22"/>
                <w:szCs w:val="22"/>
              </w:rPr>
            </w:pPr>
            <w:r w:rsidRPr="00924F40">
              <w:rPr>
                <w:rFonts w:ascii="Times New Roman" w:hAnsi="Times New Roman"/>
                <w:sz w:val="22"/>
                <w:szCs w:val="22"/>
              </w:rPr>
              <w:t>Glass eel</w:t>
            </w:r>
          </w:p>
        </w:tc>
        <w:tc>
          <w:tcPr>
            <w:tcW w:w="0" w:type="auto"/>
            <w:tcPrChange w:id="626" w:author="Dan mungai" w:date="2023-02-20T12:44:00Z">
              <w:tcPr>
                <w:tcW w:w="0" w:type="auto"/>
                <w:tcBorders>
                  <w:top w:val="single" w:sz="0" w:space="0" w:color="D3D3D3"/>
                  <w:left w:val="single" w:sz="0" w:space="0" w:color="D3D3D3"/>
                  <w:bottom w:val="single" w:sz="0" w:space="0" w:color="D3D3D3"/>
                  <w:right w:val="single" w:sz="0" w:space="0" w:color="D3D3D3"/>
                </w:tcBorders>
              </w:tcPr>
            </w:tcPrChange>
          </w:tcPr>
          <w:p w14:paraId="1DD9FCC3" w14:textId="77777777" w:rsidR="000C7709" w:rsidRPr="00924F40" w:rsidRDefault="000C7709" w:rsidP="00A758C2">
            <w:pPr>
              <w:keepNext/>
              <w:spacing w:after="60"/>
              <w:rPr>
                <w:rFonts w:ascii="Times New Roman" w:hAnsi="Times New Roman"/>
                <w:sz w:val="22"/>
                <w:szCs w:val="22"/>
              </w:rPr>
            </w:pPr>
            <w:r w:rsidRPr="00924F40">
              <w:rPr>
                <w:rFonts w:ascii="Times New Roman" w:hAnsi="Times New Roman"/>
                <w:sz w:val="22"/>
                <w:szCs w:val="22"/>
              </w:rPr>
              <w:t>50</w:t>
            </w:r>
          </w:p>
        </w:tc>
      </w:tr>
      <w:tr w:rsidR="000C7709" w:rsidRPr="00924F40" w14:paraId="7A0ACD5C" w14:textId="77777777" w:rsidTr="000C7709">
        <w:trPr>
          <w:cantSplit/>
          <w:jc w:val="center"/>
          <w:trPrChange w:id="627" w:author="Dan mungai" w:date="2023-02-20T12:44:00Z">
            <w:trPr>
              <w:cantSplit/>
              <w:jc w:val="center"/>
            </w:trPr>
          </w:trPrChange>
        </w:trPr>
        <w:tc>
          <w:tcPr>
            <w:tcW w:w="0" w:type="auto"/>
            <w:tcPrChange w:id="628" w:author="Dan mungai" w:date="2023-02-20T12:44:00Z">
              <w:tcPr>
                <w:tcW w:w="0" w:type="auto"/>
                <w:tcBorders>
                  <w:top w:val="single" w:sz="0" w:space="0" w:color="D3D3D3"/>
                  <w:left w:val="single" w:sz="0" w:space="0" w:color="D3D3D3"/>
                  <w:bottom w:val="single" w:sz="0" w:space="0" w:color="D3D3D3"/>
                  <w:right w:val="single" w:sz="0" w:space="0" w:color="D3D3D3"/>
                </w:tcBorders>
              </w:tcPr>
            </w:tcPrChange>
          </w:tcPr>
          <w:p w14:paraId="68F26403" w14:textId="70503419" w:rsidR="000C7709" w:rsidRPr="00924F40" w:rsidRDefault="000C7709" w:rsidP="00A758C2">
            <w:pPr>
              <w:keepNext/>
              <w:spacing w:after="60"/>
              <w:rPr>
                <w:rFonts w:ascii="Times New Roman" w:hAnsi="Times New Roman"/>
                <w:i/>
                <w:iCs/>
                <w:sz w:val="22"/>
                <w:szCs w:val="22"/>
              </w:rPr>
            </w:pPr>
            <w:r w:rsidRPr="00924F40">
              <w:rPr>
                <w:rFonts w:ascii="Times New Roman" w:hAnsi="Times New Roman"/>
                <w:i/>
                <w:iCs/>
                <w:sz w:val="22"/>
                <w:szCs w:val="22"/>
              </w:rPr>
              <w:t>A. mossambica</w:t>
            </w:r>
          </w:p>
        </w:tc>
        <w:tc>
          <w:tcPr>
            <w:tcW w:w="0" w:type="auto"/>
            <w:tcPrChange w:id="629" w:author="Dan mungai" w:date="2023-02-20T12:44:00Z">
              <w:tcPr>
                <w:tcW w:w="0" w:type="auto"/>
                <w:tcBorders>
                  <w:top w:val="single" w:sz="0" w:space="0" w:color="D3D3D3"/>
                  <w:left w:val="single" w:sz="0" w:space="0" w:color="D3D3D3"/>
                  <w:bottom w:val="single" w:sz="0" w:space="0" w:color="D3D3D3"/>
                  <w:right w:val="single" w:sz="0" w:space="0" w:color="D3D3D3"/>
                </w:tcBorders>
              </w:tcPr>
            </w:tcPrChange>
          </w:tcPr>
          <w:p w14:paraId="35F3BB3B" w14:textId="77777777" w:rsidR="000C7709" w:rsidRPr="00924F40" w:rsidRDefault="000C7709" w:rsidP="00A758C2">
            <w:pPr>
              <w:keepNext/>
              <w:spacing w:after="60"/>
              <w:rPr>
                <w:rFonts w:ascii="Times New Roman" w:hAnsi="Times New Roman"/>
                <w:sz w:val="22"/>
                <w:szCs w:val="22"/>
              </w:rPr>
            </w:pPr>
            <w:r w:rsidRPr="00924F40">
              <w:rPr>
                <w:rFonts w:ascii="Times New Roman" w:hAnsi="Times New Roman"/>
                <w:sz w:val="22"/>
                <w:szCs w:val="22"/>
              </w:rPr>
              <w:t>Glass eel</w:t>
            </w:r>
          </w:p>
        </w:tc>
        <w:tc>
          <w:tcPr>
            <w:tcW w:w="0" w:type="auto"/>
            <w:tcPrChange w:id="630" w:author="Dan mungai" w:date="2023-02-20T12:44:00Z">
              <w:tcPr>
                <w:tcW w:w="0" w:type="auto"/>
                <w:tcBorders>
                  <w:top w:val="single" w:sz="0" w:space="0" w:color="D3D3D3"/>
                  <w:left w:val="single" w:sz="0" w:space="0" w:color="D3D3D3"/>
                  <w:bottom w:val="single" w:sz="0" w:space="0" w:color="D3D3D3"/>
                  <w:right w:val="single" w:sz="0" w:space="0" w:color="D3D3D3"/>
                </w:tcBorders>
              </w:tcPr>
            </w:tcPrChange>
          </w:tcPr>
          <w:p w14:paraId="62628EBD" w14:textId="77777777" w:rsidR="000C7709" w:rsidRPr="00924F40" w:rsidRDefault="000C7709" w:rsidP="00A758C2">
            <w:pPr>
              <w:keepNext/>
              <w:spacing w:after="60"/>
              <w:rPr>
                <w:rFonts w:ascii="Times New Roman" w:hAnsi="Times New Roman"/>
                <w:sz w:val="22"/>
                <w:szCs w:val="22"/>
              </w:rPr>
            </w:pPr>
            <w:r w:rsidRPr="00924F40">
              <w:rPr>
                <w:rFonts w:ascii="Times New Roman" w:hAnsi="Times New Roman"/>
                <w:sz w:val="22"/>
                <w:szCs w:val="22"/>
              </w:rPr>
              <w:t>14</w:t>
            </w:r>
          </w:p>
        </w:tc>
      </w:tr>
      <w:tr w:rsidR="000C7709" w:rsidRPr="00924F40" w14:paraId="78603B23" w14:textId="77777777" w:rsidTr="000C7709">
        <w:trPr>
          <w:cantSplit/>
          <w:jc w:val="center"/>
          <w:trPrChange w:id="631" w:author="Dan mungai" w:date="2023-02-20T12:44:00Z">
            <w:trPr>
              <w:cantSplit/>
              <w:jc w:val="center"/>
            </w:trPr>
          </w:trPrChange>
        </w:trPr>
        <w:tc>
          <w:tcPr>
            <w:tcW w:w="0" w:type="auto"/>
            <w:tcPrChange w:id="632" w:author="Dan mungai" w:date="2023-02-20T12:44:00Z">
              <w:tcPr>
                <w:tcW w:w="0" w:type="auto"/>
                <w:tcBorders>
                  <w:top w:val="single" w:sz="0" w:space="0" w:color="D3D3D3"/>
                  <w:left w:val="single" w:sz="0" w:space="0" w:color="D3D3D3"/>
                  <w:bottom w:val="single" w:sz="0" w:space="0" w:color="D3D3D3"/>
                  <w:right w:val="single" w:sz="0" w:space="0" w:color="D3D3D3"/>
                </w:tcBorders>
              </w:tcPr>
            </w:tcPrChange>
          </w:tcPr>
          <w:p w14:paraId="2D41BD99" w14:textId="1C1DCDB4" w:rsidR="000C7709" w:rsidRPr="00924F40" w:rsidRDefault="000C7709" w:rsidP="00A758C2">
            <w:pPr>
              <w:keepNext/>
              <w:spacing w:after="60"/>
              <w:rPr>
                <w:rFonts w:ascii="Times New Roman" w:hAnsi="Times New Roman"/>
                <w:i/>
                <w:iCs/>
                <w:sz w:val="22"/>
                <w:szCs w:val="22"/>
              </w:rPr>
            </w:pPr>
            <w:r w:rsidRPr="00924F40">
              <w:rPr>
                <w:rFonts w:ascii="Times New Roman" w:hAnsi="Times New Roman"/>
                <w:i/>
                <w:iCs/>
                <w:sz w:val="22"/>
                <w:szCs w:val="22"/>
              </w:rPr>
              <w:t>A. mossambica</w:t>
            </w:r>
          </w:p>
        </w:tc>
        <w:tc>
          <w:tcPr>
            <w:tcW w:w="0" w:type="auto"/>
            <w:tcPrChange w:id="633" w:author="Dan mungai" w:date="2023-02-20T12:44:00Z">
              <w:tcPr>
                <w:tcW w:w="0" w:type="auto"/>
                <w:tcBorders>
                  <w:top w:val="single" w:sz="0" w:space="0" w:color="D3D3D3"/>
                  <w:left w:val="single" w:sz="0" w:space="0" w:color="D3D3D3"/>
                  <w:bottom w:val="single" w:sz="0" w:space="0" w:color="D3D3D3"/>
                  <w:right w:val="single" w:sz="0" w:space="0" w:color="D3D3D3"/>
                </w:tcBorders>
              </w:tcPr>
            </w:tcPrChange>
          </w:tcPr>
          <w:p w14:paraId="4E13555F" w14:textId="77777777" w:rsidR="000C7709" w:rsidRPr="00924F40" w:rsidRDefault="000C7709" w:rsidP="00A758C2">
            <w:pPr>
              <w:keepNext/>
              <w:spacing w:after="60"/>
              <w:rPr>
                <w:rFonts w:ascii="Times New Roman" w:hAnsi="Times New Roman"/>
                <w:sz w:val="22"/>
                <w:szCs w:val="22"/>
              </w:rPr>
            </w:pPr>
            <w:r w:rsidRPr="00924F40">
              <w:rPr>
                <w:rFonts w:ascii="Times New Roman" w:hAnsi="Times New Roman"/>
                <w:sz w:val="22"/>
                <w:szCs w:val="22"/>
              </w:rPr>
              <w:t>Elver</w:t>
            </w:r>
          </w:p>
        </w:tc>
        <w:tc>
          <w:tcPr>
            <w:tcW w:w="0" w:type="auto"/>
            <w:tcPrChange w:id="634" w:author="Dan mungai" w:date="2023-02-20T12:44:00Z">
              <w:tcPr>
                <w:tcW w:w="0" w:type="auto"/>
                <w:tcBorders>
                  <w:top w:val="single" w:sz="0" w:space="0" w:color="D3D3D3"/>
                  <w:left w:val="single" w:sz="0" w:space="0" w:color="D3D3D3"/>
                  <w:bottom w:val="single" w:sz="0" w:space="0" w:color="D3D3D3"/>
                  <w:right w:val="single" w:sz="0" w:space="0" w:color="D3D3D3"/>
                </w:tcBorders>
              </w:tcPr>
            </w:tcPrChange>
          </w:tcPr>
          <w:p w14:paraId="56BEFF97" w14:textId="77777777" w:rsidR="000C7709" w:rsidRPr="00924F40" w:rsidRDefault="000C7709" w:rsidP="00A758C2">
            <w:pPr>
              <w:keepNext/>
              <w:spacing w:after="60"/>
              <w:rPr>
                <w:rFonts w:ascii="Times New Roman" w:hAnsi="Times New Roman"/>
                <w:sz w:val="22"/>
                <w:szCs w:val="22"/>
              </w:rPr>
            </w:pPr>
            <w:r w:rsidRPr="00924F40">
              <w:rPr>
                <w:rFonts w:ascii="Times New Roman" w:hAnsi="Times New Roman"/>
                <w:sz w:val="22"/>
                <w:szCs w:val="22"/>
              </w:rPr>
              <w:t>8</w:t>
            </w:r>
          </w:p>
        </w:tc>
      </w:tr>
      <w:tr w:rsidR="000C7709" w:rsidRPr="00924F40" w14:paraId="6D6B313A" w14:textId="77777777" w:rsidTr="000C7709">
        <w:trPr>
          <w:cantSplit/>
          <w:jc w:val="center"/>
          <w:trPrChange w:id="635" w:author="Dan mungai" w:date="2023-02-20T12:44:00Z">
            <w:trPr>
              <w:cantSplit/>
              <w:jc w:val="center"/>
            </w:trPr>
          </w:trPrChange>
        </w:trPr>
        <w:tc>
          <w:tcPr>
            <w:tcW w:w="0" w:type="auto"/>
            <w:tcPrChange w:id="636" w:author="Dan mungai" w:date="2023-02-20T12:44:00Z">
              <w:tcPr>
                <w:tcW w:w="0" w:type="auto"/>
                <w:tcBorders>
                  <w:top w:val="single" w:sz="0" w:space="0" w:color="D3D3D3"/>
                  <w:left w:val="single" w:sz="0" w:space="0" w:color="D3D3D3"/>
                  <w:bottom w:val="single" w:sz="0" w:space="0" w:color="D3D3D3"/>
                  <w:right w:val="single" w:sz="0" w:space="0" w:color="D3D3D3"/>
                </w:tcBorders>
              </w:tcPr>
            </w:tcPrChange>
          </w:tcPr>
          <w:p w14:paraId="3B1ED6BD" w14:textId="63B05DE1" w:rsidR="000C7709" w:rsidRPr="00924F40" w:rsidRDefault="000C7709" w:rsidP="00A758C2">
            <w:pPr>
              <w:keepNext/>
              <w:spacing w:after="60"/>
              <w:rPr>
                <w:rFonts w:ascii="Times New Roman" w:hAnsi="Times New Roman"/>
                <w:i/>
                <w:iCs/>
                <w:sz w:val="22"/>
                <w:szCs w:val="22"/>
              </w:rPr>
            </w:pPr>
            <w:r w:rsidRPr="00924F40">
              <w:rPr>
                <w:rFonts w:ascii="Times New Roman" w:hAnsi="Times New Roman"/>
                <w:i/>
                <w:iCs/>
                <w:sz w:val="22"/>
                <w:szCs w:val="22"/>
              </w:rPr>
              <w:t>A. bengalensis</w:t>
            </w:r>
          </w:p>
        </w:tc>
        <w:tc>
          <w:tcPr>
            <w:tcW w:w="0" w:type="auto"/>
            <w:tcPrChange w:id="637" w:author="Dan mungai" w:date="2023-02-20T12:44:00Z">
              <w:tcPr>
                <w:tcW w:w="0" w:type="auto"/>
                <w:tcBorders>
                  <w:top w:val="single" w:sz="0" w:space="0" w:color="D3D3D3"/>
                  <w:left w:val="single" w:sz="0" w:space="0" w:color="D3D3D3"/>
                  <w:bottom w:val="single" w:sz="0" w:space="0" w:color="D3D3D3"/>
                  <w:right w:val="single" w:sz="0" w:space="0" w:color="D3D3D3"/>
                </w:tcBorders>
              </w:tcPr>
            </w:tcPrChange>
          </w:tcPr>
          <w:p w14:paraId="2920DFA3" w14:textId="77777777" w:rsidR="000C7709" w:rsidRPr="00924F40" w:rsidRDefault="000C7709" w:rsidP="00A758C2">
            <w:pPr>
              <w:keepNext/>
              <w:spacing w:after="60"/>
              <w:rPr>
                <w:rFonts w:ascii="Times New Roman" w:hAnsi="Times New Roman"/>
                <w:sz w:val="22"/>
                <w:szCs w:val="22"/>
              </w:rPr>
            </w:pPr>
            <w:r w:rsidRPr="00924F40">
              <w:rPr>
                <w:rFonts w:ascii="Times New Roman" w:hAnsi="Times New Roman"/>
                <w:sz w:val="22"/>
                <w:szCs w:val="22"/>
              </w:rPr>
              <w:t>Elver</w:t>
            </w:r>
          </w:p>
        </w:tc>
        <w:tc>
          <w:tcPr>
            <w:tcW w:w="0" w:type="auto"/>
            <w:tcPrChange w:id="638" w:author="Dan mungai" w:date="2023-02-20T12:44:00Z">
              <w:tcPr>
                <w:tcW w:w="0" w:type="auto"/>
                <w:tcBorders>
                  <w:top w:val="single" w:sz="0" w:space="0" w:color="D3D3D3"/>
                  <w:left w:val="single" w:sz="0" w:space="0" w:color="D3D3D3"/>
                  <w:bottom w:val="single" w:sz="0" w:space="0" w:color="D3D3D3"/>
                  <w:right w:val="single" w:sz="0" w:space="0" w:color="D3D3D3"/>
                </w:tcBorders>
              </w:tcPr>
            </w:tcPrChange>
          </w:tcPr>
          <w:p w14:paraId="6D3034EC" w14:textId="77777777" w:rsidR="000C7709" w:rsidRPr="00924F40" w:rsidRDefault="000C7709" w:rsidP="00A758C2">
            <w:pPr>
              <w:keepNext/>
              <w:spacing w:after="60"/>
              <w:rPr>
                <w:rFonts w:ascii="Times New Roman" w:hAnsi="Times New Roman"/>
                <w:sz w:val="22"/>
                <w:szCs w:val="22"/>
              </w:rPr>
            </w:pPr>
            <w:r w:rsidRPr="00924F40">
              <w:rPr>
                <w:rFonts w:ascii="Times New Roman" w:hAnsi="Times New Roman"/>
                <w:sz w:val="22"/>
                <w:szCs w:val="22"/>
              </w:rPr>
              <w:t>2</w:t>
            </w:r>
          </w:p>
        </w:tc>
      </w:tr>
      <w:tr w:rsidR="000C7709" w:rsidRPr="00924F40" w14:paraId="216C4856" w14:textId="77777777" w:rsidTr="000C7709">
        <w:trPr>
          <w:cantSplit/>
          <w:jc w:val="center"/>
          <w:trPrChange w:id="639" w:author="Dan mungai" w:date="2023-02-20T12:44:00Z">
            <w:trPr>
              <w:cantSplit/>
              <w:jc w:val="center"/>
            </w:trPr>
          </w:trPrChange>
        </w:trPr>
        <w:tc>
          <w:tcPr>
            <w:tcW w:w="0" w:type="auto"/>
            <w:tcPrChange w:id="640" w:author="Dan mungai" w:date="2023-02-20T12:44:00Z">
              <w:tcPr>
                <w:tcW w:w="0" w:type="auto"/>
                <w:tcBorders>
                  <w:top w:val="single" w:sz="0" w:space="0" w:color="D3D3D3"/>
                  <w:left w:val="single" w:sz="0" w:space="0" w:color="D3D3D3"/>
                  <w:bottom w:val="single" w:sz="0" w:space="0" w:color="D3D3D3"/>
                  <w:right w:val="single" w:sz="0" w:space="0" w:color="D3D3D3"/>
                </w:tcBorders>
              </w:tcPr>
            </w:tcPrChange>
          </w:tcPr>
          <w:p w14:paraId="417344C5" w14:textId="428D47BD" w:rsidR="000C7709" w:rsidRPr="00924F40" w:rsidRDefault="000C7709" w:rsidP="00A758C2">
            <w:pPr>
              <w:keepNext/>
              <w:spacing w:after="60"/>
              <w:rPr>
                <w:rFonts w:ascii="Times New Roman" w:hAnsi="Times New Roman"/>
                <w:i/>
                <w:iCs/>
                <w:sz w:val="22"/>
                <w:szCs w:val="22"/>
              </w:rPr>
            </w:pPr>
            <w:r w:rsidRPr="00924F40">
              <w:rPr>
                <w:rFonts w:ascii="Times New Roman" w:hAnsi="Times New Roman"/>
                <w:i/>
                <w:iCs/>
                <w:sz w:val="22"/>
                <w:szCs w:val="22"/>
              </w:rPr>
              <w:t>A. marmorata</w:t>
            </w:r>
          </w:p>
        </w:tc>
        <w:tc>
          <w:tcPr>
            <w:tcW w:w="0" w:type="auto"/>
            <w:tcPrChange w:id="641" w:author="Dan mungai" w:date="2023-02-20T12:44:00Z">
              <w:tcPr>
                <w:tcW w:w="0" w:type="auto"/>
                <w:tcBorders>
                  <w:top w:val="single" w:sz="0" w:space="0" w:color="D3D3D3"/>
                  <w:left w:val="single" w:sz="0" w:space="0" w:color="D3D3D3"/>
                  <w:bottom w:val="single" w:sz="0" w:space="0" w:color="D3D3D3"/>
                  <w:right w:val="single" w:sz="0" w:space="0" w:color="D3D3D3"/>
                </w:tcBorders>
              </w:tcPr>
            </w:tcPrChange>
          </w:tcPr>
          <w:p w14:paraId="7E2207F0" w14:textId="77777777" w:rsidR="000C7709" w:rsidRPr="00924F40" w:rsidRDefault="000C7709" w:rsidP="00A758C2">
            <w:pPr>
              <w:keepNext/>
              <w:spacing w:after="60"/>
              <w:rPr>
                <w:rFonts w:ascii="Times New Roman" w:hAnsi="Times New Roman"/>
                <w:sz w:val="22"/>
                <w:szCs w:val="22"/>
              </w:rPr>
            </w:pPr>
            <w:r w:rsidRPr="00924F40">
              <w:rPr>
                <w:rFonts w:ascii="Times New Roman" w:hAnsi="Times New Roman"/>
                <w:sz w:val="22"/>
                <w:szCs w:val="22"/>
              </w:rPr>
              <w:t>Glass eel</w:t>
            </w:r>
          </w:p>
        </w:tc>
        <w:tc>
          <w:tcPr>
            <w:tcW w:w="0" w:type="auto"/>
            <w:tcPrChange w:id="642" w:author="Dan mungai" w:date="2023-02-20T12:44:00Z">
              <w:tcPr>
                <w:tcW w:w="0" w:type="auto"/>
                <w:tcBorders>
                  <w:top w:val="single" w:sz="0" w:space="0" w:color="D3D3D3"/>
                  <w:left w:val="single" w:sz="0" w:space="0" w:color="D3D3D3"/>
                  <w:bottom w:val="single" w:sz="0" w:space="0" w:color="D3D3D3"/>
                  <w:right w:val="single" w:sz="0" w:space="0" w:color="D3D3D3"/>
                </w:tcBorders>
              </w:tcPr>
            </w:tcPrChange>
          </w:tcPr>
          <w:p w14:paraId="7A97823D" w14:textId="77777777" w:rsidR="000C7709" w:rsidRPr="00924F40" w:rsidRDefault="000C7709" w:rsidP="00A758C2">
            <w:pPr>
              <w:keepNext/>
              <w:spacing w:after="60"/>
              <w:rPr>
                <w:rFonts w:ascii="Times New Roman" w:hAnsi="Times New Roman"/>
                <w:sz w:val="22"/>
                <w:szCs w:val="22"/>
              </w:rPr>
            </w:pPr>
            <w:r w:rsidRPr="00924F40">
              <w:rPr>
                <w:rFonts w:ascii="Times New Roman" w:hAnsi="Times New Roman"/>
                <w:sz w:val="22"/>
                <w:szCs w:val="22"/>
              </w:rPr>
              <w:t>2</w:t>
            </w:r>
          </w:p>
        </w:tc>
      </w:tr>
    </w:tbl>
    <w:p w14:paraId="5A7EAD6D" w14:textId="267A98BE" w:rsidR="009D1F65" w:rsidRDefault="009D1F65"/>
    <w:p w14:paraId="5616DDC4" w14:textId="1B0A7A9C" w:rsidR="00322C1D" w:rsidRPr="00322C1D" w:rsidRDefault="00322C1D" w:rsidP="008A3F50">
      <w:pPr>
        <w:pStyle w:val="Heading2"/>
      </w:pPr>
      <w:bookmarkStart w:id="643" w:name="_Toc125806972"/>
      <w:r>
        <w:t>Species morphometrics</w:t>
      </w:r>
      <w:bookmarkEnd w:id="643"/>
    </w:p>
    <w:p w14:paraId="253CB9F5" w14:textId="4D465B0F" w:rsidR="00A6581D" w:rsidRPr="004774AA" w:rsidRDefault="00A6581D" w:rsidP="00A6581D">
      <w:pPr>
        <w:pStyle w:val="FirstParagraph"/>
        <w:spacing w:line="480" w:lineRule="auto"/>
        <w:rPr>
          <w:rFonts w:ascii="Times New Roman" w:hAnsi="Times New Roman" w:cs="Times New Roman"/>
        </w:rPr>
      </w:pPr>
      <w:commentRangeStart w:id="644"/>
      <w:r w:rsidRPr="004774AA">
        <w:rPr>
          <w:rFonts w:ascii="Times New Roman" w:hAnsi="Times New Roman" w:cs="Times New Roman"/>
        </w:rPr>
        <w:t>Different morphometric measurements were recorded for each target species</w:t>
      </w:r>
      <w:commentRangeEnd w:id="644"/>
      <w:r w:rsidR="0096130E">
        <w:rPr>
          <w:rStyle w:val="CommentReference"/>
          <w:rFonts w:ascii="Calibri" w:eastAsia="Times New Roman" w:hAnsi="Calibri" w:cs="Times New Roman"/>
          <w:lang w:val="en-GB" w:eastAsia="en-GB"/>
        </w:rPr>
        <w:commentReference w:id="644"/>
      </w:r>
      <w:r w:rsidRPr="004774AA">
        <w:rPr>
          <w:rFonts w:ascii="Times New Roman" w:hAnsi="Times New Roman" w:cs="Times New Roman"/>
        </w:rPr>
        <w:t xml:space="preserve">. The morphometric results are recorded in table </w:t>
      </w:r>
      <w:r w:rsidR="00024965">
        <w:rPr>
          <w:rFonts w:ascii="Times New Roman" w:hAnsi="Times New Roman" w:cs="Times New Roman"/>
        </w:rPr>
        <w:t>6</w:t>
      </w:r>
      <w:r w:rsidRPr="004774AA">
        <w:rPr>
          <w:rFonts w:ascii="Times New Roman" w:hAnsi="Times New Roman" w:cs="Times New Roman"/>
        </w:rPr>
        <w:t xml:space="preserve"> </w:t>
      </w:r>
      <w:commentRangeStart w:id="645"/>
      <w:r w:rsidRPr="004774AA">
        <w:rPr>
          <w:rFonts w:ascii="Times New Roman" w:hAnsi="Times New Roman" w:cs="Times New Roman"/>
        </w:rPr>
        <w:t>below</w:t>
      </w:r>
      <w:commentRangeEnd w:id="645"/>
      <w:r w:rsidR="0096130E">
        <w:rPr>
          <w:rStyle w:val="CommentReference"/>
          <w:rFonts w:ascii="Calibri" w:eastAsia="Times New Roman" w:hAnsi="Calibri" w:cs="Times New Roman"/>
          <w:lang w:val="en-GB" w:eastAsia="en-GB"/>
        </w:rPr>
        <w:commentReference w:id="645"/>
      </w:r>
      <w:r w:rsidRPr="004774AA">
        <w:rPr>
          <w:rFonts w:ascii="Times New Roman" w:hAnsi="Times New Roman" w:cs="Times New Roman"/>
        </w:rPr>
        <w:t xml:space="preserve">; </w:t>
      </w:r>
      <w:r w:rsidRPr="004774AA">
        <w:rPr>
          <w:rFonts w:ascii="Times New Roman" w:hAnsi="Times New Roman" w:cs="Times New Roman"/>
          <w:i/>
          <w:iCs/>
        </w:rPr>
        <w:t>A. mossambica</w:t>
      </w:r>
      <w:r w:rsidRPr="004774AA">
        <w:rPr>
          <w:rFonts w:ascii="Times New Roman" w:hAnsi="Times New Roman" w:cs="Times New Roman"/>
        </w:rPr>
        <w:t xml:space="preserve"> had the highest average total length of 6.29</w:t>
      </w:r>
      <w:ins w:id="646" w:author="Microsoft account" w:date="2023-02-13T14:03:00Z">
        <w:r w:rsidR="0096130E">
          <w:rPr>
            <w:rFonts w:ascii="Times New Roman" w:hAnsi="Times New Roman" w:cs="Times New Roman"/>
          </w:rPr>
          <w:t xml:space="preserve"> </w:t>
        </w:r>
      </w:ins>
      <w:r w:rsidRPr="004774AA">
        <w:rPr>
          <w:rFonts w:ascii="Times New Roman" w:hAnsi="Times New Roman" w:cs="Times New Roman"/>
        </w:rPr>
        <w:t xml:space="preserve">cm followed by </w:t>
      </w:r>
      <w:r w:rsidRPr="004774AA">
        <w:rPr>
          <w:rFonts w:ascii="Times New Roman" w:hAnsi="Times New Roman" w:cs="Times New Roman"/>
          <w:i/>
          <w:iCs/>
        </w:rPr>
        <w:t>A. bengalensis</w:t>
      </w:r>
      <w:r w:rsidRPr="004774AA">
        <w:rPr>
          <w:rFonts w:ascii="Times New Roman" w:hAnsi="Times New Roman" w:cs="Times New Roman"/>
        </w:rPr>
        <w:t xml:space="preserve"> with an average total length of 5.43</w:t>
      </w:r>
      <w:ins w:id="647" w:author="Microsoft account" w:date="2023-02-13T14:03:00Z">
        <w:r w:rsidR="005C6B47">
          <w:rPr>
            <w:rFonts w:ascii="Times New Roman" w:hAnsi="Times New Roman" w:cs="Times New Roman"/>
          </w:rPr>
          <w:t xml:space="preserve"> </w:t>
        </w:r>
      </w:ins>
      <w:r w:rsidRPr="004774AA">
        <w:rPr>
          <w:rFonts w:ascii="Times New Roman" w:hAnsi="Times New Roman" w:cs="Times New Roman"/>
        </w:rPr>
        <w:t xml:space="preserve">cm while </w:t>
      </w:r>
      <w:r w:rsidRPr="004774AA">
        <w:rPr>
          <w:rFonts w:ascii="Times New Roman" w:hAnsi="Times New Roman" w:cs="Times New Roman"/>
          <w:i/>
          <w:iCs/>
        </w:rPr>
        <w:t>A. marmorata</w:t>
      </w:r>
      <w:r w:rsidRPr="004774AA">
        <w:rPr>
          <w:rFonts w:ascii="Times New Roman" w:hAnsi="Times New Roman" w:cs="Times New Roman"/>
        </w:rPr>
        <w:t xml:space="preserve"> registered the shortest average total length of 5.2 cm. </w:t>
      </w:r>
      <w:commentRangeStart w:id="648"/>
      <w:r w:rsidRPr="004774AA">
        <w:rPr>
          <w:rFonts w:ascii="Times New Roman" w:hAnsi="Times New Roman" w:cs="Times New Roman"/>
        </w:rPr>
        <w:t>Using a one-way analysis of variance (ANOVA) to determine whether the average total length among the species were statistically significant</w:t>
      </w:r>
      <w:commentRangeEnd w:id="648"/>
      <w:r w:rsidR="005C6B47">
        <w:rPr>
          <w:rStyle w:val="CommentReference"/>
          <w:rFonts w:ascii="Calibri" w:eastAsia="Times New Roman" w:hAnsi="Calibri" w:cs="Times New Roman"/>
          <w:lang w:val="en-GB" w:eastAsia="en-GB"/>
        </w:rPr>
        <w:commentReference w:id="648"/>
      </w:r>
      <w:r w:rsidRPr="004774AA">
        <w:rPr>
          <w:rFonts w:ascii="Times New Roman" w:hAnsi="Times New Roman" w:cs="Times New Roman"/>
        </w:rPr>
        <w:t xml:space="preserve">, the results of ANOVA showed that differences in total length among the three species were statistically significant (ANOVA, p = 0.007). </w:t>
      </w:r>
      <w:r w:rsidRPr="004774AA">
        <w:rPr>
          <w:rFonts w:ascii="Times New Roman" w:hAnsi="Times New Roman" w:cs="Times New Roman"/>
          <w:i/>
          <w:iCs/>
        </w:rPr>
        <w:t>Anguilla mossambica</w:t>
      </w:r>
      <w:r w:rsidRPr="004774AA">
        <w:rPr>
          <w:rFonts w:ascii="Times New Roman" w:hAnsi="Times New Roman" w:cs="Times New Roman"/>
        </w:rPr>
        <w:t xml:space="preserve"> had the largest average DF to AF length with 249mm followed by </w:t>
      </w:r>
      <w:r w:rsidRPr="004774AA">
        <w:rPr>
          <w:rFonts w:ascii="Times New Roman" w:hAnsi="Times New Roman" w:cs="Times New Roman"/>
          <w:i/>
          <w:iCs/>
        </w:rPr>
        <w:t>A. marmorata</w:t>
      </w:r>
      <w:r w:rsidRPr="004774AA">
        <w:rPr>
          <w:rFonts w:ascii="Times New Roman" w:hAnsi="Times New Roman" w:cs="Times New Roman"/>
        </w:rPr>
        <w:t xml:space="preserve"> with 125mm while </w:t>
      </w:r>
      <w:r w:rsidRPr="004774AA">
        <w:rPr>
          <w:rFonts w:ascii="Times New Roman" w:hAnsi="Times New Roman" w:cs="Times New Roman"/>
          <w:i/>
          <w:iCs/>
        </w:rPr>
        <w:t>A. bengalensis</w:t>
      </w:r>
      <w:r w:rsidRPr="004774AA">
        <w:rPr>
          <w:rFonts w:ascii="Times New Roman" w:hAnsi="Times New Roman" w:cs="Times New Roman"/>
        </w:rPr>
        <w:t xml:space="preserve"> had the shortest average DF to AF length with 123mm. The mean differences in DF to AF lengths were statistically significant among the three different species as attested by the ANOVA results that showed statistical significance at crit</w:t>
      </w:r>
      <w:r>
        <w:rPr>
          <w:rFonts w:ascii="Times New Roman" w:hAnsi="Times New Roman" w:cs="Times New Roman"/>
        </w:rPr>
        <w:t>i</w:t>
      </w:r>
      <w:r w:rsidRPr="004774AA">
        <w:rPr>
          <w:rFonts w:ascii="Times New Roman" w:hAnsi="Times New Roman" w:cs="Times New Roman"/>
        </w:rPr>
        <w:t xml:space="preserve">cal level of 0.05 (ANOVA, p = 0.008). </w:t>
      </w:r>
    </w:p>
    <w:p w14:paraId="25B6BECD" w14:textId="71173884" w:rsidR="00A6581D" w:rsidRDefault="00A6581D" w:rsidP="00A6581D">
      <w:pPr>
        <w:pStyle w:val="FirstParagraph"/>
        <w:spacing w:line="480" w:lineRule="auto"/>
        <w:rPr>
          <w:rFonts w:ascii="Times New Roman" w:hAnsi="Times New Roman" w:cs="Times New Roman"/>
        </w:rPr>
      </w:pPr>
      <w:r w:rsidRPr="004774AA">
        <w:rPr>
          <w:rFonts w:ascii="Times New Roman" w:hAnsi="Times New Roman" w:cs="Times New Roman"/>
        </w:rPr>
        <w:lastRenderedPageBreak/>
        <w:t xml:space="preserve">All the morphometric measurements showed a similar trend with </w:t>
      </w:r>
      <w:r w:rsidRPr="004774AA">
        <w:rPr>
          <w:rFonts w:ascii="Times New Roman" w:hAnsi="Times New Roman" w:cs="Times New Roman"/>
          <w:i/>
          <w:iCs/>
        </w:rPr>
        <w:t>A. mossambica</w:t>
      </w:r>
      <w:r w:rsidRPr="004774AA">
        <w:rPr>
          <w:rFonts w:ascii="Times New Roman" w:hAnsi="Times New Roman" w:cs="Times New Roman"/>
        </w:rPr>
        <w:t xml:space="preserve"> having the largest morphometric measurements followed by </w:t>
      </w:r>
      <w:r w:rsidRPr="004774AA">
        <w:rPr>
          <w:rFonts w:ascii="Times New Roman" w:hAnsi="Times New Roman" w:cs="Times New Roman"/>
          <w:i/>
          <w:iCs/>
        </w:rPr>
        <w:t>A. marmorata</w:t>
      </w:r>
      <w:r w:rsidRPr="004774AA">
        <w:rPr>
          <w:rFonts w:ascii="Times New Roman" w:hAnsi="Times New Roman" w:cs="Times New Roman"/>
        </w:rPr>
        <w:t xml:space="preserve"> and trailed by </w:t>
      </w:r>
      <w:r w:rsidRPr="004774AA">
        <w:rPr>
          <w:rFonts w:ascii="Times New Roman" w:hAnsi="Times New Roman" w:cs="Times New Roman"/>
          <w:i/>
          <w:iCs/>
        </w:rPr>
        <w:t>A. bengalensis</w:t>
      </w:r>
      <w:r w:rsidRPr="004774AA">
        <w:rPr>
          <w:rFonts w:ascii="Times New Roman" w:hAnsi="Times New Roman" w:cs="Times New Roman"/>
        </w:rPr>
        <w:t xml:space="preserve"> though they were not statistically significant. </w:t>
      </w:r>
      <w:r w:rsidRPr="004774AA">
        <w:rPr>
          <w:rFonts w:ascii="Times New Roman" w:hAnsi="Times New Roman" w:cs="Times New Roman"/>
          <w:i/>
          <w:iCs/>
        </w:rPr>
        <w:t>Anguilla mossambica</w:t>
      </w:r>
      <w:r w:rsidRPr="004774AA">
        <w:rPr>
          <w:rFonts w:ascii="Times New Roman" w:hAnsi="Times New Roman" w:cs="Times New Roman"/>
        </w:rPr>
        <w:t xml:space="preserve"> had the largest DA length with 215mm while </w:t>
      </w:r>
      <w:r w:rsidRPr="004774AA">
        <w:rPr>
          <w:rFonts w:ascii="Times New Roman" w:hAnsi="Times New Roman" w:cs="Times New Roman"/>
          <w:i/>
          <w:iCs/>
        </w:rPr>
        <w:t xml:space="preserve">A. marmorata </w:t>
      </w:r>
      <w:r w:rsidRPr="004774AA">
        <w:rPr>
          <w:rFonts w:ascii="Times New Roman" w:hAnsi="Times New Roman" w:cs="Times New Roman"/>
        </w:rPr>
        <w:t xml:space="preserve">and </w:t>
      </w:r>
      <w:r w:rsidRPr="004774AA">
        <w:rPr>
          <w:rFonts w:ascii="Times New Roman" w:hAnsi="Times New Roman" w:cs="Times New Roman"/>
          <w:i/>
          <w:iCs/>
        </w:rPr>
        <w:t>A. bengalensis</w:t>
      </w:r>
      <w:r w:rsidRPr="004774AA">
        <w:rPr>
          <w:rFonts w:ascii="Times New Roman" w:hAnsi="Times New Roman" w:cs="Times New Roman"/>
        </w:rPr>
        <w:t xml:space="preserve"> had the same DA length at 106mm. The mean differences in DA were statis</w:t>
      </w:r>
      <w:r>
        <w:rPr>
          <w:rFonts w:ascii="Times New Roman" w:hAnsi="Times New Roman" w:cs="Times New Roman"/>
        </w:rPr>
        <w:t>ti</w:t>
      </w:r>
      <w:r w:rsidRPr="004774AA">
        <w:rPr>
          <w:rFonts w:ascii="Times New Roman" w:hAnsi="Times New Roman" w:cs="Times New Roman"/>
        </w:rPr>
        <w:t>cally significant as indicated by an ANOVA an</w:t>
      </w:r>
      <w:r>
        <w:rPr>
          <w:rFonts w:ascii="Times New Roman" w:hAnsi="Times New Roman" w:cs="Times New Roman"/>
        </w:rPr>
        <w:t>a</w:t>
      </w:r>
      <w:r w:rsidRPr="004774AA">
        <w:rPr>
          <w:rFonts w:ascii="Times New Roman" w:hAnsi="Times New Roman" w:cs="Times New Roman"/>
        </w:rPr>
        <w:t>lysis at an alpha value of 0.05 (p = 0.02). Therefore, in all mo</w:t>
      </w:r>
      <w:r>
        <w:rPr>
          <w:rFonts w:ascii="Times New Roman" w:hAnsi="Times New Roman" w:cs="Times New Roman"/>
        </w:rPr>
        <w:t>r</w:t>
      </w:r>
      <w:r w:rsidRPr="004774AA">
        <w:rPr>
          <w:rFonts w:ascii="Times New Roman" w:hAnsi="Times New Roman" w:cs="Times New Roman"/>
        </w:rPr>
        <w:t xml:space="preserve">phometrics </w:t>
      </w:r>
      <w:r w:rsidRPr="004774AA">
        <w:rPr>
          <w:rFonts w:ascii="Times New Roman" w:hAnsi="Times New Roman" w:cs="Times New Roman"/>
          <w:i/>
          <w:iCs/>
        </w:rPr>
        <w:t>A. mossambica</w:t>
      </w:r>
      <w:r w:rsidRPr="004774AA">
        <w:rPr>
          <w:rFonts w:ascii="Times New Roman" w:hAnsi="Times New Roman" w:cs="Times New Roman"/>
        </w:rPr>
        <w:t xml:space="preserve"> is the largest among the studied anguillids while </w:t>
      </w:r>
      <w:r w:rsidRPr="004774AA">
        <w:rPr>
          <w:rFonts w:ascii="Times New Roman" w:hAnsi="Times New Roman" w:cs="Times New Roman"/>
          <w:i/>
          <w:iCs/>
        </w:rPr>
        <w:t>A. bengalensis</w:t>
      </w:r>
      <w:r w:rsidRPr="004774AA">
        <w:rPr>
          <w:rFonts w:ascii="Times New Roman" w:hAnsi="Times New Roman" w:cs="Times New Roman"/>
        </w:rPr>
        <w:t xml:space="preserve"> is the smallest.</w:t>
      </w:r>
    </w:p>
    <w:p w14:paraId="22E00AE1" w14:textId="3AD4864D" w:rsidR="005662EA" w:rsidRDefault="005662EA" w:rsidP="005336AE">
      <w:pPr>
        <w:pStyle w:val="ThesisTables"/>
      </w:pPr>
      <w:bookmarkStart w:id="649" w:name="_Toc125750603"/>
      <w:r w:rsidRPr="005662EA">
        <w:t xml:space="preserve">Table 6: </w:t>
      </w:r>
      <w:commentRangeStart w:id="650"/>
      <w:r w:rsidRPr="005662EA">
        <w:t>Morphometrics of juvenile anguillid species occurring in the Sabaki Estuary (TL = total length, DF to AF =dorsal fin t anal fin, DA = dorsal fin to anus, LH=left eye horizontal, LV=left eye vertical, RH=right eye horizontal, RV=Right eye vertical)</w:t>
      </w:r>
      <w:bookmarkEnd w:id="649"/>
      <w:commentRangeEnd w:id="650"/>
      <w:r w:rsidR="005C6B47">
        <w:rPr>
          <w:rStyle w:val="CommentReference"/>
          <w:rFonts w:ascii="Calibri" w:hAnsi="Calibri"/>
          <w:i w:val="0"/>
          <w:iCs w:val="0"/>
          <w:color w:val="auto"/>
        </w:rPr>
        <w:commentReference w:id="650"/>
      </w:r>
    </w:p>
    <w:tbl>
      <w:tblPr>
        <w:tblStyle w:val="Table"/>
        <w:tblW w:w="5000" w:type="pct"/>
        <w:jc w:val="center"/>
        <w:tblCellMar>
          <w:left w:w="60" w:type="dxa"/>
          <w:right w:w="60" w:type="dxa"/>
        </w:tblCellMar>
        <w:tblLook w:val="0000" w:firstRow="0" w:lastRow="0" w:firstColumn="0" w:lastColumn="0" w:noHBand="0" w:noVBand="0"/>
      </w:tblPr>
      <w:tblGrid>
        <w:gridCol w:w="2172"/>
        <w:gridCol w:w="2022"/>
        <w:gridCol w:w="1951"/>
        <w:gridCol w:w="2092"/>
        <w:gridCol w:w="1123"/>
      </w:tblGrid>
      <w:tr w:rsidR="005662EA" w:rsidRPr="005662EA" w14:paraId="6886ECBF" w14:textId="77777777" w:rsidTr="00A758C2">
        <w:trPr>
          <w:cantSplit/>
          <w:tblHeader/>
          <w:jc w:val="center"/>
        </w:trPr>
        <w:tc>
          <w:tcPr>
            <w:tcW w:w="0" w:type="auto"/>
            <w:tcBorders>
              <w:top w:val="single" w:sz="16" w:space="0" w:color="D3D3D3"/>
              <w:left w:val="single" w:sz="0" w:space="0" w:color="D3D3D3"/>
              <w:bottom w:val="single" w:sz="16" w:space="0" w:color="D3D3D3"/>
            </w:tcBorders>
          </w:tcPr>
          <w:p w14:paraId="41B97177"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Morphometry</w:t>
            </w:r>
          </w:p>
        </w:tc>
        <w:tc>
          <w:tcPr>
            <w:tcW w:w="0" w:type="auto"/>
            <w:tcBorders>
              <w:top w:val="single" w:sz="16" w:space="0" w:color="D3D3D3"/>
              <w:bottom w:val="single" w:sz="16" w:space="0" w:color="D3D3D3"/>
            </w:tcBorders>
          </w:tcPr>
          <w:p w14:paraId="0242B2EF" w14:textId="172B8431" w:rsidR="005662EA" w:rsidRPr="005662EA" w:rsidRDefault="005662EA" w:rsidP="00A758C2">
            <w:pPr>
              <w:keepNext/>
              <w:spacing w:after="60"/>
              <w:rPr>
                <w:rFonts w:ascii="Times New Roman" w:hAnsi="Times New Roman"/>
                <w:i/>
                <w:iCs/>
                <w:sz w:val="22"/>
                <w:szCs w:val="22"/>
              </w:rPr>
            </w:pPr>
            <w:r w:rsidRPr="005662EA">
              <w:rPr>
                <w:rFonts w:ascii="Times New Roman" w:hAnsi="Times New Roman"/>
                <w:i/>
                <w:iCs/>
                <w:sz w:val="22"/>
                <w:szCs w:val="22"/>
              </w:rPr>
              <w:t>A. bengalensis</w:t>
            </w:r>
          </w:p>
        </w:tc>
        <w:tc>
          <w:tcPr>
            <w:tcW w:w="0" w:type="auto"/>
            <w:tcBorders>
              <w:top w:val="single" w:sz="16" w:space="0" w:color="D3D3D3"/>
              <w:bottom w:val="single" w:sz="16" w:space="0" w:color="D3D3D3"/>
            </w:tcBorders>
          </w:tcPr>
          <w:p w14:paraId="53D71FFD" w14:textId="21526D2D" w:rsidR="005662EA" w:rsidRPr="005662EA" w:rsidRDefault="005662EA" w:rsidP="00A758C2">
            <w:pPr>
              <w:keepNext/>
              <w:spacing w:after="60"/>
              <w:rPr>
                <w:rFonts w:ascii="Times New Roman" w:hAnsi="Times New Roman"/>
                <w:i/>
                <w:iCs/>
                <w:sz w:val="22"/>
                <w:szCs w:val="22"/>
              </w:rPr>
            </w:pPr>
            <w:r w:rsidRPr="005662EA">
              <w:rPr>
                <w:rFonts w:ascii="Times New Roman" w:hAnsi="Times New Roman"/>
                <w:i/>
                <w:iCs/>
                <w:sz w:val="22"/>
                <w:szCs w:val="22"/>
              </w:rPr>
              <w:t>A. marmorata</w:t>
            </w:r>
          </w:p>
        </w:tc>
        <w:tc>
          <w:tcPr>
            <w:tcW w:w="0" w:type="auto"/>
            <w:tcBorders>
              <w:top w:val="single" w:sz="16" w:space="0" w:color="D3D3D3"/>
              <w:bottom w:val="single" w:sz="16" w:space="0" w:color="D3D3D3"/>
            </w:tcBorders>
          </w:tcPr>
          <w:p w14:paraId="7EF30A58" w14:textId="4FA918CB" w:rsidR="005662EA" w:rsidRPr="005662EA" w:rsidRDefault="005662EA" w:rsidP="00A758C2">
            <w:pPr>
              <w:keepNext/>
              <w:spacing w:after="60"/>
              <w:rPr>
                <w:rFonts w:ascii="Times New Roman" w:hAnsi="Times New Roman"/>
                <w:i/>
                <w:iCs/>
                <w:sz w:val="22"/>
                <w:szCs w:val="22"/>
              </w:rPr>
            </w:pPr>
            <w:r w:rsidRPr="005662EA">
              <w:rPr>
                <w:rFonts w:ascii="Times New Roman" w:hAnsi="Times New Roman"/>
                <w:i/>
                <w:iCs/>
                <w:sz w:val="22"/>
                <w:szCs w:val="22"/>
              </w:rPr>
              <w:t>A. mossambica</w:t>
            </w:r>
          </w:p>
        </w:tc>
        <w:tc>
          <w:tcPr>
            <w:tcW w:w="0" w:type="auto"/>
            <w:tcBorders>
              <w:top w:val="single" w:sz="16" w:space="0" w:color="D3D3D3"/>
              <w:bottom w:val="single" w:sz="16" w:space="0" w:color="D3D3D3"/>
              <w:right w:val="single" w:sz="0" w:space="0" w:color="D3D3D3"/>
            </w:tcBorders>
          </w:tcPr>
          <w:p w14:paraId="4CE0D637"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p-value</w:t>
            </w:r>
          </w:p>
        </w:tc>
      </w:tr>
      <w:tr w:rsidR="005662EA" w:rsidRPr="005662EA" w14:paraId="7BA03904"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B354364"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TL (cm)</w:t>
            </w:r>
          </w:p>
        </w:tc>
        <w:tc>
          <w:tcPr>
            <w:tcW w:w="0" w:type="auto"/>
            <w:tcBorders>
              <w:top w:val="single" w:sz="0" w:space="0" w:color="D3D3D3"/>
              <w:left w:val="single" w:sz="0" w:space="0" w:color="D3D3D3"/>
              <w:bottom w:val="single" w:sz="0" w:space="0" w:color="D3D3D3"/>
              <w:right w:val="single" w:sz="0" w:space="0" w:color="D3D3D3"/>
            </w:tcBorders>
          </w:tcPr>
          <w:p w14:paraId="65670B4C"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5.43 ± 0.53</w:t>
            </w:r>
          </w:p>
        </w:tc>
        <w:tc>
          <w:tcPr>
            <w:tcW w:w="0" w:type="auto"/>
            <w:tcBorders>
              <w:top w:val="single" w:sz="0" w:space="0" w:color="D3D3D3"/>
              <w:left w:val="single" w:sz="0" w:space="0" w:color="D3D3D3"/>
              <w:bottom w:val="single" w:sz="0" w:space="0" w:color="D3D3D3"/>
              <w:right w:val="single" w:sz="0" w:space="0" w:color="D3D3D3"/>
            </w:tcBorders>
          </w:tcPr>
          <w:p w14:paraId="3D2956C0"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5.20 ± 0.28</w:t>
            </w:r>
          </w:p>
        </w:tc>
        <w:tc>
          <w:tcPr>
            <w:tcW w:w="0" w:type="auto"/>
            <w:tcBorders>
              <w:top w:val="single" w:sz="0" w:space="0" w:color="D3D3D3"/>
              <w:left w:val="single" w:sz="0" w:space="0" w:color="D3D3D3"/>
              <w:bottom w:val="single" w:sz="0" w:space="0" w:color="D3D3D3"/>
              <w:right w:val="single" w:sz="0" w:space="0" w:color="D3D3D3"/>
            </w:tcBorders>
          </w:tcPr>
          <w:p w14:paraId="75F1CC0E"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6.29 ± 1.81</w:t>
            </w:r>
          </w:p>
        </w:tc>
        <w:tc>
          <w:tcPr>
            <w:tcW w:w="0" w:type="auto"/>
            <w:tcBorders>
              <w:top w:val="single" w:sz="0" w:space="0" w:color="D3D3D3"/>
              <w:left w:val="single" w:sz="0" w:space="0" w:color="D3D3D3"/>
              <w:bottom w:val="single" w:sz="0" w:space="0" w:color="D3D3D3"/>
              <w:right w:val="single" w:sz="0" w:space="0" w:color="D3D3D3"/>
            </w:tcBorders>
          </w:tcPr>
          <w:p w14:paraId="582E19CA"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0.007</w:t>
            </w:r>
          </w:p>
        </w:tc>
      </w:tr>
      <w:tr w:rsidR="005662EA" w:rsidRPr="005662EA" w14:paraId="48F80A4E"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CB8381A"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DF to AF (mm)</w:t>
            </w:r>
          </w:p>
        </w:tc>
        <w:tc>
          <w:tcPr>
            <w:tcW w:w="0" w:type="auto"/>
            <w:tcBorders>
              <w:top w:val="single" w:sz="0" w:space="0" w:color="D3D3D3"/>
              <w:left w:val="single" w:sz="0" w:space="0" w:color="D3D3D3"/>
              <w:bottom w:val="single" w:sz="0" w:space="0" w:color="D3D3D3"/>
              <w:right w:val="single" w:sz="0" w:space="0" w:color="D3D3D3"/>
            </w:tcBorders>
          </w:tcPr>
          <w:p w14:paraId="524D1BC7"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123 ± 42</w:t>
            </w:r>
          </w:p>
        </w:tc>
        <w:tc>
          <w:tcPr>
            <w:tcW w:w="0" w:type="auto"/>
            <w:tcBorders>
              <w:top w:val="single" w:sz="0" w:space="0" w:color="D3D3D3"/>
              <w:left w:val="single" w:sz="0" w:space="0" w:color="D3D3D3"/>
              <w:bottom w:val="single" w:sz="0" w:space="0" w:color="D3D3D3"/>
              <w:right w:val="single" w:sz="0" w:space="0" w:color="D3D3D3"/>
            </w:tcBorders>
          </w:tcPr>
          <w:p w14:paraId="732F956E"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125 ± 8</w:t>
            </w:r>
          </w:p>
        </w:tc>
        <w:tc>
          <w:tcPr>
            <w:tcW w:w="0" w:type="auto"/>
            <w:tcBorders>
              <w:top w:val="single" w:sz="0" w:space="0" w:color="D3D3D3"/>
              <w:left w:val="single" w:sz="0" w:space="0" w:color="D3D3D3"/>
              <w:bottom w:val="single" w:sz="0" w:space="0" w:color="D3D3D3"/>
              <w:right w:val="single" w:sz="0" w:space="0" w:color="D3D3D3"/>
            </w:tcBorders>
          </w:tcPr>
          <w:p w14:paraId="03848BA2"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249 ± 282</w:t>
            </w:r>
          </w:p>
        </w:tc>
        <w:tc>
          <w:tcPr>
            <w:tcW w:w="0" w:type="auto"/>
            <w:tcBorders>
              <w:top w:val="single" w:sz="0" w:space="0" w:color="D3D3D3"/>
              <w:left w:val="single" w:sz="0" w:space="0" w:color="D3D3D3"/>
              <w:bottom w:val="single" w:sz="0" w:space="0" w:color="D3D3D3"/>
              <w:right w:val="single" w:sz="0" w:space="0" w:color="D3D3D3"/>
            </w:tcBorders>
          </w:tcPr>
          <w:p w14:paraId="0EED8445"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0.008</w:t>
            </w:r>
          </w:p>
        </w:tc>
      </w:tr>
      <w:tr w:rsidR="005662EA" w:rsidRPr="005662EA" w14:paraId="3DABB65E"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B037DC"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DA (mm)</w:t>
            </w:r>
          </w:p>
        </w:tc>
        <w:tc>
          <w:tcPr>
            <w:tcW w:w="0" w:type="auto"/>
            <w:tcBorders>
              <w:top w:val="single" w:sz="0" w:space="0" w:color="D3D3D3"/>
              <w:left w:val="single" w:sz="0" w:space="0" w:color="D3D3D3"/>
              <w:bottom w:val="single" w:sz="0" w:space="0" w:color="D3D3D3"/>
              <w:right w:val="single" w:sz="0" w:space="0" w:color="D3D3D3"/>
            </w:tcBorders>
          </w:tcPr>
          <w:p w14:paraId="795BF7D7"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106 ± 44</w:t>
            </w:r>
          </w:p>
        </w:tc>
        <w:tc>
          <w:tcPr>
            <w:tcW w:w="0" w:type="auto"/>
            <w:tcBorders>
              <w:top w:val="single" w:sz="0" w:space="0" w:color="D3D3D3"/>
              <w:left w:val="single" w:sz="0" w:space="0" w:color="D3D3D3"/>
              <w:bottom w:val="single" w:sz="0" w:space="0" w:color="D3D3D3"/>
              <w:right w:val="single" w:sz="0" w:space="0" w:color="D3D3D3"/>
            </w:tcBorders>
          </w:tcPr>
          <w:p w14:paraId="583FFC4C"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106 ± 10</w:t>
            </w:r>
          </w:p>
        </w:tc>
        <w:tc>
          <w:tcPr>
            <w:tcW w:w="0" w:type="auto"/>
            <w:tcBorders>
              <w:top w:val="single" w:sz="0" w:space="0" w:color="D3D3D3"/>
              <w:left w:val="single" w:sz="0" w:space="0" w:color="D3D3D3"/>
              <w:bottom w:val="single" w:sz="0" w:space="0" w:color="D3D3D3"/>
              <w:right w:val="single" w:sz="0" w:space="0" w:color="D3D3D3"/>
            </w:tcBorders>
          </w:tcPr>
          <w:p w14:paraId="29BEDFEE"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215 ± 270</w:t>
            </w:r>
          </w:p>
        </w:tc>
        <w:tc>
          <w:tcPr>
            <w:tcW w:w="0" w:type="auto"/>
            <w:tcBorders>
              <w:top w:val="single" w:sz="0" w:space="0" w:color="D3D3D3"/>
              <w:left w:val="single" w:sz="0" w:space="0" w:color="D3D3D3"/>
              <w:bottom w:val="single" w:sz="0" w:space="0" w:color="D3D3D3"/>
              <w:right w:val="single" w:sz="0" w:space="0" w:color="D3D3D3"/>
            </w:tcBorders>
          </w:tcPr>
          <w:p w14:paraId="1AA16BA7"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0.020</w:t>
            </w:r>
          </w:p>
        </w:tc>
      </w:tr>
      <w:tr w:rsidR="005662EA" w:rsidRPr="005662EA" w14:paraId="1D6B8331"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F7FFFAC"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DG (cm)</w:t>
            </w:r>
          </w:p>
        </w:tc>
        <w:tc>
          <w:tcPr>
            <w:tcW w:w="0" w:type="auto"/>
            <w:tcBorders>
              <w:top w:val="single" w:sz="0" w:space="0" w:color="D3D3D3"/>
              <w:left w:val="single" w:sz="0" w:space="0" w:color="D3D3D3"/>
              <w:bottom w:val="single" w:sz="0" w:space="0" w:color="D3D3D3"/>
              <w:right w:val="single" w:sz="0" w:space="0" w:color="D3D3D3"/>
            </w:tcBorders>
          </w:tcPr>
          <w:p w14:paraId="6C806D48"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1.79 ± 0.62</w:t>
            </w:r>
          </w:p>
        </w:tc>
        <w:tc>
          <w:tcPr>
            <w:tcW w:w="0" w:type="auto"/>
            <w:tcBorders>
              <w:top w:val="single" w:sz="0" w:space="0" w:color="D3D3D3"/>
              <w:left w:val="single" w:sz="0" w:space="0" w:color="D3D3D3"/>
              <w:bottom w:val="single" w:sz="0" w:space="0" w:color="D3D3D3"/>
              <w:right w:val="single" w:sz="0" w:space="0" w:color="D3D3D3"/>
            </w:tcBorders>
          </w:tcPr>
          <w:p w14:paraId="15ED507B"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1.90 ± 0.14</w:t>
            </w:r>
          </w:p>
        </w:tc>
        <w:tc>
          <w:tcPr>
            <w:tcW w:w="0" w:type="auto"/>
            <w:tcBorders>
              <w:top w:val="single" w:sz="0" w:space="0" w:color="D3D3D3"/>
              <w:left w:val="single" w:sz="0" w:space="0" w:color="D3D3D3"/>
              <w:bottom w:val="single" w:sz="0" w:space="0" w:color="D3D3D3"/>
              <w:right w:val="single" w:sz="0" w:space="0" w:color="D3D3D3"/>
            </w:tcBorders>
          </w:tcPr>
          <w:p w14:paraId="4C3532C2"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1.97 ± 0.63</w:t>
            </w:r>
          </w:p>
        </w:tc>
        <w:tc>
          <w:tcPr>
            <w:tcW w:w="0" w:type="auto"/>
            <w:tcBorders>
              <w:top w:val="single" w:sz="0" w:space="0" w:color="D3D3D3"/>
              <w:left w:val="single" w:sz="0" w:space="0" w:color="D3D3D3"/>
              <w:bottom w:val="single" w:sz="0" w:space="0" w:color="D3D3D3"/>
              <w:right w:val="single" w:sz="0" w:space="0" w:color="D3D3D3"/>
            </w:tcBorders>
          </w:tcPr>
          <w:p w14:paraId="2FE91F88"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0.5</w:t>
            </w:r>
          </w:p>
        </w:tc>
      </w:tr>
      <w:tr w:rsidR="005662EA" w:rsidRPr="005662EA" w14:paraId="67FA1697"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094C006"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LH (mm)</w:t>
            </w:r>
          </w:p>
        </w:tc>
        <w:tc>
          <w:tcPr>
            <w:tcW w:w="0" w:type="auto"/>
            <w:tcBorders>
              <w:top w:val="single" w:sz="0" w:space="0" w:color="D3D3D3"/>
              <w:left w:val="single" w:sz="0" w:space="0" w:color="D3D3D3"/>
              <w:bottom w:val="single" w:sz="0" w:space="0" w:color="D3D3D3"/>
              <w:right w:val="single" w:sz="0" w:space="0" w:color="D3D3D3"/>
            </w:tcBorders>
          </w:tcPr>
          <w:p w14:paraId="25977C20"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63 ± 8</w:t>
            </w:r>
          </w:p>
        </w:tc>
        <w:tc>
          <w:tcPr>
            <w:tcW w:w="0" w:type="auto"/>
            <w:tcBorders>
              <w:top w:val="single" w:sz="0" w:space="0" w:color="D3D3D3"/>
              <w:left w:val="single" w:sz="0" w:space="0" w:color="D3D3D3"/>
              <w:bottom w:val="single" w:sz="0" w:space="0" w:color="D3D3D3"/>
              <w:right w:val="single" w:sz="0" w:space="0" w:color="D3D3D3"/>
            </w:tcBorders>
          </w:tcPr>
          <w:p w14:paraId="3F819837"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64 ± 9</w:t>
            </w:r>
          </w:p>
        </w:tc>
        <w:tc>
          <w:tcPr>
            <w:tcW w:w="0" w:type="auto"/>
            <w:tcBorders>
              <w:top w:val="single" w:sz="0" w:space="0" w:color="D3D3D3"/>
              <w:left w:val="single" w:sz="0" w:space="0" w:color="D3D3D3"/>
              <w:bottom w:val="single" w:sz="0" w:space="0" w:color="D3D3D3"/>
              <w:right w:val="single" w:sz="0" w:space="0" w:color="D3D3D3"/>
            </w:tcBorders>
          </w:tcPr>
          <w:p w14:paraId="69B93F7C"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82 ± 73</w:t>
            </w:r>
          </w:p>
        </w:tc>
        <w:tc>
          <w:tcPr>
            <w:tcW w:w="0" w:type="auto"/>
            <w:tcBorders>
              <w:top w:val="single" w:sz="0" w:space="0" w:color="D3D3D3"/>
              <w:left w:val="single" w:sz="0" w:space="0" w:color="D3D3D3"/>
              <w:bottom w:val="single" w:sz="0" w:space="0" w:color="D3D3D3"/>
              <w:right w:val="single" w:sz="0" w:space="0" w:color="D3D3D3"/>
            </w:tcBorders>
          </w:tcPr>
          <w:p w14:paraId="02C55928"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0.2</w:t>
            </w:r>
          </w:p>
        </w:tc>
      </w:tr>
      <w:tr w:rsidR="005662EA" w:rsidRPr="005662EA" w14:paraId="4BCD92BF"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0418E81"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LV (mm)</w:t>
            </w:r>
          </w:p>
        </w:tc>
        <w:tc>
          <w:tcPr>
            <w:tcW w:w="0" w:type="auto"/>
            <w:tcBorders>
              <w:top w:val="single" w:sz="0" w:space="0" w:color="D3D3D3"/>
              <w:left w:val="single" w:sz="0" w:space="0" w:color="D3D3D3"/>
              <w:bottom w:val="single" w:sz="0" w:space="0" w:color="D3D3D3"/>
              <w:right w:val="single" w:sz="0" w:space="0" w:color="D3D3D3"/>
            </w:tcBorders>
          </w:tcPr>
          <w:p w14:paraId="6E04A7B4"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60 ± 10</w:t>
            </w:r>
          </w:p>
        </w:tc>
        <w:tc>
          <w:tcPr>
            <w:tcW w:w="0" w:type="auto"/>
            <w:tcBorders>
              <w:top w:val="single" w:sz="0" w:space="0" w:color="D3D3D3"/>
              <w:left w:val="single" w:sz="0" w:space="0" w:color="D3D3D3"/>
              <w:bottom w:val="single" w:sz="0" w:space="0" w:color="D3D3D3"/>
              <w:right w:val="single" w:sz="0" w:space="0" w:color="D3D3D3"/>
            </w:tcBorders>
          </w:tcPr>
          <w:p w14:paraId="43A2911D"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62 ± 7</w:t>
            </w:r>
          </w:p>
        </w:tc>
        <w:tc>
          <w:tcPr>
            <w:tcW w:w="0" w:type="auto"/>
            <w:tcBorders>
              <w:top w:val="single" w:sz="0" w:space="0" w:color="D3D3D3"/>
              <w:left w:val="single" w:sz="0" w:space="0" w:color="D3D3D3"/>
              <w:bottom w:val="single" w:sz="0" w:space="0" w:color="D3D3D3"/>
              <w:right w:val="single" w:sz="0" w:space="0" w:color="D3D3D3"/>
            </w:tcBorders>
          </w:tcPr>
          <w:p w14:paraId="4EA5DCFA"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80 ± 75</w:t>
            </w:r>
          </w:p>
        </w:tc>
        <w:tc>
          <w:tcPr>
            <w:tcW w:w="0" w:type="auto"/>
            <w:tcBorders>
              <w:top w:val="single" w:sz="0" w:space="0" w:color="D3D3D3"/>
              <w:left w:val="single" w:sz="0" w:space="0" w:color="D3D3D3"/>
              <w:bottom w:val="single" w:sz="0" w:space="0" w:color="D3D3D3"/>
              <w:right w:val="single" w:sz="0" w:space="0" w:color="D3D3D3"/>
            </w:tcBorders>
          </w:tcPr>
          <w:p w14:paraId="4C1B3BAF"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0.15</w:t>
            </w:r>
          </w:p>
        </w:tc>
      </w:tr>
      <w:tr w:rsidR="005662EA" w:rsidRPr="005662EA" w14:paraId="15988646"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88391FD"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RH (mm)</w:t>
            </w:r>
          </w:p>
        </w:tc>
        <w:tc>
          <w:tcPr>
            <w:tcW w:w="0" w:type="auto"/>
            <w:tcBorders>
              <w:top w:val="single" w:sz="0" w:space="0" w:color="D3D3D3"/>
              <w:left w:val="single" w:sz="0" w:space="0" w:color="D3D3D3"/>
              <w:bottom w:val="single" w:sz="0" w:space="0" w:color="D3D3D3"/>
              <w:right w:val="single" w:sz="0" w:space="0" w:color="D3D3D3"/>
            </w:tcBorders>
          </w:tcPr>
          <w:p w14:paraId="5A846043"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60 ± 9</w:t>
            </w:r>
          </w:p>
        </w:tc>
        <w:tc>
          <w:tcPr>
            <w:tcW w:w="0" w:type="auto"/>
            <w:tcBorders>
              <w:top w:val="single" w:sz="0" w:space="0" w:color="D3D3D3"/>
              <w:left w:val="single" w:sz="0" w:space="0" w:color="D3D3D3"/>
              <w:bottom w:val="single" w:sz="0" w:space="0" w:color="D3D3D3"/>
              <w:right w:val="single" w:sz="0" w:space="0" w:color="D3D3D3"/>
            </w:tcBorders>
          </w:tcPr>
          <w:p w14:paraId="236DE3E0"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63 ± 5</w:t>
            </w:r>
          </w:p>
        </w:tc>
        <w:tc>
          <w:tcPr>
            <w:tcW w:w="0" w:type="auto"/>
            <w:tcBorders>
              <w:top w:val="single" w:sz="0" w:space="0" w:color="D3D3D3"/>
              <w:left w:val="single" w:sz="0" w:space="0" w:color="D3D3D3"/>
              <w:bottom w:val="single" w:sz="0" w:space="0" w:color="D3D3D3"/>
              <w:right w:val="single" w:sz="0" w:space="0" w:color="D3D3D3"/>
            </w:tcBorders>
          </w:tcPr>
          <w:p w14:paraId="49CBD3AD"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80 ± 73</w:t>
            </w:r>
          </w:p>
        </w:tc>
        <w:tc>
          <w:tcPr>
            <w:tcW w:w="0" w:type="auto"/>
            <w:tcBorders>
              <w:top w:val="single" w:sz="0" w:space="0" w:color="D3D3D3"/>
              <w:left w:val="single" w:sz="0" w:space="0" w:color="D3D3D3"/>
              <w:bottom w:val="single" w:sz="0" w:space="0" w:color="D3D3D3"/>
              <w:right w:val="single" w:sz="0" w:space="0" w:color="D3D3D3"/>
            </w:tcBorders>
          </w:tcPr>
          <w:p w14:paraId="2B8482BE"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0.14</w:t>
            </w:r>
          </w:p>
        </w:tc>
      </w:tr>
      <w:tr w:rsidR="005662EA" w:rsidRPr="005662EA" w14:paraId="35DB4C3C"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763D757"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RV (mm)</w:t>
            </w:r>
          </w:p>
        </w:tc>
        <w:tc>
          <w:tcPr>
            <w:tcW w:w="0" w:type="auto"/>
            <w:tcBorders>
              <w:top w:val="single" w:sz="0" w:space="0" w:color="D3D3D3"/>
              <w:left w:val="single" w:sz="0" w:space="0" w:color="D3D3D3"/>
              <w:bottom w:val="single" w:sz="0" w:space="0" w:color="D3D3D3"/>
              <w:right w:val="single" w:sz="0" w:space="0" w:color="D3D3D3"/>
            </w:tcBorders>
          </w:tcPr>
          <w:p w14:paraId="6C48E903"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59 ± 9</w:t>
            </w:r>
          </w:p>
        </w:tc>
        <w:tc>
          <w:tcPr>
            <w:tcW w:w="0" w:type="auto"/>
            <w:tcBorders>
              <w:top w:val="single" w:sz="0" w:space="0" w:color="D3D3D3"/>
              <w:left w:val="single" w:sz="0" w:space="0" w:color="D3D3D3"/>
              <w:bottom w:val="single" w:sz="0" w:space="0" w:color="D3D3D3"/>
              <w:right w:val="single" w:sz="0" w:space="0" w:color="D3D3D3"/>
            </w:tcBorders>
          </w:tcPr>
          <w:p w14:paraId="44201213"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67 ± 13</w:t>
            </w:r>
          </w:p>
        </w:tc>
        <w:tc>
          <w:tcPr>
            <w:tcW w:w="0" w:type="auto"/>
            <w:tcBorders>
              <w:top w:val="single" w:sz="0" w:space="0" w:color="D3D3D3"/>
              <w:left w:val="single" w:sz="0" w:space="0" w:color="D3D3D3"/>
              <w:bottom w:val="single" w:sz="0" w:space="0" w:color="D3D3D3"/>
              <w:right w:val="single" w:sz="0" w:space="0" w:color="D3D3D3"/>
            </w:tcBorders>
          </w:tcPr>
          <w:p w14:paraId="1D6231A8"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82 ± 75</w:t>
            </w:r>
          </w:p>
        </w:tc>
        <w:tc>
          <w:tcPr>
            <w:tcW w:w="0" w:type="auto"/>
            <w:tcBorders>
              <w:top w:val="single" w:sz="0" w:space="0" w:color="D3D3D3"/>
              <w:left w:val="single" w:sz="0" w:space="0" w:color="D3D3D3"/>
              <w:bottom w:val="single" w:sz="0" w:space="0" w:color="D3D3D3"/>
              <w:right w:val="single" w:sz="0" w:space="0" w:color="D3D3D3"/>
            </w:tcBorders>
          </w:tcPr>
          <w:p w14:paraId="5B17A9D6"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sz w:val="22"/>
                <w:szCs w:val="22"/>
              </w:rPr>
              <w:t>0.10</w:t>
            </w:r>
          </w:p>
        </w:tc>
      </w:tr>
      <w:tr w:rsidR="005662EA" w:rsidRPr="005662EA" w14:paraId="15BBD535" w14:textId="77777777" w:rsidTr="00A758C2">
        <w:trPr>
          <w:cantSplit/>
          <w:jc w:val="center"/>
        </w:trPr>
        <w:tc>
          <w:tcPr>
            <w:tcW w:w="0" w:type="auto"/>
            <w:gridSpan w:val="5"/>
          </w:tcPr>
          <w:p w14:paraId="39087D4D"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i/>
                <w:sz w:val="22"/>
                <w:szCs w:val="22"/>
                <w:vertAlign w:val="superscript"/>
              </w:rPr>
              <w:t>1</w:t>
            </w:r>
            <w:r w:rsidRPr="005662EA">
              <w:rPr>
                <w:rFonts w:ascii="Times New Roman" w:hAnsi="Times New Roman"/>
                <w:sz w:val="22"/>
                <w:szCs w:val="22"/>
              </w:rPr>
              <w:t>Mean ± SD</w:t>
            </w:r>
          </w:p>
        </w:tc>
      </w:tr>
      <w:tr w:rsidR="005662EA" w:rsidRPr="005662EA" w14:paraId="2A7C3FF1" w14:textId="77777777" w:rsidTr="00A758C2">
        <w:trPr>
          <w:cantSplit/>
          <w:jc w:val="center"/>
        </w:trPr>
        <w:tc>
          <w:tcPr>
            <w:tcW w:w="0" w:type="auto"/>
            <w:gridSpan w:val="5"/>
          </w:tcPr>
          <w:p w14:paraId="61EF0AC0" w14:textId="77777777" w:rsidR="005662EA" w:rsidRPr="005662EA" w:rsidRDefault="005662EA" w:rsidP="00A758C2">
            <w:pPr>
              <w:keepNext/>
              <w:spacing w:after="60"/>
              <w:rPr>
                <w:rFonts w:ascii="Times New Roman" w:hAnsi="Times New Roman"/>
                <w:sz w:val="22"/>
                <w:szCs w:val="22"/>
              </w:rPr>
            </w:pPr>
            <w:r w:rsidRPr="005662EA">
              <w:rPr>
                <w:rFonts w:ascii="Times New Roman" w:hAnsi="Times New Roman"/>
                <w:i/>
                <w:sz w:val="22"/>
                <w:szCs w:val="22"/>
                <w:vertAlign w:val="superscript"/>
              </w:rPr>
              <w:t>2</w:t>
            </w:r>
            <w:r w:rsidRPr="005662EA">
              <w:rPr>
                <w:rFonts w:ascii="Times New Roman" w:hAnsi="Times New Roman"/>
                <w:sz w:val="22"/>
                <w:szCs w:val="22"/>
              </w:rPr>
              <w:t>One-way ANOVA</w:t>
            </w:r>
          </w:p>
        </w:tc>
      </w:tr>
    </w:tbl>
    <w:p w14:paraId="0631048E" w14:textId="77777777" w:rsidR="005662EA" w:rsidRPr="005662EA" w:rsidRDefault="005662EA" w:rsidP="005662EA">
      <w:pPr>
        <w:pStyle w:val="BodyText"/>
        <w:rPr>
          <w:rFonts w:ascii="Times New Roman" w:hAnsi="Times New Roman"/>
          <w:sz w:val="24"/>
          <w:szCs w:val="24"/>
          <w:lang w:val="en-US" w:eastAsia="en-US"/>
        </w:rPr>
      </w:pPr>
    </w:p>
    <w:p w14:paraId="206E807E" w14:textId="70C817A7" w:rsidR="005662EA" w:rsidRPr="005662EA" w:rsidRDefault="005662EA" w:rsidP="008A3F50">
      <w:pPr>
        <w:pStyle w:val="Heading2"/>
      </w:pPr>
      <w:bookmarkStart w:id="651" w:name="_Toc125806973"/>
      <w:r w:rsidRPr="005662EA">
        <w:t>Temporal variability</w:t>
      </w:r>
      <w:bookmarkEnd w:id="651"/>
    </w:p>
    <w:p w14:paraId="371EC4FF" w14:textId="387D91BF" w:rsidR="005662EA" w:rsidRDefault="005662EA" w:rsidP="008A3F50">
      <w:pPr>
        <w:pStyle w:val="Heading3"/>
      </w:pPr>
      <w:bookmarkStart w:id="652" w:name="_Toc125806974"/>
      <w:r w:rsidRPr="001B0D14">
        <w:t>Species composition of juvenile anguillid eels captured across the sampling months</w:t>
      </w:r>
      <w:bookmarkEnd w:id="652"/>
    </w:p>
    <w:p w14:paraId="5BC64FE1" w14:textId="313C0046" w:rsidR="005662EA" w:rsidRDefault="005662EA" w:rsidP="005662EA">
      <w:pPr>
        <w:spacing w:line="480" w:lineRule="auto"/>
        <w:rPr>
          <w:rFonts w:ascii="Times New Roman" w:hAnsi="Times New Roman"/>
          <w:sz w:val="24"/>
          <w:szCs w:val="24"/>
        </w:rPr>
      </w:pPr>
      <w:r w:rsidRPr="005662EA">
        <w:rPr>
          <w:rFonts w:ascii="Times New Roman" w:hAnsi="Times New Roman"/>
          <w:sz w:val="24"/>
          <w:szCs w:val="24"/>
        </w:rPr>
        <w:t xml:space="preserve">Table 7 </w:t>
      </w:r>
      <w:r w:rsidRPr="001B0D14">
        <w:rPr>
          <w:rFonts w:ascii="Times New Roman" w:hAnsi="Times New Roman"/>
          <w:sz w:val="24"/>
          <w:szCs w:val="24"/>
        </w:rPr>
        <w:t>below showed that majority of the species were cau</w:t>
      </w:r>
      <w:r>
        <w:rPr>
          <w:rFonts w:ascii="Times New Roman" w:hAnsi="Times New Roman"/>
        </w:rPr>
        <w:t>ght during the month of August 67% (n=51),</w:t>
      </w:r>
      <w:r w:rsidRPr="001B0D14">
        <w:rPr>
          <w:rFonts w:ascii="Times New Roman" w:hAnsi="Times New Roman"/>
          <w:sz w:val="24"/>
          <w:szCs w:val="24"/>
        </w:rPr>
        <w:t xml:space="preserve"> followed dist</w:t>
      </w:r>
      <w:r>
        <w:rPr>
          <w:rFonts w:ascii="Times New Roman" w:hAnsi="Times New Roman"/>
        </w:rPr>
        <w:t>antly by the month of November 14% (n=11)</w:t>
      </w:r>
      <w:r w:rsidRPr="001B0D14">
        <w:rPr>
          <w:rFonts w:ascii="Times New Roman" w:hAnsi="Times New Roman"/>
          <w:sz w:val="24"/>
          <w:szCs w:val="24"/>
        </w:rPr>
        <w:t xml:space="preserve"> while the least individual species were caught in th</w:t>
      </w:r>
      <w:r>
        <w:rPr>
          <w:rFonts w:ascii="Times New Roman" w:hAnsi="Times New Roman"/>
        </w:rPr>
        <w:t>e months of July and September 2.6% (n=2) respectively</w:t>
      </w:r>
      <w:r w:rsidRPr="001B0D14">
        <w:rPr>
          <w:rFonts w:ascii="Times New Roman" w:hAnsi="Times New Roman"/>
          <w:sz w:val="24"/>
          <w:szCs w:val="24"/>
        </w:rPr>
        <w:t xml:space="preserve">. A chi-square test of </w:t>
      </w:r>
      <w:r w:rsidRPr="001B0D14">
        <w:rPr>
          <w:rFonts w:ascii="Times New Roman" w:hAnsi="Times New Roman"/>
          <w:sz w:val="24"/>
          <w:szCs w:val="24"/>
        </w:rPr>
        <w:lastRenderedPageBreak/>
        <w:t>association indicated lack of significant association between individual species caught and months of the study since the p value was greater than 0.05 (p = 0.2)</w:t>
      </w:r>
    </w:p>
    <w:p w14:paraId="65E35026" w14:textId="1C69A263" w:rsidR="005662EA" w:rsidRDefault="005662EA" w:rsidP="005336AE">
      <w:pPr>
        <w:pStyle w:val="ThesisTables"/>
      </w:pPr>
      <w:bookmarkStart w:id="653" w:name="_Toc125750604"/>
      <w:r>
        <w:t>Table 7: D</w:t>
      </w:r>
      <w:r w:rsidRPr="004774AA">
        <w:t xml:space="preserve">istribution </w:t>
      </w:r>
      <w:r>
        <w:t>of juvenile anguillid eel</w:t>
      </w:r>
      <w:r w:rsidRPr="001B0D14">
        <w:t xml:space="preserve"> </w:t>
      </w:r>
      <w:r w:rsidRPr="004774AA">
        <w:t>species across sampling months</w:t>
      </w:r>
      <w:bookmarkEnd w:id="653"/>
    </w:p>
    <w:tbl>
      <w:tblPr>
        <w:tblStyle w:val="Table"/>
        <w:tblW w:w="5247" w:type="pct"/>
        <w:jc w:val="center"/>
        <w:tblCellMar>
          <w:left w:w="60" w:type="dxa"/>
          <w:right w:w="60" w:type="dxa"/>
        </w:tblCellMar>
        <w:tblLook w:val="0000" w:firstRow="0" w:lastRow="0" w:firstColumn="0" w:lastColumn="0" w:noHBand="0" w:noVBand="0"/>
      </w:tblPr>
      <w:tblGrid>
        <w:gridCol w:w="1879"/>
        <w:gridCol w:w="1044"/>
        <w:gridCol w:w="983"/>
        <w:gridCol w:w="1160"/>
        <w:gridCol w:w="1044"/>
        <w:gridCol w:w="1061"/>
        <w:gridCol w:w="918"/>
        <w:gridCol w:w="1066"/>
        <w:gridCol w:w="667"/>
      </w:tblGrid>
      <w:tr w:rsidR="00D87736" w:rsidRPr="005662EA" w14:paraId="4228B11E" w14:textId="77777777" w:rsidTr="001F340A">
        <w:trPr>
          <w:cantSplit/>
          <w:trHeight w:val="313"/>
          <w:tblHeader/>
          <w:jc w:val="center"/>
        </w:trPr>
        <w:tc>
          <w:tcPr>
            <w:tcW w:w="0" w:type="auto"/>
            <w:tcBorders>
              <w:top w:val="single" w:sz="16" w:space="0" w:color="D3D3D3"/>
              <w:left w:val="single" w:sz="0" w:space="0" w:color="D3D3D3"/>
            </w:tcBorders>
          </w:tcPr>
          <w:p w14:paraId="494F23BA" w14:textId="77777777" w:rsidR="00D87736" w:rsidRPr="005662EA" w:rsidRDefault="00D87736" w:rsidP="00A758C2">
            <w:pPr>
              <w:keepNext/>
              <w:spacing w:after="60"/>
              <w:rPr>
                <w:rFonts w:ascii="Times New Roman" w:hAnsi="Times New Roman"/>
                <w:sz w:val="22"/>
                <w:szCs w:val="22"/>
              </w:rPr>
            </w:pPr>
          </w:p>
        </w:tc>
        <w:tc>
          <w:tcPr>
            <w:tcW w:w="2696" w:type="pct"/>
            <w:gridSpan w:val="5"/>
            <w:tcBorders>
              <w:top w:val="single" w:sz="16" w:space="0" w:color="D3D3D3"/>
              <w:bottom w:val="single" w:sz="16" w:space="0" w:color="D3D3D3"/>
            </w:tcBorders>
          </w:tcPr>
          <w:p w14:paraId="7C1A8084" w14:textId="56926A41" w:rsidR="00D87736" w:rsidRPr="005662EA" w:rsidRDefault="00D87736" w:rsidP="00A758C2">
            <w:pPr>
              <w:keepNext/>
              <w:spacing w:after="60"/>
              <w:jc w:val="center"/>
              <w:rPr>
                <w:rFonts w:ascii="Times New Roman" w:hAnsi="Times New Roman"/>
                <w:sz w:val="22"/>
                <w:szCs w:val="22"/>
              </w:rPr>
            </w:pPr>
            <w:r>
              <w:rPr>
                <w:rFonts w:ascii="Times New Roman" w:hAnsi="Times New Roman"/>
                <w:sz w:val="22"/>
                <w:szCs w:val="22"/>
              </w:rPr>
              <w:t xml:space="preserve">                    </w:t>
            </w:r>
            <w:r w:rsidRPr="005662EA">
              <w:rPr>
                <w:rFonts w:ascii="Times New Roman" w:hAnsi="Times New Roman"/>
                <w:sz w:val="22"/>
                <w:szCs w:val="22"/>
              </w:rPr>
              <w:t>Month</w:t>
            </w:r>
          </w:p>
        </w:tc>
        <w:tc>
          <w:tcPr>
            <w:tcW w:w="471" w:type="pct"/>
            <w:tcBorders>
              <w:top w:val="single" w:sz="16" w:space="0" w:color="D3D3D3"/>
            </w:tcBorders>
          </w:tcPr>
          <w:p w14:paraId="55284693" w14:textId="77777777" w:rsidR="00D87736" w:rsidRPr="005662EA" w:rsidRDefault="00D87736" w:rsidP="00A758C2">
            <w:pPr>
              <w:keepNext/>
              <w:spacing w:after="60"/>
              <w:rPr>
                <w:rFonts w:ascii="Times New Roman" w:hAnsi="Times New Roman"/>
              </w:rPr>
            </w:pPr>
          </w:p>
        </w:tc>
        <w:tc>
          <w:tcPr>
            <w:tcW w:w="546" w:type="pct"/>
            <w:tcBorders>
              <w:top w:val="single" w:sz="16" w:space="0" w:color="D3D3D3"/>
            </w:tcBorders>
          </w:tcPr>
          <w:p w14:paraId="1FC14203" w14:textId="1D154C99" w:rsidR="00D87736" w:rsidRPr="005662EA" w:rsidRDefault="00D87736" w:rsidP="00A758C2">
            <w:pPr>
              <w:keepNext/>
              <w:spacing w:after="60"/>
              <w:rPr>
                <w:rFonts w:ascii="Times New Roman" w:hAnsi="Times New Roman"/>
                <w:sz w:val="22"/>
                <w:szCs w:val="22"/>
              </w:rPr>
            </w:pPr>
          </w:p>
        </w:tc>
        <w:tc>
          <w:tcPr>
            <w:tcW w:w="330" w:type="pct"/>
            <w:tcBorders>
              <w:top w:val="single" w:sz="16" w:space="0" w:color="D3D3D3"/>
              <w:right w:val="single" w:sz="0" w:space="0" w:color="D3D3D3"/>
            </w:tcBorders>
          </w:tcPr>
          <w:p w14:paraId="540E42E2" w14:textId="77777777" w:rsidR="00D87736" w:rsidRPr="005662EA" w:rsidRDefault="00D87736" w:rsidP="00A758C2">
            <w:pPr>
              <w:keepNext/>
              <w:spacing w:after="60"/>
              <w:rPr>
                <w:rFonts w:ascii="Times New Roman" w:hAnsi="Times New Roman"/>
                <w:sz w:val="22"/>
                <w:szCs w:val="22"/>
              </w:rPr>
            </w:pPr>
          </w:p>
        </w:tc>
      </w:tr>
      <w:tr w:rsidR="001F340A" w:rsidRPr="005662EA" w14:paraId="5E4D861F" w14:textId="77777777" w:rsidTr="001F340A">
        <w:trPr>
          <w:cantSplit/>
          <w:trHeight w:val="655"/>
          <w:tblHeader/>
          <w:jc w:val="center"/>
        </w:trPr>
        <w:tc>
          <w:tcPr>
            <w:tcW w:w="0" w:type="auto"/>
            <w:tcBorders>
              <w:left w:val="single" w:sz="0" w:space="0" w:color="D3D3D3"/>
              <w:bottom w:val="single" w:sz="16" w:space="0" w:color="D3D3D3"/>
            </w:tcBorders>
          </w:tcPr>
          <w:p w14:paraId="2E1F9DA6" w14:textId="77777777" w:rsidR="00D87736" w:rsidRPr="005662EA" w:rsidRDefault="00D87736" w:rsidP="00A758C2">
            <w:pPr>
              <w:keepNext/>
              <w:spacing w:after="60"/>
              <w:rPr>
                <w:rFonts w:ascii="Times New Roman" w:hAnsi="Times New Roman"/>
                <w:sz w:val="22"/>
                <w:szCs w:val="22"/>
              </w:rPr>
            </w:pPr>
          </w:p>
        </w:tc>
        <w:tc>
          <w:tcPr>
            <w:tcW w:w="0" w:type="auto"/>
            <w:tcBorders>
              <w:bottom w:val="single" w:sz="16" w:space="0" w:color="D3D3D3"/>
            </w:tcBorders>
          </w:tcPr>
          <w:p w14:paraId="0DEFA34D"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August</w:t>
            </w:r>
          </w:p>
        </w:tc>
        <w:tc>
          <w:tcPr>
            <w:tcW w:w="0" w:type="auto"/>
            <w:tcBorders>
              <w:bottom w:val="single" w:sz="16" w:space="0" w:color="D3D3D3"/>
            </w:tcBorders>
          </w:tcPr>
          <w:p w14:paraId="3D588B14" w14:textId="6F8988DC"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J</w:t>
            </w:r>
            <w:r>
              <w:rPr>
                <w:rFonts w:ascii="Times New Roman" w:hAnsi="Times New Roman"/>
                <w:sz w:val="22"/>
                <w:szCs w:val="22"/>
              </w:rPr>
              <w:t>uly</w:t>
            </w:r>
          </w:p>
        </w:tc>
        <w:tc>
          <w:tcPr>
            <w:tcW w:w="0" w:type="auto"/>
            <w:tcBorders>
              <w:bottom w:val="single" w:sz="16" w:space="0" w:color="D3D3D3"/>
            </w:tcBorders>
          </w:tcPr>
          <w:p w14:paraId="08DC4A65"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November</w:t>
            </w:r>
          </w:p>
        </w:tc>
        <w:tc>
          <w:tcPr>
            <w:tcW w:w="0" w:type="auto"/>
            <w:tcBorders>
              <w:bottom w:val="single" w:sz="16" w:space="0" w:color="D3D3D3"/>
            </w:tcBorders>
          </w:tcPr>
          <w:p w14:paraId="061ECD27"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October</w:t>
            </w:r>
          </w:p>
        </w:tc>
        <w:tc>
          <w:tcPr>
            <w:tcW w:w="525" w:type="pct"/>
            <w:tcBorders>
              <w:bottom w:val="single" w:sz="16" w:space="0" w:color="D3D3D3"/>
            </w:tcBorders>
          </w:tcPr>
          <w:p w14:paraId="66B0F714"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September</w:t>
            </w:r>
          </w:p>
        </w:tc>
        <w:tc>
          <w:tcPr>
            <w:tcW w:w="471" w:type="pct"/>
            <w:tcBorders>
              <w:bottom w:val="single" w:sz="16" w:space="0" w:color="D3D3D3"/>
            </w:tcBorders>
          </w:tcPr>
          <w:p w14:paraId="75A018C3" w14:textId="05AC65B6" w:rsidR="00D87736" w:rsidRPr="005662EA" w:rsidRDefault="00D87736" w:rsidP="00A758C2">
            <w:pPr>
              <w:keepNext/>
              <w:spacing w:after="60"/>
              <w:rPr>
                <w:rFonts w:ascii="Times New Roman" w:hAnsi="Times New Roman"/>
              </w:rPr>
            </w:pPr>
            <w:r>
              <w:rPr>
                <w:rFonts w:ascii="Times New Roman" w:hAnsi="Times New Roman"/>
              </w:rPr>
              <w:t>January</w:t>
            </w:r>
          </w:p>
        </w:tc>
        <w:tc>
          <w:tcPr>
            <w:tcW w:w="546" w:type="pct"/>
            <w:tcBorders>
              <w:bottom w:val="single" w:sz="16" w:space="0" w:color="D3D3D3"/>
            </w:tcBorders>
          </w:tcPr>
          <w:p w14:paraId="2E03B706" w14:textId="052849B3"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Total</w:t>
            </w:r>
          </w:p>
        </w:tc>
        <w:tc>
          <w:tcPr>
            <w:tcW w:w="330" w:type="pct"/>
            <w:tcBorders>
              <w:bottom w:val="single" w:sz="16" w:space="0" w:color="D3D3D3"/>
              <w:right w:val="single" w:sz="0" w:space="0" w:color="D3D3D3"/>
            </w:tcBorders>
          </w:tcPr>
          <w:p w14:paraId="5F912537"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p-value</w:t>
            </w:r>
            <w:r w:rsidRPr="005662EA">
              <w:rPr>
                <w:rFonts w:ascii="Times New Roman" w:hAnsi="Times New Roman"/>
                <w:i/>
                <w:sz w:val="22"/>
                <w:szCs w:val="22"/>
                <w:vertAlign w:val="superscript"/>
              </w:rPr>
              <w:t>1</w:t>
            </w:r>
          </w:p>
        </w:tc>
      </w:tr>
      <w:tr w:rsidR="001F340A" w:rsidRPr="005662EA" w14:paraId="78D41219" w14:textId="77777777" w:rsidTr="001F340A">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5F1F369D"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Species</w:t>
            </w:r>
          </w:p>
        </w:tc>
        <w:tc>
          <w:tcPr>
            <w:tcW w:w="0" w:type="auto"/>
            <w:tcBorders>
              <w:top w:val="single" w:sz="0" w:space="0" w:color="D3D3D3"/>
              <w:left w:val="single" w:sz="0" w:space="0" w:color="D3D3D3"/>
              <w:bottom w:val="single" w:sz="0" w:space="0" w:color="D3D3D3"/>
              <w:right w:val="single" w:sz="0" w:space="0" w:color="D3D3D3"/>
            </w:tcBorders>
          </w:tcPr>
          <w:p w14:paraId="4B7F1FB1" w14:textId="77777777" w:rsidR="00D87736" w:rsidRPr="005662EA" w:rsidRDefault="00D87736"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6EFB066" w14:textId="77777777" w:rsidR="00D87736" w:rsidRPr="005662EA" w:rsidRDefault="00D87736"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44F36DD" w14:textId="77777777" w:rsidR="00D87736" w:rsidRPr="005662EA" w:rsidRDefault="00D87736"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DF86ECA" w14:textId="77777777" w:rsidR="00D87736" w:rsidRPr="005662EA" w:rsidRDefault="00D87736" w:rsidP="00A758C2">
            <w:pPr>
              <w:keepNext/>
              <w:spacing w:after="60"/>
              <w:rPr>
                <w:rFonts w:ascii="Times New Roman" w:hAnsi="Times New Roman"/>
                <w:sz w:val="22"/>
                <w:szCs w:val="22"/>
              </w:rPr>
            </w:pPr>
          </w:p>
        </w:tc>
        <w:tc>
          <w:tcPr>
            <w:tcW w:w="525" w:type="pct"/>
            <w:tcBorders>
              <w:top w:val="single" w:sz="0" w:space="0" w:color="D3D3D3"/>
              <w:left w:val="single" w:sz="0" w:space="0" w:color="D3D3D3"/>
              <w:bottom w:val="single" w:sz="0" w:space="0" w:color="D3D3D3"/>
              <w:right w:val="single" w:sz="0" w:space="0" w:color="D3D3D3"/>
            </w:tcBorders>
          </w:tcPr>
          <w:p w14:paraId="7EBEFF30" w14:textId="77777777" w:rsidR="00D87736" w:rsidRPr="005662EA" w:rsidRDefault="00D87736" w:rsidP="00A758C2">
            <w:pPr>
              <w:keepNext/>
              <w:spacing w:after="60"/>
              <w:rPr>
                <w:rFonts w:ascii="Times New Roman" w:hAnsi="Times New Roman"/>
                <w:sz w:val="22"/>
                <w:szCs w:val="22"/>
              </w:rPr>
            </w:pPr>
          </w:p>
        </w:tc>
        <w:tc>
          <w:tcPr>
            <w:tcW w:w="471" w:type="pct"/>
            <w:tcBorders>
              <w:top w:val="single" w:sz="0" w:space="0" w:color="D3D3D3"/>
              <w:left w:val="single" w:sz="0" w:space="0" w:color="D3D3D3"/>
              <w:bottom w:val="single" w:sz="0" w:space="0" w:color="D3D3D3"/>
              <w:right w:val="single" w:sz="0" w:space="0" w:color="D3D3D3"/>
            </w:tcBorders>
          </w:tcPr>
          <w:p w14:paraId="31EA08E2" w14:textId="77777777" w:rsidR="00D87736" w:rsidRPr="005662EA" w:rsidRDefault="00D87736" w:rsidP="00A758C2">
            <w:pPr>
              <w:keepNext/>
              <w:spacing w:after="60"/>
              <w:rPr>
                <w:rFonts w:ascii="Times New Roman" w:hAnsi="Times New Roman"/>
              </w:rPr>
            </w:pPr>
          </w:p>
        </w:tc>
        <w:tc>
          <w:tcPr>
            <w:tcW w:w="546" w:type="pct"/>
            <w:tcBorders>
              <w:top w:val="single" w:sz="0" w:space="0" w:color="D3D3D3"/>
              <w:left w:val="single" w:sz="0" w:space="0" w:color="D3D3D3"/>
              <w:bottom w:val="single" w:sz="0" w:space="0" w:color="D3D3D3"/>
              <w:right w:val="single" w:sz="0" w:space="0" w:color="D3D3D3"/>
            </w:tcBorders>
          </w:tcPr>
          <w:p w14:paraId="0050E368" w14:textId="19E2EEA6" w:rsidR="00D87736" w:rsidRPr="005662EA" w:rsidRDefault="00D87736" w:rsidP="00A758C2">
            <w:pPr>
              <w:keepNext/>
              <w:spacing w:after="60"/>
              <w:rPr>
                <w:rFonts w:ascii="Times New Roman" w:hAnsi="Times New Roman"/>
                <w:sz w:val="22"/>
                <w:szCs w:val="22"/>
              </w:rPr>
            </w:pPr>
          </w:p>
        </w:tc>
        <w:tc>
          <w:tcPr>
            <w:tcW w:w="330" w:type="pct"/>
            <w:tcBorders>
              <w:top w:val="single" w:sz="0" w:space="0" w:color="D3D3D3"/>
              <w:left w:val="single" w:sz="0" w:space="0" w:color="D3D3D3"/>
              <w:bottom w:val="single" w:sz="0" w:space="0" w:color="D3D3D3"/>
              <w:right w:val="single" w:sz="0" w:space="0" w:color="D3D3D3"/>
            </w:tcBorders>
          </w:tcPr>
          <w:p w14:paraId="3A30AFC6"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0.2</w:t>
            </w:r>
          </w:p>
        </w:tc>
      </w:tr>
      <w:tr w:rsidR="001F340A" w:rsidRPr="005662EA" w14:paraId="320114D1" w14:textId="77777777" w:rsidTr="001F340A">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7AC74922" w14:textId="0C02EDB9" w:rsidR="00D87736" w:rsidRPr="005662EA" w:rsidRDefault="00D87736" w:rsidP="00A758C2">
            <w:pPr>
              <w:keepNext/>
              <w:spacing w:after="60"/>
              <w:rPr>
                <w:rFonts w:ascii="Times New Roman" w:hAnsi="Times New Roman"/>
                <w:i/>
                <w:iCs/>
                <w:sz w:val="22"/>
                <w:szCs w:val="22"/>
              </w:rPr>
            </w:pPr>
            <w:r w:rsidRPr="005662EA">
              <w:rPr>
                <w:rFonts w:ascii="Times New Roman" w:hAnsi="Times New Roman"/>
                <w:i/>
                <w:iCs/>
                <w:sz w:val="22"/>
                <w:szCs w:val="22"/>
              </w:rPr>
              <w:t>    A. bengalensis</w:t>
            </w:r>
          </w:p>
        </w:tc>
        <w:tc>
          <w:tcPr>
            <w:tcW w:w="0" w:type="auto"/>
            <w:tcBorders>
              <w:top w:val="single" w:sz="0" w:space="0" w:color="D3D3D3"/>
              <w:left w:val="single" w:sz="0" w:space="0" w:color="D3D3D3"/>
              <w:bottom w:val="single" w:sz="0" w:space="0" w:color="D3D3D3"/>
              <w:right w:val="single" w:sz="0" w:space="0" w:color="D3D3D3"/>
            </w:tcBorders>
          </w:tcPr>
          <w:p w14:paraId="4A4D8786"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31 (41%)</w:t>
            </w:r>
          </w:p>
        </w:tc>
        <w:tc>
          <w:tcPr>
            <w:tcW w:w="0" w:type="auto"/>
            <w:tcBorders>
              <w:top w:val="single" w:sz="0" w:space="0" w:color="D3D3D3"/>
              <w:left w:val="single" w:sz="0" w:space="0" w:color="D3D3D3"/>
              <w:bottom w:val="single" w:sz="0" w:space="0" w:color="D3D3D3"/>
              <w:right w:val="single" w:sz="0" w:space="0" w:color="D3D3D3"/>
            </w:tcBorders>
          </w:tcPr>
          <w:p w14:paraId="1B55085B"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282E5B62"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9 (12%)</w:t>
            </w:r>
          </w:p>
        </w:tc>
        <w:tc>
          <w:tcPr>
            <w:tcW w:w="0" w:type="auto"/>
            <w:tcBorders>
              <w:top w:val="single" w:sz="0" w:space="0" w:color="D3D3D3"/>
              <w:left w:val="single" w:sz="0" w:space="0" w:color="D3D3D3"/>
              <w:bottom w:val="single" w:sz="0" w:space="0" w:color="D3D3D3"/>
              <w:right w:val="single" w:sz="0" w:space="0" w:color="D3D3D3"/>
            </w:tcBorders>
          </w:tcPr>
          <w:p w14:paraId="15748DA7"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10 (13%)</w:t>
            </w:r>
          </w:p>
        </w:tc>
        <w:tc>
          <w:tcPr>
            <w:tcW w:w="525" w:type="pct"/>
            <w:tcBorders>
              <w:top w:val="single" w:sz="0" w:space="0" w:color="D3D3D3"/>
              <w:left w:val="single" w:sz="0" w:space="0" w:color="D3D3D3"/>
              <w:bottom w:val="single" w:sz="0" w:space="0" w:color="D3D3D3"/>
              <w:right w:val="single" w:sz="0" w:space="0" w:color="D3D3D3"/>
            </w:tcBorders>
          </w:tcPr>
          <w:p w14:paraId="336B0B59"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1 (1.3%)</w:t>
            </w:r>
          </w:p>
        </w:tc>
        <w:tc>
          <w:tcPr>
            <w:tcW w:w="471" w:type="pct"/>
            <w:tcBorders>
              <w:top w:val="single" w:sz="0" w:space="0" w:color="D3D3D3"/>
              <w:left w:val="single" w:sz="0" w:space="0" w:color="D3D3D3"/>
              <w:bottom w:val="single" w:sz="0" w:space="0" w:color="D3D3D3"/>
              <w:right w:val="single" w:sz="0" w:space="0" w:color="D3D3D3"/>
            </w:tcBorders>
          </w:tcPr>
          <w:p w14:paraId="58B9EC37" w14:textId="001DEE08" w:rsidR="00D87736" w:rsidRPr="005662EA" w:rsidRDefault="00D87736" w:rsidP="00A758C2">
            <w:pPr>
              <w:keepNext/>
              <w:spacing w:after="60"/>
              <w:rPr>
                <w:rFonts w:ascii="Times New Roman" w:hAnsi="Times New Roman"/>
              </w:rPr>
            </w:pPr>
            <w:r w:rsidRPr="005662EA">
              <w:rPr>
                <w:rFonts w:ascii="Times New Roman" w:hAnsi="Times New Roman"/>
                <w:sz w:val="22"/>
                <w:szCs w:val="22"/>
              </w:rPr>
              <w:t>0 (0%)</w:t>
            </w:r>
          </w:p>
        </w:tc>
        <w:tc>
          <w:tcPr>
            <w:tcW w:w="546" w:type="pct"/>
            <w:tcBorders>
              <w:top w:val="single" w:sz="0" w:space="0" w:color="D3D3D3"/>
              <w:left w:val="single" w:sz="0" w:space="0" w:color="D3D3D3"/>
              <w:bottom w:val="single" w:sz="0" w:space="0" w:color="D3D3D3"/>
              <w:right w:val="single" w:sz="0" w:space="0" w:color="D3D3D3"/>
            </w:tcBorders>
          </w:tcPr>
          <w:p w14:paraId="2C9F1A58" w14:textId="7A6390E0"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52 (68%)</w:t>
            </w:r>
          </w:p>
        </w:tc>
        <w:tc>
          <w:tcPr>
            <w:tcW w:w="330" w:type="pct"/>
            <w:tcBorders>
              <w:top w:val="single" w:sz="0" w:space="0" w:color="D3D3D3"/>
              <w:left w:val="single" w:sz="0" w:space="0" w:color="D3D3D3"/>
              <w:bottom w:val="single" w:sz="0" w:space="0" w:color="D3D3D3"/>
              <w:right w:val="single" w:sz="0" w:space="0" w:color="D3D3D3"/>
            </w:tcBorders>
          </w:tcPr>
          <w:p w14:paraId="6EC2609B" w14:textId="77777777" w:rsidR="00D87736" w:rsidRPr="005662EA" w:rsidRDefault="00D87736" w:rsidP="00A758C2">
            <w:pPr>
              <w:keepNext/>
              <w:spacing w:after="60"/>
              <w:rPr>
                <w:rFonts w:ascii="Times New Roman" w:hAnsi="Times New Roman"/>
                <w:sz w:val="22"/>
                <w:szCs w:val="22"/>
              </w:rPr>
            </w:pPr>
          </w:p>
        </w:tc>
      </w:tr>
      <w:tr w:rsidR="001F340A" w:rsidRPr="005662EA" w14:paraId="4D6F06E6" w14:textId="77777777" w:rsidTr="001F340A">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6E886F2A" w14:textId="65AA1F25" w:rsidR="00D87736" w:rsidRPr="005662EA" w:rsidRDefault="00D87736" w:rsidP="00A758C2">
            <w:pPr>
              <w:keepNext/>
              <w:spacing w:after="60"/>
              <w:rPr>
                <w:rFonts w:ascii="Times New Roman" w:hAnsi="Times New Roman"/>
                <w:i/>
                <w:iCs/>
                <w:sz w:val="22"/>
                <w:szCs w:val="22"/>
              </w:rPr>
            </w:pPr>
            <w:r w:rsidRPr="005662EA">
              <w:rPr>
                <w:rFonts w:ascii="Times New Roman" w:hAnsi="Times New Roman"/>
                <w:i/>
                <w:iCs/>
                <w:sz w:val="22"/>
                <w:szCs w:val="22"/>
              </w:rPr>
              <w:t>    A. marmorata</w:t>
            </w:r>
          </w:p>
        </w:tc>
        <w:tc>
          <w:tcPr>
            <w:tcW w:w="0" w:type="auto"/>
            <w:tcBorders>
              <w:top w:val="single" w:sz="0" w:space="0" w:color="D3D3D3"/>
              <w:left w:val="single" w:sz="0" w:space="0" w:color="D3D3D3"/>
              <w:bottom w:val="single" w:sz="0" w:space="0" w:color="D3D3D3"/>
              <w:right w:val="single" w:sz="0" w:space="0" w:color="D3D3D3"/>
            </w:tcBorders>
          </w:tcPr>
          <w:p w14:paraId="031D84EA"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1E80B2CB"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4A57C88D"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24B5998C"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0 (0%)</w:t>
            </w:r>
          </w:p>
        </w:tc>
        <w:tc>
          <w:tcPr>
            <w:tcW w:w="525" w:type="pct"/>
            <w:tcBorders>
              <w:top w:val="single" w:sz="0" w:space="0" w:color="D3D3D3"/>
              <w:left w:val="single" w:sz="0" w:space="0" w:color="D3D3D3"/>
              <w:bottom w:val="single" w:sz="0" w:space="0" w:color="D3D3D3"/>
              <w:right w:val="single" w:sz="0" w:space="0" w:color="D3D3D3"/>
            </w:tcBorders>
          </w:tcPr>
          <w:p w14:paraId="65D05EE8"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0 (0%)</w:t>
            </w:r>
          </w:p>
        </w:tc>
        <w:tc>
          <w:tcPr>
            <w:tcW w:w="471" w:type="pct"/>
            <w:tcBorders>
              <w:top w:val="single" w:sz="0" w:space="0" w:color="D3D3D3"/>
              <w:left w:val="single" w:sz="0" w:space="0" w:color="D3D3D3"/>
              <w:bottom w:val="single" w:sz="0" w:space="0" w:color="D3D3D3"/>
              <w:right w:val="single" w:sz="0" w:space="0" w:color="D3D3D3"/>
            </w:tcBorders>
          </w:tcPr>
          <w:p w14:paraId="17CE8A6D" w14:textId="17415D5C" w:rsidR="00D87736" w:rsidRPr="005662EA" w:rsidRDefault="00D87736" w:rsidP="00A758C2">
            <w:pPr>
              <w:keepNext/>
              <w:spacing w:after="60"/>
              <w:rPr>
                <w:rFonts w:ascii="Times New Roman" w:hAnsi="Times New Roman"/>
              </w:rPr>
            </w:pPr>
            <w:r w:rsidRPr="005662EA">
              <w:rPr>
                <w:rFonts w:ascii="Times New Roman" w:hAnsi="Times New Roman"/>
                <w:sz w:val="22"/>
                <w:szCs w:val="22"/>
              </w:rPr>
              <w:t>0 (0%)</w:t>
            </w:r>
          </w:p>
        </w:tc>
        <w:tc>
          <w:tcPr>
            <w:tcW w:w="546" w:type="pct"/>
            <w:tcBorders>
              <w:top w:val="single" w:sz="0" w:space="0" w:color="D3D3D3"/>
              <w:left w:val="single" w:sz="0" w:space="0" w:color="D3D3D3"/>
              <w:bottom w:val="single" w:sz="0" w:space="0" w:color="D3D3D3"/>
              <w:right w:val="single" w:sz="0" w:space="0" w:color="D3D3D3"/>
            </w:tcBorders>
          </w:tcPr>
          <w:p w14:paraId="05D5DC53" w14:textId="6FA7EA25"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2 (2.6%)</w:t>
            </w:r>
          </w:p>
        </w:tc>
        <w:tc>
          <w:tcPr>
            <w:tcW w:w="330" w:type="pct"/>
            <w:tcBorders>
              <w:top w:val="single" w:sz="0" w:space="0" w:color="D3D3D3"/>
              <w:left w:val="single" w:sz="0" w:space="0" w:color="D3D3D3"/>
              <w:bottom w:val="single" w:sz="0" w:space="0" w:color="D3D3D3"/>
              <w:right w:val="single" w:sz="0" w:space="0" w:color="D3D3D3"/>
            </w:tcBorders>
          </w:tcPr>
          <w:p w14:paraId="78722128" w14:textId="77777777" w:rsidR="00D87736" w:rsidRPr="005662EA" w:rsidRDefault="00D87736" w:rsidP="00A758C2">
            <w:pPr>
              <w:keepNext/>
              <w:spacing w:after="60"/>
              <w:rPr>
                <w:rFonts w:ascii="Times New Roman" w:hAnsi="Times New Roman"/>
                <w:sz w:val="22"/>
                <w:szCs w:val="22"/>
              </w:rPr>
            </w:pPr>
          </w:p>
        </w:tc>
      </w:tr>
      <w:tr w:rsidR="001F340A" w:rsidRPr="005662EA" w14:paraId="3BC8E24F" w14:textId="77777777" w:rsidTr="001F340A">
        <w:trPr>
          <w:cantSplit/>
          <w:trHeight w:val="404"/>
          <w:jc w:val="center"/>
        </w:trPr>
        <w:tc>
          <w:tcPr>
            <w:tcW w:w="0" w:type="auto"/>
            <w:tcBorders>
              <w:top w:val="single" w:sz="0" w:space="0" w:color="D3D3D3"/>
              <w:left w:val="single" w:sz="0" w:space="0" w:color="D3D3D3"/>
              <w:bottom w:val="single" w:sz="0" w:space="0" w:color="D3D3D3"/>
              <w:right w:val="single" w:sz="0" w:space="0" w:color="D3D3D3"/>
            </w:tcBorders>
          </w:tcPr>
          <w:p w14:paraId="376879B3" w14:textId="3CEE0DA4" w:rsidR="00D87736" w:rsidRPr="005662EA" w:rsidRDefault="00D87736" w:rsidP="00A758C2">
            <w:pPr>
              <w:keepNext/>
              <w:spacing w:after="60"/>
              <w:rPr>
                <w:rFonts w:ascii="Times New Roman" w:hAnsi="Times New Roman"/>
                <w:i/>
                <w:iCs/>
                <w:sz w:val="22"/>
                <w:szCs w:val="22"/>
              </w:rPr>
            </w:pPr>
            <w:r w:rsidRPr="005662EA">
              <w:rPr>
                <w:rFonts w:ascii="Times New Roman" w:hAnsi="Times New Roman"/>
                <w:i/>
                <w:iCs/>
                <w:sz w:val="22"/>
                <w:szCs w:val="22"/>
              </w:rPr>
              <w:t>    A. mossambica</w:t>
            </w:r>
          </w:p>
        </w:tc>
        <w:tc>
          <w:tcPr>
            <w:tcW w:w="0" w:type="auto"/>
            <w:tcBorders>
              <w:top w:val="single" w:sz="0" w:space="0" w:color="D3D3D3"/>
              <w:left w:val="single" w:sz="0" w:space="0" w:color="D3D3D3"/>
              <w:bottom w:val="single" w:sz="0" w:space="0" w:color="D3D3D3"/>
              <w:right w:val="single" w:sz="0" w:space="0" w:color="D3D3D3"/>
            </w:tcBorders>
          </w:tcPr>
          <w:p w14:paraId="3E11A131"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18 (24%)</w:t>
            </w:r>
          </w:p>
        </w:tc>
        <w:tc>
          <w:tcPr>
            <w:tcW w:w="0" w:type="auto"/>
            <w:tcBorders>
              <w:top w:val="single" w:sz="0" w:space="0" w:color="D3D3D3"/>
              <w:left w:val="single" w:sz="0" w:space="0" w:color="D3D3D3"/>
              <w:bottom w:val="single" w:sz="0" w:space="0" w:color="D3D3D3"/>
              <w:right w:val="single" w:sz="0" w:space="0" w:color="D3D3D3"/>
            </w:tcBorders>
          </w:tcPr>
          <w:p w14:paraId="4561B47C"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5055D129"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0746031D"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0 (0%)</w:t>
            </w:r>
          </w:p>
        </w:tc>
        <w:tc>
          <w:tcPr>
            <w:tcW w:w="525" w:type="pct"/>
            <w:tcBorders>
              <w:top w:val="single" w:sz="0" w:space="0" w:color="D3D3D3"/>
              <w:left w:val="single" w:sz="0" w:space="0" w:color="D3D3D3"/>
              <w:bottom w:val="single" w:sz="0" w:space="0" w:color="D3D3D3"/>
              <w:right w:val="single" w:sz="0" w:space="0" w:color="D3D3D3"/>
            </w:tcBorders>
          </w:tcPr>
          <w:p w14:paraId="23F2349F"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1 (1.3%)</w:t>
            </w:r>
          </w:p>
        </w:tc>
        <w:tc>
          <w:tcPr>
            <w:tcW w:w="471" w:type="pct"/>
            <w:tcBorders>
              <w:top w:val="single" w:sz="0" w:space="0" w:color="D3D3D3"/>
              <w:left w:val="single" w:sz="0" w:space="0" w:color="D3D3D3"/>
              <w:bottom w:val="single" w:sz="0" w:space="0" w:color="D3D3D3"/>
              <w:right w:val="single" w:sz="0" w:space="0" w:color="D3D3D3"/>
            </w:tcBorders>
          </w:tcPr>
          <w:p w14:paraId="66DBCB20" w14:textId="41A74B98" w:rsidR="00D87736" w:rsidRPr="005662EA" w:rsidRDefault="00D87736" w:rsidP="00A758C2">
            <w:pPr>
              <w:keepNext/>
              <w:spacing w:after="60"/>
              <w:rPr>
                <w:rFonts w:ascii="Times New Roman" w:hAnsi="Times New Roman"/>
              </w:rPr>
            </w:pPr>
            <w:r w:rsidRPr="005662EA">
              <w:rPr>
                <w:rFonts w:ascii="Times New Roman" w:hAnsi="Times New Roman"/>
                <w:sz w:val="22"/>
                <w:szCs w:val="22"/>
              </w:rPr>
              <w:t>0 (0%)</w:t>
            </w:r>
          </w:p>
        </w:tc>
        <w:tc>
          <w:tcPr>
            <w:tcW w:w="546" w:type="pct"/>
            <w:tcBorders>
              <w:top w:val="single" w:sz="0" w:space="0" w:color="D3D3D3"/>
              <w:left w:val="single" w:sz="0" w:space="0" w:color="D3D3D3"/>
              <w:bottom w:val="single" w:sz="0" w:space="0" w:color="D3D3D3"/>
              <w:right w:val="single" w:sz="0" w:space="0" w:color="D3D3D3"/>
            </w:tcBorders>
          </w:tcPr>
          <w:p w14:paraId="1DD97D5F" w14:textId="69A12A2C"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22 (29%)</w:t>
            </w:r>
          </w:p>
        </w:tc>
        <w:tc>
          <w:tcPr>
            <w:tcW w:w="330" w:type="pct"/>
            <w:tcBorders>
              <w:top w:val="single" w:sz="0" w:space="0" w:color="D3D3D3"/>
              <w:left w:val="single" w:sz="0" w:space="0" w:color="D3D3D3"/>
              <w:bottom w:val="single" w:sz="0" w:space="0" w:color="D3D3D3"/>
              <w:right w:val="single" w:sz="0" w:space="0" w:color="D3D3D3"/>
            </w:tcBorders>
          </w:tcPr>
          <w:p w14:paraId="3BAB7589" w14:textId="77777777" w:rsidR="00D87736" w:rsidRPr="005662EA" w:rsidRDefault="00D87736" w:rsidP="00A758C2">
            <w:pPr>
              <w:keepNext/>
              <w:spacing w:after="60"/>
              <w:rPr>
                <w:rFonts w:ascii="Times New Roman" w:hAnsi="Times New Roman"/>
                <w:sz w:val="22"/>
                <w:szCs w:val="22"/>
              </w:rPr>
            </w:pPr>
          </w:p>
        </w:tc>
      </w:tr>
      <w:tr w:rsidR="001F340A" w:rsidRPr="005662EA" w14:paraId="0AA74052" w14:textId="77777777" w:rsidTr="001F340A">
        <w:trPr>
          <w:cantSplit/>
          <w:trHeight w:val="389"/>
          <w:jc w:val="center"/>
        </w:trPr>
        <w:tc>
          <w:tcPr>
            <w:tcW w:w="0" w:type="auto"/>
            <w:tcBorders>
              <w:top w:val="single" w:sz="0" w:space="0" w:color="D3D3D3"/>
              <w:left w:val="single" w:sz="0" w:space="0" w:color="D3D3D3"/>
              <w:bottom w:val="single" w:sz="0" w:space="0" w:color="D3D3D3"/>
              <w:right w:val="single" w:sz="0" w:space="0" w:color="D3D3D3"/>
            </w:tcBorders>
          </w:tcPr>
          <w:p w14:paraId="249ECCDD"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7B25FDCB"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51 (67%)</w:t>
            </w:r>
          </w:p>
        </w:tc>
        <w:tc>
          <w:tcPr>
            <w:tcW w:w="0" w:type="auto"/>
            <w:tcBorders>
              <w:top w:val="single" w:sz="0" w:space="0" w:color="D3D3D3"/>
              <w:left w:val="single" w:sz="0" w:space="0" w:color="D3D3D3"/>
              <w:bottom w:val="single" w:sz="0" w:space="0" w:color="D3D3D3"/>
              <w:right w:val="single" w:sz="0" w:space="0" w:color="D3D3D3"/>
            </w:tcBorders>
          </w:tcPr>
          <w:p w14:paraId="7B8647D5"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697EB694"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11 (14%)</w:t>
            </w:r>
          </w:p>
        </w:tc>
        <w:tc>
          <w:tcPr>
            <w:tcW w:w="0" w:type="auto"/>
            <w:tcBorders>
              <w:top w:val="single" w:sz="0" w:space="0" w:color="D3D3D3"/>
              <w:left w:val="single" w:sz="0" w:space="0" w:color="D3D3D3"/>
              <w:bottom w:val="single" w:sz="0" w:space="0" w:color="D3D3D3"/>
              <w:right w:val="single" w:sz="0" w:space="0" w:color="D3D3D3"/>
            </w:tcBorders>
          </w:tcPr>
          <w:p w14:paraId="3D2F43E0"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10 (13%)</w:t>
            </w:r>
          </w:p>
        </w:tc>
        <w:tc>
          <w:tcPr>
            <w:tcW w:w="525" w:type="pct"/>
            <w:tcBorders>
              <w:top w:val="single" w:sz="0" w:space="0" w:color="D3D3D3"/>
              <w:left w:val="single" w:sz="0" w:space="0" w:color="D3D3D3"/>
              <w:bottom w:val="single" w:sz="0" w:space="0" w:color="D3D3D3"/>
              <w:right w:val="single" w:sz="0" w:space="0" w:color="D3D3D3"/>
            </w:tcBorders>
          </w:tcPr>
          <w:p w14:paraId="594BC8BB" w14:textId="77777777"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2 (2.6%)</w:t>
            </w:r>
          </w:p>
        </w:tc>
        <w:tc>
          <w:tcPr>
            <w:tcW w:w="471" w:type="pct"/>
            <w:tcBorders>
              <w:top w:val="single" w:sz="0" w:space="0" w:color="D3D3D3"/>
              <w:left w:val="single" w:sz="0" w:space="0" w:color="D3D3D3"/>
              <w:bottom w:val="single" w:sz="0" w:space="0" w:color="D3D3D3"/>
              <w:right w:val="single" w:sz="0" w:space="0" w:color="D3D3D3"/>
            </w:tcBorders>
          </w:tcPr>
          <w:p w14:paraId="0D0F288B" w14:textId="4A0BDEC4" w:rsidR="00D87736" w:rsidRPr="005662EA" w:rsidRDefault="00D87736" w:rsidP="00A758C2">
            <w:pPr>
              <w:keepNext/>
              <w:spacing w:after="60"/>
              <w:rPr>
                <w:rFonts w:ascii="Times New Roman" w:hAnsi="Times New Roman"/>
              </w:rPr>
            </w:pPr>
            <w:r w:rsidRPr="005662EA">
              <w:rPr>
                <w:rFonts w:ascii="Times New Roman" w:hAnsi="Times New Roman"/>
                <w:sz w:val="22"/>
                <w:szCs w:val="22"/>
              </w:rPr>
              <w:t>0 (0%)</w:t>
            </w:r>
          </w:p>
        </w:tc>
        <w:tc>
          <w:tcPr>
            <w:tcW w:w="546" w:type="pct"/>
            <w:tcBorders>
              <w:top w:val="single" w:sz="0" w:space="0" w:color="D3D3D3"/>
              <w:left w:val="single" w:sz="0" w:space="0" w:color="D3D3D3"/>
              <w:bottom w:val="single" w:sz="0" w:space="0" w:color="D3D3D3"/>
              <w:right w:val="single" w:sz="0" w:space="0" w:color="D3D3D3"/>
            </w:tcBorders>
          </w:tcPr>
          <w:p w14:paraId="4B609E67" w14:textId="190C6F1B" w:rsidR="00D87736" w:rsidRPr="005662EA" w:rsidRDefault="00D87736" w:rsidP="00A758C2">
            <w:pPr>
              <w:keepNext/>
              <w:spacing w:after="60"/>
              <w:rPr>
                <w:rFonts w:ascii="Times New Roman" w:hAnsi="Times New Roman"/>
                <w:sz w:val="22"/>
                <w:szCs w:val="22"/>
              </w:rPr>
            </w:pPr>
            <w:r w:rsidRPr="005662EA">
              <w:rPr>
                <w:rFonts w:ascii="Times New Roman" w:hAnsi="Times New Roman"/>
                <w:sz w:val="22"/>
                <w:szCs w:val="22"/>
              </w:rPr>
              <w:t>76 (100%)</w:t>
            </w:r>
          </w:p>
        </w:tc>
        <w:tc>
          <w:tcPr>
            <w:tcW w:w="330" w:type="pct"/>
            <w:tcBorders>
              <w:top w:val="single" w:sz="0" w:space="0" w:color="D3D3D3"/>
              <w:left w:val="single" w:sz="0" w:space="0" w:color="D3D3D3"/>
              <w:bottom w:val="single" w:sz="0" w:space="0" w:color="D3D3D3"/>
              <w:right w:val="single" w:sz="0" w:space="0" w:color="D3D3D3"/>
            </w:tcBorders>
          </w:tcPr>
          <w:p w14:paraId="54A9A18B" w14:textId="77777777" w:rsidR="00D87736" w:rsidRPr="005662EA" w:rsidRDefault="00D87736" w:rsidP="00A758C2">
            <w:pPr>
              <w:keepNext/>
              <w:spacing w:after="60"/>
              <w:rPr>
                <w:rFonts w:ascii="Times New Roman" w:hAnsi="Times New Roman"/>
                <w:sz w:val="22"/>
                <w:szCs w:val="22"/>
              </w:rPr>
            </w:pPr>
          </w:p>
        </w:tc>
      </w:tr>
      <w:tr w:rsidR="00D87736" w:rsidRPr="005662EA" w14:paraId="3E41E2C9" w14:textId="77777777" w:rsidTr="001F340A">
        <w:trPr>
          <w:cantSplit/>
          <w:trHeight w:val="389"/>
          <w:jc w:val="center"/>
        </w:trPr>
        <w:tc>
          <w:tcPr>
            <w:tcW w:w="0" w:type="auto"/>
          </w:tcPr>
          <w:p w14:paraId="3851A6B8" w14:textId="77777777" w:rsidR="00D87736" w:rsidRPr="005662EA" w:rsidRDefault="00D87736" w:rsidP="00A758C2">
            <w:pPr>
              <w:keepNext/>
              <w:spacing w:after="60"/>
              <w:rPr>
                <w:rFonts w:ascii="Times New Roman" w:hAnsi="Times New Roman"/>
                <w:i/>
                <w:vertAlign w:val="superscript"/>
              </w:rPr>
            </w:pPr>
          </w:p>
        </w:tc>
        <w:tc>
          <w:tcPr>
            <w:tcW w:w="0" w:type="auto"/>
            <w:gridSpan w:val="8"/>
          </w:tcPr>
          <w:p w14:paraId="4D5B2FB4" w14:textId="199305C9" w:rsidR="00D87736" w:rsidRPr="005662EA" w:rsidRDefault="00D87736" w:rsidP="00A758C2">
            <w:pPr>
              <w:keepNext/>
              <w:spacing w:after="60"/>
              <w:rPr>
                <w:rFonts w:ascii="Times New Roman" w:hAnsi="Times New Roman"/>
                <w:sz w:val="22"/>
                <w:szCs w:val="22"/>
              </w:rPr>
            </w:pPr>
            <w:r w:rsidRPr="005662EA">
              <w:rPr>
                <w:rFonts w:ascii="Times New Roman" w:hAnsi="Times New Roman"/>
                <w:i/>
                <w:sz w:val="22"/>
                <w:szCs w:val="22"/>
                <w:vertAlign w:val="superscript"/>
              </w:rPr>
              <w:t>1</w:t>
            </w:r>
            <w:r w:rsidRPr="005662EA">
              <w:rPr>
                <w:rFonts w:ascii="Times New Roman" w:hAnsi="Times New Roman"/>
                <w:sz w:val="22"/>
                <w:szCs w:val="22"/>
              </w:rPr>
              <w:t>Fisher's exact test</w:t>
            </w:r>
          </w:p>
        </w:tc>
      </w:tr>
    </w:tbl>
    <w:p w14:paraId="79EB78CA" w14:textId="77777777" w:rsidR="001521DF" w:rsidRDefault="001521DF" w:rsidP="00185CF5">
      <w:pPr>
        <w:rPr>
          <w:b/>
          <w:bCs/>
          <w:sz w:val="24"/>
          <w:szCs w:val="24"/>
        </w:rPr>
      </w:pPr>
    </w:p>
    <w:p w14:paraId="61F526A8" w14:textId="6235CF5B" w:rsidR="00185CF5" w:rsidRPr="00185CF5" w:rsidRDefault="00185CF5" w:rsidP="008A3F50">
      <w:pPr>
        <w:pStyle w:val="Heading3"/>
      </w:pPr>
      <w:bookmarkStart w:id="654" w:name="_Toc125806975"/>
      <w:r w:rsidRPr="00866036">
        <w:t xml:space="preserve">Species composition of juvenile anguillid eels captured across </w:t>
      </w:r>
      <w:r>
        <w:t>seasons</w:t>
      </w:r>
      <w:bookmarkEnd w:id="654"/>
    </w:p>
    <w:p w14:paraId="13A4E5AB" w14:textId="77777777" w:rsidR="00EF7625" w:rsidRDefault="00185CF5" w:rsidP="00EF7625">
      <w:pPr>
        <w:pStyle w:val="FirstParagraph"/>
        <w:spacing w:line="480" w:lineRule="auto"/>
        <w:rPr>
          <w:rFonts w:ascii="Times New Roman" w:hAnsi="Times New Roman" w:cs="Times New Roman"/>
        </w:rPr>
      </w:pPr>
      <w:r w:rsidRPr="001B0D14">
        <w:rPr>
          <w:rFonts w:ascii="Times New Roman" w:hAnsi="Times New Roman" w:cs="Times New Roman"/>
        </w:rPr>
        <w:t>The</w:t>
      </w:r>
      <w:r>
        <w:rPr>
          <w:rFonts w:ascii="Times New Roman" w:hAnsi="Times New Roman" w:cs="Times New Roman"/>
        </w:rPr>
        <w:t xml:space="preserve"> results as illustrated in</w:t>
      </w:r>
      <w:r w:rsidRPr="001B0D14">
        <w:rPr>
          <w:rFonts w:ascii="Times New Roman" w:hAnsi="Times New Roman" w:cs="Times New Roman"/>
        </w:rPr>
        <w:t xml:space="preserve"> table</w:t>
      </w:r>
      <w:r>
        <w:rPr>
          <w:rFonts w:ascii="Times New Roman" w:hAnsi="Times New Roman" w:cs="Times New Roman"/>
        </w:rPr>
        <w:t xml:space="preserve"> </w:t>
      </w:r>
      <w:r w:rsidR="001521DF">
        <w:rPr>
          <w:rFonts w:ascii="Times New Roman" w:hAnsi="Times New Roman" w:cs="Times New Roman"/>
        </w:rPr>
        <w:t>8</w:t>
      </w:r>
      <w:r w:rsidRPr="001B0D14">
        <w:rPr>
          <w:rFonts w:ascii="Times New Roman" w:hAnsi="Times New Roman" w:cs="Times New Roman"/>
        </w:rPr>
        <w:t xml:space="preserve"> below</w:t>
      </w:r>
      <w:r>
        <w:rPr>
          <w:rFonts w:ascii="Times New Roman" w:hAnsi="Times New Roman" w:cs="Times New Roman"/>
        </w:rPr>
        <w:t>,</w:t>
      </w:r>
      <w:r w:rsidRPr="001B0D14">
        <w:rPr>
          <w:rFonts w:ascii="Times New Roman" w:hAnsi="Times New Roman" w:cs="Times New Roman"/>
        </w:rPr>
        <w:t xml:space="preserve"> 70% </w:t>
      </w:r>
      <w:r>
        <w:rPr>
          <w:rFonts w:ascii="Times New Roman" w:hAnsi="Times New Roman" w:cs="Times New Roman"/>
        </w:rPr>
        <w:t xml:space="preserve">(n=53) </w:t>
      </w:r>
      <w:r w:rsidRPr="001B0D14">
        <w:rPr>
          <w:rFonts w:ascii="Times New Roman" w:hAnsi="Times New Roman" w:cs="Times New Roman"/>
        </w:rPr>
        <w:t>of all species were caught during the wet season while only 30%</w:t>
      </w:r>
      <w:r>
        <w:rPr>
          <w:rFonts w:ascii="Times New Roman" w:hAnsi="Times New Roman" w:cs="Times New Roman"/>
        </w:rPr>
        <w:t xml:space="preserve"> (n=23)</w:t>
      </w:r>
      <w:r w:rsidRPr="001B0D14">
        <w:rPr>
          <w:rFonts w:ascii="Times New Roman" w:hAnsi="Times New Roman" w:cs="Times New Roman"/>
        </w:rPr>
        <w:t xml:space="preserve"> were caught in the dry season. </w:t>
      </w:r>
      <w:r w:rsidRPr="001B0D14">
        <w:rPr>
          <w:rFonts w:ascii="Times New Roman" w:hAnsi="Times New Roman" w:cs="Times New Roman"/>
          <w:i/>
          <w:iCs/>
        </w:rPr>
        <w:t>Anguilla marmorata</w:t>
      </w:r>
      <w:r w:rsidRPr="001B0D14">
        <w:rPr>
          <w:rFonts w:ascii="Times New Roman" w:hAnsi="Times New Roman" w:cs="Times New Roman"/>
        </w:rPr>
        <w:t xml:space="preserve"> were only caught during the wet season. </w:t>
      </w:r>
      <w:commentRangeStart w:id="655"/>
      <w:r w:rsidRPr="001B0D14">
        <w:rPr>
          <w:rFonts w:ascii="Times New Roman" w:hAnsi="Times New Roman" w:cs="Times New Roman"/>
        </w:rPr>
        <w:t xml:space="preserve">The chi-square test of association </w:t>
      </w:r>
      <w:commentRangeEnd w:id="655"/>
      <w:r w:rsidR="005C6B47">
        <w:rPr>
          <w:rStyle w:val="CommentReference"/>
          <w:rFonts w:ascii="Calibri" w:eastAsia="Times New Roman" w:hAnsi="Calibri" w:cs="Times New Roman"/>
          <w:lang w:val="en-GB" w:eastAsia="en-GB"/>
        </w:rPr>
        <w:commentReference w:id="655"/>
      </w:r>
      <w:r w:rsidRPr="001B0D14">
        <w:rPr>
          <w:rFonts w:ascii="Times New Roman" w:hAnsi="Times New Roman" w:cs="Times New Roman"/>
        </w:rPr>
        <w:t>indicated that there was no significant association between seasonality and the species caught (p = 0.06) since the p value was greater than 0.05.</w:t>
      </w:r>
    </w:p>
    <w:p w14:paraId="2E46839B" w14:textId="77777777" w:rsidR="00EF7625" w:rsidRDefault="00EF7625" w:rsidP="00EF7625">
      <w:pPr>
        <w:pStyle w:val="FirstParagraph"/>
        <w:spacing w:line="480" w:lineRule="auto"/>
        <w:rPr>
          <w:rFonts w:ascii="Times New Roman" w:hAnsi="Times New Roman"/>
        </w:rPr>
      </w:pPr>
    </w:p>
    <w:p w14:paraId="732B431F" w14:textId="77777777" w:rsidR="00EF7625" w:rsidRDefault="00EF7625" w:rsidP="00EF7625">
      <w:pPr>
        <w:pStyle w:val="FirstParagraph"/>
        <w:spacing w:line="480" w:lineRule="auto"/>
        <w:rPr>
          <w:rFonts w:ascii="Times New Roman" w:hAnsi="Times New Roman"/>
        </w:rPr>
      </w:pPr>
    </w:p>
    <w:p w14:paraId="66B9B254" w14:textId="77777777" w:rsidR="00EF7625" w:rsidRDefault="00EF7625" w:rsidP="00EF7625">
      <w:pPr>
        <w:pStyle w:val="FirstParagraph"/>
        <w:spacing w:line="480" w:lineRule="auto"/>
        <w:rPr>
          <w:rFonts w:ascii="Times New Roman" w:hAnsi="Times New Roman"/>
        </w:rPr>
      </w:pPr>
    </w:p>
    <w:p w14:paraId="48B600A7" w14:textId="77777777" w:rsidR="00EF7625" w:rsidRDefault="00EF7625" w:rsidP="00EF7625">
      <w:pPr>
        <w:pStyle w:val="FirstParagraph"/>
        <w:spacing w:line="480" w:lineRule="auto"/>
        <w:rPr>
          <w:rFonts w:ascii="Times New Roman" w:hAnsi="Times New Roman"/>
        </w:rPr>
      </w:pPr>
    </w:p>
    <w:p w14:paraId="0BB270C8" w14:textId="77777777" w:rsidR="00EF7625" w:rsidRDefault="00EF7625" w:rsidP="00EF7625">
      <w:pPr>
        <w:pStyle w:val="FirstParagraph"/>
        <w:spacing w:line="480" w:lineRule="auto"/>
        <w:rPr>
          <w:rFonts w:ascii="Times New Roman" w:hAnsi="Times New Roman"/>
        </w:rPr>
      </w:pPr>
    </w:p>
    <w:p w14:paraId="4C1AC80E" w14:textId="77777777" w:rsidR="00EF7625" w:rsidRDefault="00EF7625" w:rsidP="00EF7625">
      <w:pPr>
        <w:pStyle w:val="FirstParagraph"/>
        <w:spacing w:line="480" w:lineRule="auto"/>
        <w:rPr>
          <w:rFonts w:ascii="Times New Roman" w:hAnsi="Times New Roman"/>
        </w:rPr>
      </w:pPr>
    </w:p>
    <w:p w14:paraId="675A552B" w14:textId="0F8252FA" w:rsidR="005336AE" w:rsidRPr="005336AE" w:rsidRDefault="00185CF5" w:rsidP="005336AE">
      <w:pPr>
        <w:pStyle w:val="ThesisTables"/>
      </w:pPr>
      <w:bookmarkStart w:id="656" w:name="_Toc125750605"/>
      <w:r w:rsidRPr="001B0D14">
        <w:t xml:space="preserve">Table </w:t>
      </w:r>
      <w:r w:rsidR="001521DF">
        <w:t>8</w:t>
      </w:r>
      <w:r w:rsidRPr="001B0D14">
        <w:t xml:space="preserve">: </w:t>
      </w:r>
      <w:r w:rsidR="0083132D">
        <w:t>Di</w:t>
      </w:r>
      <w:r w:rsidRPr="001B0D14">
        <w:t xml:space="preserve">stribution </w:t>
      </w:r>
      <w:r w:rsidR="0083132D">
        <w:t xml:space="preserve">of juvenile anguillid eels </w:t>
      </w:r>
      <w:r w:rsidRPr="001B0D14">
        <w:t>across different seasons</w:t>
      </w:r>
      <w:bookmarkEnd w:id="656"/>
    </w:p>
    <w:tbl>
      <w:tblPr>
        <w:tblStyle w:val="Table"/>
        <w:tblW w:w="5000" w:type="pct"/>
        <w:jc w:val="center"/>
        <w:tblCellMar>
          <w:left w:w="60" w:type="dxa"/>
          <w:right w:w="60" w:type="dxa"/>
        </w:tblCellMar>
        <w:tblLook w:val="0000" w:firstRow="0" w:lastRow="0" w:firstColumn="0" w:lastColumn="0" w:noHBand="0" w:noVBand="0"/>
      </w:tblPr>
      <w:tblGrid>
        <w:gridCol w:w="2863"/>
        <w:gridCol w:w="1618"/>
        <w:gridCol w:w="1618"/>
        <w:gridCol w:w="1806"/>
        <w:gridCol w:w="1455"/>
      </w:tblGrid>
      <w:tr w:rsidR="00185CF5" w:rsidRPr="00185CF5" w14:paraId="6601C610" w14:textId="77777777" w:rsidTr="00A758C2">
        <w:trPr>
          <w:cantSplit/>
          <w:tblHeader/>
          <w:jc w:val="center"/>
        </w:trPr>
        <w:tc>
          <w:tcPr>
            <w:tcW w:w="0" w:type="auto"/>
            <w:tcBorders>
              <w:top w:val="single" w:sz="16" w:space="0" w:color="D3D3D3"/>
              <w:left w:val="single" w:sz="0" w:space="0" w:color="D3D3D3"/>
            </w:tcBorders>
          </w:tcPr>
          <w:p w14:paraId="79205C80" w14:textId="77777777" w:rsidR="00185CF5" w:rsidRPr="00185CF5" w:rsidRDefault="00185CF5" w:rsidP="00A758C2">
            <w:pPr>
              <w:keepNext/>
              <w:spacing w:after="60"/>
              <w:rPr>
                <w:rFonts w:ascii="Times New Roman" w:hAnsi="Times New Roman"/>
                <w:sz w:val="22"/>
                <w:szCs w:val="22"/>
              </w:rPr>
            </w:pPr>
          </w:p>
        </w:tc>
        <w:tc>
          <w:tcPr>
            <w:tcW w:w="0" w:type="auto"/>
            <w:gridSpan w:val="2"/>
            <w:tcBorders>
              <w:top w:val="single" w:sz="16" w:space="0" w:color="D3D3D3"/>
              <w:bottom w:val="single" w:sz="16" w:space="0" w:color="D3D3D3"/>
            </w:tcBorders>
          </w:tcPr>
          <w:p w14:paraId="69898139" w14:textId="77777777" w:rsidR="00185CF5" w:rsidRPr="00185CF5" w:rsidRDefault="00185CF5" w:rsidP="00A758C2">
            <w:pPr>
              <w:keepNext/>
              <w:spacing w:after="60"/>
              <w:jc w:val="center"/>
              <w:rPr>
                <w:rFonts w:ascii="Times New Roman" w:hAnsi="Times New Roman"/>
                <w:sz w:val="22"/>
                <w:szCs w:val="22"/>
              </w:rPr>
            </w:pPr>
            <w:r w:rsidRPr="00185CF5">
              <w:rPr>
                <w:rFonts w:ascii="Times New Roman" w:hAnsi="Times New Roman"/>
                <w:sz w:val="22"/>
                <w:szCs w:val="22"/>
              </w:rPr>
              <w:t>Season</w:t>
            </w:r>
          </w:p>
        </w:tc>
        <w:tc>
          <w:tcPr>
            <w:tcW w:w="0" w:type="auto"/>
            <w:tcBorders>
              <w:top w:val="single" w:sz="16" w:space="0" w:color="D3D3D3"/>
            </w:tcBorders>
          </w:tcPr>
          <w:p w14:paraId="5B2F691B" w14:textId="77777777" w:rsidR="00185CF5" w:rsidRPr="00185CF5" w:rsidRDefault="00185CF5" w:rsidP="00A758C2">
            <w:pPr>
              <w:keepNext/>
              <w:spacing w:after="60"/>
              <w:rPr>
                <w:rFonts w:ascii="Times New Roman" w:hAnsi="Times New Roman"/>
                <w:sz w:val="22"/>
                <w:szCs w:val="22"/>
              </w:rPr>
            </w:pPr>
          </w:p>
        </w:tc>
        <w:tc>
          <w:tcPr>
            <w:tcW w:w="0" w:type="auto"/>
            <w:tcBorders>
              <w:top w:val="single" w:sz="16" w:space="0" w:color="D3D3D3"/>
              <w:right w:val="single" w:sz="0" w:space="0" w:color="D3D3D3"/>
            </w:tcBorders>
          </w:tcPr>
          <w:p w14:paraId="44E0253F" w14:textId="77777777" w:rsidR="00185CF5" w:rsidRPr="00185CF5" w:rsidRDefault="00185CF5" w:rsidP="00A758C2">
            <w:pPr>
              <w:keepNext/>
              <w:spacing w:after="60"/>
              <w:rPr>
                <w:rFonts w:ascii="Times New Roman" w:hAnsi="Times New Roman"/>
                <w:sz w:val="22"/>
                <w:szCs w:val="22"/>
              </w:rPr>
            </w:pPr>
          </w:p>
        </w:tc>
      </w:tr>
      <w:tr w:rsidR="00185CF5" w:rsidRPr="00185CF5" w14:paraId="26A36301" w14:textId="77777777" w:rsidTr="00A758C2">
        <w:trPr>
          <w:cantSplit/>
          <w:tblHeader/>
          <w:jc w:val="center"/>
        </w:trPr>
        <w:tc>
          <w:tcPr>
            <w:tcW w:w="0" w:type="auto"/>
            <w:tcBorders>
              <w:left w:val="single" w:sz="0" w:space="0" w:color="D3D3D3"/>
              <w:bottom w:val="single" w:sz="16" w:space="0" w:color="D3D3D3"/>
            </w:tcBorders>
          </w:tcPr>
          <w:p w14:paraId="6D184E65" w14:textId="77777777" w:rsidR="00185CF5" w:rsidRPr="00185CF5" w:rsidRDefault="00185CF5" w:rsidP="00A758C2">
            <w:pPr>
              <w:keepNext/>
              <w:spacing w:after="60"/>
              <w:rPr>
                <w:rFonts w:ascii="Times New Roman" w:hAnsi="Times New Roman"/>
                <w:sz w:val="22"/>
                <w:szCs w:val="22"/>
              </w:rPr>
            </w:pPr>
          </w:p>
        </w:tc>
        <w:tc>
          <w:tcPr>
            <w:tcW w:w="0" w:type="auto"/>
            <w:tcBorders>
              <w:bottom w:val="single" w:sz="16" w:space="0" w:color="D3D3D3"/>
            </w:tcBorders>
          </w:tcPr>
          <w:p w14:paraId="588458D3"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Dry</w:t>
            </w:r>
          </w:p>
        </w:tc>
        <w:tc>
          <w:tcPr>
            <w:tcW w:w="0" w:type="auto"/>
            <w:tcBorders>
              <w:bottom w:val="single" w:sz="16" w:space="0" w:color="D3D3D3"/>
            </w:tcBorders>
          </w:tcPr>
          <w:p w14:paraId="6850724A"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Wet</w:t>
            </w:r>
          </w:p>
        </w:tc>
        <w:tc>
          <w:tcPr>
            <w:tcW w:w="0" w:type="auto"/>
            <w:tcBorders>
              <w:bottom w:val="single" w:sz="16" w:space="0" w:color="D3D3D3"/>
            </w:tcBorders>
          </w:tcPr>
          <w:p w14:paraId="713D6057"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Total</w:t>
            </w:r>
          </w:p>
        </w:tc>
        <w:tc>
          <w:tcPr>
            <w:tcW w:w="0" w:type="auto"/>
            <w:tcBorders>
              <w:bottom w:val="single" w:sz="16" w:space="0" w:color="D3D3D3"/>
              <w:right w:val="single" w:sz="0" w:space="0" w:color="D3D3D3"/>
            </w:tcBorders>
          </w:tcPr>
          <w:p w14:paraId="5AA5D32E"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p-value</w:t>
            </w:r>
            <w:r w:rsidRPr="00185CF5">
              <w:rPr>
                <w:rFonts w:ascii="Times New Roman" w:hAnsi="Times New Roman"/>
                <w:i/>
                <w:sz w:val="22"/>
                <w:szCs w:val="22"/>
                <w:vertAlign w:val="superscript"/>
              </w:rPr>
              <w:t>1</w:t>
            </w:r>
          </w:p>
        </w:tc>
      </w:tr>
      <w:tr w:rsidR="00185CF5" w:rsidRPr="00185CF5" w14:paraId="79C9FDC3"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519E84A"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Species</w:t>
            </w:r>
          </w:p>
        </w:tc>
        <w:tc>
          <w:tcPr>
            <w:tcW w:w="0" w:type="auto"/>
            <w:tcBorders>
              <w:top w:val="single" w:sz="0" w:space="0" w:color="D3D3D3"/>
              <w:left w:val="single" w:sz="0" w:space="0" w:color="D3D3D3"/>
              <w:bottom w:val="single" w:sz="0" w:space="0" w:color="D3D3D3"/>
              <w:right w:val="single" w:sz="0" w:space="0" w:color="D3D3D3"/>
            </w:tcBorders>
          </w:tcPr>
          <w:p w14:paraId="2DF1514D" w14:textId="77777777" w:rsidR="00185CF5" w:rsidRPr="00185CF5" w:rsidRDefault="00185CF5"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DC8B876" w14:textId="77777777" w:rsidR="00185CF5" w:rsidRPr="00185CF5" w:rsidRDefault="00185CF5"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8595744" w14:textId="77777777" w:rsidR="00185CF5" w:rsidRPr="00185CF5" w:rsidRDefault="00185CF5"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675A1B8"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0.060</w:t>
            </w:r>
          </w:p>
        </w:tc>
      </w:tr>
      <w:tr w:rsidR="00185CF5" w:rsidRPr="00185CF5" w14:paraId="614EE277"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190D96" w14:textId="1BC8CAF6" w:rsidR="00185CF5" w:rsidRPr="001521DF" w:rsidRDefault="00185CF5" w:rsidP="00A758C2">
            <w:pPr>
              <w:keepNext/>
              <w:spacing w:after="60"/>
              <w:rPr>
                <w:rFonts w:ascii="Times New Roman" w:hAnsi="Times New Roman"/>
                <w:i/>
                <w:iCs/>
                <w:sz w:val="22"/>
                <w:szCs w:val="22"/>
              </w:rPr>
            </w:pPr>
            <w:r w:rsidRPr="001521DF">
              <w:rPr>
                <w:rFonts w:ascii="Times New Roman" w:hAnsi="Times New Roman"/>
                <w:i/>
                <w:iCs/>
                <w:sz w:val="22"/>
                <w:szCs w:val="22"/>
              </w:rPr>
              <w:t>    A</w:t>
            </w:r>
            <w:r w:rsidR="001521DF" w:rsidRPr="001521DF">
              <w:rPr>
                <w:rFonts w:ascii="Times New Roman" w:hAnsi="Times New Roman"/>
                <w:i/>
                <w:iCs/>
                <w:sz w:val="22"/>
                <w:szCs w:val="22"/>
              </w:rPr>
              <w:t>.</w:t>
            </w:r>
            <w:r w:rsidRPr="001521DF">
              <w:rPr>
                <w:rFonts w:ascii="Times New Roman" w:hAnsi="Times New Roman"/>
                <w:i/>
                <w:iCs/>
                <w:sz w:val="22"/>
                <w:szCs w:val="22"/>
              </w:rPr>
              <w:t xml:space="preserve"> bengalensis</w:t>
            </w:r>
          </w:p>
        </w:tc>
        <w:tc>
          <w:tcPr>
            <w:tcW w:w="0" w:type="auto"/>
            <w:tcBorders>
              <w:top w:val="single" w:sz="0" w:space="0" w:color="D3D3D3"/>
              <w:left w:val="single" w:sz="0" w:space="0" w:color="D3D3D3"/>
              <w:bottom w:val="single" w:sz="0" w:space="0" w:color="D3D3D3"/>
              <w:right w:val="single" w:sz="0" w:space="0" w:color="D3D3D3"/>
            </w:tcBorders>
          </w:tcPr>
          <w:p w14:paraId="3D2B1520"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20 (26%)</w:t>
            </w:r>
          </w:p>
        </w:tc>
        <w:tc>
          <w:tcPr>
            <w:tcW w:w="0" w:type="auto"/>
            <w:tcBorders>
              <w:top w:val="single" w:sz="0" w:space="0" w:color="D3D3D3"/>
              <w:left w:val="single" w:sz="0" w:space="0" w:color="D3D3D3"/>
              <w:bottom w:val="single" w:sz="0" w:space="0" w:color="D3D3D3"/>
              <w:right w:val="single" w:sz="0" w:space="0" w:color="D3D3D3"/>
            </w:tcBorders>
          </w:tcPr>
          <w:p w14:paraId="38D63A1A"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32 (42%)</w:t>
            </w:r>
          </w:p>
        </w:tc>
        <w:tc>
          <w:tcPr>
            <w:tcW w:w="0" w:type="auto"/>
            <w:tcBorders>
              <w:top w:val="single" w:sz="0" w:space="0" w:color="D3D3D3"/>
              <w:left w:val="single" w:sz="0" w:space="0" w:color="D3D3D3"/>
              <w:bottom w:val="single" w:sz="0" w:space="0" w:color="D3D3D3"/>
              <w:right w:val="single" w:sz="0" w:space="0" w:color="D3D3D3"/>
            </w:tcBorders>
          </w:tcPr>
          <w:p w14:paraId="0D7FCA3F"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52 (68%)</w:t>
            </w:r>
          </w:p>
        </w:tc>
        <w:tc>
          <w:tcPr>
            <w:tcW w:w="0" w:type="auto"/>
            <w:tcBorders>
              <w:top w:val="single" w:sz="0" w:space="0" w:color="D3D3D3"/>
              <w:left w:val="single" w:sz="0" w:space="0" w:color="D3D3D3"/>
              <w:bottom w:val="single" w:sz="0" w:space="0" w:color="D3D3D3"/>
              <w:right w:val="single" w:sz="0" w:space="0" w:color="D3D3D3"/>
            </w:tcBorders>
          </w:tcPr>
          <w:p w14:paraId="7A7E7B58" w14:textId="77777777" w:rsidR="00185CF5" w:rsidRPr="00185CF5" w:rsidRDefault="00185CF5" w:rsidP="00A758C2">
            <w:pPr>
              <w:keepNext/>
              <w:spacing w:after="60"/>
              <w:rPr>
                <w:rFonts w:ascii="Times New Roman" w:hAnsi="Times New Roman"/>
                <w:sz w:val="22"/>
                <w:szCs w:val="22"/>
              </w:rPr>
            </w:pPr>
          </w:p>
        </w:tc>
      </w:tr>
      <w:tr w:rsidR="00185CF5" w:rsidRPr="00185CF5" w14:paraId="33ADDD3F"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52E70B" w14:textId="1AE6FF30" w:rsidR="00185CF5" w:rsidRPr="001521DF" w:rsidRDefault="00185CF5" w:rsidP="00A758C2">
            <w:pPr>
              <w:keepNext/>
              <w:spacing w:after="60"/>
              <w:rPr>
                <w:rFonts w:ascii="Times New Roman" w:hAnsi="Times New Roman"/>
                <w:i/>
                <w:iCs/>
                <w:sz w:val="22"/>
                <w:szCs w:val="22"/>
              </w:rPr>
            </w:pPr>
            <w:r w:rsidRPr="001521DF">
              <w:rPr>
                <w:rFonts w:ascii="Times New Roman" w:hAnsi="Times New Roman"/>
                <w:i/>
                <w:iCs/>
                <w:sz w:val="22"/>
                <w:szCs w:val="22"/>
              </w:rPr>
              <w:t>    A</w:t>
            </w:r>
            <w:r w:rsidR="001521DF" w:rsidRPr="001521DF">
              <w:rPr>
                <w:rFonts w:ascii="Times New Roman" w:hAnsi="Times New Roman"/>
                <w:i/>
                <w:iCs/>
                <w:sz w:val="22"/>
                <w:szCs w:val="22"/>
              </w:rPr>
              <w:t>.</w:t>
            </w:r>
            <w:r w:rsidRPr="001521DF">
              <w:rPr>
                <w:rFonts w:ascii="Times New Roman" w:hAnsi="Times New Roman"/>
                <w:i/>
                <w:iCs/>
                <w:sz w:val="22"/>
                <w:szCs w:val="22"/>
              </w:rPr>
              <w:t xml:space="preserve"> marmorata</w:t>
            </w:r>
          </w:p>
        </w:tc>
        <w:tc>
          <w:tcPr>
            <w:tcW w:w="0" w:type="auto"/>
            <w:tcBorders>
              <w:top w:val="single" w:sz="0" w:space="0" w:color="D3D3D3"/>
              <w:left w:val="single" w:sz="0" w:space="0" w:color="D3D3D3"/>
              <w:bottom w:val="single" w:sz="0" w:space="0" w:color="D3D3D3"/>
              <w:right w:val="single" w:sz="0" w:space="0" w:color="D3D3D3"/>
            </w:tcBorders>
          </w:tcPr>
          <w:p w14:paraId="4976557B"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BBA2A45"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0FF48A10"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336137FE" w14:textId="77777777" w:rsidR="00185CF5" w:rsidRPr="00185CF5" w:rsidRDefault="00185CF5" w:rsidP="00A758C2">
            <w:pPr>
              <w:keepNext/>
              <w:spacing w:after="60"/>
              <w:rPr>
                <w:rFonts w:ascii="Times New Roman" w:hAnsi="Times New Roman"/>
                <w:sz w:val="22"/>
                <w:szCs w:val="22"/>
              </w:rPr>
            </w:pPr>
          </w:p>
        </w:tc>
      </w:tr>
      <w:tr w:rsidR="00185CF5" w:rsidRPr="00185CF5" w14:paraId="2A8427F0"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0D88CA" w14:textId="50E88D69" w:rsidR="00185CF5" w:rsidRPr="001521DF" w:rsidRDefault="00185CF5" w:rsidP="00A758C2">
            <w:pPr>
              <w:keepNext/>
              <w:spacing w:after="60"/>
              <w:rPr>
                <w:rFonts w:ascii="Times New Roman" w:hAnsi="Times New Roman"/>
                <w:i/>
                <w:iCs/>
                <w:sz w:val="22"/>
                <w:szCs w:val="22"/>
              </w:rPr>
            </w:pPr>
            <w:r w:rsidRPr="001521DF">
              <w:rPr>
                <w:rFonts w:ascii="Times New Roman" w:hAnsi="Times New Roman"/>
                <w:i/>
                <w:iCs/>
                <w:sz w:val="22"/>
                <w:szCs w:val="22"/>
              </w:rPr>
              <w:t>    A</w:t>
            </w:r>
            <w:r w:rsidR="001521DF" w:rsidRPr="001521DF">
              <w:rPr>
                <w:rFonts w:ascii="Times New Roman" w:hAnsi="Times New Roman"/>
                <w:i/>
                <w:iCs/>
                <w:sz w:val="22"/>
                <w:szCs w:val="22"/>
              </w:rPr>
              <w:t>.</w:t>
            </w:r>
            <w:r w:rsidRPr="001521DF">
              <w:rPr>
                <w:rFonts w:ascii="Times New Roman" w:hAnsi="Times New Roman"/>
                <w:i/>
                <w:iCs/>
                <w:sz w:val="22"/>
                <w:szCs w:val="22"/>
              </w:rPr>
              <w:t xml:space="preserve"> mossambica</w:t>
            </w:r>
          </w:p>
        </w:tc>
        <w:tc>
          <w:tcPr>
            <w:tcW w:w="0" w:type="auto"/>
            <w:tcBorders>
              <w:top w:val="single" w:sz="0" w:space="0" w:color="D3D3D3"/>
              <w:left w:val="single" w:sz="0" w:space="0" w:color="D3D3D3"/>
              <w:bottom w:val="single" w:sz="0" w:space="0" w:color="D3D3D3"/>
              <w:right w:val="single" w:sz="0" w:space="0" w:color="D3D3D3"/>
            </w:tcBorders>
          </w:tcPr>
          <w:p w14:paraId="12456B20"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3 (3.9%)</w:t>
            </w:r>
          </w:p>
        </w:tc>
        <w:tc>
          <w:tcPr>
            <w:tcW w:w="0" w:type="auto"/>
            <w:tcBorders>
              <w:top w:val="single" w:sz="0" w:space="0" w:color="D3D3D3"/>
              <w:left w:val="single" w:sz="0" w:space="0" w:color="D3D3D3"/>
              <w:bottom w:val="single" w:sz="0" w:space="0" w:color="D3D3D3"/>
              <w:right w:val="single" w:sz="0" w:space="0" w:color="D3D3D3"/>
            </w:tcBorders>
          </w:tcPr>
          <w:p w14:paraId="0C2B77E1"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19 (25%)</w:t>
            </w:r>
          </w:p>
        </w:tc>
        <w:tc>
          <w:tcPr>
            <w:tcW w:w="0" w:type="auto"/>
            <w:tcBorders>
              <w:top w:val="single" w:sz="0" w:space="0" w:color="D3D3D3"/>
              <w:left w:val="single" w:sz="0" w:space="0" w:color="D3D3D3"/>
              <w:bottom w:val="single" w:sz="0" w:space="0" w:color="D3D3D3"/>
              <w:right w:val="single" w:sz="0" w:space="0" w:color="D3D3D3"/>
            </w:tcBorders>
          </w:tcPr>
          <w:p w14:paraId="7AA2B0A0"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22 (29%)</w:t>
            </w:r>
          </w:p>
        </w:tc>
        <w:tc>
          <w:tcPr>
            <w:tcW w:w="0" w:type="auto"/>
            <w:tcBorders>
              <w:top w:val="single" w:sz="0" w:space="0" w:color="D3D3D3"/>
              <w:left w:val="single" w:sz="0" w:space="0" w:color="D3D3D3"/>
              <w:bottom w:val="single" w:sz="0" w:space="0" w:color="D3D3D3"/>
              <w:right w:val="single" w:sz="0" w:space="0" w:color="D3D3D3"/>
            </w:tcBorders>
          </w:tcPr>
          <w:p w14:paraId="4E5EEBAD" w14:textId="77777777" w:rsidR="00185CF5" w:rsidRPr="00185CF5" w:rsidRDefault="00185CF5" w:rsidP="00A758C2">
            <w:pPr>
              <w:keepNext/>
              <w:spacing w:after="60"/>
              <w:rPr>
                <w:rFonts w:ascii="Times New Roman" w:hAnsi="Times New Roman"/>
                <w:sz w:val="22"/>
                <w:szCs w:val="22"/>
              </w:rPr>
            </w:pPr>
          </w:p>
        </w:tc>
      </w:tr>
      <w:tr w:rsidR="00185CF5" w:rsidRPr="00185CF5" w14:paraId="72383B10"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FCDEBB"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41F97CC8"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23 (30%)</w:t>
            </w:r>
          </w:p>
        </w:tc>
        <w:tc>
          <w:tcPr>
            <w:tcW w:w="0" w:type="auto"/>
            <w:tcBorders>
              <w:top w:val="single" w:sz="0" w:space="0" w:color="D3D3D3"/>
              <w:left w:val="single" w:sz="0" w:space="0" w:color="D3D3D3"/>
              <w:bottom w:val="single" w:sz="0" w:space="0" w:color="D3D3D3"/>
              <w:right w:val="single" w:sz="0" w:space="0" w:color="D3D3D3"/>
            </w:tcBorders>
          </w:tcPr>
          <w:p w14:paraId="1B34DE20"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53 (70%)</w:t>
            </w:r>
          </w:p>
        </w:tc>
        <w:tc>
          <w:tcPr>
            <w:tcW w:w="0" w:type="auto"/>
            <w:tcBorders>
              <w:top w:val="single" w:sz="0" w:space="0" w:color="D3D3D3"/>
              <w:left w:val="single" w:sz="0" w:space="0" w:color="D3D3D3"/>
              <w:bottom w:val="single" w:sz="0" w:space="0" w:color="D3D3D3"/>
              <w:right w:val="single" w:sz="0" w:space="0" w:color="D3D3D3"/>
            </w:tcBorders>
          </w:tcPr>
          <w:p w14:paraId="563A2074" w14:textId="77777777" w:rsidR="00185CF5" w:rsidRPr="00185CF5" w:rsidRDefault="00185CF5" w:rsidP="00A758C2">
            <w:pPr>
              <w:keepNext/>
              <w:spacing w:after="60"/>
              <w:rPr>
                <w:rFonts w:ascii="Times New Roman" w:hAnsi="Times New Roman"/>
                <w:sz w:val="22"/>
                <w:szCs w:val="22"/>
              </w:rPr>
            </w:pPr>
            <w:r w:rsidRPr="00185CF5">
              <w:rPr>
                <w:rFonts w:ascii="Times New Roman" w:hAnsi="Times New Roman"/>
                <w:sz w:val="22"/>
                <w:szCs w:val="22"/>
              </w:rPr>
              <w:t>76 (100%)</w:t>
            </w:r>
          </w:p>
        </w:tc>
        <w:tc>
          <w:tcPr>
            <w:tcW w:w="0" w:type="auto"/>
            <w:tcBorders>
              <w:top w:val="single" w:sz="0" w:space="0" w:color="D3D3D3"/>
              <w:left w:val="single" w:sz="0" w:space="0" w:color="D3D3D3"/>
              <w:bottom w:val="single" w:sz="0" w:space="0" w:color="D3D3D3"/>
              <w:right w:val="single" w:sz="0" w:space="0" w:color="D3D3D3"/>
            </w:tcBorders>
          </w:tcPr>
          <w:p w14:paraId="0EFBF024" w14:textId="77777777" w:rsidR="00185CF5" w:rsidRPr="00185CF5" w:rsidRDefault="00185CF5" w:rsidP="00A758C2">
            <w:pPr>
              <w:keepNext/>
              <w:spacing w:after="60"/>
              <w:rPr>
                <w:rFonts w:ascii="Times New Roman" w:hAnsi="Times New Roman"/>
                <w:sz w:val="22"/>
                <w:szCs w:val="22"/>
              </w:rPr>
            </w:pPr>
          </w:p>
        </w:tc>
      </w:tr>
      <w:tr w:rsidR="00185CF5" w:rsidRPr="00185CF5" w:rsidDel="000C7709" w14:paraId="7005E632" w14:textId="58DDE676" w:rsidTr="00A758C2">
        <w:trPr>
          <w:cantSplit/>
          <w:jc w:val="center"/>
          <w:del w:id="657" w:author="Dan mungai" w:date="2023-02-20T12:46:00Z"/>
        </w:trPr>
        <w:tc>
          <w:tcPr>
            <w:tcW w:w="0" w:type="auto"/>
            <w:gridSpan w:val="5"/>
          </w:tcPr>
          <w:p w14:paraId="723ED889" w14:textId="43E5904E" w:rsidR="00185CF5" w:rsidRPr="00185CF5" w:rsidDel="000C7709" w:rsidRDefault="00185CF5" w:rsidP="00A758C2">
            <w:pPr>
              <w:keepNext/>
              <w:spacing w:after="60"/>
              <w:rPr>
                <w:del w:id="658" w:author="Dan mungai" w:date="2023-02-20T12:46:00Z"/>
                <w:rFonts w:ascii="Times New Roman" w:hAnsi="Times New Roman"/>
                <w:sz w:val="22"/>
                <w:szCs w:val="22"/>
              </w:rPr>
            </w:pPr>
            <w:commentRangeStart w:id="659"/>
            <w:del w:id="660" w:author="Dan mungai" w:date="2023-02-20T12:46:00Z">
              <w:r w:rsidRPr="00185CF5" w:rsidDel="000C7709">
                <w:rPr>
                  <w:rFonts w:ascii="Times New Roman" w:hAnsi="Times New Roman"/>
                  <w:i/>
                  <w:sz w:val="22"/>
                  <w:szCs w:val="22"/>
                  <w:vertAlign w:val="superscript"/>
                </w:rPr>
                <w:delText>1</w:delText>
              </w:r>
              <w:r w:rsidRPr="00185CF5" w:rsidDel="000C7709">
                <w:rPr>
                  <w:rFonts w:ascii="Times New Roman" w:hAnsi="Times New Roman"/>
                  <w:sz w:val="22"/>
                  <w:szCs w:val="22"/>
                </w:rPr>
                <w:delText>Fisher's exact test</w:delText>
              </w:r>
              <w:commentRangeEnd w:id="659"/>
              <w:r w:rsidR="005C6B47" w:rsidDel="000C7709">
                <w:rPr>
                  <w:rStyle w:val="CommentReference"/>
                </w:rPr>
                <w:commentReference w:id="659"/>
              </w:r>
            </w:del>
          </w:p>
        </w:tc>
      </w:tr>
    </w:tbl>
    <w:p w14:paraId="47C53E2F" w14:textId="2294DA26" w:rsidR="00185CF5" w:rsidRDefault="00185CF5" w:rsidP="00185CF5">
      <w:pPr>
        <w:keepNext/>
        <w:rPr>
          <w:rFonts w:ascii="Times New Roman" w:hAnsi="Times New Roman"/>
          <w:sz w:val="24"/>
          <w:szCs w:val="24"/>
        </w:rPr>
      </w:pPr>
    </w:p>
    <w:p w14:paraId="438199D4" w14:textId="0EBE9AE0" w:rsidR="00BE6E27" w:rsidRPr="00BE6E27" w:rsidRDefault="00BE6E27" w:rsidP="008A3F50">
      <w:pPr>
        <w:pStyle w:val="Heading2"/>
      </w:pPr>
      <w:bookmarkStart w:id="661" w:name="_Toc125806976"/>
      <w:r w:rsidRPr="00BE6E27">
        <w:t xml:space="preserve">Environmental </w:t>
      </w:r>
      <w:r w:rsidR="00C214FD">
        <w:t>influence on occurrence of juvenile anguillid eels</w:t>
      </w:r>
      <w:bookmarkEnd w:id="661"/>
    </w:p>
    <w:p w14:paraId="0ADEC413" w14:textId="414838F3" w:rsidR="002529C1" w:rsidRPr="00BE6E27" w:rsidRDefault="004C3D70" w:rsidP="008A3F50">
      <w:pPr>
        <w:pStyle w:val="Heading3"/>
      </w:pPr>
      <w:bookmarkStart w:id="662" w:name="_Toc125806977"/>
      <w:r w:rsidRPr="00BE6E27">
        <w:t xml:space="preserve">Association between juvenile anguillid eel species caught across </w:t>
      </w:r>
      <w:r w:rsidR="00837B8C">
        <w:t>habitat</w:t>
      </w:r>
      <w:bookmarkEnd w:id="662"/>
      <w:r w:rsidRPr="00BE6E27">
        <w:t xml:space="preserve"> </w:t>
      </w:r>
    </w:p>
    <w:p w14:paraId="3095FB00" w14:textId="171198ED" w:rsidR="005662EA" w:rsidRDefault="004C3D70" w:rsidP="001521DF">
      <w:pPr>
        <w:pStyle w:val="FirstParagraph"/>
        <w:spacing w:line="480" w:lineRule="auto"/>
        <w:rPr>
          <w:rFonts w:ascii="Times New Roman" w:hAnsi="Times New Roman" w:cs="Times New Roman"/>
        </w:rPr>
      </w:pPr>
      <w:r w:rsidRPr="001B0D14">
        <w:rPr>
          <w:rFonts w:ascii="Times New Roman" w:hAnsi="Times New Roman" w:cs="Times New Roman"/>
        </w:rPr>
        <w:t xml:space="preserve">A chi-square test of association was used to determine whether there existed an association between </w:t>
      </w:r>
      <w:r w:rsidR="00837B8C">
        <w:rPr>
          <w:rFonts w:ascii="Times New Roman" w:hAnsi="Times New Roman" w:cs="Times New Roman"/>
        </w:rPr>
        <w:t>habitat</w:t>
      </w:r>
      <w:r w:rsidRPr="001B0D14">
        <w:rPr>
          <w:rFonts w:ascii="Times New Roman" w:hAnsi="Times New Roman" w:cs="Times New Roman"/>
        </w:rPr>
        <w:t xml:space="preserve"> and juvenile anguillid species caught. Table </w:t>
      </w:r>
      <w:r w:rsidR="001521DF">
        <w:rPr>
          <w:rFonts w:ascii="Times New Roman" w:hAnsi="Times New Roman" w:cs="Times New Roman"/>
        </w:rPr>
        <w:t>9</w:t>
      </w:r>
      <w:r w:rsidRPr="001B0D14">
        <w:rPr>
          <w:rFonts w:ascii="Times New Roman" w:hAnsi="Times New Roman" w:cs="Times New Roman"/>
        </w:rPr>
        <w:t xml:space="preserve"> below shows that majority of</w:t>
      </w:r>
      <w:r>
        <w:rPr>
          <w:rFonts w:ascii="Times New Roman" w:hAnsi="Times New Roman" w:cs="Times New Roman"/>
        </w:rPr>
        <w:t xml:space="preserve"> juvenile</w:t>
      </w:r>
      <w:r w:rsidRPr="001B0D14">
        <w:rPr>
          <w:rFonts w:ascii="Times New Roman" w:hAnsi="Times New Roman" w:cs="Times New Roman"/>
        </w:rPr>
        <w:t xml:space="preserve"> anguillid </w:t>
      </w:r>
      <w:r>
        <w:rPr>
          <w:rFonts w:ascii="Times New Roman" w:hAnsi="Times New Roman" w:cs="Times New Roman"/>
        </w:rPr>
        <w:t>eels</w:t>
      </w:r>
      <w:r w:rsidRPr="001B0D14">
        <w:rPr>
          <w:rFonts w:ascii="Times New Roman" w:hAnsi="Times New Roman" w:cs="Times New Roman"/>
        </w:rPr>
        <w:t xml:space="preserve"> were majorly caught in vegetation edges 87% (n=66) while on 13% (n=10) of </w:t>
      </w:r>
      <w:r w:rsidR="00837B8C">
        <w:rPr>
          <w:rFonts w:ascii="Times New Roman" w:hAnsi="Times New Roman" w:cs="Times New Roman"/>
        </w:rPr>
        <w:t>anguillid</w:t>
      </w:r>
      <w:r w:rsidRPr="001B0D14">
        <w:rPr>
          <w:rFonts w:ascii="Times New Roman" w:hAnsi="Times New Roman" w:cs="Times New Roman"/>
        </w:rPr>
        <w:t xml:space="preserve"> species were caught in rocky and muddy areas. In addition, the two </w:t>
      </w:r>
      <w:r w:rsidRPr="001B0D14">
        <w:rPr>
          <w:rFonts w:ascii="Times New Roman" w:hAnsi="Times New Roman" w:cs="Times New Roman"/>
          <w:i/>
          <w:iCs/>
        </w:rPr>
        <w:t>A. marmorata</w:t>
      </w:r>
      <w:r w:rsidRPr="001B0D14">
        <w:rPr>
          <w:rFonts w:ascii="Times New Roman" w:hAnsi="Times New Roman" w:cs="Times New Roman"/>
        </w:rPr>
        <w:t xml:space="preserve"> species were only caught among vegetation edges. </w:t>
      </w:r>
      <w:r w:rsidR="00837B8C">
        <w:rPr>
          <w:rFonts w:ascii="Times New Roman" w:hAnsi="Times New Roman" w:cs="Times New Roman"/>
        </w:rPr>
        <w:t>C</w:t>
      </w:r>
      <w:r w:rsidRPr="001B0D14">
        <w:rPr>
          <w:rFonts w:ascii="Times New Roman" w:hAnsi="Times New Roman" w:cs="Times New Roman"/>
        </w:rPr>
        <w:t xml:space="preserve">hi-square test of association indicated that </w:t>
      </w:r>
      <w:r>
        <w:rPr>
          <w:rFonts w:ascii="Times New Roman" w:hAnsi="Times New Roman" w:cs="Times New Roman"/>
        </w:rPr>
        <w:t>the juvenile anguillid eels</w:t>
      </w:r>
      <w:r w:rsidRPr="001B0D14">
        <w:rPr>
          <w:rFonts w:ascii="Times New Roman" w:hAnsi="Times New Roman" w:cs="Times New Roman"/>
        </w:rPr>
        <w:t xml:space="preserve"> caught were independent of the biotope since the p value was greater than 0.05, (p=0.4).</w:t>
      </w:r>
    </w:p>
    <w:p w14:paraId="19246FF3" w14:textId="25E78B6E" w:rsidR="006532A1" w:rsidRDefault="006532A1" w:rsidP="006532A1">
      <w:pPr>
        <w:pStyle w:val="BodyText"/>
        <w:rPr>
          <w:lang w:val="en-US" w:eastAsia="en-US"/>
        </w:rPr>
      </w:pPr>
    </w:p>
    <w:p w14:paraId="3EDCBFBF" w14:textId="78F082A0" w:rsidR="006532A1" w:rsidRDefault="006532A1" w:rsidP="006532A1">
      <w:pPr>
        <w:pStyle w:val="BodyText"/>
        <w:rPr>
          <w:lang w:val="en-US" w:eastAsia="en-US"/>
        </w:rPr>
      </w:pPr>
    </w:p>
    <w:p w14:paraId="3DD01E73" w14:textId="7096D012" w:rsidR="006532A1" w:rsidRDefault="006532A1" w:rsidP="006532A1">
      <w:pPr>
        <w:pStyle w:val="BodyText"/>
        <w:rPr>
          <w:lang w:val="en-US" w:eastAsia="en-US"/>
        </w:rPr>
      </w:pPr>
    </w:p>
    <w:p w14:paraId="64B93B8C" w14:textId="26324FBD" w:rsidR="006532A1" w:rsidRDefault="006532A1" w:rsidP="006532A1">
      <w:pPr>
        <w:pStyle w:val="BodyText"/>
        <w:rPr>
          <w:lang w:val="en-US" w:eastAsia="en-US"/>
        </w:rPr>
      </w:pPr>
    </w:p>
    <w:p w14:paraId="7329CA97" w14:textId="6AF21066" w:rsidR="006532A1" w:rsidRDefault="006532A1" w:rsidP="006532A1">
      <w:pPr>
        <w:pStyle w:val="BodyText"/>
        <w:rPr>
          <w:lang w:val="en-US" w:eastAsia="en-US"/>
        </w:rPr>
      </w:pPr>
    </w:p>
    <w:p w14:paraId="636BF823" w14:textId="60EF3A28" w:rsidR="006532A1" w:rsidRDefault="006532A1" w:rsidP="006532A1">
      <w:pPr>
        <w:pStyle w:val="BodyText"/>
        <w:rPr>
          <w:lang w:val="en-US" w:eastAsia="en-US"/>
        </w:rPr>
      </w:pPr>
    </w:p>
    <w:p w14:paraId="5496F2C3" w14:textId="75EA1E2A" w:rsidR="006532A1" w:rsidRDefault="006532A1" w:rsidP="006532A1">
      <w:pPr>
        <w:pStyle w:val="BodyText"/>
        <w:rPr>
          <w:lang w:val="en-US" w:eastAsia="en-US"/>
        </w:rPr>
      </w:pPr>
    </w:p>
    <w:p w14:paraId="31941896" w14:textId="77777777" w:rsidR="006532A1" w:rsidRPr="006532A1" w:rsidRDefault="006532A1" w:rsidP="006532A1">
      <w:pPr>
        <w:pStyle w:val="BodyText"/>
        <w:rPr>
          <w:lang w:val="en-US" w:eastAsia="en-US"/>
        </w:rPr>
      </w:pPr>
    </w:p>
    <w:p w14:paraId="05DBE948" w14:textId="24512BD1" w:rsidR="004C3D70" w:rsidRDefault="004C3D70" w:rsidP="005336AE">
      <w:pPr>
        <w:pStyle w:val="ThesisTables"/>
      </w:pPr>
      <w:bookmarkStart w:id="663" w:name="_Toc125750606"/>
      <w:r w:rsidRPr="001B0D14">
        <w:t xml:space="preserve">Table </w:t>
      </w:r>
      <w:r w:rsidR="001521DF">
        <w:t>9</w:t>
      </w:r>
      <w:r w:rsidRPr="001B0D14">
        <w:t xml:space="preserve">: Species </w:t>
      </w:r>
      <w:r w:rsidR="00BE6E27">
        <w:t>d</w:t>
      </w:r>
      <w:r w:rsidRPr="001B0D14">
        <w:t xml:space="preserve">istribution </w:t>
      </w:r>
      <w:r w:rsidR="00837B8C">
        <w:t xml:space="preserve">sampled two </w:t>
      </w:r>
      <w:r w:rsidR="00BE6E27">
        <w:t>a</w:t>
      </w:r>
      <w:r w:rsidRPr="001B0D14">
        <w:t xml:space="preserve">cross </w:t>
      </w:r>
      <w:r w:rsidR="00837B8C">
        <w:t>habitats</w:t>
      </w:r>
      <w:bookmarkEnd w:id="663"/>
      <w:r w:rsidR="00837B8C">
        <w:t xml:space="preserve"> </w:t>
      </w:r>
    </w:p>
    <w:tbl>
      <w:tblPr>
        <w:tblStyle w:val="Table"/>
        <w:tblW w:w="5000" w:type="pct"/>
        <w:jc w:val="center"/>
        <w:tblCellMar>
          <w:left w:w="60" w:type="dxa"/>
          <w:right w:w="60" w:type="dxa"/>
        </w:tblCellMar>
        <w:tblLook w:val="0000" w:firstRow="0" w:lastRow="0" w:firstColumn="0" w:lastColumn="0" w:noHBand="0" w:noVBand="0"/>
      </w:tblPr>
      <w:tblGrid>
        <w:gridCol w:w="2369"/>
        <w:gridCol w:w="1971"/>
        <w:gridCol w:w="2324"/>
        <w:gridCol w:w="1493"/>
        <w:gridCol w:w="1203"/>
      </w:tblGrid>
      <w:tr w:rsidR="00BE6E27" w:rsidRPr="00BE6E27" w14:paraId="091AF5F7" w14:textId="77777777" w:rsidTr="00A758C2">
        <w:trPr>
          <w:cantSplit/>
          <w:tblHeader/>
          <w:jc w:val="center"/>
        </w:trPr>
        <w:tc>
          <w:tcPr>
            <w:tcW w:w="0" w:type="auto"/>
            <w:tcBorders>
              <w:top w:val="single" w:sz="16" w:space="0" w:color="D3D3D3"/>
              <w:left w:val="single" w:sz="0" w:space="0" w:color="D3D3D3"/>
            </w:tcBorders>
          </w:tcPr>
          <w:p w14:paraId="5DA40E26" w14:textId="77777777" w:rsidR="00BE6E27" w:rsidRPr="00BE6E27" w:rsidRDefault="00BE6E27" w:rsidP="00A758C2">
            <w:pPr>
              <w:keepNext/>
              <w:spacing w:after="60"/>
              <w:rPr>
                <w:rFonts w:ascii="Times New Roman" w:hAnsi="Times New Roman"/>
                <w:sz w:val="22"/>
                <w:szCs w:val="22"/>
              </w:rPr>
            </w:pPr>
          </w:p>
        </w:tc>
        <w:tc>
          <w:tcPr>
            <w:tcW w:w="0" w:type="auto"/>
            <w:gridSpan w:val="2"/>
            <w:tcBorders>
              <w:top w:val="single" w:sz="16" w:space="0" w:color="D3D3D3"/>
              <w:bottom w:val="single" w:sz="16" w:space="0" w:color="D3D3D3"/>
            </w:tcBorders>
          </w:tcPr>
          <w:p w14:paraId="79BFA563" w14:textId="1A5943DB" w:rsidR="00BE6E27" w:rsidRPr="00BE6E27" w:rsidRDefault="006D1FD7" w:rsidP="00A758C2">
            <w:pPr>
              <w:keepNext/>
              <w:spacing w:after="60"/>
              <w:jc w:val="center"/>
              <w:rPr>
                <w:rFonts w:ascii="Times New Roman" w:hAnsi="Times New Roman"/>
                <w:sz w:val="22"/>
                <w:szCs w:val="22"/>
              </w:rPr>
            </w:pPr>
            <w:r>
              <w:rPr>
                <w:rFonts w:ascii="Times New Roman" w:hAnsi="Times New Roman"/>
                <w:sz w:val="22"/>
                <w:szCs w:val="22"/>
              </w:rPr>
              <w:t>Habi</w:t>
            </w:r>
            <w:r w:rsidR="00D87736">
              <w:rPr>
                <w:rFonts w:ascii="Times New Roman" w:hAnsi="Times New Roman"/>
                <w:sz w:val="22"/>
                <w:szCs w:val="22"/>
              </w:rPr>
              <w:t>tat</w:t>
            </w:r>
          </w:p>
        </w:tc>
        <w:tc>
          <w:tcPr>
            <w:tcW w:w="0" w:type="auto"/>
            <w:tcBorders>
              <w:top w:val="single" w:sz="16" w:space="0" w:color="D3D3D3"/>
            </w:tcBorders>
          </w:tcPr>
          <w:p w14:paraId="4838C226" w14:textId="77777777" w:rsidR="00BE6E27" w:rsidRPr="00BE6E27" w:rsidRDefault="00BE6E27" w:rsidP="00A758C2">
            <w:pPr>
              <w:keepNext/>
              <w:spacing w:after="60"/>
              <w:rPr>
                <w:rFonts w:ascii="Times New Roman" w:hAnsi="Times New Roman"/>
                <w:sz w:val="22"/>
                <w:szCs w:val="22"/>
              </w:rPr>
            </w:pPr>
          </w:p>
        </w:tc>
        <w:tc>
          <w:tcPr>
            <w:tcW w:w="0" w:type="auto"/>
            <w:tcBorders>
              <w:top w:val="single" w:sz="16" w:space="0" w:color="D3D3D3"/>
              <w:right w:val="single" w:sz="0" w:space="0" w:color="D3D3D3"/>
            </w:tcBorders>
          </w:tcPr>
          <w:p w14:paraId="447CF6F5" w14:textId="77777777" w:rsidR="00BE6E27" w:rsidRPr="00BE6E27" w:rsidRDefault="00BE6E27" w:rsidP="00A758C2">
            <w:pPr>
              <w:keepNext/>
              <w:spacing w:after="60"/>
              <w:rPr>
                <w:rFonts w:ascii="Times New Roman" w:hAnsi="Times New Roman"/>
                <w:sz w:val="22"/>
                <w:szCs w:val="22"/>
              </w:rPr>
            </w:pPr>
          </w:p>
        </w:tc>
      </w:tr>
      <w:tr w:rsidR="00BE6E27" w:rsidRPr="00BE6E27" w14:paraId="546F2A03" w14:textId="77777777" w:rsidTr="00A758C2">
        <w:trPr>
          <w:cantSplit/>
          <w:tblHeader/>
          <w:jc w:val="center"/>
        </w:trPr>
        <w:tc>
          <w:tcPr>
            <w:tcW w:w="0" w:type="auto"/>
            <w:tcBorders>
              <w:left w:val="single" w:sz="0" w:space="0" w:color="D3D3D3"/>
              <w:bottom w:val="single" w:sz="16" w:space="0" w:color="D3D3D3"/>
            </w:tcBorders>
          </w:tcPr>
          <w:p w14:paraId="6A5AB9DA" w14:textId="77777777" w:rsidR="00BE6E27" w:rsidRPr="00BE6E27" w:rsidRDefault="00BE6E27" w:rsidP="00A758C2">
            <w:pPr>
              <w:keepNext/>
              <w:spacing w:after="60"/>
              <w:rPr>
                <w:rFonts w:ascii="Times New Roman" w:hAnsi="Times New Roman"/>
                <w:sz w:val="22"/>
                <w:szCs w:val="22"/>
              </w:rPr>
            </w:pPr>
          </w:p>
        </w:tc>
        <w:tc>
          <w:tcPr>
            <w:tcW w:w="0" w:type="auto"/>
            <w:tcBorders>
              <w:bottom w:val="single" w:sz="16" w:space="0" w:color="D3D3D3"/>
            </w:tcBorders>
          </w:tcPr>
          <w:p w14:paraId="3598D815"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Rocky/Muddy</w:t>
            </w:r>
          </w:p>
        </w:tc>
        <w:tc>
          <w:tcPr>
            <w:tcW w:w="0" w:type="auto"/>
            <w:tcBorders>
              <w:bottom w:val="single" w:sz="16" w:space="0" w:color="D3D3D3"/>
            </w:tcBorders>
          </w:tcPr>
          <w:p w14:paraId="43A66915"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Vegetation edges</w:t>
            </w:r>
          </w:p>
        </w:tc>
        <w:tc>
          <w:tcPr>
            <w:tcW w:w="0" w:type="auto"/>
            <w:tcBorders>
              <w:bottom w:val="single" w:sz="16" w:space="0" w:color="D3D3D3"/>
            </w:tcBorders>
          </w:tcPr>
          <w:p w14:paraId="621A2118"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Total</w:t>
            </w:r>
          </w:p>
        </w:tc>
        <w:tc>
          <w:tcPr>
            <w:tcW w:w="0" w:type="auto"/>
            <w:tcBorders>
              <w:bottom w:val="single" w:sz="16" w:space="0" w:color="D3D3D3"/>
              <w:right w:val="single" w:sz="0" w:space="0" w:color="D3D3D3"/>
            </w:tcBorders>
          </w:tcPr>
          <w:p w14:paraId="1F748716"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p-value</w:t>
            </w:r>
            <w:r w:rsidRPr="00BE6E27">
              <w:rPr>
                <w:rFonts w:ascii="Times New Roman" w:hAnsi="Times New Roman"/>
                <w:i/>
                <w:sz w:val="22"/>
                <w:szCs w:val="22"/>
                <w:vertAlign w:val="superscript"/>
              </w:rPr>
              <w:t>1</w:t>
            </w:r>
          </w:p>
        </w:tc>
      </w:tr>
      <w:tr w:rsidR="00BE6E27" w:rsidRPr="00BE6E27" w14:paraId="1CA48F11"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AB98D2"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Species</w:t>
            </w:r>
          </w:p>
        </w:tc>
        <w:tc>
          <w:tcPr>
            <w:tcW w:w="0" w:type="auto"/>
            <w:tcBorders>
              <w:top w:val="single" w:sz="0" w:space="0" w:color="D3D3D3"/>
              <w:left w:val="single" w:sz="0" w:space="0" w:color="D3D3D3"/>
              <w:bottom w:val="single" w:sz="0" w:space="0" w:color="D3D3D3"/>
              <w:right w:val="single" w:sz="0" w:space="0" w:color="D3D3D3"/>
            </w:tcBorders>
          </w:tcPr>
          <w:p w14:paraId="1D128110" w14:textId="77777777" w:rsidR="00BE6E27" w:rsidRPr="00BE6E27" w:rsidRDefault="00BE6E27"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9EE154E" w14:textId="77777777" w:rsidR="00BE6E27" w:rsidRPr="00BE6E27" w:rsidRDefault="00BE6E27"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DB45103" w14:textId="77777777" w:rsidR="00BE6E27" w:rsidRPr="00BE6E27" w:rsidRDefault="00BE6E27"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994CDB6"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0.4</w:t>
            </w:r>
          </w:p>
        </w:tc>
      </w:tr>
      <w:tr w:rsidR="00BE6E27" w:rsidRPr="00BE6E27" w14:paraId="740F43FC"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01151BF" w14:textId="725FFF47" w:rsidR="00BE6E27" w:rsidRPr="0083132D" w:rsidRDefault="00BE6E27" w:rsidP="00A758C2">
            <w:pPr>
              <w:keepNext/>
              <w:spacing w:after="60"/>
              <w:rPr>
                <w:rFonts w:ascii="Times New Roman" w:hAnsi="Times New Roman"/>
                <w:i/>
                <w:iCs/>
                <w:sz w:val="22"/>
                <w:szCs w:val="22"/>
              </w:rPr>
            </w:pPr>
            <w:r w:rsidRPr="0083132D">
              <w:rPr>
                <w:rFonts w:ascii="Times New Roman" w:hAnsi="Times New Roman"/>
                <w:i/>
                <w:iCs/>
                <w:sz w:val="22"/>
                <w:szCs w:val="22"/>
              </w:rPr>
              <w:t>    A</w:t>
            </w:r>
            <w:r w:rsidR="0083132D" w:rsidRPr="0083132D">
              <w:rPr>
                <w:rFonts w:ascii="Times New Roman" w:hAnsi="Times New Roman"/>
                <w:i/>
                <w:iCs/>
                <w:sz w:val="22"/>
                <w:szCs w:val="22"/>
              </w:rPr>
              <w:t>.</w:t>
            </w:r>
            <w:r w:rsidRPr="0083132D">
              <w:rPr>
                <w:rFonts w:ascii="Times New Roman" w:hAnsi="Times New Roman"/>
                <w:i/>
                <w:iCs/>
                <w:sz w:val="22"/>
                <w:szCs w:val="22"/>
              </w:rPr>
              <w:t xml:space="preserve"> bengalensis</w:t>
            </w:r>
          </w:p>
        </w:tc>
        <w:tc>
          <w:tcPr>
            <w:tcW w:w="0" w:type="auto"/>
            <w:tcBorders>
              <w:top w:val="single" w:sz="0" w:space="0" w:color="D3D3D3"/>
              <w:left w:val="single" w:sz="0" w:space="0" w:color="D3D3D3"/>
              <w:bottom w:val="single" w:sz="0" w:space="0" w:color="D3D3D3"/>
              <w:right w:val="single" w:sz="0" w:space="0" w:color="D3D3D3"/>
            </w:tcBorders>
          </w:tcPr>
          <w:p w14:paraId="6379ECAB"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5 (6.6%)</w:t>
            </w:r>
          </w:p>
        </w:tc>
        <w:tc>
          <w:tcPr>
            <w:tcW w:w="0" w:type="auto"/>
            <w:tcBorders>
              <w:top w:val="single" w:sz="0" w:space="0" w:color="D3D3D3"/>
              <w:left w:val="single" w:sz="0" w:space="0" w:color="D3D3D3"/>
              <w:bottom w:val="single" w:sz="0" w:space="0" w:color="D3D3D3"/>
              <w:right w:val="single" w:sz="0" w:space="0" w:color="D3D3D3"/>
            </w:tcBorders>
          </w:tcPr>
          <w:p w14:paraId="577945B2"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47 (62%)</w:t>
            </w:r>
          </w:p>
        </w:tc>
        <w:tc>
          <w:tcPr>
            <w:tcW w:w="0" w:type="auto"/>
            <w:tcBorders>
              <w:top w:val="single" w:sz="0" w:space="0" w:color="D3D3D3"/>
              <w:left w:val="single" w:sz="0" w:space="0" w:color="D3D3D3"/>
              <w:bottom w:val="single" w:sz="0" w:space="0" w:color="D3D3D3"/>
              <w:right w:val="single" w:sz="0" w:space="0" w:color="D3D3D3"/>
            </w:tcBorders>
          </w:tcPr>
          <w:p w14:paraId="627394E1"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52 (68%)</w:t>
            </w:r>
          </w:p>
        </w:tc>
        <w:tc>
          <w:tcPr>
            <w:tcW w:w="0" w:type="auto"/>
            <w:tcBorders>
              <w:top w:val="single" w:sz="0" w:space="0" w:color="D3D3D3"/>
              <w:left w:val="single" w:sz="0" w:space="0" w:color="D3D3D3"/>
              <w:bottom w:val="single" w:sz="0" w:space="0" w:color="D3D3D3"/>
              <w:right w:val="single" w:sz="0" w:space="0" w:color="D3D3D3"/>
            </w:tcBorders>
          </w:tcPr>
          <w:p w14:paraId="07236611" w14:textId="77777777" w:rsidR="00BE6E27" w:rsidRPr="00BE6E27" w:rsidRDefault="00BE6E27" w:rsidP="00A758C2">
            <w:pPr>
              <w:keepNext/>
              <w:spacing w:after="60"/>
              <w:rPr>
                <w:rFonts w:ascii="Times New Roman" w:hAnsi="Times New Roman"/>
                <w:sz w:val="22"/>
                <w:szCs w:val="22"/>
              </w:rPr>
            </w:pPr>
          </w:p>
        </w:tc>
      </w:tr>
      <w:tr w:rsidR="00BE6E27" w:rsidRPr="00BE6E27" w14:paraId="5D5850FF"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8B00207" w14:textId="614485E7" w:rsidR="00BE6E27" w:rsidRPr="0083132D" w:rsidRDefault="00BE6E27" w:rsidP="00A758C2">
            <w:pPr>
              <w:keepNext/>
              <w:spacing w:after="60"/>
              <w:rPr>
                <w:rFonts w:ascii="Times New Roman" w:hAnsi="Times New Roman"/>
                <w:i/>
                <w:iCs/>
                <w:sz w:val="22"/>
                <w:szCs w:val="22"/>
              </w:rPr>
            </w:pPr>
            <w:r w:rsidRPr="0083132D">
              <w:rPr>
                <w:rFonts w:ascii="Times New Roman" w:hAnsi="Times New Roman"/>
                <w:i/>
                <w:iCs/>
                <w:sz w:val="22"/>
                <w:szCs w:val="22"/>
              </w:rPr>
              <w:t>    A</w:t>
            </w:r>
            <w:r w:rsidR="0083132D" w:rsidRPr="0083132D">
              <w:rPr>
                <w:rFonts w:ascii="Times New Roman" w:hAnsi="Times New Roman"/>
                <w:i/>
                <w:iCs/>
                <w:sz w:val="22"/>
                <w:szCs w:val="22"/>
              </w:rPr>
              <w:t>.</w:t>
            </w:r>
            <w:r w:rsidRPr="0083132D">
              <w:rPr>
                <w:rFonts w:ascii="Times New Roman" w:hAnsi="Times New Roman"/>
                <w:i/>
                <w:iCs/>
                <w:sz w:val="22"/>
                <w:szCs w:val="22"/>
              </w:rPr>
              <w:t xml:space="preserve"> marmorata</w:t>
            </w:r>
          </w:p>
        </w:tc>
        <w:tc>
          <w:tcPr>
            <w:tcW w:w="0" w:type="auto"/>
            <w:tcBorders>
              <w:top w:val="single" w:sz="0" w:space="0" w:color="D3D3D3"/>
              <w:left w:val="single" w:sz="0" w:space="0" w:color="D3D3D3"/>
              <w:bottom w:val="single" w:sz="0" w:space="0" w:color="D3D3D3"/>
              <w:right w:val="single" w:sz="0" w:space="0" w:color="D3D3D3"/>
            </w:tcBorders>
          </w:tcPr>
          <w:p w14:paraId="634A742C"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A57AD94"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50AAC854"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42D415E2" w14:textId="77777777" w:rsidR="00BE6E27" w:rsidRPr="00BE6E27" w:rsidRDefault="00BE6E27" w:rsidP="00A758C2">
            <w:pPr>
              <w:keepNext/>
              <w:spacing w:after="60"/>
              <w:rPr>
                <w:rFonts w:ascii="Times New Roman" w:hAnsi="Times New Roman"/>
                <w:sz w:val="22"/>
                <w:szCs w:val="22"/>
              </w:rPr>
            </w:pPr>
          </w:p>
        </w:tc>
      </w:tr>
      <w:tr w:rsidR="00BE6E27" w:rsidRPr="00BE6E27" w14:paraId="5C57D747"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2834EF" w14:textId="3768A824" w:rsidR="00BE6E27" w:rsidRPr="0083132D" w:rsidRDefault="00BE6E27" w:rsidP="00A758C2">
            <w:pPr>
              <w:keepNext/>
              <w:spacing w:after="60"/>
              <w:rPr>
                <w:rFonts w:ascii="Times New Roman" w:hAnsi="Times New Roman"/>
                <w:i/>
                <w:iCs/>
                <w:sz w:val="22"/>
                <w:szCs w:val="22"/>
              </w:rPr>
            </w:pPr>
            <w:r w:rsidRPr="0083132D">
              <w:rPr>
                <w:rFonts w:ascii="Times New Roman" w:hAnsi="Times New Roman"/>
                <w:i/>
                <w:iCs/>
                <w:sz w:val="22"/>
                <w:szCs w:val="22"/>
              </w:rPr>
              <w:t>    A</w:t>
            </w:r>
            <w:r w:rsidR="0083132D" w:rsidRPr="0083132D">
              <w:rPr>
                <w:rFonts w:ascii="Times New Roman" w:hAnsi="Times New Roman"/>
                <w:i/>
                <w:iCs/>
                <w:sz w:val="22"/>
                <w:szCs w:val="22"/>
              </w:rPr>
              <w:t>.</w:t>
            </w:r>
            <w:r w:rsidRPr="0083132D">
              <w:rPr>
                <w:rFonts w:ascii="Times New Roman" w:hAnsi="Times New Roman"/>
                <w:i/>
                <w:iCs/>
                <w:sz w:val="22"/>
                <w:szCs w:val="22"/>
              </w:rPr>
              <w:t xml:space="preserve"> mossambica</w:t>
            </w:r>
          </w:p>
        </w:tc>
        <w:tc>
          <w:tcPr>
            <w:tcW w:w="0" w:type="auto"/>
            <w:tcBorders>
              <w:top w:val="single" w:sz="0" w:space="0" w:color="D3D3D3"/>
              <w:left w:val="single" w:sz="0" w:space="0" w:color="D3D3D3"/>
              <w:bottom w:val="single" w:sz="0" w:space="0" w:color="D3D3D3"/>
              <w:right w:val="single" w:sz="0" w:space="0" w:color="D3D3D3"/>
            </w:tcBorders>
          </w:tcPr>
          <w:p w14:paraId="418376B0"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5 (6.6%)</w:t>
            </w:r>
          </w:p>
        </w:tc>
        <w:tc>
          <w:tcPr>
            <w:tcW w:w="0" w:type="auto"/>
            <w:tcBorders>
              <w:top w:val="single" w:sz="0" w:space="0" w:color="D3D3D3"/>
              <w:left w:val="single" w:sz="0" w:space="0" w:color="D3D3D3"/>
              <w:bottom w:val="single" w:sz="0" w:space="0" w:color="D3D3D3"/>
              <w:right w:val="single" w:sz="0" w:space="0" w:color="D3D3D3"/>
            </w:tcBorders>
          </w:tcPr>
          <w:p w14:paraId="6B6D0AD0"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17 (22%)</w:t>
            </w:r>
          </w:p>
        </w:tc>
        <w:tc>
          <w:tcPr>
            <w:tcW w:w="0" w:type="auto"/>
            <w:tcBorders>
              <w:top w:val="single" w:sz="0" w:space="0" w:color="D3D3D3"/>
              <w:left w:val="single" w:sz="0" w:space="0" w:color="D3D3D3"/>
              <w:bottom w:val="single" w:sz="0" w:space="0" w:color="D3D3D3"/>
              <w:right w:val="single" w:sz="0" w:space="0" w:color="D3D3D3"/>
            </w:tcBorders>
          </w:tcPr>
          <w:p w14:paraId="5144B556"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22 (29%)</w:t>
            </w:r>
          </w:p>
        </w:tc>
        <w:tc>
          <w:tcPr>
            <w:tcW w:w="0" w:type="auto"/>
            <w:tcBorders>
              <w:top w:val="single" w:sz="0" w:space="0" w:color="D3D3D3"/>
              <w:left w:val="single" w:sz="0" w:space="0" w:color="D3D3D3"/>
              <w:bottom w:val="single" w:sz="0" w:space="0" w:color="D3D3D3"/>
              <w:right w:val="single" w:sz="0" w:space="0" w:color="D3D3D3"/>
            </w:tcBorders>
          </w:tcPr>
          <w:p w14:paraId="53ED941C" w14:textId="77777777" w:rsidR="00BE6E27" w:rsidRPr="00BE6E27" w:rsidRDefault="00BE6E27" w:rsidP="00A758C2">
            <w:pPr>
              <w:keepNext/>
              <w:spacing w:after="60"/>
              <w:rPr>
                <w:rFonts w:ascii="Times New Roman" w:hAnsi="Times New Roman"/>
                <w:sz w:val="22"/>
                <w:szCs w:val="22"/>
              </w:rPr>
            </w:pPr>
          </w:p>
        </w:tc>
      </w:tr>
      <w:tr w:rsidR="00BE6E27" w:rsidRPr="00BE6E27" w14:paraId="21D49786"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0EAA838"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354435A0"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14CA0754"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66 (87%)</w:t>
            </w:r>
          </w:p>
        </w:tc>
        <w:tc>
          <w:tcPr>
            <w:tcW w:w="0" w:type="auto"/>
            <w:tcBorders>
              <w:top w:val="single" w:sz="0" w:space="0" w:color="D3D3D3"/>
              <w:left w:val="single" w:sz="0" w:space="0" w:color="D3D3D3"/>
              <w:bottom w:val="single" w:sz="0" w:space="0" w:color="D3D3D3"/>
              <w:right w:val="single" w:sz="0" w:space="0" w:color="D3D3D3"/>
            </w:tcBorders>
          </w:tcPr>
          <w:p w14:paraId="2587F0F1"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sz w:val="22"/>
                <w:szCs w:val="22"/>
              </w:rPr>
              <w:t>76 (100%)</w:t>
            </w:r>
          </w:p>
        </w:tc>
        <w:tc>
          <w:tcPr>
            <w:tcW w:w="0" w:type="auto"/>
            <w:tcBorders>
              <w:top w:val="single" w:sz="0" w:space="0" w:color="D3D3D3"/>
              <w:left w:val="single" w:sz="0" w:space="0" w:color="D3D3D3"/>
              <w:bottom w:val="single" w:sz="0" w:space="0" w:color="D3D3D3"/>
              <w:right w:val="single" w:sz="0" w:space="0" w:color="D3D3D3"/>
            </w:tcBorders>
          </w:tcPr>
          <w:p w14:paraId="6B3315B4" w14:textId="77777777" w:rsidR="00BE6E27" w:rsidRPr="00BE6E27" w:rsidRDefault="00BE6E27" w:rsidP="00A758C2">
            <w:pPr>
              <w:keepNext/>
              <w:spacing w:after="60"/>
              <w:rPr>
                <w:rFonts w:ascii="Times New Roman" w:hAnsi="Times New Roman"/>
                <w:sz w:val="22"/>
                <w:szCs w:val="22"/>
              </w:rPr>
            </w:pPr>
          </w:p>
        </w:tc>
      </w:tr>
      <w:tr w:rsidR="00BE6E27" w:rsidRPr="00BE6E27" w14:paraId="020AF072" w14:textId="77777777" w:rsidTr="00A758C2">
        <w:trPr>
          <w:cantSplit/>
          <w:jc w:val="center"/>
        </w:trPr>
        <w:tc>
          <w:tcPr>
            <w:tcW w:w="0" w:type="auto"/>
            <w:gridSpan w:val="5"/>
          </w:tcPr>
          <w:p w14:paraId="73C5B057" w14:textId="77777777" w:rsidR="00BE6E27" w:rsidRPr="00BE6E27" w:rsidRDefault="00BE6E27" w:rsidP="00A758C2">
            <w:pPr>
              <w:keepNext/>
              <w:spacing w:after="60"/>
              <w:rPr>
                <w:rFonts w:ascii="Times New Roman" w:hAnsi="Times New Roman"/>
                <w:sz w:val="22"/>
                <w:szCs w:val="22"/>
              </w:rPr>
            </w:pPr>
            <w:r w:rsidRPr="00BE6E27">
              <w:rPr>
                <w:rFonts w:ascii="Times New Roman" w:hAnsi="Times New Roman"/>
                <w:i/>
                <w:sz w:val="22"/>
                <w:szCs w:val="22"/>
                <w:vertAlign w:val="superscript"/>
              </w:rPr>
              <w:t>1</w:t>
            </w:r>
            <w:r w:rsidRPr="00BE6E27">
              <w:rPr>
                <w:rFonts w:ascii="Times New Roman" w:hAnsi="Times New Roman"/>
                <w:sz w:val="22"/>
                <w:szCs w:val="22"/>
              </w:rPr>
              <w:t>Fisher's exact test</w:t>
            </w:r>
          </w:p>
        </w:tc>
      </w:tr>
    </w:tbl>
    <w:p w14:paraId="3058E709" w14:textId="77777777" w:rsidR="00BE6E27" w:rsidRDefault="00BE6E27" w:rsidP="004C3D70">
      <w:pPr>
        <w:rPr>
          <w:rFonts w:ascii="Times New Roman" w:hAnsi="Times New Roman"/>
          <w:sz w:val="24"/>
          <w:szCs w:val="24"/>
        </w:rPr>
      </w:pPr>
    </w:p>
    <w:p w14:paraId="36C5F9A1" w14:textId="2E33D6CC" w:rsidR="00E92170" w:rsidRPr="001B0D14" w:rsidRDefault="00E92170" w:rsidP="008A3F50">
      <w:pPr>
        <w:pStyle w:val="Heading3"/>
      </w:pPr>
      <w:bookmarkStart w:id="664" w:name="_Toc125806978"/>
      <w:r w:rsidRPr="00866036">
        <w:t>Association between juvenile anguillid eel</w:t>
      </w:r>
      <w:r>
        <w:t>s and l</w:t>
      </w:r>
      <w:r w:rsidRPr="005F1408">
        <w:t xml:space="preserve">unar </w:t>
      </w:r>
      <w:r>
        <w:t>cycle</w:t>
      </w:r>
      <w:bookmarkEnd w:id="664"/>
    </w:p>
    <w:p w14:paraId="64065B8B" w14:textId="0846C97B" w:rsidR="00E92170" w:rsidRDefault="00E92170" w:rsidP="00E92170">
      <w:pPr>
        <w:pStyle w:val="FirstParagraph"/>
        <w:spacing w:line="480" w:lineRule="auto"/>
        <w:rPr>
          <w:rFonts w:ascii="Times New Roman" w:hAnsi="Times New Roman" w:cs="Times New Roman"/>
        </w:rPr>
      </w:pPr>
      <w:r w:rsidRPr="004774AA">
        <w:rPr>
          <w:rFonts w:ascii="Times New Roman" w:hAnsi="Times New Roman" w:cs="Times New Roman"/>
        </w:rPr>
        <w:t>Results illustrated in the t</w:t>
      </w:r>
      <w:r w:rsidRPr="001B0D14">
        <w:rPr>
          <w:rFonts w:ascii="Times New Roman" w:hAnsi="Times New Roman" w:cs="Times New Roman"/>
        </w:rPr>
        <w:t>able</w:t>
      </w:r>
      <w:r w:rsidRPr="004774AA">
        <w:rPr>
          <w:rFonts w:ascii="Times New Roman" w:hAnsi="Times New Roman" w:cs="Times New Roman"/>
        </w:rPr>
        <w:t xml:space="preserve"> </w:t>
      </w:r>
      <w:r w:rsidR="001521DF">
        <w:rPr>
          <w:rFonts w:ascii="Times New Roman" w:hAnsi="Times New Roman" w:cs="Times New Roman"/>
        </w:rPr>
        <w:t>10</w:t>
      </w:r>
      <w:r w:rsidRPr="001B0D14">
        <w:rPr>
          <w:rFonts w:ascii="Times New Roman" w:hAnsi="Times New Roman" w:cs="Times New Roman"/>
        </w:rPr>
        <w:t xml:space="preserve"> below</w:t>
      </w:r>
      <w:r w:rsidRPr="004774AA">
        <w:rPr>
          <w:rFonts w:ascii="Times New Roman" w:hAnsi="Times New Roman" w:cs="Times New Roman"/>
        </w:rPr>
        <w:t>,</w:t>
      </w:r>
      <w:r w:rsidRPr="001B0D14">
        <w:rPr>
          <w:rFonts w:ascii="Times New Roman" w:hAnsi="Times New Roman" w:cs="Times New Roman"/>
        </w:rPr>
        <w:t xml:space="preserve"> indicated that there was no significant association between the species caught and the phases of the moon by use of a chi-square test of association (p = 0.2). However, the majority of the species were caught in wanning gibbous phase of the moon (37%), followed by first quarter moon phase (18%) while the least individual species were caught during the full moon phase.</w:t>
      </w:r>
    </w:p>
    <w:p w14:paraId="1EAC2BBB" w14:textId="4E1679AD" w:rsidR="006532A1" w:rsidRDefault="006532A1" w:rsidP="006532A1">
      <w:pPr>
        <w:pStyle w:val="BodyText"/>
        <w:rPr>
          <w:lang w:val="en-US" w:eastAsia="en-US"/>
        </w:rPr>
      </w:pPr>
    </w:p>
    <w:p w14:paraId="4F46CC65" w14:textId="76BA4340" w:rsidR="006532A1" w:rsidRDefault="006532A1" w:rsidP="006532A1">
      <w:pPr>
        <w:pStyle w:val="BodyText"/>
        <w:rPr>
          <w:lang w:val="en-US" w:eastAsia="en-US"/>
        </w:rPr>
      </w:pPr>
    </w:p>
    <w:p w14:paraId="62B2F4AB" w14:textId="75DD5879" w:rsidR="006532A1" w:rsidRDefault="006532A1" w:rsidP="006532A1">
      <w:pPr>
        <w:pStyle w:val="BodyText"/>
        <w:rPr>
          <w:lang w:val="en-US" w:eastAsia="en-US"/>
        </w:rPr>
      </w:pPr>
    </w:p>
    <w:p w14:paraId="47981B6F" w14:textId="447219D9" w:rsidR="006532A1" w:rsidRDefault="006532A1" w:rsidP="006532A1">
      <w:pPr>
        <w:pStyle w:val="BodyText"/>
        <w:rPr>
          <w:lang w:val="en-US" w:eastAsia="en-US"/>
        </w:rPr>
      </w:pPr>
    </w:p>
    <w:p w14:paraId="68567684" w14:textId="4E53C5AA" w:rsidR="006532A1" w:rsidRDefault="006532A1" w:rsidP="006532A1">
      <w:pPr>
        <w:pStyle w:val="BodyText"/>
        <w:rPr>
          <w:lang w:val="en-US" w:eastAsia="en-US"/>
        </w:rPr>
      </w:pPr>
    </w:p>
    <w:p w14:paraId="7ED2EA23" w14:textId="1D0D69AC" w:rsidR="006532A1" w:rsidRDefault="006532A1" w:rsidP="006532A1">
      <w:pPr>
        <w:pStyle w:val="BodyText"/>
        <w:rPr>
          <w:lang w:val="en-US" w:eastAsia="en-US"/>
        </w:rPr>
      </w:pPr>
    </w:p>
    <w:p w14:paraId="269B9FC9" w14:textId="5C70F8A2" w:rsidR="006532A1" w:rsidRDefault="006532A1" w:rsidP="006532A1">
      <w:pPr>
        <w:pStyle w:val="BodyText"/>
        <w:rPr>
          <w:lang w:val="en-US" w:eastAsia="en-US"/>
        </w:rPr>
      </w:pPr>
    </w:p>
    <w:p w14:paraId="74FF5097" w14:textId="25716F9D" w:rsidR="006532A1" w:rsidRDefault="006532A1" w:rsidP="006532A1">
      <w:pPr>
        <w:pStyle w:val="BodyText"/>
        <w:rPr>
          <w:lang w:val="en-US" w:eastAsia="en-US"/>
        </w:rPr>
      </w:pPr>
    </w:p>
    <w:p w14:paraId="0BD3ADCF" w14:textId="2C515E8D" w:rsidR="006532A1" w:rsidRDefault="006532A1" w:rsidP="006532A1">
      <w:pPr>
        <w:pStyle w:val="BodyText"/>
        <w:rPr>
          <w:lang w:val="en-US" w:eastAsia="en-US"/>
        </w:rPr>
      </w:pPr>
    </w:p>
    <w:p w14:paraId="48A523AF" w14:textId="36DA5803" w:rsidR="006532A1" w:rsidRDefault="006532A1" w:rsidP="006532A1">
      <w:pPr>
        <w:pStyle w:val="BodyText"/>
        <w:rPr>
          <w:lang w:val="en-US" w:eastAsia="en-US"/>
        </w:rPr>
      </w:pPr>
    </w:p>
    <w:p w14:paraId="716F45AD" w14:textId="1458A647" w:rsidR="006532A1" w:rsidRDefault="006532A1" w:rsidP="006532A1">
      <w:pPr>
        <w:pStyle w:val="BodyText"/>
        <w:rPr>
          <w:lang w:val="en-US" w:eastAsia="en-US"/>
        </w:rPr>
      </w:pPr>
    </w:p>
    <w:p w14:paraId="27EFC0D8" w14:textId="77777777" w:rsidR="006532A1" w:rsidRPr="006532A1" w:rsidRDefault="006532A1" w:rsidP="006532A1">
      <w:pPr>
        <w:pStyle w:val="BodyText"/>
        <w:rPr>
          <w:lang w:val="en-US" w:eastAsia="en-US"/>
        </w:rPr>
      </w:pPr>
    </w:p>
    <w:p w14:paraId="62F2DD54" w14:textId="6FD0B01B" w:rsidR="00E92170" w:rsidRPr="001B0D14" w:rsidRDefault="00E92170" w:rsidP="005336AE">
      <w:pPr>
        <w:pStyle w:val="ThesisTables"/>
      </w:pPr>
      <w:bookmarkStart w:id="665" w:name="_Toc125750607"/>
      <w:r w:rsidRPr="001B0D14">
        <w:t xml:space="preserve">Table </w:t>
      </w:r>
      <w:r w:rsidR="001521DF">
        <w:t>10</w:t>
      </w:r>
      <w:r w:rsidRPr="001B0D14">
        <w:t xml:space="preserve">: Distribution </w:t>
      </w:r>
      <w:r w:rsidR="0083132D">
        <w:t>of species a</w:t>
      </w:r>
      <w:r w:rsidRPr="001B0D14">
        <w:t>cross</w:t>
      </w:r>
      <w:r w:rsidR="0083132D">
        <w:t xml:space="preserve"> phases of the</w:t>
      </w:r>
      <w:r w:rsidRPr="001B0D14">
        <w:t xml:space="preserve"> </w:t>
      </w:r>
      <w:r w:rsidR="0083132D">
        <w:t>lunar cycles</w:t>
      </w:r>
      <w:bookmarkEnd w:id="665"/>
      <w:r w:rsidR="0083132D">
        <w:t xml:space="preserve"> </w:t>
      </w:r>
    </w:p>
    <w:tbl>
      <w:tblPr>
        <w:tblStyle w:val="Table"/>
        <w:tblW w:w="5000" w:type="pct"/>
        <w:jc w:val="center"/>
        <w:tblCellMar>
          <w:left w:w="60" w:type="dxa"/>
          <w:right w:w="60" w:type="dxa"/>
        </w:tblCellMar>
        <w:tblLook w:val="0000" w:firstRow="0" w:lastRow="0" w:firstColumn="0" w:lastColumn="0" w:noHBand="0" w:noVBand="0"/>
      </w:tblPr>
      <w:tblGrid>
        <w:gridCol w:w="1710"/>
        <w:gridCol w:w="930"/>
        <w:gridCol w:w="908"/>
        <w:gridCol w:w="1080"/>
        <w:gridCol w:w="1522"/>
        <w:gridCol w:w="1445"/>
        <w:gridCol w:w="971"/>
        <w:gridCol w:w="794"/>
      </w:tblGrid>
      <w:tr w:rsidR="00BA3056" w:rsidRPr="00BA3056" w14:paraId="0BBE0A6B" w14:textId="77777777" w:rsidTr="00BA3056">
        <w:trPr>
          <w:cantSplit/>
          <w:tblHeader/>
          <w:jc w:val="center"/>
        </w:trPr>
        <w:tc>
          <w:tcPr>
            <w:tcW w:w="913" w:type="pct"/>
            <w:tcBorders>
              <w:top w:val="single" w:sz="16" w:space="0" w:color="D3D3D3"/>
              <w:left w:val="single" w:sz="0" w:space="0" w:color="D3D3D3"/>
            </w:tcBorders>
          </w:tcPr>
          <w:p w14:paraId="16594A04" w14:textId="77777777" w:rsidR="0083132D" w:rsidRPr="00BA3056" w:rsidRDefault="0083132D" w:rsidP="00A758C2">
            <w:pPr>
              <w:keepNext/>
              <w:spacing w:after="60"/>
              <w:rPr>
                <w:rFonts w:ascii="Times New Roman" w:hAnsi="Times New Roman"/>
                <w:sz w:val="22"/>
                <w:szCs w:val="22"/>
              </w:rPr>
            </w:pPr>
          </w:p>
        </w:tc>
        <w:tc>
          <w:tcPr>
            <w:tcW w:w="3146" w:type="pct"/>
            <w:gridSpan w:val="5"/>
            <w:tcBorders>
              <w:top w:val="single" w:sz="16" w:space="0" w:color="D3D3D3"/>
              <w:bottom w:val="single" w:sz="16" w:space="0" w:color="D3D3D3"/>
            </w:tcBorders>
          </w:tcPr>
          <w:p w14:paraId="7A793C56" w14:textId="40814981" w:rsidR="0083132D" w:rsidRPr="00BA3056" w:rsidRDefault="00BA3056" w:rsidP="00A758C2">
            <w:pPr>
              <w:keepNext/>
              <w:spacing w:after="60"/>
              <w:jc w:val="center"/>
              <w:rPr>
                <w:rFonts w:ascii="Times New Roman" w:hAnsi="Times New Roman"/>
                <w:sz w:val="22"/>
                <w:szCs w:val="22"/>
              </w:rPr>
            </w:pPr>
            <w:r w:rsidRPr="00BA3056">
              <w:rPr>
                <w:rFonts w:ascii="Times New Roman" w:hAnsi="Times New Roman"/>
                <w:sz w:val="22"/>
                <w:szCs w:val="22"/>
              </w:rPr>
              <w:t>Moon</w:t>
            </w:r>
            <w:r w:rsidR="0083132D" w:rsidRPr="00BA3056">
              <w:rPr>
                <w:rFonts w:ascii="Times New Roman" w:hAnsi="Times New Roman"/>
                <w:sz w:val="22"/>
                <w:szCs w:val="22"/>
              </w:rPr>
              <w:t xml:space="preserve"> </w:t>
            </w:r>
            <w:r w:rsidRPr="00BA3056">
              <w:rPr>
                <w:rFonts w:ascii="Times New Roman" w:hAnsi="Times New Roman"/>
                <w:sz w:val="22"/>
                <w:szCs w:val="22"/>
              </w:rPr>
              <w:t>p</w:t>
            </w:r>
            <w:r w:rsidR="0083132D" w:rsidRPr="00BA3056">
              <w:rPr>
                <w:rFonts w:ascii="Times New Roman" w:hAnsi="Times New Roman"/>
                <w:sz w:val="22"/>
                <w:szCs w:val="22"/>
              </w:rPr>
              <w:t>hase</w:t>
            </w:r>
          </w:p>
        </w:tc>
        <w:tc>
          <w:tcPr>
            <w:tcW w:w="0" w:type="auto"/>
            <w:tcBorders>
              <w:top w:val="single" w:sz="16" w:space="0" w:color="D3D3D3"/>
            </w:tcBorders>
          </w:tcPr>
          <w:p w14:paraId="180CBAFC" w14:textId="77777777" w:rsidR="0083132D" w:rsidRPr="00BA3056" w:rsidRDefault="0083132D" w:rsidP="00A758C2">
            <w:pPr>
              <w:keepNext/>
              <w:spacing w:after="60"/>
              <w:rPr>
                <w:rFonts w:ascii="Times New Roman" w:hAnsi="Times New Roman"/>
                <w:sz w:val="22"/>
                <w:szCs w:val="22"/>
              </w:rPr>
            </w:pPr>
          </w:p>
        </w:tc>
        <w:tc>
          <w:tcPr>
            <w:tcW w:w="0" w:type="auto"/>
            <w:tcBorders>
              <w:top w:val="single" w:sz="16" w:space="0" w:color="D3D3D3"/>
              <w:right w:val="single" w:sz="0" w:space="0" w:color="D3D3D3"/>
            </w:tcBorders>
          </w:tcPr>
          <w:p w14:paraId="3B6E263F" w14:textId="77777777" w:rsidR="0083132D" w:rsidRPr="00BA3056" w:rsidRDefault="0083132D" w:rsidP="00A758C2">
            <w:pPr>
              <w:keepNext/>
              <w:spacing w:after="60"/>
              <w:rPr>
                <w:rFonts w:ascii="Times New Roman" w:hAnsi="Times New Roman"/>
                <w:sz w:val="22"/>
                <w:szCs w:val="22"/>
              </w:rPr>
            </w:pPr>
          </w:p>
        </w:tc>
      </w:tr>
      <w:tr w:rsidR="00BA3056" w:rsidRPr="00BA3056" w14:paraId="0D1F5433" w14:textId="77777777" w:rsidTr="00BA3056">
        <w:trPr>
          <w:cantSplit/>
          <w:tblHeader/>
          <w:jc w:val="center"/>
        </w:trPr>
        <w:tc>
          <w:tcPr>
            <w:tcW w:w="913" w:type="pct"/>
            <w:tcBorders>
              <w:left w:val="single" w:sz="0" w:space="0" w:color="D3D3D3"/>
              <w:bottom w:val="single" w:sz="16" w:space="0" w:color="D3D3D3"/>
            </w:tcBorders>
          </w:tcPr>
          <w:p w14:paraId="14A261F2" w14:textId="77777777" w:rsidR="0083132D" w:rsidRPr="00BA3056" w:rsidRDefault="0083132D" w:rsidP="00A758C2">
            <w:pPr>
              <w:keepNext/>
              <w:spacing w:after="60"/>
              <w:rPr>
                <w:rFonts w:ascii="Times New Roman" w:hAnsi="Times New Roman"/>
                <w:sz w:val="22"/>
                <w:szCs w:val="22"/>
              </w:rPr>
            </w:pPr>
          </w:p>
        </w:tc>
        <w:tc>
          <w:tcPr>
            <w:tcW w:w="497" w:type="pct"/>
            <w:tcBorders>
              <w:bottom w:val="single" w:sz="16" w:space="0" w:color="D3D3D3"/>
            </w:tcBorders>
          </w:tcPr>
          <w:p w14:paraId="349447CC"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First Quarter</w:t>
            </w:r>
          </w:p>
        </w:tc>
        <w:tc>
          <w:tcPr>
            <w:tcW w:w="0" w:type="auto"/>
            <w:tcBorders>
              <w:bottom w:val="single" w:sz="16" w:space="0" w:color="D3D3D3"/>
            </w:tcBorders>
          </w:tcPr>
          <w:p w14:paraId="37933081"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Full moon</w:t>
            </w:r>
          </w:p>
        </w:tc>
        <w:tc>
          <w:tcPr>
            <w:tcW w:w="0" w:type="auto"/>
            <w:tcBorders>
              <w:bottom w:val="single" w:sz="16" w:space="0" w:color="D3D3D3"/>
            </w:tcBorders>
          </w:tcPr>
          <w:p w14:paraId="24B8A513"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Last Quarter</w:t>
            </w:r>
          </w:p>
        </w:tc>
        <w:tc>
          <w:tcPr>
            <w:tcW w:w="0" w:type="auto"/>
            <w:tcBorders>
              <w:bottom w:val="single" w:sz="16" w:space="0" w:color="D3D3D3"/>
            </w:tcBorders>
          </w:tcPr>
          <w:p w14:paraId="5AA18612"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Wanning Gibbous</w:t>
            </w:r>
          </w:p>
        </w:tc>
        <w:tc>
          <w:tcPr>
            <w:tcW w:w="0" w:type="auto"/>
            <w:tcBorders>
              <w:bottom w:val="single" w:sz="16" w:space="0" w:color="D3D3D3"/>
            </w:tcBorders>
          </w:tcPr>
          <w:p w14:paraId="01A134EA" w14:textId="2976A86E"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 xml:space="preserve">Waxing </w:t>
            </w:r>
            <w:r w:rsidR="00BA3056" w:rsidRPr="00BA3056">
              <w:rPr>
                <w:rFonts w:ascii="Times New Roman" w:hAnsi="Times New Roman"/>
                <w:sz w:val="22"/>
                <w:szCs w:val="22"/>
              </w:rPr>
              <w:t>Crescent</w:t>
            </w:r>
          </w:p>
        </w:tc>
        <w:tc>
          <w:tcPr>
            <w:tcW w:w="0" w:type="auto"/>
            <w:tcBorders>
              <w:bottom w:val="single" w:sz="16" w:space="0" w:color="D3D3D3"/>
            </w:tcBorders>
          </w:tcPr>
          <w:p w14:paraId="2077965A"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Total</w:t>
            </w:r>
          </w:p>
        </w:tc>
        <w:tc>
          <w:tcPr>
            <w:tcW w:w="0" w:type="auto"/>
            <w:tcBorders>
              <w:bottom w:val="single" w:sz="16" w:space="0" w:color="D3D3D3"/>
              <w:right w:val="single" w:sz="0" w:space="0" w:color="D3D3D3"/>
            </w:tcBorders>
          </w:tcPr>
          <w:p w14:paraId="26CFCE05"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p-value</w:t>
            </w:r>
            <w:r w:rsidRPr="00BA3056">
              <w:rPr>
                <w:rFonts w:ascii="Times New Roman" w:hAnsi="Times New Roman"/>
                <w:i/>
                <w:sz w:val="22"/>
                <w:szCs w:val="22"/>
                <w:vertAlign w:val="superscript"/>
              </w:rPr>
              <w:t>1</w:t>
            </w:r>
          </w:p>
        </w:tc>
      </w:tr>
      <w:tr w:rsidR="00BA3056" w:rsidRPr="00BA3056" w14:paraId="4238FC4E" w14:textId="77777777" w:rsidTr="00BA3056">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05EDD11B"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Species</w:t>
            </w:r>
          </w:p>
        </w:tc>
        <w:tc>
          <w:tcPr>
            <w:tcW w:w="497" w:type="pct"/>
            <w:tcBorders>
              <w:top w:val="single" w:sz="0" w:space="0" w:color="D3D3D3"/>
              <w:left w:val="single" w:sz="0" w:space="0" w:color="D3D3D3"/>
              <w:bottom w:val="single" w:sz="0" w:space="0" w:color="D3D3D3"/>
              <w:right w:val="single" w:sz="0" w:space="0" w:color="D3D3D3"/>
            </w:tcBorders>
          </w:tcPr>
          <w:p w14:paraId="0F7BA6DB" w14:textId="77777777" w:rsidR="0083132D" w:rsidRPr="00BA3056" w:rsidRDefault="0083132D"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5BCD792" w14:textId="77777777" w:rsidR="0083132D" w:rsidRPr="00BA3056" w:rsidRDefault="0083132D"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08A6BA1F" w14:textId="77777777" w:rsidR="0083132D" w:rsidRPr="00BA3056" w:rsidRDefault="0083132D"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F3EEA52" w14:textId="77777777" w:rsidR="0083132D" w:rsidRPr="00BA3056" w:rsidRDefault="0083132D"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BB0570B" w14:textId="77777777" w:rsidR="0083132D" w:rsidRPr="00BA3056" w:rsidRDefault="0083132D"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7081DFC" w14:textId="77777777" w:rsidR="0083132D" w:rsidRPr="00BA3056" w:rsidRDefault="0083132D"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D730FFB"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0.2</w:t>
            </w:r>
          </w:p>
        </w:tc>
      </w:tr>
      <w:tr w:rsidR="00BA3056" w:rsidRPr="00BA3056" w14:paraId="7D79F366" w14:textId="77777777" w:rsidTr="00BA3056">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1F341A60" w14:textId="399B12AA" w:rsidR="0083132D" w:rsidRPr="00BA3056" w:rsidRDefault="0083132D" w:rsidP="00A758C2">
            <w:pPr>
              <w:keepNext/>
              <w:spacing w:after="60"/>
              <w:rPr>
                <w:rFonts w:ascii="Times New Roman" w:hAnsi="Times New Roman"/>
                <w:i/>
                <w:iCs/>
                <w:sz w:val="22"/>
                <w:szCs w:val="22"/>
              </w:rPr>
            </w:pPr>
            <w:r w:rsidRPr="00BA3056">
              <w:rPr>
                <w:rFonts w:ascii="Times New Roman" w:hAnsi="Times New Roman"/>
                <w:i/>
                <w:iCs/>
                <w:sz w:val="22"/>
                <w:szCs w:val="22"/>
              </w:rPr>
              <w:t>    A</w:t>
            </w:r>
            <w:r w:rsidR="00BA3056" w:rsidRPr="00BA3056">
              <w:rPr>
                <w:rFonts w:ascii="Times New Roman" w:hAnsi="Times New Roman"/>
                <w:i/>
                <w:iCs/>
                <w:sz w:val="22"/>
                <w:szCs w:val="22"/>
              </w:rPr>
              <w:t>.</w:t>
            </w:r>
            <w:r w:rsidRPr="00BA3056">
              <w:rPr>
                <w:rFonts w:ascii="Times New Roman" w:hAnsi="Times New Roman"/>
                <w:i/>
                <w:iCs/>
                <w:sz w:val="22"/>
                <w:szCs w:val="22"/>
              </w:rPr>
              <w:t xml:space="preserve"> bengalensis</w:t>
            </w:r>
          </w:p>
        </w:tc>
        <w:tc>
          <w:tcPr>
            <w:tcW w:w="497" w:type="pct"/>
            <w:tcBorders>
              <w:top w:val="single" w:sz="0" w:space="0" w:color="D3D3D3"/>
              <w:left w:val="single" w:sz="0" w:space="0" w:color="D3D3D3"/>
              <w:bottom w:val="single" w:sz="0" w:space="0" w:color="D3D3D3"/>
              <w:right w:val="single" w:sz="0" w:space="0" w:color="D3D3D3"/>
            </w:tcBorders>
          </w:tcPr>
          <w:p w14:paraId="2CE486C7"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56135915"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3F4D5DD6"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8 (11%)</w:t>
            </w:r>
          </w:p>
        </w:tc>
        <w:tc>
          <w:tcPr>
            <w:tcW w:w="0" w:type="auto"/>
            <w:tcBorders>
              <w:top w:val="single" w:sz="0" w:space="0" w:color="D3D3D3"/>
              <w:left w:val="single" w:sz="0" w:space="0" w:color="D3D3D3"/>
              <w:bottom w:val="single" w:sz="0" w:space="0" w:color="D3D3D3"/>
              <w:right w:val="single" w:sz="0" w:space="0" w:color="D3D3D3"/>
            </w:tcBorders>
          </w:tcPr>
          <w:p w14:paraId="1615A11A"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18 (24%)</w:t>
            </w:r>
          </w:p>
        </w:tc>
        <w:tc>
          <w:tcPr>
            <w:tcW w:w="0" w:type="auto"/>
            <w:tcBorders>
              <w:top w:val="single" w:sz="0" w:space="0" w:color="D3D3D3"/>
              <w:left w:val="single" w:sz="0" w:space="0" w:color="D3D3D3"/>
              <w:bottom w:val="single" w:sz="0" w:space="0" w:color="D3D3D3"/>
              <w:right w:val="single" w:sz="0" w:space="0" w:color="D3D3D3"/>
            </w:tcBorders>
          </w:tcPr>
          <w:p w14:paraId="56D22B6D"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6 (7.9%)</w:t>
            </w:r>
          </w:p>
        </w:tc>
        <w:tc>
          <w:tcPr>
            <w:tcW w:w="0" w:type="auto"/>
            <w:tcBorders>
              <w:top w:val="single" w:sz="0" w:space="0" w:color="D3D3D3"/>
              <w:left w:val="single" w:sz="0" w:space="0" w:color="D3D3D3"/>
              <w:bottom w:val="single" w:sz="0" w:space="0" w:color="D3D3D3"/>
              <w:right w:val="single" w:sz="0" w:space="0" w:color="D3D3D3"/>
            </w:tcBorders>
          </w:tcPr>
          <w:p w14:paraId="57D8CB4A"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52 (68%)</w:t>
            </w:r>
          </w:p>
        </w:tc>
        <w:tc>
          <w:tcPr>
            <w:tcW w:w="0" w:type="auto"/>
            <w:tcBorders>
              <w:top w:val="single" w:sz="0" w:space="0" w:color="D3D3D3"/>
              <w:left w:val="single" w:sz="0" w:space="0" w:color="D3D3D3"/>
              <w:bottom w:val="single" w:sz="0" w:space="0" w:color="D3D3D3"/>
              <w:right w:val="single" w:sz="0" w:space="0" w:color="D3D3D3"/>
            </w:tcBorders>
          </w:tcPr>
          <w:p w14:paraId="32FBB5CB" w14:textId="77777777" w:rsidR="0083132D" w:rsidRPr="00BA3056" w:rsidRDefault="0083132D" w:rsidP="00A758C2">
            <w:pPr>
              <w:keepNext/>
              <w:spacing w:after="60"/>
              <w:rPr>
                <w:rFonts w:ascii="Times New Roman" w:hAnsi="Times New Roman"/>
                <w:sz w:val="22"/>
                <w:szCs w:val="22"/>
              </w:rPr>
            </w:pPr>
          </w:p>
        </w:tc>
      </w:tr>
      <w:tr w:rsidR="00BA3056" w:rsidRPr="00BA3056" w14:paraId="32C3D958" w14:textId="77777777" w:rsidTr="00BA3056">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4A7B9B45" w14:textId="4D6188C5" w:rsidR="0083132D" w:rsidRPr="00BA3056" w:rsidRDefault="0083132D" w:rsidP="00A758C2">
            <w:pPr>
              <w:keepNext/>
              <w:spacing w:after="60"/>
              <w:rPr>
                <w:rFonts w:ascii="Times New Roman" w:hAnsi="Times New Roman"/>
                <w:i/>
                <w:iCs/>
                <w:sz w:val="22"/>
                <w:szCs w:val="22"/>
              </w:rPr>
            </w:pPr>
            <w:r w:rsidRPr="00BA3056">
              <w:rPr>
                <w:rFonts w:ascii="Times New Roman" w:hAnsi="Times New Roman"/>
                <w:i/>
                <w:iCs/>
                <w:sz w:val="22"/>
                <w:szCs w:val="22"/>
              </w:rPr>
              <w:t>    A</w:t>
            </w:r>
            <w:r w:rsidR="00BA3056" w:rsidRPr="00BA3056">
              <w:rPr>
                <w:rFonts w:ascii="Times New Roman" w:hAnsi="Times New Roman"/>
                <w:i/>
                <w:iCs/>
                <w:sz w:val="22"/>
                <w:szCs w:val="22"/>
              </w:rPr>
              <w:t>.</w:t>
            </w:r>
            <w:r w:rsidRPr="00BA3056">
              <w:rPr>
                <w:rFonts w:ascii="Times New Roman" w:hAnsi="Times New Roman"/>
                <w:i/>
                <w:iCs/>
                <w:sz w:val="22"/>
                <w:szCs w:val="22"/>
              </w:rPr>
              <w:t xml:space="preserve"> marmorata</w:t>
            </w:r>
          </w:p>
        </w:tc>
        <w:tc>
          <w:tcPr>
            <w:tcW w:w="497" w:type="pct"/>
            <w:tcBorders>
              <w:top w:val="single" w:sz="0" w:space="0" w:color="D3D3D3"/>
              <w:left w:val="single" w:sz="0" w:space="0" w:color="D3D3D3"/>
              <w:bottom w:val="single" w:sz="0" w:space="0" w:color="D3D3D3"/>
              <w:right w:val="single" w:sz="0" w:space="0" w:color="D3D3D3"/>
            </w:tcBorders>
          </w:tcPr>
          <w:p w14:paraId="030092CB"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480C185D"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130F7E7C"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474053B"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01F98C64"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1 (1.3%)</w:t>
            </w:r>
          </w:p>
        </w:tc>
        <w:tc>
          <w:tcPr>
            <w:tcW w:w="0" w:type="auto"/>
            <w:tcBorders>
              <w:top w:val="single" w:sz="0" w:space="0" w:color="D3D3D3"/>
              <w:left w:val="single" w:sz="0" w:space="0" w:color="D3D3D3"/>
              <w:bottom w:val="single" w:sz="0" w:space="0" w:color="D3D3D3"/>
              <w:right w:val="single" w:sz="0" w:space="0" w:color="D3D3D3"/>
            </w:tcBorders>
          </w:tcPr>
          <w:p w14:paraId="5D8B97A4"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2 (2.6%)</w:t>
            </w:r>
          </w:p>
        </w:tc>
        <w:tc>
          <w:tcPr>
            <w:tcW w:w="0" w:type="auto"/>
            <w:tcBorders>
              <w:top w:val="single" w:sz="0" w:space="0" w:color="D3D3D3"/>
              <w:left w:val="single" w:sz="0" w:space="0" w:color="D3D3D3"/>
              <w:bottom w:val="single" w:sz="0" w:space="0" w:color="D3D3D3"/>
              <w:right w:val="single" w:sz="0" w:space="0" w:color="D3D3D3"/>
            </w:tcBorders>
          </w:tcPr>
          <w:p w14:paraId="4F455B13" w14:textId="77777777" w:rsidR="0083132D" w:rsidRPr="00BA3056" w:rsidRDefault="0083132D" w:rsidP="00A758C2">
            <w:pPr>
              <w:keepNext/>
              <w:spacing w:after="60"/>
              <w:rPr>
                <w:rFonts w:ascii="Times New Roman" w:hAnsi="Times New Roman"/>
                <w:sz w:val="22"/>
                <w:szCs w:val="22"/>
              </w:rPr>
            </w:pPr>
          </w:p>
        </w:tc>
      </w:tr>
      <w:tr w:rsidR="00BA3056" w:rsidRPr="00BA3056" w14:paraId="41DB5834" w14:textId="77777777" w:rsidTr="00BA3056">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1E75DEF6" w14:textId="00FDD6C8" w:rsidR="0083132D" w:rsidRPr="00BA3056" w:rsidRDefault="0083132D" w:rsidP="00A758C2">
            <w:pPr>
              <w:keepNext/>
              <w:spacing w:after="60"/>
              <w:rPr>
                <w:rFonts w:ascii="Times New Roman" w:hAnsi="Times New Roman"/>
                <w:i/>
                <w:iCs/>
                <w:sz w:val="22"/>
                <w:szCs w:val="22"/>
              </w:rPr>
            </w:pPr>
            <w:r w:rsidRPr="00BA3056">
              <w:rPr>
                <w:rFonts w:ascii="Times New Roman" w:hAnsi="Times New Roman"/>
                <w:i/>
                <w:iCs/>
                <w:sz w:val="22"/>
                <w:szCs w:val="22"/>
              </w:rPr>
              <w:t>    A</w:t>
            </w:r>
            <w:r w:rsidR="00BA3056" w:rsidRPr="00BA3056">
              <w:rPr>
                <w:rFonts w:ascii="Times New Roman" w:hAnsi="Times New Roman"/>
                <w:i/>
                <w:iCs/>
                <w:sz w:val="22"/>
                <w:szCs w:val="22"/>
              </w:rPr>
              <w:t>.</w:t>
            </w:r>
            <w:r w:rsidRPr="00BA3056">
              <w:rPr>
                <w:rFonts w:ascii="Times New Roman" w:hAnsi="Times New Roman"/>
                <w:i/>
                <w:iCs/>
                <w:sz w:val="22"/>
                <w:szCs w:val="22"/>
              </w:rPr>
              <w:t xml:space="preserve"> mossambica</w:t>
            </w:r>
          </w:p>
        </w:tc>
        <w:tc>
          <w:tcPr>
            <w:tcW w:w="497" w:type="pct"/>
            <w:tcBorders>
              <w:top w:val="single" w:sz="0" w:space="0" w:color="D3D3D3"/>
              <w:left w:val="single" w:sz="0" w:space="0" w:color="D3D3D3"/>
              <w:bottom w:val="single" w:sz="0" w:space="0" w:color="D3D3D3"/>
              <w:right w:val="single" w:sz="0" w:space="0" w:color="D3D3D3"/>
            </w:tcBorders>
          </w:tcPr>
          <w:p w14:paraId="2AF73C9D"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4 (5.3%)</w:t>
            </w:r>
          </w:p>
        </w:tc>
        <w:tc>
          <w:tcPr>
            <w:tcW w:w="0" w:type="auto"/>
            <w:tcBorders>
              <w:top w:val="single" w:sz="0" w:space="0" w:color="D3D3D3"/>
              <w:left w:val="single" w:sz="0" w:space="0" w:color="D3D3D3"/>
              <w:bottom w:val="single" w:sz="0" w:space="0" w:color="D3D3D3"/>
              <w:right w:val="single" w:sz="0" w:space="0" w:color="D3D3D3"/>
            </w:tcBorders>
          </w:tcPr>
          <w:p w14:paraId="69DD242E"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3C1EE0C"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4 (5.3%)</w:t>
            </w:r>
          </w:p>
        </w:tc>
        <w:tc>
          <w:tcPr>
            <w:tcW w:w="0" w:type="auto"/>
            <w:tcBorders>
              <w:top w:val="single" w:sz="0" w:space="0" w:color="D3D3D3"/>
              <w:left w:val="single" w:sz="0" w:space="0" w:color="D3D3D3"/>
              <w:bottom w:val="single" w:sz="0" w:space="0" w:color="D3D3D3"/>
              <w:right w:val="single" w:sz="0" w:space="0" w:color="D3D3D3"/>
            </w:tcBorders>
          </w:tcPr>
          <w:p w14:paraId="21D62D6F"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9 (12%)</w:t>
            </w:r>
          </w:p>
        </w:tc>
        <w:tc>
          <w:tcPr>
            <w:tcW w:w="0" w:type="auto"/>
            <w:tcBorders>
              <w:top w:val="single" w:sz="0" w:space="0" w:color="D3D3D3"/>
              <w:left w:val="single" w:sz="0" w:space="0" w:color="D3D3D3"/>
              <w:bottom w:val="single" w:sz="0" w:space="0" w:color="D3D3D3"/>
              <w:right w:val="single" w:sz="0" w:space="0" w:color="D3D3D3"/>
            </w:tcBorders>
          </w:tcPr>
          <w:p w14:paraId="3099C475"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5 (6.6%)</w:t>
            </w:r>
          </w:p>
        </w:tc>
        <w:tc>
          <w:tcPr>
            <w:tcW w:w="0" w:type="auto"/>
            <w:tcBorders>
              <w:top w:val="single" w:sz="0" w:space="0" w:color="D3D3D3"/>
              <w:left w:val="single" w:sz="0" w:space="0" w:color="D3D3D3"/>
              <w:bottom w:val="single" w:sz="0" w:space="0" w:color="D3D3D3"/>
              <w:right w:val="single" w:sz="0" w:space="0" w:color="D3D3D3"/>
            </w:tcBorders>
          </w:tcPr>
          <w:p w14:paraId="16127AC6"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22 (29%)</w:t>
            </w:r>
          </w:p>
        </w:tc>
        <w:tc>
          <w:tcPr>
            <w:tcW w:w="0" w:type="auto"/>
            <w:tcBorders>
              <w:top w:val="single" w:sz="0" w:space="0" w:color="D3D3D3"/>
              <w:left w:val="single" w:sz="0" w:space="0" w:color="D3D3D3"/>
              <w:bottom w:val="single" w:sz="0" w:space="0" w:color="D3D3D3"/>
              <w:right w:val="single" w:sz="0" w:space="0" w:color="D3D3D3"/>
            </w:tcBorders>
          </w:tcPr>
          <w:p w14:paraId="5DFCAF3B" w14:textId="77777777" w:rsidR="0083132D" w:rsidRPr="00BA3056" w:rsidRDefault="0083132D" w:rsidP="00A758C2">
            <w:pPr>
              <w:keepNext/>
              <w:spacing w:after="60"/>
              <w:rPr>
                <w:rFonts w:ascii="Times New Roman" w:hAnsi="Times New Roman"/>
                <w:sz w:val="22"/>
                <w:szCs w:val="22"/>
              </w:rPr>
            </w:pPr>
          </w:p>
        </w:tc>
      </w:tr>
      <w:tr w:rsidR="00BA3056" w:rsidRPr="00BA3056" w14:paraId="029CB152" w14:textId="77777777" w:rsidTr="00BA3056">
        <w:trPr>
          <w:cantSplit/>
          <w:jc w:val="center"/>
        </w:trPr>
        <w:tc>
          <w:tcPr>
            <w:tcW w:w="913" w:type="pct"/>
            <w:tcBorders>
              <w:top w:val="single" w:sz="0" w:space="0" w:color="D3D3D3"/>
              <w:left w:val="single" w:sz="0" w:space="0" w:color="D3D3D3"/>
              <w:bottom w:val="single" w:sz="0" w:space="0" w:color="D3D3D3"/>
              <w:right w:val="single" w:sz="0" w:space="0" w:color="D3D3D3"/>
            </w:tcBorders>
          </w:tcPr>
          <w:p w14:paraId="16D3A0B4"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Total</w:t>
            </w:r>
          </w:p>
        </w:tc>
        <w:tc>
          <w:tcPr>
            <w:tcW w:w="497" w:type="pct"/>
            <w:tcBorders>
              <w:top w:val="single" w:sz="0" w:space="0" w:color="D3D3D3"/>
              <w:left w:val="single" w:sz="0" w:space="0" w:color="D3D3D3"/>
              <w:bottom w:val="single" w:sz="0" w:space="0" w:color="D3D3D3"/>
              <w:right w:val="single" w:sz="0" w:space="0" w:color="D3D3D3"/>
            </w:tcBorders>
          </w:tcPr>
          <w:p w14:paraId="4FC8DCC0"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14 (18%)</w:t>
            </w:r>
          </w:p>
        </w:tc>
        <w:tc>
          <w:tcPr>
            <w:tcW w:w="0" w:type="auto"/>
            <w:tcBorders>
              <w:top w:val="single" w:sz="0" w:space="0" w:color="D3D3D3"/>
              <w:left w:val="single" w:sz="0" w:space="0" w:color="D3D3D3"/>
              <w:bottom w:val="single" w:sz="0" w:space="0" w:color="D3D3D3"/>
              <w:right w:val="single" w:sz="0" w:space="0" w:color="D3D3D3"/>
            </w:tcBorders>
          </w:tcPr>
          <w:p w14:paraId="67C996E7"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10 (13%)</w:t>
            </w:r>
          </w:p>
        </w:tc>
        <w:tc>
          <w:tcPr>
            <w:tcW w:w="0" w:type="auto"/>
            <w:tcBorders>
              <w:top w:val="single" w:sz="0" w:space="0" w:color="D3D3D3"/>
              <w:left w:val="single" w:sz="0" w:space="0" w:color="D3D3D3"/>
              <w:bottom w:val="single" w:sz="0" w:space="0" w:color="D3D3D3"/>
              <w:right w:val="single" w:sz="0" w:space="0" w:color="D3D3D3"/>
            </w:tcBorders>
          </w:tcPr>
          <w:p w14:paraId="3BAEFE00"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12 (16%)</w:t>
            </w:r>
          </w:p>
        </w:tc>
        <w:tc>
          <w:tcPr>
            <w:tcW w:w="0" w:type="auto"/>
            <w:tcBorders>
              <w:top w:val="single" w:sz="0" w:space="0" w:color="D3D3D3"/>
              <w:left w:val="single" w:sz="0" w:space="0" w:color="D3D3D3"/>
              <w:bottom w:val="single" w:sz="0" w:space="0" w:color="D3D3D3"/>
              <w:right w:val="single" w:sz="0" w:space="0" w:color="D3D3D3"/>
            </w:tcBorders>
          </w:tcPr>
          <w:p w14:paraId="435316EC"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28 (37%)</w:t>
            </w:r>
          </w:p>
        </w:tc>
        <w:tc>
          <w:tcPr>
            <w:tcW w:w="0" w:type="auto"/>
            <w:tcBorders>
              <w:top w:val="single" w:sz="0" w:space="0" w:color="D3D3D3"/>
              <w:left w:val="single" w:sz="0" w:space="0" w:color="D3D3D3"/>
              <w:bottom w:val="single" w:sz="0" w:space="0" w:color="D3D3D3"/>
              <w:right w:val="single" w:sz="0" w:space="0" w:color="D3D3D3"/>
            </w:tcBorders>
          </w:tcPr>
          <w:p w14:paraId="65A33C2A"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12 (16%)</w:t>
            </w:r>
          </w:p>
        </w:tc>
        <w:tc>
          <w:tcPr>
            <w:tcW w:w="0" w:type="auto"/>
            <w:tcBorders>
              <w:top w:val="single" w:sz="0" w:space="0" w:color="D3D3D3"/>
              <w:left w:val="single" w:sz="0" w:space="0" w:color="D3D3D3"/>
              <w:bottom w:val="single" w:sz="0" w:space="0" w:color="D3D3D3"/>
              <w:right w:val="single" w:sz="0" w:space="0" w:color="D3D3D3"/>
            </w:tcBorders>
          </w:tcPr>
          <w:p w14:paraId="42480EB2" w14:textId="77777777" w:rsidR="0083132D" w:rsidRPr="00BA3056" w:rsidRDefault="0083132D" w:rsidP="00A758C2">
            <w:pPr>
              <w:keepNext/>
              <w:spacing w:after="60"/>
              <w:rPr>
                <w:rFonts w:ascii="Times New Roman" w:hAnsi="Times New Roman"/>
                <w:sz w:val="22"/>
                <w:szCs w:val="22"/>
              </w:rPr>
            </w:pPr>
            <w:r w:rsidRPr="00BA3056">
              <w:rPr>
                <w:rFonts w:ascii="Times New Roman" w:hAnsi="Times New Roman"/>
                <w:sz w:val="22"/>
                <w:szCs w:val="22"/>
              </w:rPr>
              <w:t>76 (100%)</w:t>
            </w:r>
          </w:p>
        </w:tc>
        <w:tc>
          <w:tcPr>
            <w:tcW w:w="0" w:type="auto"/>
            <w:tcBorders>
              <w:top w:val="single" w:sz="0" w:space="0" w:color="D3D3D3"/>
              <w:left w:val="single" w:sz="0" w:space="0" w:color="D3D3D3"/>
              <w:bottom w:val="single" w:sz="0" w:space="0" w:color="D3D3D3"/>
              <w:right w:val="single" w:sz="0" w:space="0" w:color="D3D3D3"/>
            </w:tcBorders>
          </w:tcPr>
          <w:p w14:paraId="61688AAB" w14:textId="77777777" w:rsidR="0083132D" w:rsidRPr="00BA3056" w:rsidRDefault="0083132D" w:rsidP="00A758C2">
            <w:pPr>
              <w:keepNext/>
              <w:spacing w:after="60"/>
              <w:rPr>
                <w:rFonts w:ascii="Times New Roman" w:hAnsi="Times New Roman"/>
                <w:sz w:val="22"/>
                <w:szCs w:val="22"/>
              </w:rPr>
            </w:pPr>
          </w:p>
        </w:tc>
      </w:tr>
      <w:tr w:rsidR="0083132D" w:rsidRPr="00BA3056" w14:paraId="70DD81DC" w14:textId="77777777" w:rsidTr="00A758C2">
        <w:trPr>
          <w:cantSplit/>
          <w:jc w:val="center"/>
        </w:trPr>
        <w:tc>
          <w:tcPr>
            <w:tcW w:w="0" w:type="auto"/>
            <w:gridSpan w:val="8"/>
          </w:tcPr>
          <w:p w14:paraId="504B392E" w14:textId="088BA892" w:rsidR="0083132D" w:rsidRPr="00BA3056" w:rsidRDefault="0083132D" w:rsidP="00A758C2">
            <w:pPr>
              <w:keepNext/>
              <w:spacing w:after="60"/>
              <w:rPr>
                <w:rFonts w:ascii="Times New Roman" w:hAnsi="Times New Roman"/>
                <w:sz w:val="22"/>
                <w:szCs w:val="22"/>
              </w:rPr>
            </w:pPr>
          </w:p>
        </w:tc>
      </w:tr>
    </w:tbl>
    <w:p w14:paraId="06CBE56A" w14:textId="63BBF7C8" w:rsidR="00657C9A" w:rsidRPr="00657C9A" w:rsidRDefault="00657C9A" w:rsidP="008A3F50">
      <w:pPr>
        <w:pStyle w:val="Heading2"/>
      </w:pPr>
      <w:bookmarkStart w:id="666" w:name="_Toc125806979"/>
      <w:r w:rsidRPr="00657C9A">
        <w:t>Site characteristics of juvenile anguillid eels</w:t>
      </w:r>
      <w:bookmarkEnd w:id="666"/>
    </w:p>
    <w:p w14:paraId="106CB113" w14:textId="3D1D9942" w:rsidR="00657C9A" w:rsidRPr="00657C9A" w:rsidRDefault="00657C9A" w:rsidP="008A3F50">
      <w:pPr>
        <w:pStyle w:val="Heading3"/>
      </w:pPr>
      <w:bookmarkStart w:id="667" w:name="_Toc125806980"/>
      <w:r w:rsidRPr="00657C9A">
        <w:t>A. mossambica</w:t>
      </w:r>
      <w:bookmarkEnd w:id="667"/>
    </w:p>
    <w:p w14:paraId="5075C003" w14:textId="407CCF74" w:rsidR="00EF7625" w:rsidRPr="006532A1" w:rsidRDefault="00BA3056" w:rsidP="006532A1">
      <w:pPr>
        <w:pStyle w:val="FirstParagraph"/>
        <w:spacing w:line="480" w:lineRule="auto"/>
        <w:rPr>
          <w:rFonts w:ascii="Times New Roman" w:hAnsi="Times New Roman" w:cs="Times New Roman"/>
        </w:rPr>
      </w:pPr>
      <w:r>
        <w:rPr>
          <w:rFonts w:ascii="Times New Roman" w:hAnsi="Times New Roman" w:cs="Times New Roman"/>
        </w:rPr>
        <w:t>As illustrated in table 1</w:t>
      </w:r>
      <w:r w:rsidR="001521DF">
        <w:rPr>
          <w:rFonts w:ascii="Times New Roman" w:hAnsi="Times New Roman" w:cs="Times New Roman"/>
        </w:rPr>
        <w:t>1</w:t>
      </w:r>
      <w:r>
        <w:rPr>
          <w:rFonts w:ascii="Times New Roman" w:hAnsi="Times New Roman" w:cs="Times New Roman"/>
        </w:rPr>
        <w:t xml:space="preserve"> t</w:t>
      </w:r>
      <w:r w:rsidRPr="001B0D14">
        <w:rPr>
          <w:rFonts w:ascii="Times New Roman" w:hAnsi="Times New Roman" w:cs="Times New Roman"/>
        </w:rPr>
        <w:t xml:space="preserve">here were 22 </w:t>
      </w:r>
      <w:r>
        <w:rPr>
          <w:rFonts w:ascii="Times New Roman" w:hAnsi="Times New Roman" w:cs="Times New Roman"/>
          <w:i/>
          <w:iCs/>
        </w:rPr>
        <w:t>A.</w:t>
      </w:r>
      <w:r w:rsidRPr="001B0D14">
        <w:rPr>
          <w:rFonts w:ascii="Times New Roman" w:hAnsi="Times New Roman" w:cs="Times New Roman"/>
          <w:i/>
          <w:iCs/>
        </w:rPr>
        <w:t xml:space="preserve"> mossambica</w:t>
      </w:r>
      <w:r w:rsidRPr="001B0D14">
        <w:rPr>
          <w:rFonts w:ascii="Times New Roman" w:hAnsi="Times New Roman" w:cs="Times New Roman"/>
        </w:rPr>
        <w:t xml:space="preserve"> species caught during the study. The majority of the species caugh</w:t>
      </w:r>
      <w:r>
        <w:rPr>
          <w:rFonts w:ascii="Times New Roman" w:hAnsi="Times New Roman" w:cs="Times New Roman"/>
        </w:rPr>
        <w:t>t were at the glass eels’ stage 64% (n=14) while 36% (n=8</w:t>
      </w:r>
      <w:r w:rsidRPr="001B0D14">
        <w:rPr>
          <w:rFonts w:ascii="Times New Roman" w:hAnsi="Times New Roman" w:cs="Times New Roman"/>
        </w:rPr>
        <w:t xml:space="preserve">) were elvers. 50% of the caught elvers were found in vegetation edges while 27% of the caught elvers were in vegetation edges making this biotope to be a habitat of 77% of the species while rocky and muddy biotopes were only habitats to 23% of </w:t>
      </w:r>
      <w:r w:rsidRPr="001B0D14">
        <w:rPr>
          <w:rFonts w:ascii="Times New Roman" w:hAnsi="Times New Roman" w:cs="Times New Roman"/>
          <w:i/>
          <w:iCs/>
        </w:rPr>
        <w:t>A</w:t>
      </w:r>
      <w:r>
        <w:rPr>
          <w:rFonts w:ascii="Times New Roman" w:hAnsi="Times New Roman" w:cs="Times New Roman"/>
          <w:i/>
          <w:iCs/>
        </w:rPr>
        <w:t>.</w:t>
      </w:r>
      <w:r w:rsidRPr="001B0D14">
        <w:rPr>
          <w:rFonts w:ascii="Times New Roman" w:hAnsi="Times New Roman" w:cs="Times New Roman"/>
          <w:i/>
          <w:iCs/>
        </w:rPr>
        <w:t xml:space="preserve"> mossambica</w:t>
      </w:r>
      <w:r w:rsidRPr="001B0D14">
        <w:rPr>
          <w:rFonts w:ascii="Times New Roman" w:hAnsi="Times New Roman" w:cs="Times New Roman"/>
        </w:rPr>
        <w:t>. A chi-</w:t>
      </w:r>
      <w:r w:rsidR="00D522AC" w:rsidRPr="001B0D14">
        <w:rPr>
          <w:rFonts w:ascii="Times New Roman" w:hAnsi="Times New Roman" w:cs="Times New Roman"/>
        </w:rPr>
        <w:t>square</w:t>
      </w:r>
      <w:r w:rsidRPr="001B0D14">
        <w:rPr>
          <w:rFonts w:ascii="Times New Roman" w:hAnsi="Times New Roman" w:cs="Times New Roman"/>
        </w:rPr>
        <w:t xml:space="preserve"> test of association to determine the significance of association between life stage and biotope indicated absence of significant association (p &gt; 0.9). The warning gibbous phase of the moon indicated the highest recruitment of </w:t>
      </w:r>
      <w:r w:rsidRPr="001B0D14">
        <w:rPr>
          <w:rFonts w:ascii="Times New Roman" w:hAnsi="Times New Roman" w:cs="Times New Roman"/>
          <w:i/>
          <w:iCs/>
        </w:rPr>
        <w:t>A</w:t>
      </w:r>
      <w:r>
        <w:rPr>
          <w:rFonts w:ascii="Times New Roman" w:hAnsi="Times New Roman" w:cs="Times New Roman"/>
          <w:i/>
          <w:iCs/>
        </w:rPr>
        <w:t>.</w:t>
      </w:r>
      <w:r w:rsidRPr="001B0D14">
        <w:rPr>
          <w:rFonts w:ascii="Times New Roman" w:hAnsi="Times New Roman" w:cs="Times New Roman"/>
          <w:i/>
          <w:iCs/>
        </w:rPr>
        <w:t xml:space="preserve"> Mossambica</w:t>
      </w:r>
      <w:r>
        <w:rPr>
          <w:rFonts w:ascii="Times New Roman" w:hAnsi="Times New Roman" w:cs="Times New Roman"/>
        </w:rPr>
        <w:t xml:space="preserve"> 41% (n=9)</w:t>
      </w:r>
      <w:r w:rsidRPr="001B0D14">
        <w:rPr>
          <w:rFonts w:ascii="Times New Roman" w:hAnsi="Times New Roman" w:cs="Times New Roman"/>
        </w:rPr>
        <w:t xml:space="preserve"> followed by waxin</w:t>
      </w:r>
      <w:r>
        <w:rPr>
          <w:rFonts w:ascii="Times New Roman" w:hAnsi="Times New Roman" w:cs="Times New Roman"/>
        </w:rPr>
        <w:t xml:space="preserve">g crescent phase of the moon </w:t>
      </w:r>
      <w:r w:rsidRPr="001B0D14">
        <w:rPr>
          <w:rFonts w:ascii="Times New Roman" w:hAnsi="Times New Roman" w:cs="Times New Roman"/>
        </w:rPr>
        <w:t>23%</w:t>
      </w:r>
      <w:r>
        <w:rPr>
          <w:rFonts w:ascii="Times New Roman" w:hAnsi="Times New Roman" w:cs="Times New Roman"/>
        </w:rPr>
        <w:t xml:space="preserve"> (n=5</w:t>
      </w:r>
      <w:r w:rsidRPr="001B0D14">
        <w:rPr>
          <w:rFonts w:ascii="Times New Roman" w:hAnsi="Times New Roman" w:cs="Times New Roman"/>
        </w:rPr>
        <w:t xml:space="preserve">) while recruitment in the first and last quarters phases of the moon was the same at 4 species recruitment (18%). There was no association between phases of the moon and the life stage of </w:t>
      </w:r>
      <w:r>
        <w:rPr>
          <w:rFonts w:ascii="Times New Roman" w:hAnsi="Times New Roman" w:cs="Times New Roman"/>
          <w:i/>
          <w:iCs/>
        </w:rPr>
        <w:t>A.</w:t>
      </w:r>
      <w:r w:rsidRPr="001B0D14">
        <w:rPr>
          <w:rFonts w:ascii="Times New Roman" w:hAnsi="Times New Roman" w:cs="Times New Roman"/>
          <w:i/>
          <w:iCs/>
        </w:rPr>
        <w:t xml:space="preserve"> mossambica</w:t>
      </w:r>
      <w:r w:rsidRPr="001B0D14">
        <w:rPr>
          <w:rFonts w:ascii="Times New Roman" w:hAnsi="Times New Roman" w:cs="Times New Roman"/>
        </w:rPr>
        <w:t xml:space="preserve"> (p=0.2). Seasonality did not affect the recruitment of the different </w:t>
      </w:r>
      <w:r w:rsidRPr="001B0D14">
        <w:rPr>
          <w:rFonts w:ascii="Times New Roman" w:hAnsi="Times New Roman" w:cs="Times New Roman"/>
        </w:rPr>
        <w:lastRenderedPageBreak/>
        <w:t xml:space="preserve">life stages of </w:t>
      </w:r>
      <w:r>
        <w:rPr>
          <w:rFonts w:ascii="Times New Roman" w:hAnsi="Times New Roman" w:cs="Times New Roman"/>
          <w:i/>
          <w:iCs/>
        </w:rPr>
        <w:t>A.</w:t>
      </w:r>
      <w:r w:rsidRPr="001B0D14">
        <w:rPr>
          <w:rFonts w:ascii="Times New Roman" w:hAnsi="Times New Roman" w:cs="Times New Roman"/>
          <w:i/>
          <w:iCs/>
        </w:rPr>
        <w:t xml:space="preserve"> mossambica</w:t>
      </w:r>
      <w:r w:rsidRPr="001B0D14">
        <w:rPr>
          <w:rFonts w:ascii="Times New Roman" w:hAnsi="Times New Roman" w:cs="Times New Roman"/>
        </w:rPr>
        <w:t xml:space="preserve"> (p = 0.3). Sampling period in terms of </w:t>
      </w:r>
      <w:r>
        <w:rPr>
          <w:rFonts w:ascii="Times New Roman" w:hAnsi="Times New Roman" w:cs="Times New Roman"/>
        </w:rPr>
        <w:t xml:space="preserve">also </w:t>
      </w:r>
      <w:r w:rsidRPr="001B0D14">
        <w:rPr>
          <w:rFonts w:ascii="Times New Roman" w:hAnsi="Times New Roman" w:cs="Times New Roman"/>
        </w:rPr>
        <w:t xml:space="preserve">months did not influence the recruitment of the different stages of </w:t>
      </w:r>
      <w:r>
        <w:rPr>
          <w:rFonts w:ascii="Times New Roman" w:hAnsi="Times New Roman" w:cs="Times New Roman"/>
          <w:i/>
          <w:iCs/>
        </w:rPr>
        <w:t>A.</w:t>
      </w:r>
      <w:r w:rsidRPr="001B0D14">
        <w:rPr>
          <w:rFonts w:ascii="Times New Roman" w:hAnsi="Times New Roman" w:cs="Times New Roman"/>
          <w:i/>
          <w:iCs/>
        </w:rPr>
        <w:t xml:space="preserve"> mossambica</w:t>
      </w:r>
      <w:r w:rsidRPr="001B0D14">
        <w:rPr>
          <w:rFonts w:ascii="Times New Roman" w:hAnsi="Times New Roman" w:cs="Times New Roman"/>
        </w:rPr>
        <w:t xml:space="preserve"> (p = 0.8)</w:t>
      </w:r>
      <w:r>
        <w:rPr>
          <w:rFonts w:ascii="Times New Roman" w:hAnsi="Times New Roman" w:cs="Times New Roman"/>
        </w:rPr>
        <w:t>.</w:t>
      </w:r>
    </w:p>
    <w:p w14:paraId="44BED2C8" w14:textId="6B0C4310" w:rsidR="002B4EEE" w:rsidRPr="00A843F9" w:rsidRDefault="00A843F9" w:rsidP="005336AE">
      <w:pPr>
        <w:pStyle w:val="ThesisTables"/>
        <w:rPr>
          <w:lang w:val="en-US" w:eastAsia="en-US"/>
        </w:rPr>
      </w:pPr>
      <w:bookmarkStart w:id="668" w:name="_Toc125750608"/>
      <w:r w:rsidRPr="00A843F9">
        <w:t>Table 1</w:t>
      </w:r>
      <w:r w:rsidR="001521DF">
        <w:t>1</w:t>
      </w:r>
      <w:r w:rsidRPr="00A843F9">
        <w:t>: Juvenile anguillid eels of A. mossambica across sampling site characteristics</w:t>
      </w:r>
      <w:bookmarkEnd w:id="668"/>
    </w:p>
    <w:tbl>
      <w:tblPr>
        <w:tblStyle w:val="Table"/>
        <w:tblW w:w="5000" w:type="pct"/>
        <w:jc w:val="center"/>
        <w:tblCellMar>
          <w:left w:w="60" w:type="dxa"/>
          <w:right w:w="60" w:type="dxa"/>
        </w:tblCellMar>
        <w:tblLook w:val="0000" w:firstRow="0" w:lastRow="0" w:firstColumn="0" w:lastColumn="0" w:noHBand="0" w:noVBand="0"/>
      </w:tblPr>
      <w:tblGrid>
        <w:gridCol w:w="3205"/>
        <w:gridCol w:w="1465"/>
        <w:gridCol w:w="1555"/>
        <w:gridCol w:w="1736"/>
        <w:gridCol w:w="1399"/>
      </w:tblGrid>
      <w:tr w:rsidR="002B4EEE" w:rsidRPr="005662EA" w14:paraId="58C474C3" w14:textId="77777777" w:rsidTr="00A758C2">
        <w:trPr>
          <w:cantSplit/>
          <w:tblHeader/>
          <w:jc w:val="center"/>
        </w:trPr>
        <w:tc>
          <w:tcPr>
            <w:tcW w:w="0" w:type="auto"/>
            <w:tcBorders>
              <w:top w:val="single" w:sz="16" w:space="0" w:color="D3D3D3"/>
              <w:left w:val="single" w:sz="0" w:space="0" w:color="D3D3D3"/>
            </w:tcBorders>
          </w:tcPr>
          <w:p w14:paraId="02E0CCEE" w14:textId="77777777" w:rsidR="002B4EEE" w:rsidRPr="005662EA" w:rsidRDefault="002B4EEE" w:rsidP="00A758C2">
            <w:pPr>
              <w:keepNext/>
              <w:spacing w:after="60"/>
              <w:rPr>
                <w:rFonts w:ascii="Times New Roman" w:hAnsi="Times New Roman"/>
                <w:sz w:val="22"/>
                <w:szCs w:val="22"/>
              </w:rPr>
            </w:pPr>
            <w:bookmarkStart w:id="669" w:name="_Hlk125607139"/>
          </w:p>
        </w:tc>
        <w:tc>
          <w:tcPr>
            <w:tcW w:w="0" w:type="auto"/>
            <w:gridSpan w:val="2"/>
            <w:tcBorders>
              <w:top w:val="single" w:sz="16" w:space="0" w:color="D3D3D3"/>
              <w:bottom w:val="single" w:sz="16" w:space="0" w:color="D3D3D3"/>
            </w:tcBorders>
          </w:tcPr>
          <w:p w14:paraId="05227E10" w14:textId="77777777" w:rsidR="002B4EEE" w:rsidRPr="005662EA" w:rsidRDefault="002B4EEE" w:rsidP="00A758C2">
            <w:pPr>
              <w:keepNext/>
              <w:spacing w:after="60"/>
              <w:jc w:val="center"/>
              <w:rPr>
                <w:rFonts w:ascii="Times New Roman" w:hAnsi="Times New Roman"/>
                <w:sz w:val="22"/>
                <w:szCs w:val="22"/>
              </w:rPr>
            </w:pPr>
            <w:r w:rsidRPr="005662EA">
              <w:rPr>
                <w:rFonts w:ascii="Times New Roman" w:hAnsi="Times New Roman"/>
                <w:sz w:val="22"/>
                <w:szCs w:val="22"/>
              </w:rPr>
              <w:t>Local name)</w:t>
            </w:r>
          </w:p>
        </w:tc>
        <w:tc>
          <w:tcPr>
            <w:tcW w:w="0" w:type="auto"/>
            <w:tcBorders>
              <w:top w:val="single" w:sz="16" w:space="0" w:color="D3D3D3"/>
            </w:tcBorders>
          </w:tcPr>
          <w:p w14:paraId="174AD6C0" w14:textId="77777777" w:rsidR="002B4EEE" w:rsidRPr="005662EA" w:rsidRDefault="002B4EEE" w:rsidP="00A758C2">
            <w:pPr>
              <w:keepNext/>
              <w:spacing w:after="60"/>
              <w:rPr>
                <w:rFonts w:ascii="Times New Roman" w:hAnsi="Times New Roman"/>
                <w:sz w:val="22"/>
                <w:szCs w:val="22"/>
              </w:rPr>
            </w:pPr>
          </w:p>
        </w:tc>
        <w:tc>
          <w:tcPr>
            <w:tcW w:w="0" w:type="auto"/>
            <w:tcBorders>
              <w:top w:val="single" w:sz="16" w:space="0" w:color="D3D3D3"/>
              <w:right w:val="single" w:sz="0" w:space="0" w:color="D3D3D3"/>
            </w:tcBorders>
          </w:tcPr>
          <w:p w14:paraId="2D1D514B" w14:textId="77777777" w:rsidR="002B4EEE" w:rsidRPr="005662EA" w:rsidRDefault="002B4EEE" w:rsidP="00A758C2">
            <w:pPr>
              <w:keepNext/>
              <w:spacing w:after="60"/>
              <w:rPr>
                <w:rFonts w:ascii="Times New Roman" w:hAnsi="Times New Roman"/>
                <w:sz w:val="22"/>
                <w:szCs w:val="22"/>
              </w:rPr>
            </w:pPr>
          </w:p>
        </w:tc>
      </w:tr>
      <w:tr w:rsidR="002B4EEE" w:rsidRPr="005662EA" w14:paraId="56191F4F" w14:textId="77777777" w:rsidTr="00A758C2">
        <w:trPr>
          <w:cantSplit/>
          <w:tblHeader/>
          <w:jc w:val="center"/>
        </w:trPr>
        <w:tc>
          <w:tcPr>
            <w:tcW w:w="0" w:type="auto"/>
            <w:tcBorders>
              <w:left w:val="single" w:sz="0" w:space="0" w:color="D3D3D3"/>
              <w:bottom w:val="single" w:sz="16" w:space="0" w:color="D3D3D3"/>
            </w:tcBorders>
          </w:tcPr>
          <w:p w14:paraId="03C03C1D" w14:textId="77777777" w:rsidR="002B4EEE" w:rsidRPr="005662EA" w:rsidRDefault="002B4EEE" w:rsidP="00A758C2">
            <w:pPr>
              <w:keepNext/>
              <w:spacing w:after="60"/>
              <w:rPr>
                <w:rFonts w:ascii="Times New Roman" w:hAnsi="Times New Roman"/>
                <w:sz w:val="22"/>
                <w:szCs w:val="22"/>
              </w:rPr>
            </w:pPr>
          </w:p>
        </w:tc>
        <w:tc>
          <w:tcPr>
            <w:tcW w:w="0" w:type="auto"/>
            <w:tcBorders>
              <w:bottom w:val="single" w:sz="16" w:space="0" w:color="D3D3D3"/>
            </w:tcBorders>
          </w:tcPr>
          <w:p w14:paraId="00CEE979"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Elver</w:t>
            </w:r>
          </w:p>
        </w:tc>
        <w:tc>
          <w:tcPr>
            <w:tcW w:w="0" w:type="auto"/>
            <w:tcBorders>
              <w:bottom w:val="single" w:sz="16" w:space="0" w:color="D3D3D3"/>
            </w:tcBorders>
          </w:tcPr>
          <w:p w14:paraId="1CDF7EA2"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Glass eel</w:t>
            </w:r>
          </w:p>
        </w:tc>
        <w:tc>
          <w:tcPr>
            <w:tcW w:w="0" w:type="auto"/>
            <w:tcBorders>
              <w:bottom w:val="single" w:sz="16" w:space="0" w:color="D3D3D3"/>
            </w:tcBorders>
          </w:tcPr>
          <w:p w14:paraId="4509BEC1"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Total</w:t>
            </w:r>
          </w:p>
        </w:tc>
        <w:tc>
          <w:tcPr>
            <w:tcW w:w="0" w:type="auto"/>
            <w:tcBorders>
              <w:bottom w:val="single" w:sz="16" w:space="0" w:color="D3D3D3"/>
              <w:right w:val="single" w:sz="0" w:space="0" w:color="D3D3D3"/>
            </w:tcBorders>
          </w:tcPr>
          <w:p w14:paraId="21E7D668"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p-value</w:t>
            </w:r>
            <w:r w:rsidRPr="005662EA">
              <w:rPr>
                <w:rFonts w:ascii="Times New Roman" w:hAnsi="Times New Roman"/>
                <w:i/>
                <w:sz w:val="22"/>
                <w:szCs w:val="22"/>
                <w:vertAlign w:val="superscript"/>
              </w:rPr>
              <w:t>1</w:t>
            </w:r>
          </w:p>
        </w:tc>
      </w:tr>
      <w:tr w:rsidR="002B4EEE" w:rsidRPr="005662EA" w14:paraId="1C794F46"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CD2F723"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Biotope</w:t>
            </w:r>
          </w:p>
        </w:tc>
        <w:tc>
          <w:tcPr>
            <w:tcW w:w="0" w:type="auto"/>
            <w:tcBorders>
              <w:top w:val="single" w:sz="0" w:space="0" w:color="D3D3D3"/>
              <w:left w:val="single" w:sz="0" w:space="0" w:color="D3D3D3"/>
              <w:bottom w:val="single" w:sz="0" w:space="0" w:color="D3D3D3"/>
              <w:right w:val="single" w:sz="0" w:space="0" w:color="D3D3D3"/>
            </w:tcBorders>
          </w:tcPr>
          <w:p w14:paraId="645FC098" w14:textId="77777777" w:rsidR="002B4EEE" w:rsidRPr="005662EA" w:rsidRDefault="002B4EEE"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486C80FA" w14:textId="77777777" w:rsidR="002B4EEE" w:rsidRPr="005662EA" w:rsidRDefault="002B4EEE"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059CD708" w14:textId="77777777" w:rsidR="002B4EEE" w:rsidRPr="005662EA" w:rsidRDefault="002B4EEE"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CF20A12"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&gt;0.9</w:t>
            </w:r>
          </w:p>
        </w:tc>
      </w:tr>
      <w:tr w:rsidR="002B4EEE" w:rsidRPr="005662EA" w14:paraId="75B709BE"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E2F848"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    Rocky/Muddy</w:t>
            </w:r>
          </w:p>
        </w:tc>
        <w:tc>
          <w:tcPr>
            <w:tcW w:w="0" w:type="auto"/>
            <w:tcBorders>
              <w:top w:val="single" w:sz="0" w:space="0" w:color="D3D3D3"/>
              <w:left w:val="single" w:sz="0" w:space="0" w:color="D3D3D3"/>
              <w:bottom w:val="single" w:sz="0" w:space="0" w:color="D3D3D3"/>
              <w:right w:val="single" w:sz="0" w:space="0" w:color="D3D3D3"/>
            </w:tcBorders>
          </w:tcPr>
          <w:p w14:paraId="425BE9C7"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5B244870"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19FBE607"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6FB45F40" w14:textId="77777777" w:rsidR="002B4EEE" w:rsidRPr="005662EA" w:rsidRDefault="002B4EEE" w:rsidP="00A758C2">
            <w:pPr>
              <w:keepNext/>
              <w:spacing w:after="60"/>
              <w:rPr>
                <w:rFonts w:ascii="Times New Roman" w:hAnsi="Times New Roman"/>
                <w:sz w:val="22"/>
                <w:szCs w:val="22"/>
              </w:rPr>
            </w:pPr>
          </w:p>
        </w:tc>
      </w:tr>
      <w:tr w:rsidR="002B4EEE" w:rsidRPr="005662EA" w14:paraId="6E04527F"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FDA2A8"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    Vegetation edges</w:t>
            </w:r>
          </w:p>
        </w:tc>
        <w:tc>
          <w:tcPr>
            <w:tcW w:w="0" w:type="auto"/>
            <w:tcBorders>
              <w:top w:val="single" w:sz="0" w:space="0" w:color="D3D3D3"/>
              <w:left w:val="single" w:sz="0" w:space="0" w:color="D3D3D3"/>
              <w:bottom w:val="single" w:sz="0" w:space="0" w:color="D3D3D3"/>
              <w:right w:val="single" w:sz="0" w:space="0" w:color="D3D3D3"/>
            </w:tcBorders>
          </w:tcPr>
          <w:p w14:paraId="6255B868"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6 (27%)</w:t>
            </w:r>
          </w:p>
        </w:tc>
        <w:tc>
          <w:tcPr>
            <w:tcW w:w="0" w:type="auto"/>
            <w:tcBorders>
              <w:top w:val="single" w:sz="0" w:space="0" w:color="D3D3D3"/>
              <w:left w:val="single" w:sz="0" w:space="0" w:color="D3D3D3"/>
              <w:bottom w:val="single" w:sz="0" w:space="0" w:color="D3D3D3"/>
              <w:right w:val="single" w:sz="0" w:space="0" w:color="D3D3D3"/>
            </w:tcBorders>
          </w:tcPr>
          <w:p w14:paraId="0D906286"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77206201"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17 (77%)</w:t>
            </w:r>
          </w:p>
        </w:tc>
        <w:tc>
          <w:tcPr>
            <w:tcW w:w="0" w:type="auto"/>
            <w:tcBorders>
              <w:top w:val="single" w:sz="0" w:space="0" w:color="D3D3D3"/>
              <w:left w:val="single" w:sz="0" w:space="0" w:color="D3D3D3"/>
              <w:bottom w:val="single" w:sz="0" w:space="0" w:color="D3D3D3"/>
              <w:right w:val="single" w:sz="0" w:space="0" w:color="D3D3D3"/>
            </w:tcBorders>
          </w:tcPr>
          <w:p w14:paraId="305CAA77" w14:textId="77777777" w:rsidR="002B4EEE" w:rsidRPr="005662EA" w:rsidRDefault="002B4EEE" w:rsidP="00A758C2">
            <w:pPr>
              <w:keepNext/>
              <w:spacing w:after="60"/>
              <w:rPr>
                <w:rFonts w:ascii="Times New Roman" w:hAnsi="Times New Roman"/>
                <w:sz w:val="22"/>
                <w:szCs w:val="22"/>
              </w:rPr>
            </w:pPr>
          </w:p>
        </w:tc>
      </w:tr>
      <w:tr w:rsidR="002B4EEE" w:rsidRPr="005662EA" w14:paraId="5D36F681"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6DDC5FA"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7500DAC3"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3CD56DF7"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62E871C6"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0A6198FE" w14:textId="77777777" w:rsidR="002B4EEE" w:rsidRPr="005662EA" w:rsidRDefault="002B4EEE" w:rsidP="00A758C2">
            <w:pPr>
              <w:keepNext/>
              <w:spacing w:after="60"/>
              <w:rPr>
                <w:rFonts w:ascii="Times New Roman" w:hAnsi="Times New Roman"/>
                <w:sz w:val="22"/>
                <w:szCs w:val="22"/>
              </w:rPr>
            </w:pPr>
          </w:p>
        </w:tc>
      </w:tr>
      <w:tr w:rsidR="002B4EEE" w:rsidRPr="005662EA" w14:paraId="15D11330"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09B8F7A"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Moon Phase</w:t>
            </w:r>
          </w:p>
        </w:tc>
        <w:tc>
          <w:tcPr>
            <w:tcW w:w="0" w:type="auto"/>
            <w:tcBorders>
              <w:top w:val="single" w:sz="0" w:space="0" w:color="D3D3D3"/>
              <w:left w:val="single" w:sz="0" w:space="0" w:color="D3D3D3"/>
              <w:bottom w:val="single" w:sz="0" w:space="0" w:color="D3D3D3"/>
              <w:right w:val="single" w:sz="0" w:space="0" w:color="D3D3D3"/>
            </w:tcBorders>
          </w:tcPr>
          <w:p w14:paraId="0ADC0248" w14:textId="77777777" w:rsidR="002B4EEE" w:rsidRPr="005662EA" w:rsidRDefault="002B4EEE"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5503828" w14:textId="77777777" w:rsidR="002B4EEE" w:rsidRPr="005662EA" w:rsidRDefault="002B4EEE"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187329E" w14:textId="77777777" w:rsidR="002B4EEE" w:rsidRPr="005662EA" w:rsidRDefault="002B4EEE"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AADBA4E"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0.2</w:t>
            </w:r>
          </w:p>
        </w:tc>
      </w:tr>
      <w:tr w:rsidR="002B4EEE" w:rsidRPr="005662EA" w14:paraId="01CA461C"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0D9CB8B"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    First Quarter</w:t>
            </w:r>
          </w:p>
        </w:tc>
        <w:tc>
          <w:tcPr>
            <w:tcW w:w="0" w:type="auto"/>
            <w:tcBorders>
              <w:top w:val="single" w:sz="0" w:space="0" w:color="D3D3D3"/>
              <w:left w:val="single" w:sz="0" w:space="0" w:color="D3D3D3"/>
              <w:bottom w:val="single" w:sz="0" w:space="0" w:color="D3D3D3"/>
              <w:right w:val="single" w:sz="0" w:space="0" w:color="D3D3D3"/>
            </w:tcBorders>
          </w:tcPr>
          <w:p w14:paraId="0E624254"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A975825"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4B1D7628"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444AB9E4" w14:textId="77777777" w:rsidR="002B4EEE" w:rsidRPr="005662EA" w:rsidRDefault="002B4EEE" w:rsidP="00A758C2">
            <w:pPr>
              <w:keepNext/>
              <w:spacing w:after="60"/>
              <w:rPr>
                <w:rFonts w:ascii="Times New Roman" w:hAnsi="Times New Roman"/>
                <w:sz w:val="22"/>
                <w:szCs w:val="22"/>
              </w:rPr>
            </w:pPr>
          </w:p>
        </w:tc>
      </w:tr>
      <w:tr w:rsidR="002B4EEE" w:rsidRPr="005662EA" w14:paraId="253D61D6"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F05153"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    Last Quarter</w:t>
            </w:r>
          </w:p>
        </w:tc>
        <w:tc>
          <w:tcPr>
            <w:tcW w:w="0" w:type="auto"/>
            <w:tcBorders>
              <w:top w:val="single" w:sz="0" w:space="0" w:color="D3D3D3"/>
              <w:left w:val="single" w:sz="0" w:space="0" w:color="D3D3D3"/>
              <w:bottom w:val="single" w:sz="0" w:space="0" w:color="D3D3D3"/>
              <w:right w:val="single" w:sz="0" w:space="0" w:color="D3D3D3"/>
            </w:tcBorders>
          </w:tcPr>
          <w:p w14:paraId="696CBCFC"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0B9B0C9B"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563F4FDA"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55E74B37" w14:textId="77777777" w:rsidR="002B4EEE" w:rsidRPr="005662EA" w:rsidRDefault="002B4EEE" w:rsidP="00A758C2">
            <w:pPr>
              <w:keepNext/>
              <w:spacing w:after="60"/>
              <w:rPr>
                <w:rFonts w:ascii="Times New Roman" w:hAnsi="Times New Roman"/>
                <w:sz w:val="22"/>
                <w:szCs w:val="22"/>
              </w:rPr>
            </w:pPr>
          </w:p>
        </w:tc>
      </w:tr>
      <w:tr w:rsidR="002B4EEE" w:rsidRPr="005662EA" w14:paraId="455F7989"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EDF14F3"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    Wanning Gibbous</w:t>
            </w:r>
          </w:p>
        </w:tc>
        <w:tc>
          <w:tcPr>
            <w:tcW w:w="0" w:type="auto"/>
            <w:tcBorders>
              <w:top w:val="single" w:sz="0" w:space="0" w:color="D3D3D3"/>
              <w:left w:val="single" w:sz="0" w:space="0" w:color="D3D3D3"/>
              <w:bottom w:val="single" w:sz="0" w:space="0" w:color="D3D3D3"/>
              <w:right w:val="single" w:sz="0" w:space="0" w:color="D3D3D3"/>
            </w:tcBorders>
          </w:tcPr>
          <w:p w14:paraId="0F338FB0"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481C0B82"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76F25962"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9 (41%)</w:t>
            </w:r>
          </w:p>
        </w:tc>
        <w:tc>
          <w:tcPr>
            <w:tcW w:w="0" w:type="auto"/>
            <w:tcBorders>
              <w:top w:val="single" w:sz="0" w:space="0" w:color="D3D3D3"/>
              <w:left w:val="single" w:sz="0" w:space="0" w:color="D3D3D3"/>
              <w:bottom w:val="single" w:sz="0" w:space="0" w:color="D3D3D3"/>
              <w:right w:val="single" w:sz="0" w:space="0" w:color="D3D3D3"/>
            </w:tcBorders>
          </w:tcPr>
          <w:p w14:paraId="4A5BF8AA" w14:textId="77777777" w:rsidR="002B4EEE" w:rsidRPr="005662EA" w:rsidRDefault="002B4EEE" w:rsidP="00A758C2">
            <w:pPr>
              <w:keepNext/>
              <w:spacing w:after="60"/>
              <w:rPr>
                <w:rFonts w:ascii="Times New Roman" w:hAnsi="Times New Roman"/>
                <w:sz w:val="22"/>
                <w:szCs w:val="22"/>
              </w:rPr>
            </w:pPr>
          </w:p>
        </w:tc>
      </w:tr>
      <w:tr w:rsidR="002B4EEE" w:rsidRPr="005662EA" w14:paraId="3C7386DC"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AC64632" w14:textId="5D8E417F"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 xml:space="preserve">    Waxing </w:t>
            </w:r>
            <w:r w:rsidR="005662EA" w:rsidRPr="005662EA">
              <w:rPr>
                <w:rFonts w:ascii="Times New Roman" w:hAnsi="Times New Roman"/>
                <w:sz w:val="22"/>
                <w:szCs w:val="22"/>
              </w:rPr>
              <w:t>crescent</w:t>
            </w:r>
          </w:p>
        </w:tc>
        <w:tc>
          <w:tcPr>
            <w:tcW w:w="0" w:type="auto"/>
            <w:tcBorders>
              <w:top w:val="single" w:sz="0" w:space="0" w:color="D3D3D3"/>
              <w:left w:val="single" w:sz="0" w:space="0" w:color="D3D3D3"/>
              <w:bottom w:val="single" w:sz="0" w:space="0" w:color="D3D3D3"/>
              <w:right w:val="single" w:sz="0" w:space="0" w:color="D3D3D3"/>
            </w:tcBorders>
          </w:tcPr>
          <w:p w14:paraId="237FECAB"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7DA72360"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1005101D"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2D47F44A" w14:textId="77777777" w:rsidR="002B4EEE" w:rsidRPr="005662EA" w:rsidRDefault="002B4EEE" w:rsidP="00A758C2">
            <w:pPr>
              <w:keepNext/>
              <w:spacing w:after="60"/>
              <w:rPr>
                <w:rFonts w:ascii="Times New Roman" w:hAnsi="Times New Roman"/>
                <w:sz w:val="22"/>
                <w:szCs w:val="22"/>
              </w:rPr>
            </w:pPr>
          </w:p>
        </w:tc>
      </w:tr>
      <w:tr w:rsidR="002B4EEE" w:rsidRPr="005662EA" w14:paraId="3A1101D0"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70986CE"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0385615C"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2EF4B5B4"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CEB8577"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726C2694" w14:textId="77777777" w:rsidR="002B4EEE" w:rsidRPr="005662EA" w:rsidRDefault="002B4EEE" w:rsidP="00A758C2">
            <w:pPr>
              <w:keepNext/>
              <w:spacing w:after="60"/>
              <w:rPr>
                <w:rFonts w:ascii="Times New Roman" w:hAnsi="Times New Roman"/>
                <w:sz w:val="22"/>
                <w:szCs w:val="22"/>
              </w:rPr>
            </w:pPr>
          </w:p>
        </w:tc>
      </w:tr>
      <w:tr w:rsidR="002B4EEE" w:rsidRPr="005662EA" w14:paraId="74CBB228"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97F60C1"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Season</w:t>
            </w:r>
          </w:p>
        </w:tc>
        <w:tc>
          <w:tcPr>
            <w:tcW w:w="0" w:type="auto"/>
            <w:tcBorders>
              <w:top w:val="single" w:sz="0" w:space="0" w:color="D3D3D3"/>
              <w:left w:val="single" w:sz="0" w:space="0" w:color="D3D3D3"/>
              <w:bottom w:val="single" w:sz="0" w:space="0" w:color="D3D3D3"/>
              <w:right w:val="single" w:sz="0" w:space="0" w:color="D3D3D3"/>
            </w:tcBorders>
          </w:tcPr>
          <w:p w14:paraId="66AF9DEF" w14:textId="77777777" w:rsidR="002B4EEE" w:rsidRPr="005662EA" w:rsidRDefault="002B4EEE"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A4AC126" w14:textId="77777777" w:rsidR="002B4EEE" w:rsidRPr="005662EA" w:rsidRDefault="002B4EEE"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20E0BB27" w14:textId="77777777" w:rsidR="002B4EEE" w:rsidRPr="005662EA" w:rsidRDefault="002B4EEE"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87893D1"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0.3</w:t>
            </w:r>
          </w:p>
        </w:tc>
      </w:tr>
      <w:tr w:rsidR="002B4EEE" w:rsidRPr="005662EA" w14:paraId="645EF579"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57EA4B0"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    Dry</w:t>
            </w:r>
          </w:p>
        </w:tc>
        <w:tc>
          <w:tcPr>
            <w:tcW w:w="0" w:type="auto"/>
            <w:tcBorders>
              <w:top w:val="single" w:sz="0" w:space="0" w:color="D3D3D3"/>
              <w:left w:val="single" w:sz="0" w:space="0" w:color="D3D3D3"/>
              <w:bottom w:val="single" w:sz="0" w:space="0" w:color="D3D3D3"/>
              <w:right w:val="single" w:sz="0" w:space="0" w:color="D3D3D3"/>
            </w:tcBorders>
          </w:tcPr>
          <w:p w14:paraId="2680CD07"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6465E42"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449AE637"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057E9677" w14:textId="77777777" w:rsidR="002B4EEE" w:rsidRPr="005662EA" w:rsidRDefault="002B4EEE" w:rsidP="00A758C2">
            <w:pPr>
              <w:keepNext/>
              <w:spacing w:after="60"/>
              <w:rPr>
                <w:rFonts w:ascii="Times New Roman" w:hAnsi="Times New Roman"/>
                <w:sz w:val="22"/>
                <w:szCs w:val="22"/>
              </w:rPr>
            </w:pPr>
          </w:p>
        </w:tc>
      </w:tr>
      <w:tr w:rsidR="002B4EEE" w:rsidRPr="005662EA" w14:paraId="51F21C66"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9FBFD2C"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    Wet</w:t>
            </w:r>
          </w:p>
        </w:tc>
        <w:tc>
          <w:tcPr>
            <w:tcW w:w="0" w:type="auto"/>
            <w:tcBorders>
              <w:top w:val="single" w:sz="0" w:space="0" w:color="D3D3D3"/>
              <w:left w:val="single" w:sz="0" w:space="0" w:color="D3D3D3"/>
              <w:bottom w:val="single" w:sz="0" w:space="0" w:color="D3D3D3"/>
              <w:right w:val="single" w:sz="0" w:space="0" w:color="D3D3D3"/>
            </w:tcBorders>
          </w:tcPr>
          <w:p w14:paraId="432C4F22"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15E4B680"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023A1C9A"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19 (86%)</w:t>
            </w:r>
          </w:p>
        </w:tc>
        <w:tc>
          <w:tcPr>
            <w:tcW w:w="0" w:type="auto"/>
            <w:tcBorders>
              <w:top w:val="single" w:sz="0" w:space="0" w:color="D3D3D3"/>
              <w:left w:val="single" w:sz="0" w:space="0" w:color="D3D3D3"/>
              <w:bottom w:val="single" w:sz="0" w:space="0" w:color="D3D3D3"/>
              <w:right w:val="single" w:sz="0" w:space="0" w:color="D3D3D3"/>
            </w:tcBorders>
          </w:tcPr>
          <w:p w14:paraId="0A67FA18" w14:textId="77777777" w:rsidR="002B4EEE" w:rsidRPr="005662EA" w:rsidRDefault="002B4EEE" w:rsidP="00A758C2">
            <w:pPr>
              <w:keepNext/>
              <w:spacing w:after="60"/>
              <w:rPr>
                <w:rFonts w:ascii="Times New Roman" w:hAnsi="Times New Roman"/>
                <w:sz w:val="22"/>
                <w:szCs w:val="22"/>
              </w:rPr>
            </w:pPr>
          </w:p>
        </w:tc>
      </w:tr>
      <w:tr w:rsidR="002B4EEE" w:rsidRPr="005662EA" w14:paraId="6A21BA92"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0384FEF"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1B5F5B0B"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343478F5"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5C111F2D"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17E5E8D4" w14:textId="77777777" w:rsidR="002B4EEE" w:rsidRPr="005662EA" w:rsidRDefault="002B4EEE" w:rsidP="00A758C2">
            <w:pPr>
              <w:keepNext/>
              <w:spacing w:after="60"/>
              <w:rPr>
                <w:rFonts w:ascii="Times New Roman" w:hAnsi="Times New Roman"/>
                <w:sz w:val="22"/>
                <w:szCs w:val="22"/>
              </w:rPr>
            </w:pPr>
          </w:p>
        </w:tc>
      </w:tr>
      <w:tr w:rsidR="002B4EEE" w:rsidRPr="005662EA" w14:paraId="6393E86C"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AFF5DAA"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Month</w:t>
            </w:r>
          </w:p>
        </w:tc>
        <w:tc>
          <w:tcPr>
            <w:tcW w:w="0" w:type="auto"/>
            <w:tcBorders>
              <w:top w:val="single" w:sz="0" w:space="0" w:color="D3D3D3"/>
              <w:left w:val="single" w:sz="0" w:space="0" w:color="D3D3D3"/>
              <w:bottom w:val="single" w:sz="0" w:space="0" w:color="D3D3D3"/>
              <w:right w:val="single" w:sz="0" w:space="0" w:color="D3D3D3"/>
            </w:tcBorders>
          </w:tcPr>
          <w:p w14:paraId="21B90871" w14:textId="77777777" w:rsidR="002B4EEE" w:rsidRPr="005662EA" w:rsidRDefault="002B4EEE"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285AE0B" w14:textId="77777777" w:rsidR="002B4EEE" w:rsidRPr="005662EA" w:rsidRDefault="002B4EEE"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D72B169" w14:textId="77777777" w:rsidR="002B4EEE" w:rsidRPr="005662EA" w:rsidRDefault="002B4EEE"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40D0C0B"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0.8</w:t>
            </w:r>
          </w:p>
        </w:tc>
      </w:tr>
      <w:tr w:rsidR="002B4EEE" w:rsidRPr="005662EA" w14:paraId="0BAD7A19"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C485CB0"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    August</w:t>
            </w:r>
          </w:p>
        </w:tc>
        <w:tc>
          <w:tcPr>
            <w:tcW w:w="0" w:type="auto"/>
            <w:tcBorders>
              <w:top w:val="single" w:sz="0" w:space="0" w:color="D3D3D3"/>
              <w:left w:val="single" w:sz="0" w:space="0" w:color="D3D3D3"/>
              <w:bottom w:val="single" w:sz="0" w:space="0" w:color="D3D3D3"/>
              <w:right w:val="single" w:sz="0" w:space="0" w:color="D3D3D3"/>
            </w:tcBorders>
          </w:tcPr>
          <w:p w14:paraId="3F18A387"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2F4658D9"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10 (45%)</w:t>
            </w:r>
          </w:p>
        </w:tc>
        <w:tc>
          <w:tcPr>
            <w:tcW w:w="0" w:type="auto"/>
            <w:tcBorders>
              <w:top w:val="single" w:sz="0" w:space="0" w:color="D3D3D3"/>
              <w:left w:val="single" w:sz="0" w:space="0" w:color="D3D3D3"/>
              <w:bottom w:val="single" w:sz="0" w:space="0" w:color="D3D3D3"/>
              <w:right w:val="single" w:sz="0" w:space="0" w:color="D3D3D3"/>
            </w:tcBorders>
          </w:tcPr>
          <w:p w14:paraId="38CB3867"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18 (82%)</w:t>
            </w:r>
          </w:p>
        </w:tc>
        <w:tc>
          <w:tcPr>
            <w:tcW w:w="0" w:type="auto"/>
            <w:tcBorders>
              <w:top w:val="single" w:sz="0" w:space="0" w:color="D3D3D3"/>
              <w:left w:val="single" w:sz="0" w:space="0" w:color="D3D3D3"/>
              <w:bottom w:val="single" w:sz="0" w:space="0" w:color="D3D3D3"/>
              <w:right w:val="single" w:sz="0" w:space="0" w:color="D3D3D3"/>
            </w:tcBorders>
          </w:tcPr>
          <w:p w14:paraId="673F8A67" w14:textId="77777777" w:rsidR="002B4EEE" w:rsidRPr="005662EA" w:rsidRDefault="002B4EEE" w:rsidP="00A758C2">
            <w:pPr>
              <w:keepNext/>
              <w:spacing w:after="60"/>
              <w:rPr>
                <w:rFonts w:ascii="Times New Roman" w:hAnsi="Times New Roman"/>
                <w:sz w:val="22"/>
                <w:szCs w:val="22"/>
              </w:rPr>
            </w:pPr>
          </w:p>
        </w:tc>
      </w:tr>
      <w:tr w:rsidR="002B4EEE" w:rsidRPr="005662EA" w14:paraId="3A3EC046"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31BB0B" w14:textId="6F0A597C"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    J</w:t>
            </w:r>
            <w:r w:rsidR="005662EA" w:rsidRPr="005662EA">
              <w:rPr>
                <w:rFonts w:ascii="Times New Roman" w:hAnsi="Times New Roman"/>
                <w:sz w:val="22"/>
                <w:szCs w:val="22"/>
              </w:rPr>
              <w:t>uly</w:t>
            </w:r>
          </w:p>
        </w:tc>
        <w:tc>
          <w:tcPr>
            <w:tcW w:w="0" w:type="auto"/>
            <w:tcBorders>
              <w:top w:val="single" w:sz="0" w:space="0" w:color="D3D3D3"/>
              <w:left w:val="single" w:sz="0" w:space="0" w:color="D3D3D3"/>
              <w:bottom w:val="single" w:sz="0" w:space="0" w:color="D3D3D3"/>
              <w:right w:val="single" w:sz="0" w:space="0" w:color="D3D3D3"/>
            </w:tcBorders>
          </w:tcPr>
          <w:p w14:paraId="23E1640C"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18C7EC0A"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8B700A4"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2FA07895" w14:textId="77777777" w:rsidR="002B4EEE" w:rsidRPr="005662EA" w:rsidRDefault="002B4EEE" w:rsidP="00A758C2">
            <w:pPr>
              <w:keepNext/>
              <w:spacing w:after="60"/>
              <w:rPr>
                <w:rFonts w:ascii="Times New Roman" w:hAnsi="Times New Roman"/>
                <w:sz w:val="22"/>
                <w:szCs w:val="22"/>
              </w:rPr>
            </w:pPr>
          </w:p>
        </w:tc>
      </w:tr>
      <w:tr w:rsidR="002B4EEE" w:rsidRPr="005662EA" w14:paraId="4C7CD1E0"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4631699"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    November</w:t>
            </w:r>
          </w:p>
        </w:tc>
        <w:tc>
          <w:tcPr>
            <w:tcW w:w="0" w:type="auto"/>
            <w:tcBorders>
              <w:top w:val="single" w:sz="0" w:space="0" w:color="D3D3D3"/>
              <w:left w:val="single" w:sz="0" w:space="0" w:color="D3D3D3"/>
              <w:bottom w:val="single" w:sz="0" w:space="0" w:color="D3D3D3"/>
              <w:right w:val="single" w:sz="0" w:space="0" w:color="D3D3D3"/>
            </w:tcBorders>
          </w:tcPr>
          <w:p w14:paraId="3866A4E7"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4D10A08"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727AC61F"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6B0F7EB5" w14:textId="77777777" w:rsidR="002B4EEE" w:rsidRPr="005662EA" w:rsidRDefault="002B4EEE" w:rsidP="00A758C2">
            <w:pPr>
              <w:keepNext/>
              <w:spacing w:after="60"/>
              <w:rPr>
                <w:rFonts w:ascii="Times New Roman" w:hAnsi="Times New Roman"/>
                <w:sz w:val="22"/>
                <w:szCs w:val="22"/>
              </w:rPr>
            </w:pPr>
          </w:p>
        </w:tc>
      </w:tr>
      <w:tr w:rsidR="002B4EEE" w:rsidRPr="005662EA" w14:paraId="4BDDBF63"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B8C5C68"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    September</w:t>
            </w:r>
          </w:p>
        </w:tc>
        <w:tc>
          <w:tcPr>
            <w:tcW w:w="0" w:type="auto"/>
            <w:tcBorders>
              <w:top w:val="single" w:sz="0" w:space="0" w:color="D3D3D3"/>
              <w:left w:val="single" w:sz="0" w:space="0" w:color="D3D3D3"/>
              <w:bottom w:val="single" w:sz="0" w:space="0" w:color="D3D3D3"/>
              <w:right w:val="single" w:sz="0" w:space="0" w:color="D3D3D3"/>
            </w:tcBorders>
          </w:tcPr>
          <w:p w14:paraId="02C2006A"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7969515"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16E237C7"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7F827C0B" w14:textId="77777777" w:rsidR="002B4EEE" w:rsidRPr="005662EA" w:rsidRDefault="002B4EEE" w:rsidP="00A758C2">
            <w:pPr>
              <w:keepNext/>
              <w:spacing w:after="60"/>
              <w:rPr>
                <w:rFonts w:ascii="Times New Roman" w:hAnsi="Times New Roman"/>
                <w:sz w:val="22"/>
                <w:szCs w:val="22"/>
              </w:rPr>
            </w:pPr>
          </w:p>
        </w:tc>
      </w:tr>
      <w:tr w:rsidR="001D4AFB" w:rsidRPr="005662EA" w14:paraId="6D6D072B"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E7DF074" w14:textId="4CCAA346" w:rsidR="001D4AFB" w:rsidRPr="005662EA" w:rsidRDefault="00D87736" w:rsidP="00A758C2">
            <w:pPr>
              <w:keepNext/>
              <w:spacing w:after="60"/>
              <w:rPr>
                <w:rFonts w:ascii="Times New Roman" w:hAnsi="Times New Roman"/>
              </w:rPr>
            </w:pPr>
            <w:r>
              <w:rPr>
                <w:rFonts w:ascii="Times New Roman" w:hAnsi="Times New Roman"/>
              </w:rPr>
              <w:t xml:space="preserve">    </w:t>
            </w:r>
            <w:r w:rsidR="001D4AFB">
              <w:rPr>
                <w:rFonts w:ascii="Times New Roman" w:hAnsi="Times New Roman"/>
              </w:rPr>
              <w:t xml:space="preserve">January </w:t>
            </w:r>
          </w:p>
        </w:tc>
        <w:tc>
          <w:tcPr>
            <w:tcW w:w="0" w:type="auto"/>
            <w:tcBorders>
              <w:top w:val="single" w:sz="0" w:space="0" w:color="D3D3D3"/>
              <w:left w:val="single" w:sz="0" w:space="0" w:color="D3D3D3"/>
              <w:bottom w:val="single" w:sz="0" w:space="0" w:color="D3D3D3"/>
              <w:right w:val="single" w:sz="0" w:space="0" w:color="D3D3D3"/>
            </w:tcBorders>
          </w:tcPr>
          <w:p w14:paraId="207E8442" w14:textId="54D7EB11" w:rsidR="001D4AFB" w:rsidRPr="005662EA" w:rsidRDefault="00D87736" w:rsidP="00A758C2">
            <w:pPr>
              <w:keepNext/>
              <w:spacing w:after="60"/>
              <w:rPr>
                <w:rFonts w:ascii="Times New Roman" w:hAnsi="Times New Roman"/>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0A4A3F5" w14:textId="7A61BCEB" w:rsidR="001D4AFB" w:rsidRPr="005662EA" w:rsidRDefault="00D87736" w:rsidP="00A758C2">
            <w:pPr>
              <w:keepNext/>
              <w:spacing w:after="60"/>
              <w:rPr>
                <w:rFonts w:ascii="Times New Roman" w:hAnsi="Times New Roman"/>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732A886" w14:textId="12998A18" w:rsidR="001D4AFB" w:rsidRPr="005662EA" w:rsidRDefault="00D87736" w:rsidP="00A758C2">
            <w:pPr>
              <w:keepNext/>
              <w:spacing w:after="60"/>
              <w:rPr>
                <w:rFonts w:ascii="Times New Roman" w:hAnsi="Times New Roman"/>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2D77F133" w14:textId="77777777" w:rsidR="001D4AFB" w:rsidRPr="005662EA" w:rsidRDefault="001D4AFB" w:rsidP="00A758C2">
            <w:pPr>
              <w:keepNext/>
              <w:spacing w:after="60"/>
              <w:rPr>
                <w:rFonts w:ascii="Times New Roman" w:hAnsi="Times New Roman"/>
              </w:rPr>
            </w:pPr>
          </w:p>
        </w:tc>
      </w:tr>
      <w:tr w:rsidR="002B4EEE" w:rsidRPr="005662EA" w14:paraId="546C3D64"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5040984"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56EDCA8B"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7B801C2C"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CC5B07A"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4710391F" w14:textId="77777777" w:rsidR="002B4EEE" w:rsidRPr="005662EA" w:rsidRDefault="002B4EEE" w:rsidP="00A758C2">
            <w:pPr>
              <w:keepNext/>
              <w:spacing w:after="60"/>
              <w:rPr>
                <w:rFonts w:ascii="Times New Roman" w:hAnsi="Times New Roman"/>
                <w:sz w:val="22"/>
                <w:szCs w:val="22"/>
              </w:rPr>
            </w:pPr>
          </w:p>
        </w:tc>
      </w:tr>
      <w:tr w:rsidR="002B4EEE" w:rsidRPr="005662EA" w14:paraId="4CC1F1BB" w14:textId="77777777" w:rsidTr="00A758C2">
        <w:trPr>
          <w:cantSplit/>
          <w:jc w:val="center"/>
        </w:trPr>
        <w:tc>
          <w:tcPr>
            <w:tcW w:w="0" w:type="auto"/>
            <w:gridSpan w:val="5"/>
          </w:tcPr>
          <w:p w14:paraId="577C0B14" w14:textId="77777777" w:rsidR="002B4EEE" w:rsidRPr="005662EA" w:rsidRDefault="002B4EEE" w:rsidP="00A758C2">
            <w:pPr>
              <w:keepNext/>
              <w:spacing w:after="60"/>
              <w:rPr>
                <w:rFonts w:ascii="Times New Roman" w:hAnsi="Times New Roman"/>
                <w:sz w:val="22"/>
                <w:szCs w:val="22"/>
              </w:rPr>
            </w:pPr>
            <w:r w:rsidRPr="005662EA">
              <w:rPr>
                <w:rFonts w:ascii="Times New Roman" w:hAnsi="Times New Roman"/>
                <w:i/>
                <w:sz w:val="22"/>
                <w:szCs w:val="22"/>
                <w:vertAlign w:val="superscript"/>
              </w:rPr>
              <w:t>1</w:t>
            </w:r>
            <w:r w:rsidRPr="005662EA">
              <w:rPr>
                <w:rFonts w:ascii="Times New Roman" w:hAnsi="Times New Roman"/>
                <w:sz w:val="22"/>
                <w:szCs w:val="22"/>
              </w:rPr>
              <w:t>Fisher's exact test</w:t>
            </w:r>
          </w:p>
        </w:tc>
      </w:tr>
      <w:bookmarkEnd w:id="669"/>
    </w:tbl>
    <w:p w14:paraId="7749E600" w14:textId="77777777" w:rsidR="002B4EEE" w:rsidRPr="002B4EEE" w:rsidRDefault="002B4EEE" w:rsidP="002B4EEE">
      <w:pPr>
        <w:pStyle w:val="BodyText"/>
        <w:rPr>
          <w:lang w:val="en-US" w:eastAsia="en-US"/>
        </w:rPr>
      </w:pPr>
    </w:p>
    <w:p w14:paraId="32AA0579" w14:textId="00141A87" w:rsidR="002B4EEE" w:rsidRPr="008A3F50" w:rsidRDefault="002B4EEE" w:rsidP="008A3F50">
      <w:pPr>
        <w:pStyle w:val="Heading3"/>
      </w:pPr>
      <w:bookmarkStart w:id="670" w:name="_Toc125806981"/>
      <w:r w:rsidRPr="008A3F50">
        <w:t>A. bengalensis</w:t>
      </w:r>
      <w:bookmarkEnd w:id="670"/>
    </w:p>
    <w:p w14:paraId="632F384F" w14:textId="71481633" w:rsidR="004C602E" w:rsidRPr="006532A1" w:rsidRDefault="002B4EEE" w:rsidP="006532A1">
      <w:pPr>
        <w:pStyle w:val="FirstParagraph"/>
        <w:spacing w:line="480" w:lineRule="auto"/>
        <w:rPr>
          <w:rFonts w:ascii="Times New Roman" w:hAnsi="Times New Roman" w:cs="Times New Roman"/>
          <w:i/>
          <w:iCs/>
        </w:rPr>
      </w:pPr>
      <w:r w:rsidRPr="00A843F9">
        <w:rPr>
          <w:rFonts w:ascii="Times New Roman" w:hAnsi="Times New Roman" w:cs="Times New Roman"/>
        </w:rPr>
        <w:t>Table 1</w:t>
      </w:r>
      <w:r w:rsidR="001521DF">
        <w:rPr>
          <w:rFonts w:ascii="Times New Roman" w:hAnsi="Times New Roman" w:cs="Times New Roman"/>
        </w:rPr>
        <w:t>2</w:t>
      </w:r>
      <w:r w:rsidRPr="00A843F9">
        <w:rPr>
          <w:rFonts w:ascii="Times New Roman" w:hAnsi="Times New Roman" w:cs="Times New Roman"/>
        </w:rPr>
        <w:t xml:space="preserve"> shows that biotope, phase of the moon, seasons and months of sampling did not have significant association with the life stage recruitment of </w:t>
      </w:r>
      <w:r w:rsidRPr="00A843F9">
        <w:rPr>
          <w:rFonts w:ascii="Times New Roman" w:hAnsi="Times New Roman" w:cs="Times New Roman"/>
          <w:i/>
          <w:iCs/>
        </w:rPr>
        <w:t>A. bengalensi</w:t>
      </w:r>
      <w:r w:rsidR="006532A1">
        <w:rPr>
          <w:rFonts w:ascii="Times New Roman" w:hAnsi="Times New Roman" w:cs="Times New Roman"/>
          <w:i/>
          <w:iCs/>
        </w:rPr>
        <w:t>s</w:t>
      </w:r>
    </w:p>
    <w:p w14:paraId="24256AF8" w14:textId="036B642C" w:rsidR="004C602E" w:rsidRDefault="004C602E" w:rsidP="004C602E">
      <w:pPr>
        <w:pStyle w:val="BodyText"/>
        <w:rPr>
          <w:lang w:val="en-US" w:eastAsia="en-US"/>
        </w:rPr>
      </w:pPr>
    </w:p>
    <w:p w14:paraId="49EEA767" w14:textId="6398F5D4" w:rsidR="008D6A22" w:rsidRDefault="008D6A22" w:rsidP="004C602E">
      <w:pPr>
        <w:pStyle w:val="BodyText"/>
        <w:rPr>
          <w:lang w:val="en-US" w:eastAsia="en-US"/>
        </w:rPr>
      </w:pPr>
    </w:p>
    <w:p w14:paraId="7E1BB6EE" w14:textId="77777777" w:rsidR="008D6A22" w:rsidRPr="004C602E" w:rsidRDefault="008D6A22" w:rsidP="004C602E">
      <w:pPr>
        <w:pStyle w:val="BodyText"/>
        <w:rPr>
          <w:lang w:val="en-US" w:eastAsia="en-US"/>
        </w:rPr>
      </w:pPr>
    </w:p>
    <w:p w14:paraId="10E56F9D" w14:textId="036DB9C4" w:rsidR="00BA3056" w:rsidRPr="001B0D14" w:rsidRDefault="002B4EEE" w:rsidP="005336AE">
      <w:pPr>
        <w:pStyle w:val="ThesisTables"/>
      </w:pPr>
      <w:bookmarkStart w:id="671" w:name="_Toc125750609"/>
      <w:r w:rsidRPr="003D6EB5">
        <w:t xml:space="preserve">Table </w:t>
      </w:r>
      <w:r w:rsidR="003D6EB5" w:rsidRPr="003D6EB5">
        <w:t>1</w:t>
      </w:r>
      <w:r w:rsidR="001521DF">
        <w:t>2</w:t>
      </w:r>
      <w:r w:rsidRPr="003D6EB5">
        <w:t>:</w:t>
      </w:r>
      <w:r>
        <w:t xml:space="preserve"> </w:t>
      </w:r>
      <w:r w:rsidR="00A843F9" w:rsidRPr="00A843F9">
        <w:t xml:space="preserve">Juvenile anguillid eels of A. </w:t>
      </w:r>
      <w:r w:rsidR="00A843F9">
        <w:t>bengalensis</w:t>
      </w:r>
      <w:r w:rsidR="00A843F9" w:rsidRPr="00A843F9">
        <w:t xml:space="preserve"> across sampling site characteristic</w:t>
      </w:r>
      <w:bookmarkEnd w:id="671"/>
    </w:p>
    <w:tbl>
      <w:tblPr>
        <w:tblStyle w:val="Table"/>
        <w:tblW w:w="5000" w:type="pct"/>
        <w:jc w:val="center"/>
        <w:tblCellMar>
          <w:left w:w="60" w:type="dxa"/>
          <w:right w:w="60" w:type="dxa"/>
        </w:tblCellMar>
        <w:tblLook w:val="0000" w:firstRow="0" w:lastRow="0" w:firstColumn="0" w:lastColumn="0" w:noHBand="0" w:noVBand="0"/>
      </w:tblPr>
      <w:tblGrid>
        <w:gridCol w:w="3205"/>
        <w:gridCol w:w="1465"/>
        <w:gridCol w:w="1555"/>
        <w:gridCol w:w="1736"/>
        <w:gridCol w:w="1399"/>
      </w:tblGrid>
      <w:tr w:rsidR="00657C9A" w:rsidRPr="005662EA" w14:paraId="5DBBC29C" w14:textId="77777777" w:rsidTr="00A758C2">
        <w:trPr>
          <w:cantSplit/>
          <w:tblHeader/>
          <w:jc w:val="center"/>
        </w:trPr>
        <w:tc>
          <w:tcPr>
            <w:tcW w:w="0" w:type="auto"/>
            <w:tcBorders>
              <w:top w:val="single" w:sz="16" w:space="0" w:color="D3D3D3"/>
              <w:left w:val="single" w:sz="0" w:space="0" w:color="D3D3D3"/>
            </w:tcBorders>
          </w:tcPr>
          <w:p w14:paraId="778DA393" w14:textId="77777777" w:rsidR="00657C9A" w:rsidRPr="005662EA" w:rsidRDefault="00657C9A" w:rsidP="00A758C2">
            <w:pPr>
              <w:keepNext/>
              <w:spacing w:after="60"/>
              <w:rPr>
                <w:rFonts w:ascii="Times New Roman" w:hAnsi="Times New Roman"/>
                <w:sz w:val="22"/>
                <w:szCs w:val="22"/>
              </w:rPr>
            </w:pPr>
          </w:p>
        </w:tc>
        <w:tc>
          <w:tcPr>
            <w:tcW w:w="0" w:type="auto"/>
            <w:gridSpan w:val="2"/>
            <w:tcBorders>
              <w:top w:val="single" w:sz="16" w:space="0" w:color="D3D3D3"/>
              <w:bottom w:val="single" w:sz="16" w:space="0" w:color="D3D3D3"/>
            </w:tcBorders>
          </w:tcPr>
          <w:p w14:paraId="0FC92B6D" w14:textId="77777777" w:rsidR="00657C9A" w:rsidRPr="005662EA" w:rsidRDefault="00657C9A" w:rsidP="00A758C2">
            <w:pPr>
              <w:keepNext/>
              <w:spacing w:after="60"/>
              <w:jc w:val="center"/>
              <w:rPr>
                <w:rFonts w:ascii="Times New Roman" w:hAnsi="Times New Roman"/>
                <w:sz w:val="22"/>
                <w:szCs w:val="22"/>
              </w:rPr>
            </w:pPr>
            <w:r w:rsidRPr="005662EA">
              <w:rPr>
                <w:rFonts w:ascii="Times New Roman" w:hAnsi="Times New Roman"/>
                <w:sz w:val="22"/>
                <w:szCs w:val="22"/>
              </w:rPr>
              <w:t>Local name)</w:t>
            </w:r>
          </w:p>
        </w:tc>
        <w:tc>
          <w:tcPr>
            <w:tcW w:w="0" w:type="auto"/>
            <w:tcBorders>
              <w:top w:val="single" w:sz="16" w:space="0" w:color="D3D3D3"/>
            </w:tcBorders>
          </w:tcPr>
          <w:p w14:paraId="3393B32A" w14:textId="77777777" w:rsidR="00657C9A" w:rsidRPr="005662EA" w:rsidRDefault="00657C9A" w:rsidP="00A758C2">
            <w:pPr>
              <w:keepNext/>
              <w:spacing w:after="60"/>
              <w:rPr>
                <w:rFonts w:ascii="Times New Roman" w:hAnsi="Times New Roman"/>
                <w:sz w:val="22"/>
                <w:szCs w:val="22"/>
              </w:rPr>
            </w:pPr>
          </w:p>
        </w:tc>
        <w:tc>
          <w:tcPr>
            <w:tcW w:w="0" w:type="auto"/>
            <w:tcBorders>
              <w:top w:val="single" w:sz="16" w:space="0" w:color="D3D3D3"/>
              <w:right w:val="single" w:sz="0" w:space="0" w:color="D3D3D3"/>
            </w:tcBorders>
          </w:tcPr>
          <w:p w14:paraId="444D1F6F" w14:textId="77777777" w:rsidR="00657C9A" w:rsidRPr="005662EA" w:rsidRDefault="00657C9A" w:rsidP="00A758C2">
            <w:pPr>
              <w:keepNext/>
              <w:spacing w:after="60"/>
              <w:rPr>
                <w:rFonts w:ascii="Times New Roman" w:hAnsi="Times New Roman"/>
                <w:sz w:val="22"/>
                <w:szCs w:val="22"/>
              </w:rPr>
            </w:pPr>
          </w:p>
        </w:tc>
      </w:tr>
      <w:tr w:rsidR="00657C9A" w:rsidRPr="005662EA" w14:paraId="450A3A53" w14:textId="77777777" w:rsidTr="00A758C2">
        <w:trPr>
          <w:cantSplit/>
          <w:tblHeader/>
          <w:jc w:val="center"/>
        </w:trPr>
        <w:tc>
          <w:tcPr>
            <w:tcW w:w="0" w:type="auto"/>
            <w:tcBorders>
              <w:left w:val="single" w:sz="0" w:space="0" w:color="D3D3D3"/>
              <w:bottom w:val="single" w:sz="16" w:space="0" w:color="D3D3D3"/>
            </w:tcBorders>
          </w:tcPr>
          <w:p w14:paraId="0725B9FC" w14:textId="77777777" w:rsidR="00657C9A" w:rsidRPr="005662EA" w:rsidRDefault="00657C9A" w:rsidP="00A758C2">
            <w:pPr>
              <w:keepNext/>
              <w:spacing w:after="60"/>
              <w:rPr>
                <w:rFonts w:ascii="Times New Roman" w:hAnsi="Times New Roman"/>
                <w:sz w:val="22"/>
                <w:szCs w:val="22"/>
              </w:rPr>
            </w:pPr>
          </w:p>
        </w:tc>
        <w:tc>
          <w:tcPr>
            <w:tcW w:w="0" w:type="auto"/>
            <w:tcBorders>
              <w:bottom w:val="single" w:sz="16" w:space="0" w:color="D3D3D3"/>
            </w:tcBorders>
          </w:tcPr>
          <w:p w14:paraId="4D5CADD2"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Elver</w:t>
            </w:r>
          </w:p>
        </w:tc>
        <w:tc>
          <w:tcPr>
            <w:tcW w:w="0" w:type="auto"/>
            <w:tcBorders>
              <w:bottom w:val="single" w:sz="16" w:space="0" w:color="D3D3D3"/>
            </w:tcBorders>
          </w:tcPr>
          <w:p w14:paraId="778530BF"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Glass eel</w:t>
            </w:r>
          </w:p>
        </w:tc>
        <w:tc>
          <w:tcPr>
            <w:tcW w:w="0" w:type="auto"/>
            <w:tcBorders>
              <w:bottom w:val="single" w:sz="16" w:space="0" w:color="D3D3D3"/>
            </w:tcBorders>
          </w:tcPr>
          <w:p w14:paraId="4BABF8F6"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Total</w:t>
            </w:r>
          </w:p>
        </w:tc>
        <w:tc>
          <w:tcPr>
            <w:tcW w:w="0" w:type="auto"/>
            <w:tcBorders>
              <w:bottom w:val="single" w:sz="16" w:space="0" w:color="D3D3D3"/>
              <w:right w:val="single" w:sz="0" w:space="0" w:color="D3D3D3"/>
            </w:tcBorders>
          </w:tcPr>
          <w:p w14:paraId="1F7ACCA9"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p-value</w:t>
            </w:r>
            <w:r w:rsidRPr="005662EA">
              <w:rPr>
                <w:rFonts w:ascii="Times New Roman" w:hAnsi="Times New Roman"/>
                <w:i/>
                <w:sz w:val="22"/>
                <w:szCs w:val="22"/>
                <w:vertAlign w:val="superscript"/>
              </w:rPr>
              <w:t>1</w:t>
            </w:r>
          </w:p>
        </w:tc>
      </w:tr>
      <w:tr w:rsidR="00657C9A" w:rsidRPr="005662EA" w14:paraId="745F905D"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6C4E35"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Biotope</w:t>
            </w:r>
          </w:p>
        </w:tc>
        <w:tc>
          <w:tcPr>
            <w:tcW w:w="0" w:type="auto"/>
            <w:tcBorders>
              <w:top w:val="single" w:sz="0" w:space="0" w:color="D3D3D3"/>
              <w:left w:val="single" w:sz="0" w:space="0" w:color="D3D3D3"/>
              <w:bottom w:val="single" w:sz="0" w:space="0" w:color="D3D3D3"/>
              <w:right w:val="single" w:sz="0" w:space="0" w:color="D3D3D3"/>
            </w:tcBorders>
          </w:tcPr>
          <w:p w14:paraId="3A0108BE" w14:textId="77777777" w:rsidR="00657C9A" w:rsidRPr="005662EA" w:rsidRDefault="00657C9A"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4B9316C" w14:textId="77777777" w:rsidR="00657C9A" w:rsidRPr="005662EA" w:rsidRDefault="00657C9A"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5FA9D240" w14:textId="77777777" w:rsidR="00657C9A" w:rsidRPr="005662EA" w:rsidRDefault="00657C9A"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0F3CF2C"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&gt;0.9</w:t>
            </w:r>
          </w:p>
        </w:tc>
      </w:tr>
      <w:tr w:rsidR="00657C9A" w:rsidRPr="005662EA" w14:paraId="4A347E0E"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13247A2"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    Rocky/Muddy</w:t>
            </w:r>
          </w:p>
        </w:tc>
        <w:tc>
          <w:tcPr>
            <w:tcW w:w="0" w:type="auto"/>
            <w:tcBorders>
              <w:top w:val="single" w:sz="0" w:space="0" w:color="D3D3D3"/>
              <w:left w:val="single" w:sz="0" w:space="0" w:color="D3D3D3"/>
              <w:bottom w:val="single" w:sz="0" w:space="0" w:color="D3D3D3"/>
              <w:right w:val="single" w:sz="0" w:space="0" w:color="D3D3D3"/>
            </w:tcBorders>
          </w:tcPr>
          <w:p w14:paraId="50F2D177"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0E5AA43D"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465B821D"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3F9B7717" w14:textId="77777777" w:rsidR="00657C9A" w:rsidRPr="005662EA" w:rsidRDefault="00657C9A" w:rsidP="00A758C2">
            <w:pPr>
              <w:keepNext/>
              <w:spacing w:after="60"/>
              <w:rPr>
                <w:rFonts w:ascii="Times New Roman" w:hAnsi="Times New Roman"/>
                <w:sz w:val="22"/>
                <w:szCs w:val="22"/>
              </w:rPr>
            </w:pPr>
          </w:p>
        </w:tc>
      </w:tr>
      <w:tr w:rsidR="00657C9A" w:rsidRPr="005662EA" w14:paraId="05E3494A"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AD4AA9D"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    Vegetation edges</w:t>
            </w:r>
          </w:p>
        </w:tc>
        <w:tc>
          <w:tcPr>
            <w:tcW w:w="0" w:type="auto"/>
            <w:tcBorders>
              <w:top w:val="single" w:sz="0" w:space="0" w:color="D3D3D3"/>
              <w:left w:val="single" w:sz="0" w:space="0" w:color="D3D3D3"/>
              <w:bottom w:val="single" w:sz="0" w:space="0" w:color="D3D3D3"/>
              <w:right w:val="single" w:sz="0" w:space="0" w:color="D3D3D3"/>
            </w:tcBorders>
          </w:tcPr>
          <w:p w14:paraId="2BA22679"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6 (27%)</w:t>
            </w:r>
          </w:p>
        </w:tc>
        <w:tc>
          <w:tcPr>
            <w:tcW w:w="0" w:type="auto"/>
            <w:tcBorders>
              <w:top w:val="single" w:sz="0" w:space="0" w:color="D3D3D3"/>
              <w:left w:val="single" w:sz="0" w:space="0" w:color="D3D3D3"/>
              <w:bottom w:val="single" w:sz="0" w:space="0" w:color="D3D3D3"/>
              <w:right w:val="single" w:sz="0" w:space="0" w:color="D3D3D3"/>
            </w:tcBorders>
          </w:tcPr>
          <w:p w14:paraId="06AAB6D8"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5E352980"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17 (77%)</w:t>
            </w:r>
          </w:p>
        </w:tc>
        <w:tc>
          <w:tcPr>
            <w:tcW w:w="0" w:type="auto"/>
            <w:tcBorders>
              <w:top w:val="single" w:sz="0" w:space="0" w:color="D3D3D3"/>
              <w:left w:val="single" w:sz="0" w:space="0" w:color="D3D3D3"/>
              <w:bottom w:val="single" w:sz="0" w:space="0" w:color="D3D3D3"/>
              <w:right w:val="single" w:sz="0" w:space="0" w:color="D3D3D3"/>
            </w:tcBorders>
          </w:tcPr>
          <w:p w14:paraId="3885F3B5" w14:textId="77777777" w:rsidR="00657C9A" w:rsidRPr="005662EA" w:rsidRDefault="00657C9A" w:rsidP="00A758C2">
            <w:pPr>
              <w:keepNext/>
              <w:spacing w:after="60"/>
              <w:rPr>
                <w:rFonts w:ascii="Times New Roman" w:hAnsi="Times New Roman"/>
                <w:sz w:val="22"/>
                <w:szCs w:val="22"/>
              </w:rPr>
            </w:pPr>
          </w:p>
        </w:tc>
      </w:tr>
      <w:tr w:rsidR="00657C9A" w:rsidRPr="005662EA" w14:paraId="5B2B3948"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7F49E3"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5D427788"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59F0962A"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DBDA976"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701B1CC2" w14:textId="77777777" w:rsidR="00657C9A" w:rsidRPr="005662EA" w:rsidRDefault="00657C9A" w:rsidP="00A758C2">
            <w:pPr>
              <w:keepNext/>
              <w:spacing w:after="60"/>
              <w:rPr>
                <w:rFonts w:ascii="Times New Roman" w:hAnsi="Times New Roman"/>
                <w:sz w:val="22"/>
                <w:szCs w:val="22"/>
              </w:rPr>
            </w:pPr>
          </w:p>
        </w:tc>
      </w:tr>
      <w:tr w:rsidR="00657C9A" w:rsidRPr="005662EA" w14:paraId="073628EB"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4417445"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Moon Phase</w:t>
            </w:r>
          </w:p>
        </w:tc>
        <w:tc>
          <w:tcPr>
            <w:tcW w:w="0" w:type="auto"/>
            <w:tcBorders>
              <w:top w:val="single" w:sz="0" w:space="0" w:color="D3D3D3"/>
              <w:left w:val="single" w:sz="0" w:space="0" w:color="D3D3D3"/>
              <w:bottom w:val="single" w:sz="0" w:space="0" w:color="D3D3D3"/>
              <w:right w:val="single" w:sz="0" w:space="0" w:color="D3D3D3"/>
            </w:tcBorders>
          </w:tcPr>
          <w:p w14:paraId="7E16513B" w14:textId="77777777" w:rsidR="00657C9A" w:rsidRPr="005662EA" w:rsidRDefault="00657C9A"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937404A" w14:textId="77777777" w:rsidR="00657C9A" w:rsidRPr="005662EA" w:rsidRDefault="00657C9A"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7AA3A77" w14:textId="77777777" w:rsidR="00657C9A" w:rsidRPr="005662EA" w:rsidRDefault="00657C9A"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7891AA10"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0.2</w:t>
            </w:r>
          </w:p>
        </w:tc>
      </w:tr>
      <w:tr w:rsidR="00657C9A" w:rsidRPr="005662EA" w14:paraId="68137565"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CC71A6"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    First Quarter</w:t>
            </w:r>
          </w:p>
        </w:tc>
        <w:tc>
          <w:tcPr>
            <w:tcW w:w="0" w:type="auto"/>
            <w:tcBorders>
              <w:top w:val="single" w:sz="0" w:space="0" w:color="D3D3D3"/>
              <w:left w:val="single" w:sz="0" w:space="0" w:color="D3D3D3"/>
              <w:bottom w:val="single" w:sz="0" w:space="0" w:color="D3D3D3"/>
              <w:right w:val="single" w:sz="0" w:space="0" w:color="D3D3D3"/>
            </w:tcBorders>
          </w:tcPr>
          <w:p w14:paraId="1530C293"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0AA55001"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02FAFE99"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7205EAF4" w14:textId="77777777" w:rsidR="00657C9A" w:rsidRPr="005662EA" w:rsidRDefault="00657C9A" w:rsidP="00A758C2">
            <w:pPr>
              <w:keepNext/>
              <w:spacing w:after="60"/>
              <w:rPr>
                <w:rFonts w:ascii="Times New Roman" w:hAnsi="Times New Roman"/>
                <w:sz w:val="22"/>
                <w:szCs w:val="22"/>
              </w:rPr>
            </w:pPr>
          </w:p>
        </w:tc>
      </w:tr>
      <w:tr w:rsidR="00657C9A" w:rsidRPr="005662EA" w14:paraId="512C0DE8"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D8BA40B"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    Last Quarter</w:t>
            </w:r>
          </w:p>
        </w:tc>
        <w:tc>
          <w:tcPr>
            <w:tcW w:w="0" w:type="auto"/>
            <w:tcBorders>
              <w:top w:val="single" w:sz="0" w:space="0" w:color="D3D3D3"/>
              <w:left w:val="single" w:sz="0" w:space="0" w:color="D3D3D3"/>
              <w:bottom w:val="single" w:sz="0" w:space="0" w:color="D3D3D3"/>
              <w:right w:val="single" w:sz="0" w:space="0" w:color="D3D3D3"/>
            </w:tcBorders>
          </w:tcPr>
          <w:p w14:paraId="0121199C"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6DE02074"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A49F77B"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12A7F9EF" w14:textId="77777777" w:rsidR="00657C9A" w:rsidRPr="005662EA" w:rsidRDefault="00657C9A" w:rsidP="00A758C2">
            <w:pPr>
              <w:keepNext/>
              <w:spacing w:after="60"/>
              <w:rPr>
                <w:rFonts w:ascii="Times New Roman" w:hAnsi="Times New Roman"/>
                <w:sz w:val="22"/>
                <w:szCs w:val="22"/>
              </w:rPr>
            </w:pPr>
          </w:p>
        </w:tc>
      </w:tr>
      <w:tr w:rsidR="00657C9A" w:rsidRPr="005662EA" w14:paraId="5A3EC521"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21E4D15"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    Wanning Gibbous</w:t>
            </w:r>
          </w:p>
        </w:tc>
        <w:tc>
          <w:tcPr>
            <w:tcW w:w="0" w:type="auto"/>
            <w:tcBorders>
              <w:top w:val="single" w:sz="0" w:space="0" w:color="D3D3D3"/>
              <w:left w:val="single" w:sz="0" w:space="0" w:color="D3D3D3"/>
              <w:bottom w:val="single" w:sz="0" w:space="0" w:color="D3D3D3"/>
              <w:right w:val="single" w:sz="0" w:space="0" w:color="D3D3D3"/>
            </w:tcBorders>
          </w:tcPr>
          <w:p w14:paraId="7F7FE342"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683E69DD"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3D702C1C"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9 (41%)</w:t>
            </w:r>
          </w:p>
        </w:tc>
        <w:tc>
          <w:tcPr>
            <w:tcW w:w="0" w:type="auto"/>
            <w:tcBorders>
              <w:top w:val="single" w:sz="0" w:space="0" w:color="D3D3D3"/>
              <w:left w:val="single" w:sz="0" w:space="0" w:color="D3D3D3"/>
              <w:bottom w:val="single" w:sz="0" w:space="0" w:color="D3D3D3"/>
              <w:right w:val="single" w:sz="0" w:space="0" w:color="D3D3D3"/>
            </w:tcBorders>
          </w:tcPr>
          <w:p w14:paraId="13590C6F" w14:textId="77777777" w:rsidR="00657C9A" w:rsidRPr="005662EA" w:rsidRDefault="00657C9A" w:rsidP="00A758C2">
            <w:pPr>
              <w:keepNext/>
              <w:spacing w:after="60"/>
              <w:rPr>
                <w:rFonts w:ascii="Times New Roman" w:hAnsi="Times New Roman"/>
                <w:sz w:val="22"/>
                <w:szCs w:val="22"/>
              </w:rPr>
            </w:pPr>
          </w:p>
        </w:tc>
      </w:tr>
      <w:tr w:rsidR="00657C9A" w:rsidRPr="005662EA" w14:paraId="32D39D1E"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51D75C8" w14:textId="2FD19555"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 xml:space="preserve">    Waxing </w:t>
            </w:r>
            <w:r w:rsidR="005662EA" w:rsidRPr="005662EA">
              <w:rPr>
                <w:rFonts w:ascii="Times New Roman" w:hAnsi="Times New Roman"/>
                <w:sz w:val="22"/>
                <w:szCs w:val="22"/>
              </w:rPr>
              <w:t>crescent</w:t>
            </w:r>
          </w:p>
        </w:tc>
        <w:tc>
          <w:tcPr>
            <w:tcW w:w="0" w:type="auto"/>
            <w:tcBorders>
              <w:top w:val="single" w:sz="0" w:space="0" w:color="D3D3D3"/>
              <w:left w:val="single" w:sz="0" w:space="0" w:color="D3D3D3"/>
              <w:bottom w:val="single" w:sz="0" w:space="0" w:color="D3D3D3"/>
              <w:right w:val="single" w:sz="0" w:space="0" w:color="D3D3D3"/>
            </w:tcBorders>
          </w:tcPr>
          <w:p w14:paraId="463C379F"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0F2EB0EC"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4 (18%)</w:t>
            </w:r>
          </w:p>
        </w:tc>
        <w:tc>
          <w:tcPr>
            <w:tcW w:w="0" w:type="auto"/>
            <w:tcBorders>
              <w:top w:val="single" w:sz="0" w:space="0" w:color="D3D3D3"/>
              <w:left w:val="single" w:sz="0" w:space="0" w:color="D3D3D3"/>
              <w:bottom w:val="single" w:sz="0" w:space="0" w:color="D3D3D3"/>
              <w:right w:val="single" w:sz="0" w:space="0" w:color="D3D3D3"/>
            </w:tcBorders>
          </w:tcPr>
          <w:p w14:paraId="0D45FF44"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5 (23%)</w:t>
            </w:r>
          </w:p>
        </w:tc>
        <w:tc>
          <w:tcPr>
            <w:tcW w:w="0" w:type="auto"/>
            <w:tcBorders>
              <w:top w:val="single" w:sz="0" w:space="0" w:color="D3D3D3"/>
              <w:left w:val="single" w:sz="0" w:space="0" w:color="D3D3D3"/>
              <w:bottom w:val="single" w:sz="0" w:space="0" w:color="D3D3D3"/>
              <w:right w:val="single" w:sz="0" w:space="0" w:color="D3D3D3"/>
            </w:tcBorders>
          </w:tcPr>
          <w:p w14:paraId="515E89A7" w14:textId="77777777" w:rsidR="00657C9A" w:rsidRPr="005662EA" w:rsidRDefault="00657C9A" w:rsidP="00A758C2">
            <w:pPr>
              <w:keepNext/>
              <w:spacing w:after="60"/>
              <w:rPr>
                <w:rFonts w:ascii="Times New Roman" w:hAnsi="Times New Roman"/>
                <w:sz w:val="22"/>
                <w:szCs w:val="22"/>
              </w:rPr>
            </w:pPr>
          </w:p>
        </w:tc>
      </w:tr>
      <w:tr w:rsidR="00657C9A" w:rsidRPr="005662EA" w14:paraId="57BA10D8"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B3F4C61"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46622631"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3E5FF081"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019A6261"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1ABCCABA" w14:textId="77777777" w:rsidR="00657C9A" w:rsidRPr="005662EA" w:rsidRDefault="00657C9A" w:rsidP="00A758C2">
            <w:pPr>
              <w:keepNext/>
              <w:spacing w:after="60"/>
              <w:rPr>
                <w:rFonts w:ascii="Times New Roman" w:hAnsi="Times New Roman"/>
                <w:sz w:val="22"/>
                <w:szCs w:val="22"/>
              </w:rPr>
            </w:pPr>
          </w:p>
        </w:tc>
      </w:tr>
      <w:tr w:rsidR="00657C9A" w:rsidRPr="005662EA" w14:paraId="7F05B98A"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8251A8E"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Season</w:t>
            </w:r>
          </w:p>
        </w:tc>
        <w:tc>
          <w:tcPr>
            <w:tcW w:w="0" w:type="auto"/>
            <w:tcBorders>
              <w:top w:val="single" w:sz="0" w:space="0" w:color="D3D3D3"/>
              <w:left w:val="single" w:sz="0" w:space="0" w:color="D3D3D3"/>
              <w:bottom w:val="single" w:sz="0" w:space="0" w:color="D3D3D3"/>
              <w:right w:val="single" w:sz="0" w:space="0" w:color="D3D3D3"/>
            </w:tcBorders>
          </w:tcPr>
          <w:p w14:paraId="627880EA" w14:textId="77777777" w:rsidR="00657C9A" w:rsidRPr="005662EA" w:rsidRDefault="00657C9A"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43F68E37" w14:textId="77777777" w:rsidR="00657C9A" w:rsidRPr="005662EA" w:rsidRDefault="00657C9A"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4BA9B76" w14:textId="77777777" w:rsidR="00657C9A" w:rsidRPr="005662EA" w:rsidRDefault="00657C9A"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65EAE2A5"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0.3</w:t>
            </w:r>
          </w:p>
        </w:tc>
      </w:tr>
      <w:tr w:rsidR="00657C9A" w:rsidRPr="005662EA" w14:paraId="38630454"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9ABEF07"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    Dry</w:t>
            </w:r>
          </w:p>
        </w:tc>
        <w:tc>
          <w:tcPr>
            <w:tcW w:w="0" w:type="auto"/>
            <w:tcBorders>
              <w:top w:val="single" w:sz="0" w:space="0" w:color="D3D3D3"/>
              <w:left w:val="single" w:sz="0" w:space="0" w:color="D3D3D3"/>
              <w:bottom w:val="single" w:sz="0" w:space="0" w:color="D3D3D3"/>
              <w:right w:val="single" w:sz="0" w:space="0" w:color="D3D3D3"/>
            </w:tcBorders>
          </w:tcPr>
          <w:p w14:paraId="73FD97D0"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62B5F036"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78CD25F3"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3 (14%)</w:t>
            </w:r>
          </w:p>
        </w:tc>
        <w:tc>
          <w:tcPr>
            <w:tcW w:w="0" w:type="auto"/>
            <w:tcBorders>
              <w:top w:val="single" w:sz="0" w:space="0" w:color="D3D3D3"/>
              <w:left w:val="single" w:sz="0" w:space="0" w:color="D3D3D3"/>
              <w:bottom w:val="single" w:sz="0" w:space="0" w:color="D3D3D3"/>
              <w:right w:val="single" w:sz="0" w:space="0" w:color="D3D3D3"/>
            </w:tcBorders>
          </w:tcPr>
          <w:p w14:paraId="7135CF6A" w14:textId="77777777" w:rsidR="00657C9A" w:rsidRPr="005662EA" w:rsidRDefault="00657C9A" w:rsidP="00A758C2">
            <w:pPr>
              <w:keepNext/>
              <w:spacing w:after="60"/>
              <w:rPr>
                <w:rFonts w:ascii="Times New Roman" w:hAnsi="Times New Roman"/>
                <w:sz w:val="22"/>
                <w:szCs w:val="22"/>
              </w:rPr>
            </w:pPr>
          </w:p>
        </w:tc>
      </w:tr>
      <w:tr w:rsidR="00657C9A" w:rsidRPr="005662EA" w14:paraId="3C4A2618"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9A9D6DE"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    Wet</w:t>
            </w:r>
          </w:p>
        </w:tc>
        <w:tc>
          <w:tcPr>
            <w:tcW w:w="0" w:type="auto"/>
            <w:tcBorders>
              <w:top w:val="single" w:sz="0" w:space="0" w:color="D3D3D3"/>
              <w:left w:val="single" w:sz="0" w:space="0" w:color="D3D3D3"/>
              <w:bottom w:val="single" w:sz="0" w:space="0" w:color="D3D3D3"/>
              <w:right w:val="single" w:sz="0" w:space="0" w:color="D3D3D3"/>
            </w:tcBorders>
          </w:tcPr>
          <w:p w14:paraId="13A4E003"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37329301"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11 (50%)</w:t>
            </w:r>
          </w:p>
        </w:tc>
        <w:tc>
          <w:tcPr>
            <w:tcW w:w="0" w:type="auto"/>
            <w:tcBorders>
              <w:top w:val="single" w:sz="0" w:space="0" w:color="D3D3D3"/>
              <w:left w:val="single" w:sz="0" w:space="0" w:color="D3D3D3"/>
              <w:bottom w:val="single" w:sz="0" w:space="0" w:color="D3D3D3"/>
              <w:right w:val="single" w:sz="0" w:space="0" w:color="D3D3D3"/>
            </w:tcBorders>
          </w:tcPr>
          <w:p w14:paraId="2A3E64E2"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19 (86%)</w:t>
            </w:r>
          </w:p>
        </w:tc>
        <w:tc>
          <w:tcPr>
            <w:tcW w:w="0" w:type="auto"/>
            <w:tcBorders>
              <w:top w:val="single" w:sz="0" w:space="0" w:color="D3D3D3"/>
              <w:left w:val="single" w:sz="0" w:space="0" w:color="D3D3D3"/>
              <w:bottom w:val="single" w:sz="0" w:space="0" w:color="D3D3D3"/>
              <w:right w:val="single" w:sz="0" w:space="0" w:color="D3D3D3"/>
            </w:tcBorders>
          </w:tcPr>
          <w:p w14:paraId="36B0EB93" w14:textId="77777777" w:rsidR="00657C9A" w:rsidRPr="005662EA" w:rsidRDefault="00657C9A" w:rsidP="00A758C2">
            <w:pPr>
              <w:keepNext/>
              <w:spacing w:after="60"/>
              <w:rPr>
                <w:rFonts w:ascii="Times New Roman" w:hAnsi="Times New Roman"/>
                <w:sz w:val="22"/>
                <w:szCs w:val="22"/>
              </w:rPr>
            </w:pPr>
          </w:p>
        </w:tc>
      </w:tr>
      <w:tr w:rsidR="00657C9A" w:rsidRPr="005662EA" w14:paraId="6031B865"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A42956"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4BD267B6"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61E1960B"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2646178A"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6A01C00E" w14:textId="77777777" w:rsidR="00657C9A" w:rsidRPr="005662EA" w:rsidRDefault="00657C9A" w:rsidP="00A758C2">
            <w:pPr>
              <w:keepNext/>
              <w:spacing w:after="60"/>
              <w:rPr>
                <w:rFonts w:ascii="Times New Roman" w:hAnsi="Times New Roman"/>
                <w:sz w:val="22"/>
                <w:szCs w:val="22"/>
              </w:rPr>
            </w:pPr>
          </w:p>
        </w:tc>
      </w:tr>
      <w:tr w:rsidR="00657C9A" w:rsidRPr="005662EA" w14:paraId="62B27D12"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E7BD654"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Month</w:t>
            </w:r>
          </w:p>
        </w:tc>
        <w:tc>
          <w:tcPr>
            <w:tcW w:w="0" w:type="auto"/>
            <w:tcBorders>
              <w:top w:val="single" w:sz="0" w:space="0" w:color="D3D3D3"/>
              <w:left w:val="single" w:sz="0" w:space="0" w:color="D3D3D3"/>
              <w:bottom w:val="single" w:sz="0" w:space="0" w:color="D3D3D3"/>
              <w:right w:val="single" w:sz="0" w:space="0" w:color="D3D3D3"/>
            </w:tcBorders>
          </w:tcPr>
          <w:p w14:paraId="1FDA33FA" w14:textId="77777777" w:rsidR="00657C9A" w:rsidRPr="005662EA" w:rsidRDefault="00657C9A"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108C12F" w14:textId="77777777" w:rsidR="00657C9A" w:rsidRPr="005662EA" w:rsidRDefault="00657C9A"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17E7E6DE" w14:textId="77777777" w:rsidR="00657C9A" w:rsidRPr="005662EA" w:rsidRDefault="00657C9A" w:rsidP="00A758C2">
            <w:pPr>
              <w:keepNext/>
              <w:spacing w:after="60"/>
              <w:rPr>
                <w:rFonts w:ascii="Times New Roman" w:hAnsi="Times New Roman"/>
                <w:sz w:val="22"/>
                <w:szCs w:val="22"/>
              </w:rPr>
            </w:pPr>
          </w:p>
        </w:tc>
        <w:tc>
          <w:tcPr>
            <w:tcW w:w="0" w:type="auto"/>
            <w:tcBorders>
              <w:top w:val="single" w:sz="0" w:space="0" w:color="D3D3D3"/>
              <w:left w:val="single" w:sz="0" w:space="0" w:color="D3D3D3"/>
              <w:bottom w:val="single" w:sz="0" w:space="0" w:color="D3D3D3"/>
              <w:right w:val="single" w:sz="0" w:space="0" w:color="D3D3D3"/>
            </w:tcBorders>
          </w:tcPr>
          <w:p w14:paraId="36908E5E"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0.8</w:t>
            </w:r>
          </w:p>
        </w:tc>
      </w:tr>
      <w:tr w:rsidR="00657C9A" w:rsidRPr="005662EA" w14:paraId="6489BBB8"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474FBF8"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    August</w:t>
            </w:r>
          </w:p>
        </w:tc>
        <w:tc>
          <w:tcPr>
            <w:tcW w:w="0" w:type="auto"/>
            <w:tcBorders>
              <w:top w:val="single" w:sz="0" w:space="0" w:color="D3D3D3"/>
              <w:left w:val="single" w:sz="0" w:space="0" w:color="D3D3D3"/>
              <w:bottom w:val="single" w:sz="0" w:space="0" w:color="D3D3D3"/>
              <w:right w:val="single" w:sz="0" w:space="0" w:color="D3D3D3"/>
            </w:tcBorders>
          </w:tcPr>
          <w:p w14:paraId="46F35088"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7F65398F"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10 (45%)</w:t>
            </w:r>
          </w:p>
        </w:tc>
        <w:tc>
          <w:tcPr>
            <w:tcW w:w="0" w:type="auto"/>
            <w:tcBorders>
              <w:top w:val="single" w:sz="0" w:space="0" w:color="D3D3D3"/>
              <w:left w:val="single" w:sz="0" w:space="0" w:color="D3D3D3"/>
              <w:bottom w:val="single" w:sz="0" w:space="0" w:color="D3D3D3"/>
              <w:right w:val="single" w:sz="0" w:space="0" w:color="D3D3D3"/>
            </w:tcBorders>
          </w:tcPr>
          <w:p w14:paraId="695E2014"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18 (82%)</w:t>
            </w:r>
          </w:p>
        </w:tc>
        <w:tc>
          <w:tcPr>
            <w:tcW w:w="0" w:type="auto"/>
            <w:tcBorders>
              <w:top w:val="single" w:sz="0" w:space="0" w:color="D3D3D3"/>
              <w:left w:val="single" w:sz="0" w:space="0" w:color="D3D3D3"/>
              <w:bottom w:val="single" w:sz="0" w:space="0" w:color="D3D3D3"/>
              <w:right w:val="single" w:sz="0" w:space="0" w:color="D3D3D3"/>
            </w:tcBorders>
          </w:tcPr>
          <w:p w14:paraId="5B01864A" w14:textId="77777777" w:rsidR="00657C9A" w:rsidRPr="005662EA" w:rsidRDefault="00657C9A" w:rsidP="00A758C2">
            <w:pPr>
              <w:keepNext/>
              <w:spacing w:after="60"/>
              <w:rPr>
                <w:rFonts w:ascii="Times New Roman" w:hAnsi="Times New Roman"/>
                <w:sz w:val="22"/>
                <w:szCs w:val="22"/>
              </w:rPr>
            </w:pPr>
          </w:p>
        </w:tc>
      </w:tr>
      <w:tr w:rsidR="00657C9A" w:rsidRPr="005662EA" w14:paraId="40B55416"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F35ED5" w14:textId="7918581C"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    July</w:t>
            </w:r>
          </w:p>
        </w:tc>
        <w:tc>
          <w:tcPr>
            <w:tcW w:w="0" w:type="auto"/>
            <w:tcBorders>
              <w:top w:val="single" w:sz="0" w:space="0" w:color="D3D3D3"/>
              <w:left w:val="single" w:sz="0" w:space="0" w:color="D3D3D3"/>
              <w:bottom w:val="single" w:sz="0" w:space="0" w:color="D3D3D3"/>
              <w:right w:val="single" w:sz="0" w:space="0" w:color="D3D3D3"/>
            </w:tcBorders>
          </w:tcPr>
          <w:p w14:paraId="1D89D4D1"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4BB61BAF"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2450E689"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EA8E711" w14:textId="77777777" w:rsidR="00657C9A" w:rsidRPr="005662EA" w:rsidRDefault="00657C9A" w:rsidP="00A758C2">
            <w:pPr>
              <w:keepNext/>
              <w:spacing w:after="60"/>
              <w:rPr>
                <w:rFonts w:ascii="Times New Roman" w:hAnsi="Times New Roman"/>
                <w:sz w:val="22"/>
                <w:szCs w:val="22"/>
              </w:rPr>
            </w:pPr>
          </w:p>
        </w:tc>
      </w:tr>
      <w:tr w:rsidR="00657C9A" w:rsidRPr="005662EA" w14:paraId="4CC1F80B"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767B2D4"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    November</w:t>
            </w:r>
          </w:p>
        </w:tc>
        <w:tc>
          <w:tcPr>
            <w:tcW w:w="0" w:type="auto"/>
            <w:tcBorders>
              <w:top w:val="single" w:sz="0" w:space="0" w:color="D3D3D3"/>
              <w:left w:val="single" w:sz="0" w:space="0" w:color="D3D3D3"/>
              <w:bottom w:val="single" w:sz="0" w:space="0" w:color="D3D3D3"/>
              <w:right w:val="single" w:sz="0" w:space="0" w:color="D3D3D3"/>
            </w:tcBorders>
          </w:tcPr>
          <w:p w14:paraId="30441288"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E87C8FE"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7A368D17"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2 (9.1%)</w:t>
            </w:r>
          </w:p>
        </w:tc>
        <w:tc>
          <w:tcPr>
            <w:tcW w:w="0" w:type="auto"/>
            <w:tcBorders>
              <w:top w:val="single" w:sz="0" w:space="0" w:color="D3D3D3"/>
              <w:left w:val="single" w:sz="0" w:space="0" w:color="D3D3D3"/>
              <w:bottom w:val="single" w:sz="0" w:space="0" w:color="D3D3D3"/>
              <w:right w:val="single" w:sz="0" w:space="0" w:color="D3D3D3"/>
            </w:tcBorders>
          </w:tcPr>
          <w:p w14:paraId="19CF9CE0" w14:textId="77777777" w:rsidR="00657C9A" w:rsidRPr="005662EA" w:rsidRDefault="00657C9A" w:rsidP="00A758C2">
            <w:pPr>
              <w:keepNext/>
              <w:spacing w:after="60"/>
              <w:rPr>
                <w:rFonts w:ascii="Times New Roman" w:hAnsi="Times New Roman"/>
                <w:sz w:val="22"/>
                <w:szCs w:val="22"/>
              </w:rPr>
            </w:pPr>
          </w:p>
        </w:tc>
      </w:tr>
      <w:tr w:rsidR="00657C9A" w:rsidRPr="005662EA" w14:paraId="3F7EBC5D"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855A074"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    September</w:t>
            </w:r>
          </w:p>
        </w:tc>
        <w:tc>
          <w:tcPr>
            <w:tcW w:w="0" w:type="auto"/>
            <w:tcBorders>
              <w:top w:val="single" w:sz="0" w:space="0" w:color="D3D3D3"/>
              <w:left w:val="single" w:sz="0" w:space="0" w:color="D3D3D3"/>
              <w:bottom w:val="single" w:sz="0" w:space="0" w:color="D3D3D3"/>
              <w:right w:val="single" w:sz="0" w:space="0" w:color="D3D3D3"/>
            </w:tcBorders>
          </w:tcPr>
          <w:p w14:paraId="17F94F8B"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526D5353"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47226A19"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1 (4.5%)</w:t>
            </w:r>
          </w:p>
        </w:tc>
        <w:tc>
          <w:tcPr>
            <w:tcW w:w="0" w:type="auto"/>
            <w:tcBorders>
              <w:top w:val="single" w:sz="0" w:space="0" w:color="D3D3D3"/>
              <w:left w:val="single" w:sz="0" w:space="0" w:color="D3D3D3"/>
              <w:bottom w:val="single" w:sz="0" w:space="0" w:color="D3D3D3"/>
              <w:right w:val="single" w:sz="0" w:space="0" w:color="D3D3D3"/>
            </w:tcBorders>
          </w:tcPr>
          <w:p w14:paraId="0E4D1DD9" w14:textId="77777777" w:rsidR="00657C9A" w:rsidRPr="005662EA" w:rsidRDefault="00657C9A" w:rsidP="00A758C2">
            <w:pPr>
              <w:keepNext/>
              <w:spacing w:after="60"/>
              <w:rPr>
                <w:rFonts w:ascii="Times New Roman" w:hAnsi="Times New Roman"/>
                <w:sz w:val="22"/>
                <w:szCs w:val="22"/>
              </w:rPr>
            </w:pPr>
          </w:p>
        </w:tc>
      </w:tr>
      <w:tr w:rsidR="00D87736" w:rsidRPr="005662EA" w14:paraId="5CDAB655"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90FCC4A" w14:textId="2D5FFA31" w:rsidR="00D87736" w:rsidRPr="005662EA" w:rsidRDefault="00D87736" w:rsidP="00D87736">
            <w:pPr>
              <w:keepNext/>
              <w:spacing w:after="60"/>
              <w:rPr>
                <w:rFonts w:ascii="Times New Roman" w:hAnsi="Times New Roman"/>
              </w:rPr>
            </w:pPr>
            <w:r>
              <w:rPr>
                <w:rFonts w:ascii="Times New Roman" w:hAnsi="Times New Roman"/>
              </w:rPr>
              <w:t xml:space="preserve">    January </w:t>
            </w:r>
          </w:p>
        </w:tc>
        <w:tc>
          <w:tcPr>
            <w:tcW w:w="0" w:type="auto"/>
            <w:tcBorders>
              <w:top w:val="single" w:sz="0" w:space="0" w:color="D3D3D3"/>
              <w:left w:val="single" w:sz="0" w:space="0" w:color="D3D3D3"/>
              <w:bottom w:val="single" w:sz="0" w:space="0" w:color="D3D3D3"/>
              <w:right w:val="single" w:sz="0" w:space="0" w:color="D3D3D3"/>
            </w:tcBorders>
          </w:tcPr>
          <w:p w14:paraId="3E1CF725" w14:textId="560DF2A1" w:rsidR="00D87736" w:rsidRPr="005662EA" w:rsidRDefault="00D87736" w:rsidP="00D87736">
            <w:pPr>
              <w:keepNext/>
              <w:spacing w:after="60"/>
              <w:rPr>
                <w:rFonts w:ascii="Times New Roman" w:hAnsi="Times New Roman"/>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78420C1F" w14:textId="7021F99B" w:rsidR="00D87736" w:rsidRPr="005662EA" w:rsidRDefault="00D87736" w:rsidP="00D87736">
            <w:pPr>
              <w:keepNext/>
              <w:spacing w:after="60"/>
              <w:rPr>
                <w:rFonts w:ascii="Times New Roman" w:hAnsi="Times New Roman"/>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18D7FE9F" w14:textId="62719775" w:rsidR="00D87736" w:rsidRPr="005662EA" w:rsidRDefault="00D87736" w:rsidP="00D87736">
            <w:pPr>
              <w:keepNext/>
              <w:spacing w:after="60"/>
              <w:rPr>
                <w:rFonts w:ascii="Times New Roman" w:hAnsi="Times New Roman"/>
              </w:rPr>
            </w:pPr>
            <w:r w:rsidRPr="005662EA">
              <w:rPr>
                <w:rFonts w:ascii="Times New Roman" w:hAnsi="Times New Roman"/>
                <w:sz w:val="22"/>
                <w:szCs w:val="22"/>
              </w:rPr>
              <w:t>0 (0%)</w:t>
            </w:r>
          </w:p>
        </w:tc>
        <w:tc>
          <w:tcPr>
            <w:tcW w:w="0" w:type="auto"/>
            <w:tcBorders>
              <w:top w:val="single" w:sz="0" w:space="0" w:color="D3D3D3"/>
              <w:left w:val="single" w:sz="0" w:space="0" w:color="D3D3D3"/>
              <w:bottom w:val="single" w:sz="0" w:space="0" w:color="D3D3D3"/>
              <w:right w:val="single" w:sz="0" w:space="0" w:color="D3D3D3"/>
            </w:tcBorders>
          </w:tcPr>
          <w:p w14:paraId="314FC8E5" w14:textId="77777777" w:rsidR="00D87736" w:rsidRPr="005662EA" w:rsidRDefault="00D87736" w:rsidP="00D87736">
            <w:pPr>
              <w:keepNext/>
              <w:spacing w:after="60"/>
              <w:rPr>
                <w:rFonts w:ascii="Times New Roman" w:hAnsi="Times New Roman"/>
              </w:rPr>
            </w:pPr>
          </w:p>
        </w:tc>
      </w:tr>
      <w:tr w:rsidR="00657C9A" w:rsidRPr="005662EA" w14:paraId="0641DF0C"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7C0D0DE7"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Total</w:t>
            </w:r>
          </w:p>
        </w:tc>
        <w:tc>
          <w:tcPr>
            <w:tcW w:w="0" w:type="auto"/>
            <w:tcBorders>
              <w:top w:val="single" w:sz="0" w:space="0" w:color="D3D3D3"/>
              <w:left w:val="single" w:sz="0" w:space="0" w:color="D3D3D3"/>
              <w:bottom w:val="single" w:sz="0" w:space="0" w:color="D3D3D3"/>
              <w:right w:val="single" w:sz="0" w:space="0" w:color="D3D3D3"/>
            </w:tcBorders>
          </w:tcPr>
          <w:p w14:paraId="1BDB5A1F"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8 (36%)</w:t>
            </w:r>
          </w:p>
        </w:tc>
        <w:tc>
          <w:tcPr>
            <w:tcW w:w="0" w:type="auto"/>
            <w:tcBorders>
              <w:top w:val="single" w:sz="0" w:space="0" w:color="D3D3D3"/>
              <w:left w:val="single" w:sz="0" w:space="0" w:color="D3D3D3"/>
              <w:bottom w:val="single" w:sz="0" w:space="0" w:color="D3D3D3"/>
              <w:right w:val="single" w:sz="0" w:space="0" w:color="D3D3D3"/>
            </w:tcBorders>
          </w:tcPr>
          <w:p w14:paraId="491D0CD6"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14 (64%)</w:t>
            </w:r>
          </w:p>
        </w:tc>
        <w:tc>
          <w:tcPr>
            <w:tcW w:w="0" w:type="auto"/>
            <w:tcBorders>
              <w:top w:val="single" w:sz="0" w:space="0" w:color="D3D3D3"/>
              <w:left w:val="single" w:sz="0" w:space="0" w:color="D3D3D3"/>
              <w:bottom w:val="single" w:sz="0" w:space="0" w:color="D3D3D3"/>
              <w:right w:val="single" w:sz="0" w:space="0" w:color="D3D3D3"/>
            </w:tcBorders>
          </w:tcPr>
          <w:p w14:paraId="7A8242B5"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sz w:val="22"/>
                <w:szCs w:val="22"/>
              </w:rPr>
              <w:t>22 (100%)</w:t>
            </w:r>
          </w:p>
        </w:tc>
        <w:tc>
          <w:tcPr>
            <w:tcW w:w="0" w:type="auto"/>
            <w:tcBorders>
              <w:top w:val="single" w:sz="0" w:space="0" w:color="D3D3D3"/>
              <w:left w:val="single" w:sz="0" w:space="0" w:color="D3D3D3"/>
              <w:bottom w:val="single" w:sz="0" w:space="0" w:color="D3D3D3"/>
              <w:right w:val="single" w:sz="0" w:space="0" w:color="D3D3D3"/>
            </w:tcBorders>
          </w:tcPr>
          <w:p w14:paraId="72461934" w14:textId="77777777" w:rsidR="00657C9A" w:rsidRPr="005662EA" w:rsidRDefault="00657C9A" w:rsidP="00A758C2">
            <w:pPr>
              <w:keepNext/>
              <w:spacing w:after="60"/>
              <w:rPr>
                <w:rFonts w:ascii="Times New Roman" w:hAnsi="Times New Roman"/>
                <w:sz w:val="22"/>
                <w:szCs w:val="22"/>
              </w:rPr>
            </w:pPr>
          </w:p>
        </w:tc>
      </w:tr>
      <w:tr w:rsidR="00657C9A" w:rsidRPr="005662EA" w14:paraId="04104D1F" w14:textId="77777777" w:rsidTr="00A758C2">
        <w:trPr>
          <w:cantSplit/>
          <w:jc w:val="center"/>
        </w:trPr>
        <w:tc>
          <w:tcPr>
            <w:tcW w:w="0" w:type="auto"/>
            <w:gridSpan w:val="5"/>
          </w:tcPr>
          <w:p w14:paraId="28168C47" w14:textId="77777777" w:rsidR="00657C9A" w:rsidRPr="005662EA" w:rsidRDefault="00657C9A" w:rsidP="00A758C2">
            <w:pPr>
              <w:keepNext/>
              <w:spacing w:after="60"/>
              <w:rPr>
                <w:rFonts w:ascii="Times New Roman" w:hAnsi="Times New Roman"/>
                <w:sz w:val="22"/>
                <w:szCs w:val="22"/>
              </w:rPr>
            </w:pPr>
            <w:r w:rsidRPr="005662EA">
              <w:rPr>
                <w:rFonts w:ascii="Times New Roman" w:hAnsi="Times New Roman"/>
                <w:i/>
                <w:sz w:val="22"/>
                <w:szCs w:val="22"/>
                <w:vertAlign w:val="superscript"/>
              </w:rPr>
              <w:t>1</w:t>
            </w:r>
            <w:r w:rsidRPr="005662EA">
              <w:rPr>
                <w:rFonts w:ascii="Times New Roman" w:hAnsi="Times New Roman"/>
                <w:sz w:val="22"/>
                <w:szCs w:val="22"/>
              </w:rPr>
              <w:t>Fisher's exact test</w:t>
            </w:r>
          </w:p>
        </w:tc>
      </w:tr>
    </w:tbl>
    <w:p w14:paraId="7EB0350E" w14:textId="07851503" w:rsidR="003D6EB5" w:rsidRDefault="003D6EB5" w:rsidP="00D760E6">
      <w:pPr>
        <w:pStyle w:val="Heading2"/>
        <w:numPr>
          <w:ilvl w:val="0"/>
          <w:numId w:val="0"/>
        </w:numPr>
      </w:pPr>
    </w:p>
    <w:p w14:paraId="1783D5E1" w14:textId="37B0DEA6" w:rsidR="008A3F50" w:rsidRDefault="008A3F50" w:rsidP="008A3F50">
      <w:pPr>
        <w:rPr>
          <w:lang w:val="en-US" w:eastAsia="en-US"/>
        </w:rPr>
      </w:pPr>
    </w:p>
    <w:p w14:paraId="175A4BD7" w14:textId="62C41D85" w:rsidR="008A3F50" w:rsidRDefault="008A3F50" w:rsidP="008A3F50">
      <w:pPr>
        <w:rPr>
          <w:lang w:val="en-US" w:eastAsia="en-US"/>
        </w:rPr>
      </w:pPr>
    </w:p>
    <w:p w14:paraId="18AD72A7" w14:textId="3F2F1C05" w:rsidR="008A3F50" w:rsidRDefault="008A3F50" w:rsidP="008A3F50">
      <w:pPr>
        <w:rPr>
          <w:lang w:val="en-US" w:eastAsia="en-US"/>
        </w:rPr>
      </w:pPr>
    </w:p>
    <w:p w14:paraId="0D52B64C" w14:textId="77777777" w:rsidR="008A3F50" w:rsidRPr="008A3F50" w:rsidRDefault="008A3F50" w:rsidP="008A3F50">
      <w:pPr>
        <w:rPr>
          <w:lang w:val="en-US" w:eastAsia="en-US"/>
        </w:rPr>
      </w:pPr>
    </w:p>
    <w:p w14:paraId="7E980806" w14:textId="40183A12" w:rsidR="00A843F9" w:rsidRDefault="003D6EB5" w:rsidP="008A3F50">
      <w:pPr>
        <w:pStyle w:val="Heading2"/>
      </w:pPr>
      <w:bookmarkStart w:id="672" w:name="_Toc125806982"/>
      <w:bookmarkStart w:id="673" w:name="Xec2cd5553d25a92772917ff60f34e75f55c1682"/>
      <w:r>
        <w:t>Influence of p</w:t>
      </w:r>
      <w:r w:rsidR="00A843F9">
        <w:t>hysio</w:t>
      </w:r>
      <w:r>
        <w:t>-</w:t>
      </w:r>
      <w:r w:rsidR="00A843F9">
        <w:t>chemical parameters</w:t>
      </w:r>
      <w:r>
        <w:t xml:space="preserve"> on juvenile anguillid eels caught</w:t>
      </w:r>
      <w:bookmarkEnd w:id="672"/>
    </w:p>
    <w:p w14:paraId="101FE02E" w14:textId="52860591" w:rsidR="00C214FD" w:rsidRDefault="00F7373C" w:rsidP="00F7373C">
      <w:pPr>
        <w:pStyle w:val="FirstParagraph"/>
        <w:spacing w:line="480" w:lineRule="auto"/>
        <w:rPr>
          <w:rFonts w:ascii="Times New Roman" w:hAnsi="Times New Roman" w:cs="Times New Roman"/>
        </w:rPr>
      </w:pPr>
      <w:r>
        <w:rPr>
          <w:rFonts w:ascii="Times New Roman" w:hAnsi="Times New Roman" w:cs="Times New Roman"/>
        </w:rPr>
        <w:t>Analysis</w:t>
      </w:r>
      <w:r w:rsidR="00271410">
        <w:rPr>
          <w:rFonts w:ascii="Times New Roman" w:hAnsi="Times New Roman" w:cs="Times New Roman"/>
        </w:rPr>
        <w:t xml:space="preserve"> of physiochemical parameters in different biotop</w:t>
      </w:r>
      <w:r>
        <w:rPr>
          <w:rFonts w:ascii="Times New Roman" w:hAnsi="Times New Roman" w:cs="Times New Roman"/>
        </w:rPr>
        <w:t>e using students T-test</w:t>
      </w:r>
      <w:r w:rsidR="00271410">
        <w:rPr>
          <w:rFonts w:ascii="Times New Roman" w:hAnsi="Times New Roman" w:cs="Times New Roman"/>
        </w:rPr>
        <w:t xml:space="preserve"> showed that, </w:t>
      </w:r>
      <w:r w:rsidR="00C214FD">
        <w:rPr>
          <w:rFonts w:ascii="Times New Roman" w:hAnsi="Times New Roman" w:cs="Times New Roman"/>
        </w:rPr>
        <w:t xml:space="preserve">statistically, </w:t>
      </w:r>
      <w:r w:rsidR="00271410">
        <w:rPr>
          <w:rFonts w:ascii="Times New Roman" w:hAnsi="Times New Roman" w:cs="Times New Roman"/>
        </w:rPr>
        <w:t xml:space="preserve">physiochemical parameters </w:t>
      </w:r>
      <w:r>
        <w:rPr>
          <w:rFonts w:ascii="Times New Roman" w:hAnsi="Times New Roman" w:cs="Times New Roman"/>
        </w:rPr>
        <w:t xml:space="preserve">did not significantly vary across </w:t>
      </w:r>
      <w:r w:rsidR="00837B8C">
        <w:rPr>
          <w:rFonts w:ascii="Times New Roman" w:hAnsi="Times New Roman" w:cs="Times New Roman"/>
        </w:rPr>
        <w:t>two habitats</w:t>
      </w:r>
      <w:r>
        <w:rPr>
          <w:rFonts w:ascii="Times New Roman" w:hAnsi="Times New Roman" w:cs="Times New Roman"/>
        </w:rPr>
        <w:t xml:space="preserve"> sampled a</w:t>
      </w:r>
      <w:r w:rsidR="00837B8C">
        <w:rPr>
          <w:rFonts w:ascii="Times New Roman" w:hAnsi="Times New Roman" w:cs="Times New Roman"/>
        </w:rPr>
        <w:t>s</w:t>
      </w:r>
      <w:r>
        <w:rPr>
          <w:rFonts w:ascii="Times New Roman" w:hAnsi="Times New Roman" w:cs="Times New Roman"/>
        </w:rPr>
        <w:t xml:space="preserve"> shown in table 13</w:t>
      </w:r>
      <w:r w:rsidR="00271410">
        <w:rPr>
          <w:rFonts w:ascii="Times New Roman" w:hAnsi="Times New Roman" w:cs="Times New Roman"/>
        </w:rPr>
        <w:t>.</w:t>
      </w:r>
    </w:p>
    <w:p w14:paraId="050EE6EE" w14:textId="5D8DBAD1" w:rsidR="00F7373C" w:rsidRPr="00F7373C" w:rsidRDefault="00F7373C" w:rsidP="00F7373C">
      <w:pPr>
        <w:pStyle w:val="FirstParagraph"/>
        <w:spacing w:line="480" w:lineRule="auto"/>
        <w:rPr>
          <w:rFonts w:ascii="Times New Roman" w:hAnsi="Times New Roman" w:cs="Times New Roman"/>
        </w:rPr>
      </w:pPr>
      <w:r w:rsidRPr="00A843F9">
        <w:rPr>
          <w:rFonts w:ascii="Times New Roman" w:hAnsi="Times New Roman" w:cs="Times New Roman"/>
        </w:rPr>
        <w:t>Sampling sites had varying physiochemical characteristics, however variations across the species were not statistically significant as illustrated i</w:t>
      </w:r>
      <w:r>
        <w:rPr>
          <w:rFonts w:ascii="Times New Roman" w:hAnsi="Times New Roman" w:cs="Times New Roman"/>
        </w:rPr>
        <w:t>n</w:t>
      </w:r>
      <w:r w:rsidRPr="00A843F9">
        <w:rPr>
          <w:rFonts w:ascii="Times New Roman" w:hAnsi="Times New Roman" w:cs="Times New Roman"/>
        </w:rPr>
        <w:t xml:space="preserve"> table</w:t>
      </w:r>
      <w:r>
        <w:rPr>
          <w:rFonts w:ascii="Times New Roman" w:hAnsi="Times New Roman" w:cs="Times New Roman"/>
        </w:rPr>
        <w:t xml:space="preserve"> 14 </w:t>
      </w:r>
      <w:r w:rsidRPr="00A843F9">
        <w:rPr>
          <w:rFonts w:ascii="Times New Roman" w:hAnsi="Times New Roman" w:cs="Times New Roman"/>
        </w:rPr>
        <w:t>below</w:t>
      </w:r>
      <w:r>
        <w:rPr>
          <w:rFonts w:ascii="Times New Roman" w:hAnsi="Times New Roman" w:cs="Times New Roman"/>
        </w:rPr>
        <w:t>. S</w:t>
      </w:r>
      <w:r w:rsidR="00A843F9" w:rsidRPr="00A843F9">
        <w:rPr>
          <w:rFonts w:ascii="Times New Roman" w:hAnsi="Times New Roman" w:cs="Times New Roman"/>
        </w:rPr>
        <w:t>tatistical significance of physio-chemical parameters was derived using a one</w:t>
      </w:r>
      <w:r w:rsidR="003D6EB5">
        <w:rPr>
          <w:rFonts w:ascii="Times New Roman" w:hAnsi="Times New Roman" w:cs="Times New Roman"/>
        </w:rPr>
        <w:t>-</w:t>
      </w:r>
      <w:r w:rsidR="00A843F9" w:rsidRPr="00A843F9">
        <w:rPr>
          <w:rFonts w:ascii="Times New Roman" w:hAnsi="Times New Roman" w:cs="Times New Roman"/>
        </w:rPr>
        <w:t xml:space="preserve">way analysis of variance (ANOVA) which reported p values greater than 0.05 for every physiochemical parameter. </w:t>
      </w:r>
      <w:r w:rsidR="00A843F9" w:rsidRPr="00A843F9">
        <w:rPr>
          <w:rFonts w:ascii="Times New Roman" w:hAnsi="Times New Roman" w:cs="Times New Roman"/>
          <w:i/>
          <w:iCs/>
        </w:rPr>
        <w:t>Anguilla marmorata</w:t>
      </w:r>
      <w:r w:rsidR="00A843F9" w:rsidRPr="00A843F9">
        <w:rPr>
          <w:rFonts w:ascii="Times New Roman" w:hAnsi="Times New Roman" w:cs="Times New Roman"/>
        </w:rPr>
        <w:t xml:space="preserve"> species were caught in sites with a higher basic pH (11.2) compared to the other two species, they were also found in areas with higher dissolved oxygen content (103), higher temperature (30.75) and higher salinity (1.34). Thus,</w:t>
      </w:r>
      <w:r w:rsidR="00A843F9" w:rsidRPr="00A843F9">
        <w:rPr>
          <w:rFonts w:ascii="Times New Roman" w:hAnsi="Times New Roman" w:cs="Times New Roman"/>
          <w:i/>
          <w:iCs/>
        </w:rPr>
        <w:t xml:space="preserve"> A. marmorata</w:t>
      </w:r>
      <w:r w:rsidR="00A843F9" w:rsidRPr="00A843F9">
        <w:rPr>
          <w:rFonts w:ascii="Times New Roman" w:hAnsi="Times New Roman" w:cs="Times New Roman"/>
        </w:rPr>
        <w:t xml:space="preserve"> species were caught in regions varying from the other </w:t>
      </w:r>
      <w:r w:rsidR="003D6EB5" w:rsidRPr="003D6EB5">
        <w:rPr>
          <w:rFonts w:ascii="Times New Roman" w:hAnsi="Times New Roman" w:cs="Times New Roman"/>
          <w:i/>
          <w:iCs/>
        </w:rPr>
        <w:t>A. bengalensis</w:t>
      </w:r>
      <w:r w:rsidR="003D6EB5">
        <w:rPr>
          <w:rFonts w:ascii="Times New Roman" w:hAnsi="Times New Roman" w:cs="Times New Roman"/>
        </w:rPr>
        <w:t xml:space="preserve"> and </w:t>
      </w:r>
      <w:r w:rsidR="003D6EB5" w:rsidRPr="003D6EB5">
        <w:rPr>
          <w:rFonts w:ascii="Times New Roman" w:hAnsi="Times New Roman" w:cs="Times New Roman"/>
          <w:i/>
          <w:iCs/>
        </w:rPr>
        <w:t>A. marmorata</w:t>
      </w:r>
      <w:r w:rsidR="003D6EB5">
        <w:rPr>
          <w:rFonts w:ascii="Times New Roman" w:hAnsi="Times New Roman" w:cs="Times New Roman"/>
        </w:rPr>
        <w:t xml:space="preserve"> species</w:t>
      </w:r>
      <w:r w:rsidR="00A843F9" w:rsidRPr="00A843F9">
        <w:rPr>
          <w:rFonts w:ascii="Times New Roman" w:hAnsi="Times New Roman" w:cs="Times New Roman"/>
        </w:rPr>
        <w:t>.</w:t>
      </w:r>
    </w:p>
    <w:p w14:paraId="5AD37EF8" w14:textId="09F27B76" w:rsidR="00F7373C" w:rsidRPr="00F7373C" w:rsidRDefault="00F7373C" w:rsidP="005336AE">
      <w:pPr>
        <w:pStyle w:val="ThesisTables"/>
        <w:rPr>
          <w:lang w:val="en-US" w:eastAsia="en-US"/>
        </w:rPr>
      </w:pPr>
      <w:bookmarkStart w:id="674" w:name="_Toc125750610"/>
      <w:r w:rsidRPr="00F7373C">
        <w:rPr>
          <w:lang w:val="en-US" w:eastAsia="en-US"/>
        </w:rPr>
        <w:t>Table 13: Physiochemical parameters across</w:t>
      </w:r>
      <w:r w:rsidR="00837B8C">
        <w:rPr>
          <w:lang w:val="en-US" w:eastAsia="en-US"/>
        </w:rPr>
        <w:t xml:space="preserve"> habitats</w:t>
      </w:r>
      <w:bookmarkEnd w:id="674"/>
    </w:p>
    <w:tbl>
      <w:tblPr>
        <w:tblStyle w:val="Table"/>
        <w:tblW w:w="9510" w:type="dxa"/>
        <w:jc w:val="center"/>
        <w:tblLayout w:type="fixed"/>
        <w:tblLook w:val="0420" w:firstRow="1" w:lastRow="0" w:firstColumn="0" w:lastColumn="0" w:noHBand="0" w:noVBand="1"/>
      </w:tblPr>
      <w:tblGrid>
        <w:gridCol w:w="2958"/>
        <w:gridCol w:w="2520"/>
        <w:gridCol w:w="2900"/>
        <w:gridCol w:w="1132"/>
      </w:tblGrid>
      <w:tr w:rsidR="00F7373C" w:rsidRPr="00271410" w14:paraId="1B9479A7" w14:textId="77777777" w:rsidTr="00A758C2">
        <w:trPr>
          <w:cnfStyle w:val="100000000000" w:firstRow="1" w:lastRow="0" w:firstColumn="0" w:lastColumn="0" w:oddVBand="0" w:evenVBand="0" w:oddHBand="0" w:evenHBand="0" w:firstRowFirstColumn="0" w:firstRowLastColumn="0" w:lastRowFirstColumn="0" w:lastRowLastColumn="0"/>
          <w:cantSplit/>
          <w:tblHeader/>
          <w:jc w:val="center"/>
        </w:trPr>
        <w:tc>
          <w:tcPr>
            <w:tcW w:w="2958"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2283C076"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40" w:after="40"/>
              <w:ind w:left="100" w:right="100"/>
              <w:rPr>
                <w:rFonts w:ascii="Times New Roman" w:hAnsi="Times New Roman"/>
                <w:sz w:val="22"/>
                <w:szCs w:val="22"/>
              </w:rPr>
            </w:pPr>
            <w:r w:rsidRPr="00271410">
              <w:rPr>
                <w:rFonts w:ascii="Times New Roman" w:eastAsia="Arial" w:hAnsi="Times New Roman"/>
                <w:color w:val="000000"/>
                <w:sz w:val="22"/>
                <w:szCs w:val="22"/>
              </w:rPr>
              <w:t>Physiochemical parameters</w:t>
            </w:r>
          </w:p>
        </w:tc>
        <w:tc>
          <w:tcPr>
            <w:tcW w:w="252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37B2A70"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40" w:after="40"/>
              <w:ind w:left="100" w:right="100"/>
              <w:rPr>
                <w:rFonts w:ascii="Times New Roman" w:hAnsi="Times New Roman"/>
                <w:sz w:val="22"/>
                <w:szCs w:val="22"/>
              </w:rPr>
            </w:pPr>
            <w:r w:rsidRPr="00271410">
              <w:rPr>
                <w:rFonts w:ascii="Times New Roman" w:eastAsia="Arial" w:hAnsi="Times New Roman"/>
                <w:color w:val="000000"/>
                <w:sz w:val="22"/>
                <w:szCs w:val="22"/>
              </w:rPr>
              <w:t>Rocky/Muddy, N = 10</w:t>
            </w:r>
            <w:r w:rsidRPr="00271410">
              <w:rPr>
                <w:rFonts w:ascii="Times New Roman" w:eastAsia="Arial" w:hAnsi="Times New Roman"/>
                <w:color w:val="000000"/>
                <w:sz w:val="22"/>
                <w:szCs w:val="22"/>
                <w:vertAlign w:val="superscript"/>
              </w:rPr>
              <w:t>1</w:t>
            </w:r>
          </w:p>
        </w:tc>
        <w:tc>
          <w:tcPr>
            <w:tcW w:w="290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717E4AE"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40" w:after="40"/>
              <w:ind w:left="100" w:right="100"/>
              <w:rPr>
                <w:rFonts w:ascii="Times New Roman" w:hAnsi="Times New Roman"/>
                <w:sz w:val="22"/>
                <w:szCs w:val="22"/>
              </w:rPr>
            </w:pPr>
            <w:r w:rsidRPr="00271410">
              <w:rPr>
                <w:rFonts w:ascii="Times New Roman" w:eastAsia="Arial" w:hAnsi="Times New Roman"/>
                <w:color w:val="000000"/>
                <w:sz w:val="22"/>
                <w:szCs w:val="22"/>
              </w:rPr>
              <w:t>Vegetation edges, N = 66</w:t>
            </w:r>
            <w:r w:rsidRPr="00271410">
              <w:rPr>
                <w:rFonts w:ascii="Times New Roman" w:eastAsia="Arial" w:hAnsi="Times New Roman"/>
                <w:color w:val="000000"/>
                <w:sz w:val="22"/>
                <w:szCs w:val="22"/>
                <w:vertAlign w:val="superscript"/>
              </w:rPr>
              <w:t>1</w:t>
            </w:r>
          </w:p>
        </w:tc>
        <w:tc>
          <w:tcPr>
            <w:tcW w:w="1132"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AACA076"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40" w:after="40"/>
              <w:ind w:left="100" w:right="100"/>
              <w:rPr>
                <w:rFonts w:ascii="Times New Roman" w:hAnsi="Times New Roman"/>
                <w:sz w:val="22"/>
                <w:szCs w:val="22"/>
              </w:rPr>
            </w:pPr>
            <w:r w:rsidRPr="00271410">
              <w:rPr>
                <w:rFonts w:ascii="Times New Roman" w:eastAsia="Arial" w:hAnsi="Times New Roman"/>
                <w:color w:val="000000"/>
                <w:sz w:val="22"/>
                <w:szCs w:val="22"/>
              </w:rPr>
              <w:t>p-value</w:t>
            </w:r>
            <w:r w:rsidRPr="00271410">
              <w:rPr>
                <w:rFonts w:ascii="Times New Roman" w:eastAsia="Arial" w:hAnsi="Times New Roman"/>
                <w:color w:val="000000"/>
                <w:sz w:val="22"/>
                <w:szCs w:val="22"/>
                <w:vertAlign w:val="superscript"/>
              </w:rPr>
              <w:t>2</w:t>
            </w:r>
          </w:p>
        </w:tc>
      </w:tr>
      <w:tr w:rsidR="00F7373C" w:rsidRPr="00271410" w14:paraId="170AEF67" w14:textId="77777777" w:rsidTr="00A758C2">
        <w:trPr>
          <w:cantSplit/>
          <w:jc w:val="center"/>
        </w:trPr>
        <w:tc>
          <w:tcPr>
            <w:tcW w:w="2958"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0BCAA5"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pH</w:t>
            </w:r>
          </w:p>
        </w:tc>
        <w:tc>
          <w:tcPr>
            <w:tcW w:w="252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69E0A7"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9.57 ± 2.82</w:t>
            </w:r>
          </w:p>
        </w:tc>
        <w:tc>
          <w:tcPr>
            <w:tcW w:w="290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5DC2FCC"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9.29 ± 2.43</w:t>
            </w:r>
          </w:p>
        </w:tc>
        <w:tc>
          <w:tcPr>
            <w:tcW w:w="1132"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B2289BE"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0.7</w:t>
            </w:r>
          </w:p>
        </w:tc>
      </w:tr>
      <w:tr w:rsidR="00F7373C" w:rsidRPr="00271410" w14:paraId="75A8371F" w14:textId="77777777" w:rsidTr="00A758C2">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98F10CC"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Dissolved oxygen mg/l</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841570"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83 ± 55</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372D6D"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82 ± 55</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D669DF"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&gt;0.9</w:t>
            </w:r>
          </w:p>
        </w:tc>
      </w:tr>
      <w:tr w:rsidR="00F7373C" w:rsidRPr="00271410" w14:paraId="510B6C71" w14:textId="77777777" w:rsidTr="00A758C2">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57996C"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Conductivity (EC) (µS/cm)</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8A59323"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490 ± 191</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30A6374"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534 ± 227</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964CC1"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0.6</w:t>
            </w:r>
          </w:p>
        </w:tc>
      </w:tr>
      <w:tr w:rsidR="00F7373C" w:rsidRPr="00271410" w14:paraId="673A422A" w14:textId="77777777" w:rsidTr="00A758C2">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4C0D48"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Temp (°c)</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A66205"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27.71 ± 0.86</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0B0BA5"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27.72 ± 2.74</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ACA8AC4"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&gt;0.9</w:t>
            </w:r>
          </w:p>
        </w:tc>
      </w:tr>
      <w:tr w:rsidR="00F7373C" w:rsidRPr="00271410" w14:paraId="11198D41" w14:textId="77777777" w:rsidTr="00A758C2">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09319B"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Salinity (ppt)</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C0D3D0"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0.69 ± 0.81</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88A977F"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0.72 ± 0.85</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E2C12C"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&gt;0.9</w:t>
            </w:r>
          </w:p>
        </w:tc>
      </w:tr>
      <w:tr w:rsidR="00F7373C" w:rsidRPr="00271410" w14:paraId="2CEEA576" w14:textId="77777777" w:rsidTr="00A758C2">
        <w:trPr>
          <w:cantSplit/>
          <w:jc w:val="center"/>
        </w:trPr>
        <w:tc>
          <w:tcPr>
            <w:tcW w:w="295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4CA90B"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TDS (mg/l)</w:t>
            </w:r>
          </w:p>
        </w:tc>
        <w:tc>
          <w:tcPr>
            <w:tcW w:w="25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3FDC7D7"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900 ± 1,002</w:t>
            </w:r>
          </w:p>
        </w:tc>
        <w:tc>
          <w:tcPr>
            <w:tcW w:w="290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E84976"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904 ± 973</w:t>
            </w:r>
          </w:p>
        </w:tc>
        <w:tc>
          <w:tcPr>
            <w:tcW w:w="11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F572336"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&gt;0.9</w:t>
            </w:r>
          </w:p>
        </w:tc>
      </w:tr>
      <w:tr w:rsidR="00F7373C" w:rsidRPr="00271410" w14:paraId="1E8F6124" w14:textId="77777777" w:rsidTr="00A758C2">
        <w:trPr>
          <w:cantSplit/>
          <w:jc w:val="center"/>
        </w:trPr>
        <w:tc>
          <w:tcPr>
            <w:tcW w:w="2958"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A4E6759"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Turbidity</w:t>
            </w:r>
          </w:p>
        </w:tc>
        <w:tc>
          <w:tcPr>
            <w:tcW w:w="252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CDFA61D"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758.27 ± 6.24</w:t>
            </w:r>
          </w:p>
        </w:tc>
        <w:tc>
          <w:tcPr>
            <w:tcW w:w="290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AF465C5"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757.22 ± 3.58</w:t>
            </w:r>
          </w:p>
        </w:tc>
        <w:tc>
          <w:tcPr>
            <w:tcW w:w="1132"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CF14276" w14:textId="77777777" w:rsidR="00F7373C" w:rsidRPr="00271410" w:rsidRDefault="00F7373C" w:rsidP="00A758C2">
            <w:pPr>
              <w:keepNext/>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sz w:val="22"/>
                <w:szCs w:val="22"/>
              </w:rPr>
            </w:pPr>
            <w:r w:rsidRPr="00271410">
              <w:rPr>
                <w:rFonts w:ascii="Times New Roman" w:eastAsia="Arial" w:hAnsi="Times New Roman"/>
                <w:color w:val="000000"/>
                <w:sz w:val="22"/>
                <w:szCs w:val="22"/>
              </w:rPr>
              <w:t>0.4</w:t>
            </w:r>
          </w:p>
        </w:tc>
      </w:tr>
    </w:tbl>
    <w:p w14:paraId="15E81F68" w14:textId="77777777" w:rsidR="005336AE" w:rsidRDefault="005336AE" w:rsidP="005336AE">
      <w:pPr>
        <w:pStyle w:val="ThesisTables"/>
      </w:pPr>
    </w:p>
    <w:p w14:paraId="17E07664" w14:textId="05098811" w:rsidR="00A843F9" w:rsidRPr="00A843F9" w:rsidRDefault="00A843F9" w:rsidP="005336AE">
      <w:pPr>
        <w:pStyle w:val="ThesisTables"/>
      </w:pPr>
      <w:bookmarkStart w:id="675" w:name="_Toc125750611"/>
      <w:r w:rsidRPr="00A843F9">
        <w:lastRenderedPageBreak/>
        <w:t xml:space="preserve">Table </w:t>
      </w:r>
      <w:r w:rsidR="003D6EB5">
        <w:t>1</w:t>
      </w:r>
      <w:r w:rsidR="00F7373C">
        <w:t>4</w:t>
      </w:r>
      <w:r w:rsidRPr="00A843F9">
        <w:t>: Physiochemical parameters across species</w:t>
      </w:r>
      <w:bookmarkEnd w:id="675"/>
      <w:r w:rsidRPr="00A843F9">
        <w:t xml:space="preserve"> </w:t>
      </w:r>
    </w:p>
    <w:tbl>
      <w:tblPr>
        <w:tblStyle w:val="Table"/>
        <w:tblW w:w="5000" w:type="pct"/>
        <w:jc w:val="center"/>
        <w:tblCellMar>
          <w:left w:w="60" w:type="dxa"/>
          <w:right w:w="60" w:type="dxa"/>
        </w:tblCellMar>
        <w:tblLook w:val="0000" w:firstRow="0" w:lastRow="0" w:firstColumn="0" w:lastColumn="0" w:noHBand="0" w:noVBand="0"/>
      </w:tblPr>
      <w:tblGrid>
        <w:gridCol w:w="3161"/>
        <w:gridCol w:w="1743"/>
        <w:gridCol w:w="1683"/>
        <w:gridCol w:w="1804"/>
        <w:gridCol w:w="969"/>
      </w:tblGrid>
      <w:tr w:rsidR="00A843F9" w:rsidRPr="00A843F9" w14:paraId="07EBFC0F" w14:textId="77777777" w:rsidTr="00A758C2">
        <w:trPr>
          <w:cantSplit/>
          <w:tblHeader/>
          <w:jc w:val="center"/>
        </w:trPr>
        <w:tc>
          <w:tcPr>
            <w:tcW w:w="0" w:type="auto"/>
            <w:tcBorders>
              <w:top w:val="single" w:sz="16" w:space="0" w:color="D3D3D3"/>
              <w:left w:val="single" w:sz="0" w:space="0" w:color="D3D3D3"/>
              <w:bottom w:val="single" w:sz="16" w:space="0" w:color="D3D3D3"/>
            </w:tcBorders>
          </w:tcPr>
          <w:p w14:paraId="192A8BEF"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Physiochemical Parameters</w:t>
            </w:r>
          </w:p>
        </w:tc>
        <w:tc>
          <w:tcPr>
            <w:tcW w:w="0" w:type="auto"/>
            <w:tcBorders>
              <w:top w:val="single" w:sz="16" w:space="0" w:color="D3D3D3"/>
              <w:bottom w:val="single" w:sz="16" w:space="0" w:color="D3D3D3"/>
            </w:tcBorders>
          </w:tcPr>
          <w:p w14:paraId="10470CBF" w14:textId="40F1299F" w:rsidR="00A843F9" w:rsidRPr="00A843F9" w:rsidRDefault="00A843F9" w:rsidP="00A758C2">
            <w:pPr>
              <w:keepNext/>
              <w:spacing w:after="60"/>
              <w:rPr>
                <w:rFonts w:ascii="Times New Roman" w:hAnsi="Times New Roman"/>
                <w:i/>
                <w:iCs/>
                <w:sz w:val="22"/>
                <w:szCs w:val="22"/>
              </w:rPr>
            </w:pPr>
            <w:r w:rsidRPr="00A843F9">
              <w:rPr>
                <w:rFonts w:ascii="Times New Roman" w:hAnsi="Times New Roman"/>
                <w:i/>
                <w:iCs/>
                <w:sz w:val="22"/>
                <w:szCs w:val="22"/>
              </w:rPr>
              <w:t>A. bengalensis</w:t>
            </w:r>
          </w:p>
        </w:tc>
        <w:tc>
          <w:tcPr>
            <w:tcW w:w="0" w:type="auto"/>
            <w:tcBorders>
              <w:top w:val="single" w:sz="16" w:space="0" w:color="D3D3D3"/>
              <w:bottom w:val="single" w:sz="16" w:space="0" w:color="D3D3D3"/>
            </w:tcBorders>
          </w:tcPr>
          <w:p w14:paraId="10C0A25A" w14:textId="5B6799C8" w:rsidR="00A843F9" w:rsidRPr="00A843F9" w:rsidRDefault="00A843F9" w:rsidP="00A758C2">
            <w:pPr>
              <w:keepNext/>
              <w:spacing w:after="60"/>
              <w:rPr>
                <w:rFonts w:ascii="Times New Roman" w:hAnsi="Times New Roman"/>
                <w:i/>
                <w:iCs/>
                <w:sz w:val="22"/>
                <w:szCs w:val="22"/>
              </w:rPr>
            </w:pPr>
            <w:r w:rsidRPr="00A843F9">
              <w:rPr>
                <w:rFonts w:ascii="Times New Roman" w:hAnsi="Times New Roman"/>
                <w:i/>
                <w:iCs/>
                <w:sz w:val="22"/>
                <w:szCs w:val="22"/>
              </w:rPr>
              <w:t>A. marmorata</w:t>
            </w:r>
          </w:p>
        </w:tc>
        <w:tc>
          <w:tcPr>
            <w:tcW w:w="0" w:type="auto"/>
            <w:tcBorders>
              <w:top w:val="single" w:sz="16" w:space="0" w:color="D3D3D3"/>
              <w:bottom w:val="single" w:sz="16" w:space="0" w:color="D3D3D3"/>
            </w:tcBorders>
          </w:tcPr>
          <w:p w14:paraId="49211B8E" w14:textId="2948DD78" w:rsidR="00A843F9" w:rsidRPr="00A843F9" w:rsidRDefault="00A843F9" w:rsidP="00A758C2">
            <w:pPr>
              <w:keepNext/>
              <w:spacing w:after="60"/>
              <w:rPr>
                <w:rFonts w:ascii="Times New Roman" w:hAnsi="Times New Roman"/>
                <w:i/>
                <w:iCs/>
                <w:sz w:val="22"/>
                <w:szCs w:val="22"/>
              </w:rPr>
            </w:pPr>
            <w:r w:rsidRPr="00A843F9">
              <w:rPr>
                <w:rFonts w:ascii="Times New Roman" w:hAnsi="Times New Roman"/>
                <w:i/>
                <w:iCs/>
                <w:sz w:val="22"/>
                <w:szCs w:val="22"/>
              </w:rPr>
              <w:t>A. mossambica</w:t>
            </w:r>
          </w:p>
        </w:tc>
        <w:tc>
          <w:tcPr>
            <w:tcW w:w="0" w:type="auto"/>
            <w:tcBorders>
              <w:top w:val="single" w:sz="16" w:space="0" w:color="D3D3D3"/>
              <w:bottom w:val="single" w:sz="16" w:space="0" w:color="D3D3D3"/>
              <w:right w:val="single" w:sz="0" w:space="0" w:color="D3D3D3"/>
            </w:tcBorders>
          </w:tcPr>
          <w:p w14:paraId="162AEDA8"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p-value</w:t>
            </w:r>
          </w:p>
        </w:tc>
      </w:tr>
      <w:tr w:rsidR="00A843F9" w:rsidRPr="00A843F9" w14:paraId="7C54879F"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317D81"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pH</w:t>
            </w:r>
          </w:p>
        </w:tc>
        <w:tc>
          <w:tcPr>
            <w:tcW w:w="0" w:type="auto"/>
            <w:tcBorders>
              <w:top w:val="single" w:sz="0" w:space="0" w:color="D3D3D3"/>
              <w:left w:val="single" w:sz="0" w:space="0" w:color="D3D3D3"/>
              <w:bottom w:val="single" w:sz="0" w:space="0" w:color="D3D3D3"/>
              <w:right w:val="single" w:sz="0" w:space="0" w:color="D3D3D3"/>
            </w:tcBorders>
          </w:tcPr>
          <w:p w14:paraId="1CA87E3B"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9.05 ± 2.58</w:t>
            </w:r>
          </w:p>
        </w:tc>
        <w:tc>
          <w:tcPr>
            <w:tcW w:w="0" w:type="auto"/>
            <w:tcBorders>
              <w:top w:val="single" w:sz="0" w:space="0" w:color="D3D3D3"/>
              <w:left w:val="single" w:sz="0" w:space="0" w:color="D3D3D3"/>
              <w:bottom w:val="single" w:sz="0" w:space="0" w:color="D3D3D3"/>
              <w:right w:val="single" w:sz="0" w:space="0" w:color="D3D3D3"/>
            </w:tcBorders>
          </w:tcPr>
          <w:p w14:paraId="06FF520A"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11.12 ± 3.39</w:t>
            </w:r>
          </w:p>
        </w:tc>
        <w:tc>
          <w:tcPr>
            <w:tcW w:w="0" w:type="auto"/>
            <w:tcBorders>
              <w:top w:val="single" w:sz="0" w:space="0" w:color="D3D3D3"/>
              <w:left w:val="single" w:sz="0" w:space="0" w:color="D3D3D3"/>
              <w:bottom w:val="single" w:sz="0" w:space="0" w:color="D3D3D3"/>
              <w:right w:val="single" w:sz="0" w:space="0" w:color="D3D3D3"/>
            </w:tcBorders>
          </w:tcPr>
          <w:p w14:paraId="0BFB0162"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9.82 ± 2.08</w:t>
            </w:r>
          </w:p>
        </w:tc>
        <w:tc>
          <w:tcPr>
            <w:tcW w:w="0" w:type="auto"/>
            <w:tcBorders>
              <w:top w:val="single" w:sz="0" w:space="0" w:color="D3D3D3"/>
              <w:left w:val="single" w:sz="0" w:space="0" w:color="D3D3D3"/>
              <w:bottom w:val="single" w:sz="0" w:space="0" w:color="D3D3D3"/>
              <w:right w:val="single" w:sz="0" w:space="0" w:color="D3D3D3"/>
            </w:tcBorders>
          </w:tcPr>
          <w:p w14:paraId="3770C579"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0.3</w:t>
            </w:r>
          </w:p>
        </w:tc>
      </w:tr>
      <w:tr w:rsidR="00A843F9" w:rsidRPr="00A843F9" w14:paraId="127F94E2"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1E3E8B4" w14:textId="4BA8C569"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Dissolved ox</w:t>
            </w:r>
            <w:r w:rsidR="003D6EB5">
              <w:rPr>
                <w:rFonts w:ascii="Times New Roman" w:hAnsi="Times New Roman"/>
                <w:sz w:val="22"/>
                <w:szCs w:val="22"/>
              </w:rPr>
              <w:t>y</w:t>
            </w:r>
            <w:r w:rsidRPr="00A843F9">
              <w:rPr>
                <w:rFonts w:ascii="Times New Roman" w:hAnsi="Times New Roman"/>
                <w:sz w:val="22"/>
                <w:szCs w:val="22"/>
              </w:rPr>
              <w:t>gen mg/l</w:t>
            </w:r>
          </w:p>
        </w:tc>
        <w:tc>
          <w:tcPr>
            <w:tcW w:w="0" w:type="auto"/>
            <w:tcBorders>
              <w:top w:val="single" w:sz="0" w:space="0" w:color="D3D3D3"/>
              <w:left w:val="single" w:sz="0" w:space="0" w:color="D3D3D3"/>
              <w:bottom w:val="single" w:sz="0" w:space="0" w:color="D3D3D3"/>
              <w:right w:val="single" w:sz="0" w:space="0" w:color="D3D3D3"/>
            </w:tcBorders>
          </w:tcPr>
          <w:p w14:paraId="2F632AAB"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77 ± 52</w:t>
            </w:r>
          </w:p>
        </w:tc>
        <w:tc>
          <w:tcPr>
            <w:tcW w:w="0" w:type="auto"/>
            <w:tcBorders>
              <w:top w:val="single" w:sz="0" w:space="0" w:color="D3D3D3"/>
              <w:left w:val="single" w:sz="0" w:space="0" w:color="D3D3D3"/>
              <w:bottom w:val="single" w:sz="0" w:space="0" w:color="D3D3D3"/>
              <w:right w:val="single" w:sz="0" w:space="0" w:color="D3D3D3"/>
            </w:tcBorders>
          </w:tcPr>
          <w:p w14:paraId="0A689D78"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103 ± 137</w:t>
            </w:r>
          </w:p>
        </w:tc>
        <w:tc>
          <w:tcPr>
            <w:tcW w:w="0" w:type="auto"/>
            <w:tcBorders>
              <w:top w:val="single" w:sz="0" w:space="0" w:color="D3D3D3"/>
              <w:left w:val="single" w:sz="0" w:space="0" w:color="D3D3D3"/>
              <w:bottom w:val="single" w:sz="0" w:space="0" w:color="D3D3D3"/>
              <w:right w:val="single" w:sz="0" w:space="0" w:color="D3D3D3"/>
            </w:tcBorders>
          </w:tcPr>
          <w:p w14:paraId="6A6DB2AC"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92 ± 54</w:t>
            </w:r>
          </w:p>
        </w:tc>
        <w:tc>
          <w:tcPr>
            <w:tcW w:w="0" w:type="auto"/>
            <w:tcBorders>
              <w:top w:val="single" w:sz="0" w:space="0" w:color="D3D3D3"/>
              <w:left w:val="single" w:sz="0" w:space="0" w:color="D3D3D3"/>
              <w:bottom w:val="single" w:sz="0" w:space="0" w:color="D3D3D3"/>
              <w:right w:val="single" w:sz="0" w:space="0" w:color="D3D3D3"/>
            </w:tcBorders>
          </w:tcPr>
          <w:p w14:paraId="0D6C6587"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0.5</w:t>
            </w:r>
          </w:p>
        </w:tc>
      </w:tr>
      <w:tr w:rsidR="00A843F9" w:rsidRPr="00A843F9" w14:paraId="427C164D"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37F555A"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Conductivity (EC) (µS/cm)</w:t>
            </w:r>
          </w:p>
        </w:tc>
        <w:tc>
          <w:tcPr>
            <w:tcW w:w="0" w:type="auto"/>
            <w:tcBorders>
              <w:top w:val="single" w:sz="0" w:space="0" w:color="D3D3D3"/>
              <w:left w:val="single" w:sz="0" w:space="0" w:color="D3D3D3"/>
              <w:bottom w:val="single" w:sz="0" w:space="0" w:color="D3D3D3"/>
              <w:right w:val="single" w:sz="0" w:space="0" w:color="D3D3D3"/>
            </w:tcBorders>
          </w:tcPr>
          <w:p w14:paraId="06FA40D4"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551 ± 199</w:t>
            </w:r>
          </w:p>
        </w:tc>
        <w:tc>
          <w:tcPr>
            <w:tcW w:w="0" w:type="auto"/>
            <w:tcBorders>
              <w:top w:val="single" w:sz="0" w:space="0" w:color="D3D3D3"/>
              <w:left w:val="single" w:sz="0" w:space="0" w:color="D3D3D3"/>
              <w:bottom w:val="single" w:sz="0" w:space="0" w:color="D3D3D3"/>
              <w:right w:val="single" w:sz="0" w:space="0" w:color="D3D3D3"/>
            </w:tcBorders>
          </w:tcPr>
          <w:p w14:paraId="4995C468"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508 ± 88</w:t>
            </w:r>
          </w:p>
        </w:tc>
        <w:tc>
          <w:tcPr>
            <w:tcW w:w="0" w:type="auto"/>
            <w:tcBorders>
              <w:top w:val="single" w:sz="0" w:space="0" w:color="D3D3D3"/>
              <w:left w:val="single" w:sz="0" w:space="0" w:color="D3D3D3"/>
              <w:bottom w:val="single" w:sz="0" w:space="0" w:color="D3D3D3"/>
              <w:right w:val="single" w:sz="0" w:space="0" w:color="D3D3D3"/>
            </w:tcBorders>
          </w:tcPr>
          <w:p w14:paraId="119C96E3"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477 ± 275</w:t>
            </w:r>
          </w:p>
        </w:tc>
        <w:tc>
          <w:tcPr>
            <w:tcW w:w="0" w:type="auto"/>
            <w:tcBorders>
              <w:top w:val="single" w:sz="0" w:space="0" w:color="D3D3D3"/>
              <w:left w:val="single" w:sz="0" w:space="0" w:color="D3D3D3"/>
              <w:bottom w:val="single" w:sz="0" w:space="0" w:color="D3D3D3"/>
              <w:right w:val="single" w:sz="0" w:space="0" w:color="D3D3D3"/>
            </w:tcBorders>
          </w:tcPr>
          <w:p w14:paraId="3F55326B"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0.4</w:t>
            </w:r>
          </w:p>
        </w:tc>
      </w:tr>
      <w:tr w:rsidR="00A843F9" w:rsidRPr="00A843F9" w14:paraId="213239CB"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D70633D" w14:textId="009A39FB"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Tem</w:t>
            </w:r>
            <w:r w:rsidR="003D6EB5">
              <w:rPr>
                <w:rFonts w:ascii="Times New Roman" w:hAnsi="Times New Roman"/>
                <w:sz w:val="22"/>
                <w:szCs w:val="22"/>
              </w:rPr>
              <w:t>perature</w:t>
            </w:r>
            <w:r w:rsidRPr="00A843F9">
              <w:rPr>
                <w:rFonts w:ascii="Times New Roman" w:hAnsi="Times New Roman"/>
                <w:sz w:val="22"/>
                <w:szCs w:val="22"/>
              </w:rPr>
              <w:t xml:space="preserve"> (°c)</w:t>
            </w:r>
          </w:p>
        </w:tc>
        <w:tc>
          <w:tcPr>
            <w:tcW w:w="0" w:type="auto"/>
            <w:tcBorders>
              <w:top w:val="single" w:sz="0" w:space="0" w:color="D3D3D3"/>
              <w:left w:val="single" w:sz="0" w:space="0" w:color="D3D3D3"/>
              <w:bottom w:val="single" w:sz="0" w:space="0" w:color="D3D3D3"/>
              <w:right w:val="single" w:sz="0" w:space="0" w:color="D3D3D3"/>
            </w:tcBorders>
          </w:tcPr>
          <w:p w14:paraId="4B9BD7C7"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27.56 ± 2.71</w:t>
            </w:r>
          </w:p>
        </w:tc>
        <w:tc>
          <w:tcPr>
            <w:tcW w:w="0" w:type="auto"/>
            <w:tcBorders>
              <w:top w:val="single" w:sz="0" w:space="0" w:color="D3D3D3"/>
              <w:left w:val="single" w:sz="0" w:space="0" w:color="D3D3D3"/>
              <w:bottom w:val="single" w:sz="0" w:space="0" w:color="D3D3D3"/>
              <w:right w:val="single" w:sz="0" w:space="0" w:color="D3D3D3"/>
            </w:tcBorders>
          </w:tcPr>
          <w:p w14:paraId="34B1C51C"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30.75 ± 2.47</w:t>
            </w:r>
          </w:p>
        </w:tc>
        <w:tc>
          <w:tcPr>
            <w:tcW w:w="0" w:type="auto"/>
            <w:tcBorders>
              <w:top w:val="single" w:sz="0" w:space="0" w:color="D3D3D3"/>
              <w:left w:val="single" w:sz="0" w:space="0" w:color="D3D3D3"/>
              <w:bottom w:val="single" w:sz="0" w:space="0" w:color="D3D3D3"/>
              <w:right w:val="single" w:sz="0" w:space="0" w:color="D3D3D3"/>
            </w:tcBorders>
          </w:tcPr>
          <w:p w14:paraId="22E39884"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28.33 ± 2.03</w:t>
            </w:r>
          </w:p>
        </w:tc>
        <w:tc>
          <w:tcPr>
            <w:tcW w:w="0" w:type="auto"/>
            <w:tcBorders>
              <w:top w:val="single" w:sz="0" w:space="0" w:color="D3D3D3"/>
              <w:left w:val="single" w:sz="0" w:space="0" w:color="D3D3D3"/>
              <w:bottom w:val="single" w:sz="0" w:space="0" w:color="D3D3D3"/>
              <w:right w:val="single" w:sz="0" w:space="0" w:color="D3D3D3"/>
            </w:tcBorders>
          </w:tcPr>
          <w:p w14:paraId="105ED586"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0.14</w:t>
            </w:r>
          </w:p>
        </w:tc>
      </w:tr>
      <w:tr w:rsidR="00A843F9" w:rsidRPr="00A843F9" w14:paraId="28F02F71"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EDFD87F"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Salinity (ppt)</w:t>
            </w:r>
          </w:p>
        </w:tc>
        <w:tc>
          <w:tcPr>
            <w:tcW w:w="0" w:type="auto"/>
            <w:tcBorders>
              <w:top w:val="single" w:sz="0" w:space="0" w:color="D3D3D3"/>
              <w:left w:val="single" w:sz="0" w:space="0" w:color="D3D3D3"/>
              <w:bottom w:val="single" w:sz="0" w:space="0" w:color="D3D3D3"/>
              <w:right w:val="single" w:sz="0" w:space="0" w:color="D3D3D3"/>
            </w:tcBorders>
          </w:tcPr>
          <w:p w14:paraId="0C813903"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0.63 ± 0.81</w:t>
            </w:r>
          </w:p>
        </w:tc>
        <w:tc>
          <w:tcPr>
            <w:tcW w:w="0" w:type="auto"/>
            <w:tcBorders>
              <w:top w:val="single" w:sz="0" w:space="0" w:color="D3D3D3"/>
              <w:left w:val="single" w:sz="0" w:space="0" w:color="D3D3D3"/>
              <w:bottom w:val="single" w:sz="0" w:space="0" w:color="D3D3D3"/>
              <w:right w:val="single" w:sz="0" w:space="0" w:color="D3D3D3"/>
            </w:tcBorders>
          </w:tcPr>
          <w:p w14:paraId="5474D665"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1.34 ± 1.47</w:t>
            </w:r>
          </w:p>
        </w:tc>
        <w:tc>
          <w:tcPr>
            <w:tcW w:w="0" w:type="auto"/>
            <w:tcBorders>
              <w:top w:val="single" w:sz="0" w:space="0" w:color="D3D3D3"/>
              <w:left w:val="single" w:sz="0" w:space="0" w:color="D3D3D3"/>
              <w:bottom w:val="single" w:sz="0" w:space="0" w:color="D3D3D3"/>
              <w:right w:val="single" w:sz="0" w:space="0" w:color="D3D3D3"/>
            </w:tcBorders>
          </w:tcPr>
          <w:p w14:paraId="2151C446"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0.84 ± 0.87</w:t>
            </w:r>
          </w:p>
        </w:tc>
        <w:tc>
          <w:tcPr>
            <w:tcW w:w="0" w:type="auto"/>
            <w:tcBorders>
              <w:top w:val="single" w:sz="0" w:space="0" w:color="D3D3D3"/>
              <w:left w:val="single" w:sz="0" w:space="0" w:color="D3D3D3"/>
              <w:bottom w:val="single" w:sz="0" w:space="0" w:color="D3D3D3"/>
              <w:right w:val="single" w:sz="0" w:space="0" w:color="D3D3D3"/>
            </w:tcBorders>
          </w:tcPr>
          <w:p w14:paraId="58E37444"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0.4</w:t>
            </w:r>
          </w:p>
        </w:tc>
      </w:tr>
      <w:tr w:rsidR="00A843F9" w:rsidRPr="00A843F9" w14:paraId="084885AD"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2158DA9E" w14:textId="37AEF553"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TDS</w:t>
            </w:r>
            <w:r w:rsidR="003D6EB5">
              <w:rPr>
                <w:rFonts w:ascii="Times New Roman" w:hAnsi="Times New Roman"/>
                <w:sz w:val="22"/>
                <w:szCs w:val="22"/>
              </w:rPr>
              <w:t xml:space="preserve"> </w:t>
            </w:r>
            <w:r w:rsidRPr="00A843F9">
              <w:rPr>
                <w:rFonts w:ascii="Times New Roman" w:hAnsi="Times New Roman"/>
                <w:sz w:val="22"/>
                <w:szCs w:val="22"/>
              </w:rPr>
              <w:t>(mg/l)</w:t>
            </w:r>
          </w:p>
        </w:tc>
        <w:tc>
          <w:tcPr>
            <w:tcW w:w="0" w:type="auto"/>
            <w:tcBorders>
              <w:top w:val="single" w:sz="0" w:space="0" w:color="D3D3D3"/>
              <w:left w:val="single" w:sz="0" w:space="0" w:color="D3D3D3"/>
              <w:bottom w:val="single" w:sz="0" w:space="0" w:color="D3D3D3"/>
              <w:right w:val="single" w:sz="0" w:space="0" w:color="D3D3D3"/>
            </w:tcBorders>
          </w:tcPr>
          <w:p w14:paraId="68C7ADB2"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821 ± 939</w:t>
            </w:r>
          </w:p>
        </w:tc>
        <w:tc>
          <w:tcPr>
            <w:tcW w:w="0" w:type="auto"/>
            <w:tcBorders>
              <w:top w:val="single" w:sz="0" w:space="0" w:color="D3D3D3"/>
              <w:left w:val="single" w:sz="0" w:space="0" w:color="D3D3D3"/>
              <w:bottom w:val="single" w:sz="0" w:space="0" w:color="D3D3D3"/>
              <w:right w:val="single" w:sz="0" w:space="0" w:color="D3D3D3"/>
            </w:tcBorders>
          </w:tcPr>
          <w:p w14:paraId="4F5F7EBF"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1,644 ± 1,747</w:t>
            </w:r>
          </w:p>
        </w:tc>
        <w:tc>
          <w:tcPr>
            <w:tcW w:w="0" w:type="auto"/>
            <w:tcBorders>
              <w:top w:val="single" w:sz="0" w:space="0" w:color="D3D3D3"/>
              <w:left w:val="single" w:sz="0" w:space="0" w:color="D3D3D3"/>
              <w:bottom w:val="single" w:sz="0" w:space="0" w:color="D3D3D3"/>
              <w:right w:val="single" w:sz="0" w:space="0" w:color="D3D3D3"/>
            </w:tcBorders>
          </w:tcPr>
          <w:p w14:paraId="1D8E539C"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1,033 ± 994</w:t>
            </w:r>
          </w:p>
        </w:tc>
        <w:tc>
          <w:tcPr>
            <w:tcW w:w="0" w:type="auto"/>
            <w:tcBorders>
              <w:top w:val="single" w:sz="0" w:space="0" w:color="D3D3D3"/>
              <w:left w:val="single" w:sz="0" w:space="0" w:color="D3D3D3"/>
              <w:bottom w:val="single" w:sz="0" w:space="0" w:color="D3D3D3"/>
              <w:right w:val="single" w:sz="0" w:space="0" w:color="D3D3D3"/>
            </w:tcBorders>
          </w:tcPr>
          <w:p w14:paraId="782A4290"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0.4</w:t>
            </w:r>
          </w:p>
        </w:tc>
      </w:tr>
      <w:tr w:rsidR="00A843F9" w:rsidRPr="00A843F9" w14:paraId="24644DDC"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613CFEF5"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Turbidity</w:t>
            </w:r>
          </w:p>
        </w:tc>
        <w:tc>
          <w:tcPr>
            <w:tcW w:w="0" w:type="auto"/>
            <w:tcBorders>
              <w:top w:val="single" w:sz="0" w:space="0" w:color="D3D3D3"/>
              <w:left w:val="single" w:sz="0" w:space="0" w:color="D3D3D3"/>
              <w:bottom w:val="single" w:sz="0" w:space="0" w:color="D3D3D3"/>
              <w:right w:val="single" w:sz="0" w:space="0" w:color="D3D3D3"/>
            </w:tcBorders>
          </w:tcPr>
          <w:p w14:paraId="7C0DF749"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758 ± 6</w:t>
            </w:r>
          </w:p>
        </w:tc>
        <w:tc>
          <w:tcPr>
            <w:tcW w:w="0" w:type="auto"/>
            <w:tcBorders>
              <w:top w:val="single" w:sz="0" w:space="0" w:color="D3D3D3"/>
              <w:left w:val="single" w:sz="0" w:space="0" w:color="D3D3D3"/>
              <w:bottom w:val="single" w:sz="0" w:space="0" w:color="D3D3D3"/>
              <w:right w:val="single" w:sz="0" w:space="0" w:color="D3D3D3"/>
            </w:tcBorders>
          </w:tcPr>
          <w:p w14:paraId="3ED49625"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756 ± 1</w:t>
            </w:r>
          </w:p>
        </w:tc>
        <w:tc>
          <w:tcPr>
            <w:tcW w:w="0" w:type="auto"/>
            <w:tcBorders>
              <w:top w:val="single" w:sz="0" w:space="0" w:color="D3D3D3"/>
              <w:left w:val="single" w:sz="0" w:space="0" w:color="D3D3D3"/>
              <w:bottom w:val="single" w:sz="0" w:space="0" w:color="D3D3D3"/>
              <w:right w:val="single" w:sz="0" w:space="0" w:color="D3D3D3"/>
            </w:tcBorders>
          </w:tcPr>
          <w:p w14:paraId="7C90CF32"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757 ± 5</w:t>
            </w:r>
          </w:p>
        </w:tc>
        <w:tc>
          <w:tcPr>
            <w:tcW w:w="0" w:type="auto"/>
            <w:tcBorders>
              <w:top w:val="single" w:sz="0" w:space="0" w:color="D3D3D3"/>
              <w:left w:val="single" w:sz="0" w:space="0" w:color="D3D3D3"/>
              <w:bottom w:val="single" w:sz="0" w:space="0" w:color="D3D3D3"/>
              <w:right w:val="single" w:sz="0" w:space="0" w:color="D3D3D3"/>
            </w:tcBorders>
          </w:tcPr>
          <w:p w14:paraId="5A69B57C" w14:textId="77777777" w:rsidR="00A843F9" w:rsidRPr="00A843F9" w:rsidRDefault="00A843F9" w:rsidP="00A758C2">
            <w:pPr>
              <w:keepNext/>
              <w:spacing w:after="60"/>
              <w:rPr>
                <w:rFonts w:ascii="Times New Roman" w:hAnsi="Times New Roman"/>
                <w:sz w:val="22"/>
                <w:szCs w:val="22"/>
              </w:rPr>
            </w:pPr>
            <w:r w:rsidRPr="00A843F9">
              <w:rPr>
                <w:rFonts w:ascii="Times New Roman" w:hAnsi="Times New Roman"/>
                <w:sz w:val="22"/>
                <w:szCs w:val="22"/>
              </w:rPr>
              <w:t>0.6</w:t>
            </w:r>
          </w:p>
        </w:tc>
      </w:tr>
      <w:bookmarkEnd w:id="673"/>
    </w:tbl>
    <w:p w14:paraId="370BB568" w14:textId="4E065243" w:rsidR="00A843F9" w:rsidRDefault="00A843F9" w:rsidP="00A843F9"/>
    <w:p w14:paraId="7C7FA17C" w14:textId="47052F82" w:rsidR="003D6EB5" w:rsidRDefault="00030341" w:rsidP="008A3F50">
      <w:pPr>
        <w:pStyle w:val="Heading2"/>
      </w:pPr>
      <w:bookmarkStart w:id="676" w:name="_Toc125806983"/>
      <w:r>
        <w:t>Catch per unit effort for juvenile anguillid eels caught,</w:t>
      </w:r>
      <w:r w:rsidR="003D6EB5">
        <w:t xml:space="preserve"> per trap per day</w:t>
      </w:r>
      <w:bookmarkEnd w:id="676"/>
    </w:p>
    <w:p w14:paraId="47630A4F" w14:textId="49DC7D56" w:rsidR="003D6EB5" w:rsidRPr="00030341" w:rsidRDefault="003D6EB5" w:rsidP="00030341">
      <w:pPr>
        <w:pStyle w:val="FirstParagraph"/>
        <w:spacing w:line="480" w:lineRule="auto"/>
        <w:rPr>
          <w:rFonts w:ascii="Times New Roman" w:hAnsi="Times New Roman" w:cs="Times New Roman"/>
        </w:rPr>
      </w:pPr>
      <w:r w:rsidRPr="00030341">
        <w:rPr>
          <w:rFonts w:ascii="Times New Roman" w:hAnsi="Times New Roman" w:cs="Times New Roman"/>
        </w:rPr>
        <w:t xml:space="preserve">As illustrated in the </w:t>
      </w:r>
      <w:r w:rsidR="00030341" w:rsidRPr="00030341">
        <w:rPr>
          <w:rFonts w:ascii="Times New Roman" w:hAnsi="Times New Roman" w:cs="Times New Roman"/>
        </w:rPr>
        <w:t>t</w:t>
      </w:r>
      <w:r w:rsidRPr="00030341">
        <w:rPr>
          <w:rFonts w:ascii="Times New Roman" w:hAnsi="Times New Roman" w:cs="Times New Roman"/>
        </w:rPr>
        <w:t>able</w:t>
      </w:r>
      <w:r w:rsidR="00030341" w:rsidRPr="00030341">
        <w:rPr>
          <w:rFonts w:ascii="Times New Roman" w:hAnsi="Times New Roman" w:cs="Times New Roman"/>
        </w:rPr>
        <w:t xml:space="preserve"> 15</w:t>
      </w:r>
      <w:r w:rsidRPr="00030341">
        <w:rPr>
          <w:rFonts w:ascii="Times New Roman" w:hAnsi="Times New Roman" w:cs="Times New Roman"/>
        </w:rPr>
        <w:t xml:space="preserve"> below, catch per unit effort calculated showed that the catch per trap per day for </w:t>
      </w:r>
      <w:r w:rsidRPr="00030341">
        <w:rPr>
          <w:rFonts w:ascii="Times New Roman" w:hAnsi="Times New Roman" w:cs="Times New Roman"/>
          <w:i/>
          <w:iCs/>
        </w:rPr>
        <w:t>A</w:t>
      </w:r>
      <w:r w:rsidR="00030341" w:rsidRPr="00030341">
        <w:rPr>
          <w:rFonts w:ascii="Times New Roman" w:hAnsi="Times New Roman" w:cs="Times New Roman"/>
          <w:i/>
          <w:iCs/>
        </w:rPr>
        <w:t>.</w:t>
      </w:r>
      <w:r w:rsidRPr="00030341">
        <w:rPr>
          <w:rFonts w:ascii="Times New Roman" w:hAnsi="Times New Roman" w:cs="Times New Roman"/>
          <w:i/>
          <w:iCs/>
        </w:rPr>
        <w:t xml:space="preserve"> bengalensis</w:t>
      </w:r>
      <w:r w:rsidRPr="00030341">
        <w:rPr>
          <w:rFonts w:ascii="Times New Roman" w:hAnsi="Times New Roman" w:cs="Times New Roman"/>
        </w:rPr>
        <w:t xml:space="preserve"> was 20 individual species while it was 8 species for </w:t>
      </w:r>
      <w:r w:rsidRPr="00030341">
        <w:rPr>
          <w:rFonts w:ascii="Times New Roman" w:hAnsi="Times New Roman" w:cs="Times New Roman"/>
          <w:i/>
          <w:iCs/>
        </w:rPr>
        <w:t>A</w:t>
      </w:r>
      <w:r w:rsidR="00030341" w:rsidRPr="00030341">
        <w:rPr>
          <w:rFonts w:ascii="Times New Roman" w:hAnsi="Times New Roman" w:cs="Times New Roman"/>
          <w:i/>
          <w:iCs/>
        </w:rPr>
        <w:t>.</w:t>
      </w:r>
      <w:r w:rsidRPr="00030341">
        <w:rPr>
          <w:rFonts w:ascii="Times New Roman" w:hAnsi="Times New Roman" w:cs="Times New Roman"/>
          <w:i/>
          <w:iCs/>
        </w:rPr>
        <w:t xml:space="preserve"> mossambica</w:t>
      </w:r>
      <w:r w:rsidRPr="00030341">
        <w:rPr>
          <w:rFonts w:ascii="Times New Roman" w:hAnsi="Times New Roman" w:cs="Times New Roman"/>
        </w:rPr>
        <w:t xml:space="preserve"> and 1 species per trap per day for </w:t>
      </w:r>
      <w:r w:rsidRPr="00030341">
        <w:rPr>
          <w:rFonts w:ascii="Times New Roman" w:hAnsi="Times New Roman" w:cs="Times New Roman"/>
          <w:i/>
          <w:iCs/>
        </w:rPr>
        <w:t>A</w:t>
      </w:r>
      <w:r w:rsidR="00030341" w:rsidRPr="00030341">
        <w:rPr>
          <w:rFonts w:ascii="Times New Roman" w:hAnsi="Times New Roman" w:cs="Times New Roman"/>
          <w:i/>
          <w:iCs/>
        </w:rPr>
        <w:t>.</w:t>
      </w:r>
      <w:r w:rsidRPr="00030341">
        <w:rPr>
          <w:rFonts w:ascii="Times New Roman" w:hAnsi="Times New Roman" w:cs="Times New Roman"/>
          <w:i/>
          <w:iCs/>
        </w:rPr>
        <w:t xml:space="preserve"> marmorata</w:t>
      </w:r>
      <w:r w:rsidRPr="00030341">
        <w:rPr>
          <w:rFonts w:ascii="Times New Roman" w:hAnsi="Times New Roman" w:cs="Times New Roman"/>
        </w:rPr>
        <w:t xml:space="preserve">. The results therefore showed that </w:t>
      </w:r>
      <w:r w:rsidRPr="00030341">
        <w:rPr>
          <w:rFonts w:ascii="Times New Roman" w:hAnsi="Times New Roman" w:cs="Times New Roman"/>
          <w:i/>
          <w:iCs/>
        </w:rPr>
        <w:t>A</w:t>
      </w:r>
      <w:r w:rsidR="00030341" w:rsidRPr="00030341">
        <w:rPr>
          <w:rFonts w:ascii="Times New Roman" w:hAnsi="Times New Roman" w:cs="Times New Roman"/>
          <w:i/>
          <w:iCs/>
        </w:rPr>
        <w:t>.</w:t>
      </w:r>
      <w:r w:rsidRPr="00030341">
        <w:rPr>
          <w:rFonts w:ascii="Times New Roman" w:hAnsi="Times New Roman" w:cs="Times New Roman"/>
          <w:i/>
          <w:iCs/>
        </w:rPr>
        <w:t xml:space="preserve"> bengalensis</w:t>
      </w:r>
      <w:r w:rsidRPr="00030341">
        <w:rPr>
          <w:rFonts w:ascii="Times New Roman" w:hAnsi="Times New Roman" w:cs="Times New Roman"/>
        </w:rPr>
        <w:t xml:space="preserve"> require the least effort to be caught while </w:t>
      </w:r>
      <w:r w:rsidRPr="00030341">
        <w:rPr>
          <w:rFonts w:ascii="Times New Roman" w:hAnsi="Times New Roman" w:cs="Times New Roman"/>
          <w:i/>
          <w:iCs/>
        </w:rPr>
        <w:t>A</w:t>
      </w:r>
      <w:r w:rsidR="00030341" w:rsidRPr="00030341">
        <w:rPr>
          <w:rFonts w:ascii="Times New Roman" w:hAnsi="Times New Roman" w:cs="Times New Roman"/>
          <w:i/>
          <w:iCs/>
        </w:rPr>
        <w:t>.</w:t>
      </w:r>
      <w:r w:rsidRPr="00030341">
        <w:rPr>
          <w:rFonts w:ascii="Times New Roman" w:hAnsi="Times New Roman" w:cs="Times New Roman"/>
          <w:i/>
          <w:iCs/>
        </w:rPr>
        <w:t xml:space="preserve"> marmorata</w:t>
      </w:r>
      <w:r w:rsidRPr="00030341">
        <w:rPr>
          <w:rFonts w:ascii="Times New Roman" w:hAnsi="Times New Roman" w:cs="Times New Roman"/>
        </w:rPr>
        <w:t xml:space="preserve"> require the largest effort to catch just a few of the species.</w:t>
      </w:r>
    </w:p>
    <w:p w14:paraId="3D8F40B5" w14:textId="7C9F1FE7" w:rsidR="003D6EB5" w:rsidRPr="00030341" w:rsidRDefault="003D6EB5" w:rsidP="005336AE">
      <w:pPr>
        <w:pStyle w:val="ThesisTables"/>
      </w:pPr>
      <w:bookmarkStart w:id="677" w:name="_Toc125750612"/>
      <w:r w:rsidRPr="00030341">
        <w:t xml:space="preserve">Table </w:t>
      </w:r>
      <w:r w:rsidR="004C602E">
        <w:t>15</w:t>
      </w:r>
      <w:r w:rsidRPr="00030341">
        <w:t xml:space="preserve">: Juveniles </w:t>
      </w:r>
      <w:r w:rsidR="00030341" w:rsidRPr="00030341">
        <w:t>c</w:t>
      </w:r>
      <w:r w:rsidRPr="00030341">
        <w:t xml:space="preserve">atch per </w:t>
      </w:r>
      <w:r w:rsidR="00030341" w:rsidRPr="00030341">
        <w:t>t</w:t>
      </w:r>
      <w:r w:rsidRPr="00030341">
        <w:t xml:space="preserve">rap per </w:t>
      </w:r>
      <w:r w:rsidR="00030341" w:rsidRPr="00030341">
        <w:t>d</w:t>
      </w:r>
      <w:r w:rsidRPr="00030341">
        <w:t>ay</w:t>
      </w:r>
      <w:bookmarkEnd w:id="677"/>
    </w:p>
    <w:tbl>
      <w:tblPr>
        <w:tblStyle w:val="Table"/>
        <w:tblW w:w="5000" w:type="pct"/>
        <w:jc w:val="center"/>
        <w:tblCellMar>
          <w:left w:w="60" w:type="dxa"/>
          <w:right w:w="60" w:type="dxa"/>
        </w:tblCellMar>
        <w:tblLook w:val="0000" w:firstRow="0" w:lastRow="0" w:firstColumn="0" w:lastColumn="0" w:noHBand="0" w:noVBand="0"/>
      </w:tblPr>
      <w:tblGrid>
        <w:gridCol w:w="1434"/>
        <w:gridCol w:w="3226"/>
        <w:gridCol w:w="3184"/>
        <w:gridCol w:w="1516"/>
      </w:tblGrid>
      <w:tr w:rsidR="00030341" w:rsidRPr="00030341" w14:paraId="507BB000" w14:textId="77777777" w:rsidTr="00A758C2">
        <w:trPr>
          <w:cantSplit/>
          <w:tblHeader/>
          <w:jc w:val="center"/>
        </w:trPr>
        <w:tc>
          <w:tcPr>
            <w:tcW w:w="0" w:type="auto"/>
            <w:tcBorders>
              <w:top w:val="single" w:sz="16" w:space="0" w:color="D3D3D3"/>
              <w:left w:val="single" w:sz="0" w:space="0" w:color="D3D3D3"/>
              <w:bottom w:val="single" w:sz="16" w:space="0" w:color="D3D3D3"/>
            </w:tcBorders>
          </w:tcPr>
          <w:p w14:paraId="0EAB7043"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Effort</w:t>
            </w:r>
          </w:p>
        </w:tc>
        <w:tc>
          <w:tcPr>
            <w:tcW w:w="0" w:type="auto"/>
            <w:tcBorders>
              <w:top w:val="single" w:sz="16" w:space="0" w:color="D3D3D3"/>
              <w:bottom w:val="single" w:sz="16" w:space="0" w:color="D3D3D3"/>
            </w:tcBorders>
          </w:tcPr>
          <w:p w14:paraId="61FE766E"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Species</w:t>
            </w:r>
          </w:p>
        </w:tc>
        <w:tc>
          <w:tcPr>
            <w:tcW w:w="0" w:type="auto"/>
            <w:tcBorders>
              <w:top w:val="single" w:sz="16" w:space="0" w:color="D3D3D3"/>
              <w:bottom w:val="single" w:sz="16" w:space="0" w:color="D3D3D3"/>
            </w:tcBorders>
          </w:tcPr>
          <w:p w14:paraId="7A124DB9" w14:textId="7BC5C356"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Species</w:t>
            </w:r>
            <w:r w:rsidR="00030341">
              <w:rPr>
                <w:rFonts w:ascii="Times New Roman" w:hAnsi="Times New Roman"/>
                <w:sz w:val="22"/>
                <w:szCs w:val="22"/>
              </w:rPr>
              <w:t xml:space="preserve"> c</w:t>
            </w:r>
            <w:r w:rsidRPr="00030341">
              <w:rPr>
                <w:rFonts w:ascii="Times New Roman" w:hAnsi="Times New Roman"/>
                <w:sz w:val="22"/>
                <w:szCs w:val="22"/>
              </w:rPr>
              <w:t>aught</w:t>
            </w:r>
          </w:p>
        </w:tc>
        <w:tc>
          <w:tcPr>
            <w:tcW w:w="0" w:type="auto"/>
            <w:tcBorders>
              <w:top w:val="single" w:sz="16" w:space="0" w:color="D3D3D3"/>
              <w:bottom w:val="single" w:sz="16" w:space="0" w:color="D3D3D3"/>
              <w:right w:val="single" w:sz="0" w:space="0" w:color="D3D3D3"/>
            </w:tcBorders>
          </w:tcPr>
          <w:p w14:paraId="2B3CA466"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CPUE</w:t>
            </w:r>
          </w:p>
        </w:tc>
      </w:tr>
      <w:tr w:rsidR="003D6EB5" w:rsidRPr="00030341" w14:paraId="2A1A679E"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341BCCC3"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1</w:t>
            </w:r>
          </w:p>
        </w:tc>
        <w:tc>
          <w:tcPr>
            <w:tcW w:w="0" w:type="auto"/>
            <w:tcBorders>
              <w:top w:val="single" w:sz="0" w:space="0" w:color="D3D3D3"/>
              <w:left w:val="single" w:sz="0" w:space="0" w:color="D3D3D3"/>
              <w:bottom w:val="single" w:sz="0" w:space="0" w:color="D3D3D3"/>
              <w:right w:val="single" w:sz="0" w:space="0" w:color="D3D3D3"/>
            </w:tcBorders>
          </w:tcPr>
          <w:p w14:paraId="298B29BC" w14:textId="08C87F35" w:rsidR="003D6EB5" w:rsidRPr="00030341" w:rsidRDefault="003D6EB5" w:rsidP="00A758C2">
            <w:pPr>
              <w:keepNext/>
              <w:spacing w:after="60"/>
              <w:rPr>
                <w:rFonts w:ascii="Times New Roman" w:hAnsi="Times New Roman"/>
                <w:i/>
                <w:iCs/>
                <w:sz w:val="22"/>
                <w:szCs w:val="22"/>
              </w:rPr>
            </w:pPr>
            <w:r w:rsidRPr="00030341">
              <w:rPr>
                <w:rFonts w:ascii="Times New Roman" w:hAnsi="Times New Roman"/>
                <w:i/>
                <w:iCs/>
                <w:sz w:val="22"/>
                <w:szCs w:val="22"/>
              </w:rPr>
              <w:t>A</w:t>
            </w:r>
            <w:r w:rsidR="00030341" w:rsidRPr="00030341">
              <w:rPr>
                <w:rFonts w:ascii="Times New Roman" w:hAnsi="Times New Roman"/>
                <w:i/>
                <w:iCs/>
                <w:sz w:val="22"/>
                <w:szCs w:val="22"/>
              </w:rPr>
              <w:t>.</w:t>
            </w:r>
            <w:r w:rsidRPr="00030341">
              <w:rPr>
                <w:rFonts w:ascii="Times New Roman" w:hAnsi="Times New Roman"/>
                <w:i/>
                <w:iCs/>
                <w:sz w:val="22"/>
                <w:szCs w:val="22"/>
              </w:rPr>
              <w:t xml:space="preserve"> bengalensis</w:t>
            </w:r>
          </w:p>
        </w:tc>
        <w:tc>
          <w:tcPr>
            <w:tcW w:w="0" w:type="auto"/>
            <w:tcBorders>
              <w:top w:val="single" w:sz="0" w:space="0" w:color="D3D3D3"/>
              <w:left w:val="single" w:sz="0" w:space="0" w:color="D3D3D3"/>
              <w:bottom w:val="single" w:sz="0" w:space="0" w:color="D3D3D3"/>
              <w:right w:val="single" w:sz="0" w:space="0" w:color="D3D3D3"/>
            </w:tcBorders>
          </w:tcPr>
          <w:p w14:paraId="5ACCE36B"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18</w:t>
            </w:r>
          </w:p>
        </w:tc>
        <w:tc>
          <w:tcPr>
            <w:tcW w:w="0" w:type="auto"/>
            <w:tcBorders>
              <w:top w:val="single" w:sz="0" w:space="0" w:color="D3D3D3"/>
              <w:left w:val="single" w:sz="0" w:space="0" w:color="D3D3D3"/>
              <w:bottom w:val="single" w:sz="0" w:space="0" w:color="D3D3D3"/>
              <w:right w:val="single" w:sz="0" w:space="0" w:color="D3D3D3"/>
            </w:tcBorders>
          </w:tcPr>
          <w:p w14:paraId="013D5CB6"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20.8</w:t>
            </w:r>
          </w:p>
        </w:tc>
      </w:tr>
      <w:tr w:rsidR="003D6EB5" w:rsidRPr="00030341" w14:paraId="059F9375"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205E666"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2</w:t>
            </w:r>
          </w:p>
        </w:tc>
        <w:tc>
          <w:tcPr>
            <w:tcW w:w="0" w:type="auto"/>
            <w:tcBorders>
              <w:top w:val="single" w:sz="0" w:space="0" w:color="D3D3D3"/>
              <w:left w:val="single" w:sz="0" w:space="0" w:color="D3D3D3"/>
              <w:bottom w:val="single" w:sz="0" w:space="0" w:color="D3D3D3"/>
              <w:right w:val="single" w:sz="0" w:space="0" w:color="D3D3D3"/>
            </w:tcBorders>
          </w:tcPr>
          <w:p w14:paraId="4764BFC4" w14:textId="2C26DA04" w:rsidR="003D6EB5" w:rsidRPr="00030341" w:rsidRDefault="003D6EB5" w:rsidP="00A758C2">
            <w:pPr>
              <w:keepNext/>
              <w:spacing w:after="60"/>
              <w:rPr>
                <w:rFonts w:ascii="Times New Roman" w:hAnsi="Times New Roman"/>
                <w:i/>
                <w:iCs/>
                <w:sz w:val="22"/>
                <w:szCs w:val="22"/>
              </w:rPr>
            </w:pPr>
            <w:r w:rsidRPr="00030341">
              <w:rPr>
                <w:rFonts w:ascii="Times New Roman" w:hAnsi="Times New Roman"/>
                <w:i/>
                <w:iCs/>
                <w:sz w:val="22"/>
                <w:szCs w:val="22"/>
              </w:rPr>
              <w:t>A</w:t>
            </w:r>
            <w:r w:rsidR="00030341" w:rsidRPr="00030341">
              <w:rPr>
                <w:rFonts w:ascii="Times New Roman" w:hAnsi="Times New Roman"/>
                <w:i/>
                <w:iCs/>
                <w:sz w:val="22"/>
                <w:szCs w:val="22"/>
              </w:rPr>
              <w:t>.</w:t>
            </w:r>
            <w:r w:rsidRPr="00030341">
              <w:rPr>
                <w:rFonts w:ascii="Times New Roman" w:hAnsi="Times New Roman"/>
                <w:i/>
                <w:iCs/>
                <w:sz w:val="22"/>
                <w:szCs w:val="22"/>
              </w:rPr>
              <w:t xml:space="preserve"> bengalensis</w:t>
            </w:r>
          </w:p>
        </w:tc>
        <w:tc>
          <w:tcPr>
            <w:tcW w:w="0" w:type="auto"/>
            <w:tcBorders>
              <w:top w:val="single" w:sz="0" w:space="0" w:color="D3D3D3"/>
              <w:left w:val="single" w:sz="0" w:space="0" w:color="D3D3D3"/>
              <w:bottom w:val="single" w:sz="0" w:space="0" w:color="D3D3D3"/>
              <w:right w:val="single" w:sz="0" w:space="0" w:color="D3D3D3"/>
            </w:tcBorders>
          </w:tcPr>
          <w:p w14:paraId="7F1DA927"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16</w:t>
            </w:r>
          </w:p>
        </w:tc>
        <w:tc>
          <w:tcPr>
            <w:tcW w:w="0" w:type="auto"/>
            <w:tcBorders>
              <w:top w:val="single" w:sz="0" w:space="0" w:color="D3D3D3"/>
              <w:left w:val="single" w:sz="0" w:space="0" w:color="D3D3D3"/>
              <w:bottom w:val="single" w:sz="0" w:space="0" w:color="D3D3D3"/>
              <w:right w:val="single" w:sz="0" w:space="0" w:color="D3D3D3"/>
            </w:tcBorders>
          </w:tcPr>
          <w:p w14:paraId="2FEF2D0A"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20.8</w:t>
            </w:r>
          </w:p>
        </w:tc>
      </w:tr>
      <w:tr w:rsidR="003D6EB5" w:rsidRPr="00030341" w14:paraId="4B22D7C2"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55E8932B"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3</w:t>
            </w:r>
          </w:p>
        </w:tc>
        <w:tc>
          <w:tcPr>
            <w:tcW w:w="0" w:type="auto"/>
            <w:tcBorders>
              <w:top w:val="single" w:sz="0" w:space="0" w:color="D3D3D3"/>
              <w:left w:val="single" w:sz="0" w:space="0" w:color="D3D3D3"/>
              <w:bottom w:val="single" w:sz="0" w:space="0" w:color="D3D3D3"/>
              <w:right w:val="single" w:sz="0" w:space="0" w:color="D3D3D3"/>
            </w:tcBorders>
          </w:tcPr>
          <w:p w14:paraId="5662C424" w14:textId="6A3B858D" w:rsidR="003D6EB5" w:rsidRPr="00030341" w:rsidRDefault="003D6EB5" w:rsidP="00A758C2">
            <w:pPr>
              <w:keepNext/>
              <w:spacing w:after="60"/>
              <w:rPr>
                <w:rFonts w:ascii="Times New Roman" w:hAnsi="Times New Roman"/>
                <w:i/>
                <w:iCs/>
                <w:sz w:val="22"/>
                <w:szCs w:val="22"/>
              </w:rPr>
            </w:pPr>
            <w:r w:rsidRPr="00030341">
              <w:rPr>
                <w:rFonts w:ascii="Times New Roman" w:hAnsi="Times New Roman"/>
                <w:i/>
                <w:iCs/>
                <w:sz w:val="22"/>
                <w:szCs w:val="22"/>
              </w:rPr>
              <w:t>A</w:t>
            </w:r>
            <w:r w:rsidR="00030341" w:rsidRPr="00030341">
              <w:rPr>
                <w:rFonts w:ascii="Times New Roman" w:hAnsi="Times New Roman"/>
                <w:i/>
                <w:iCs/>
                <w:sz w:val="22"/>
                <w:szCs w:val="22"/>
              </w:rPr>
              <w:t>.</w:t>
            </w:r>
            <w:r w:rsidRPr="00030341">
              <w:rPr>
                <w:rFonts w:ascii="Times New Roman" w:hAnsi="Times New Roman"/>
                <w:i/>
                <w:iCs/>
                <w:sz w:val="22"/>
                <w:szCs w:val="22"/>
              </w:rPr>
              <w:t xml:space="preserve"> bengalensis</w:t>
            </w:r>
          </w:p>
        </w:tc>
        <w:tc>
          <w:tcPr>
            <w:tcW w:w="0" w:type="auto"/>
            <w:tcBorders>
              <w:top w:val="single" w:sz="0" w:space="0" w:color="D3D3D3"/>
              <w:left w:val="single" w:sz="0" w:space="0" w:color="D3D3D3"/>
              <w:bottom w:val="single" w:sz="0" w:space="0" w:color="D3D3D3"/>
              <w:right w:val="single" w:sz="0" w:space="0" w:color="D3D3D3"/>
            </w:tcBorders>
          </w:tcPr>
          <w:p w14:paraId="260B8C05"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5</w:t>
            </w:r>
          </w:p>
        </w:tc>
        <w:tc>
          <w:tcPr>
            <w:tcW w:w="0" w:type="auto"/>
            <w:tcBorders>
              <w:top w:val="single" w:sz="0" w:space="0" w:color="D3D3D3"/>
              <w:left w:val="single" w:sz="0" w:space="0" w:color="D3D3D3"/>
              <w:bottom w:val="single" w:sz="0" w:space="0" w:color="D3D3D3"/>
              <w:right w:val="single" w:sz="0" w:space="0" w:color="D3D3D3"/>
            </w:tcBorders>
          </w:tcPr>
          <w:p w14:paraId="240767B9"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20.8</w:t>
            </w:r>
          </w:p>
        </w:tc>
      </w:tr>
      <w:tr w:rsidR="003D6EB5" w:rsidRPr="00030341" w14:paraId="535A68ED"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2BC061F"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4</w:t>
            </w:r>
          </w:p>
        </w:tc>
        <w:tc>
          <w:tcPr>
            <w:tcW w:w="0" w:type="auto"/>
            <w:tcBorders>
              <w:top w:val="single" w:sz="0" w:space="0" w:color="D3D3D3"/>
              <w:left w:val="single" w:sz="0" w:space="0" w:color="D3D3D3"/>
              <w:bottom w:val="single" w:sz="0" w:space="0" w:color="D3D3D3"/>
              <w:right w:val="single" w:sz="0" w:space="0" w:color="D3D3D3"/>
            </w:tcBorders>
          </w:tcPr>
          <w:p w14:paraId="5243822B" w14:textId="1802E310" w:rsidR="003D6EB5" w:rsidRPr="00030341" w:rsidRDefault="003D6EB5" w:rsidP="00A758C2">
            <w:pPr>
              <w:keepNext/>
              <w:spacing w:after="60"/>
              <w:rPr>
                <w:rFonts w:ascii="Times New Roman" w:hAnsi="Times New Roman"/>
                <w:i/>
                <w:iCs/>
                <w:sz w:val="22"/>
                <w:szCs w:val="22"/>
              </w:rPr>
            </w:pPr>
            <w:r w:rsidRPr="00030341">
              <w:rPr>
                <w:rFonts w:ascii="Times New Roman" w:hAnsi="Times New Roman"/>
                <w:i/>
                <w:iCs/>
                <w:sz w:val="22"/>
                <w:szCs w:val="22"/>
              </w:rPr>
              <w:t>A</w:t>
            </w:r>
            <w:r w:rsidR="00030341" w:rsidRPr="00030341">
              <w:rPr>
                <w:rFonts w:ascii="Times New Roman" w:hAnsi="Times New Roman"/>
                <w:i/>
                <w:iCs/>
                <w:sz w:val="22"/>
                <w:szCs w:val="22"/>
              </w:rPr>
              <w:t>.</w:t>
            </w:r>
            <w:r w:rsidRPr="00030341">
              <w:rPr>
                <w:rFonts w:ascii="Times New Roman" w:hAnsi="Times New Roman"/>
                <w:i/>
                <w:iCs/>
                <w:sz w:val="22"/>
                <w:szCs w:val="22"/>
              </w:rPr>
              <w:t xml:space="preserve"> bengalensis</w:t>
            </w:r>
          </w:p>
        </w:tc>
        <w:tc>
          <w:tcPr>
            <w:tcW w:w="0" w:type="auto"/>
            <w:tcBorders>
              <w:top w:val="single" w:sz="0" w:space="0" w:color="D3D3D3"/>
              <w:left w:val="single" w:sz="0" w:space="0" w:color="D3D3D3"/>
              <w:bottom w:val="single" w:sz="0" w:space="0" w:color="D3D3D3"/>
              <w:right w:val="single" w:sz="0" w:space="0" w:color="D3D3D3"/>
            </w:tcBorders>
          </w:tcPr>
          <w:p w14:paraId="02E57A3A"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13</w:t>
            </w:r>
          </w:p>
        </w:tc>
        <w:tc>
          <w:tcPr>
            <w:tcW w:w="0" w:type="auto"/>
            <w:tcBorders>
              <w:top w:val="single" w:sz="0" w:space="0" w:color="D3D3D3"/>
              <w:left w:val="single" w:sz="0" w:space="0" w:color="D3D3D3"/>
              <w:bottom w:val="single" w:sz="0" w:space="0" w:color="D3D3D3"/>
              <w:right w:val="single" w:sz="0" w:space="0" w:color="D3D3D3"/>
            </w:tcBorders>
          </w:tcPr>
          <w:p w14:paraId="388EA4F0"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20.8</w:t>
            </w:r>
          </w:p>
        </w:tc>
      </w:tr>
      <w:tr w:rsidR="003D6EB5" w:rsidRPr="00030341" w14:paraId="03A95DC7"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781F7E"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1</w:t>
            </w:r>
          </w:p>
        </w:tc>
        <w:tc>
          <w:tcPr>
            <w:tcW w:w="0" w:type="auto"/>
            <w:tcBorders>
              <w:top w:val="single" w:sz="0" w:space="0" w:color="D3D3D3"/>
              <w:left w:val="single" w:sz="0" w:space="0" w:color="D3D3D3"/>
              <w:bottom w:val="single" w:sz="0" w:space="0" w:color="D3D3D3"/>
              <w:right w:val="single" w:sz="0" w:space="0" w:color="D3D3D3"/>
            </w:tcBorders>
          </w:tcPr>
          <w:p w14:paraId="715D04FB" w14:textId="082201AB" w:rsidR="003D6EB5" w:rsidRPr="00030341" w:rsidRDefault="003D6EB5" w:rsidP="00A758C2">
            <w:pPr>
              <w:keepNext/>
              <w:spacing w:after="60"/>
              <w:rPr>
                <w:rFonts w:ascii="Times New Roman" w:hAnsi="Times New Roman"/>
                <w:i/>
                <w:iCs/>
                <w:sz w:val="22"/>
                <w:szCs w:val="22"/>
              </w:rPr>
            </w:pPr>
            <w:r w:rsidRPr="00030341">
              <w:rPr>
                <w:rFonts w:ascii="Times New Roman" w:hAnsi="Times New Roman"/>
                <w:i/>
                <w:iCs/>
                <w:sz w:val="22"/>
                <w:szCs w:val="22"/>
              </w:rPr>
              <w:t>A</w:t>
            </w:r>
            <w:r w:rsidR="00030341" w:rsidRPr="00030341">
              <w:rPr>
                <w:rFonts w:ascii="Times New Roman" w:hAnsi="Times New Roman"/>
                <w:i/>
                <w:iCs/>
                <w:sz w:val="22"/>
                <w:szCs w:val="22"/>
              </w:rPr>
              <w:t>.</w:t>
            </w:r>
            <w:r w:rsidRPr="00030341">
              <w:rPr>
                <w:rFonts w:ascii="Times New Roman" w:hAnsi="Times New Roman"/>
                <w:i/>
                <w:iCs/>
                <w:sz w:val="22"/>
                <w:szCs w:val="22"/>
              </w:rPr>
              <w:t xml:space="preserve"> mossambica</w:t>
            </w:r>
          </w:p>
        </w:tc>
        <w:tc>
          <w:tcPr>
            <w:tcW w:w="0" w:type="auto"/>
            <w:tcBorders>
              <w:top w:val="single" w:sz="0" w:space="0" w:color="D3D3D3"/>
              <w:left w:val="single" w:sz="0" w:space="0" w:color="D3D3D3"/>
              <w:bottom w:val="single" w:sz="0" w:space="0" w:color="D3D3D3"/>
              <w:right w:val="single" w:sz="0" w:space="0" w:color="D3D3D3"/>
            </w:tcBorders>
          </w:tcPr>
          <w:p w14:paraId="1894F3B8"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5</w:t>
            </w:r>
          </w:p>
        </w:tc>
        <w:tc>
          <w:tcPr>
            <w:tcW w:w="0" w:type="auto"/>
            <w:tcBorders>
              <w:top w:val="single" w:sz="0" w:space="0" w:color="D3D3D3"/>
              <w:left w:val="single" w:sz="0" w:space="0" w:color="D3D3D3"/>
              <w:bottom w:val="single" w:sz="0" w:space="0" w:color="D3D3D3"/>
              <w:right w:val="single" w:sz="0" w:space="0" w:color="D3D3D3"/>
            </w:tcBorders>
          </w:tcPr>
          <w:p w14:paraId="255687ED"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8.8</w:t>
            </w:r>
          </w:p>
        </w:tc>
      </w:tr>
      <w:tr w:rsidR="003D6EB5" w:rsidRPr="00030341" w14:paraId="49DD6A22"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137F4422"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2</w:t>
            </w:r>
          </w:p>
        </w:tc>
        <w:tc>
          <w:tcPr>
            <w:tcW w:w="0" w:type="auto"/>
            <w:tcBorders>
              <w:top w:val="single" w:sz="0" w:space="0" w:color="D3D3D3"/>
              <w:left w:val="single" w:sz="0" w:space="0" w:color="D3D3D3"/>
              <w:bottom w:val="single" w:sz="0" w:space="0" w:color="D3D3D3"/>
              <w:right w:val="single" w:sz="0" w:space="0" w:color="D3D3D3"/>
            </w:tcBorders>
          </w:tcPr>
          <w:p w14:paraId="14657F9B" w14:textId="64AC50EF" w:rsidR="003D6EB5" w:rsidRPr="00030341" w:rsidRDefault="003D6EB5" w:rsidP="00A758C2">
            <w:pPr>
              <w:keepNext/>
              <w:spacing w:after="60"/>
              <w:rPr>
                <w:rFonts w:ascii="Times New Roman" w:hAnsi="Times New Roman"/>
                <w:i/>
                <w:iCs/>
                <w:sz w:val="22"/>
                <w:szCs w:val="22"/>
              </w:rPr>
            </w:pPr>
            <w:r w:rsidRPr="00030341">
              <w:rPr>
                <w:rFonts w:ascii="Times New Roman" w:hAnsi="Times New Roman"/>
                <w:i/>
                <w:iCs/>
                <w:sz w:val="22"/>
                <w:szCs w:val="22"/>
              </w:rPr>
              <w:t>A</w:t>
            </w:r>
            <w:r w:rsidR="00030341" w:rsidRPr="00030341">
              <w:rPr>
                <w:rFonts w:ascii="Times New Roman" w:hAnsi="Times New Roman"/>
                <w:i/>
                <w:iCs/>
                <w:sz w:val="22"/>
                <w:szCs w:val="22"/>
              </w:rPr>
              <w:t>.</w:t>
            </w:r>
            <w:r w:rsidRPr="00030341">
              <w:rPr>
                <w:rFonts w:ascii="Times New Roman" w:hAnsi="Times New Roman"/>
                <w:i/>
                <w:iCs/>
                <w:sz w:val="22"/>
                <w:szCs w:val="22"/>
              </w:rPr>
              <w:t xml:space="preserve"> mossambica</w:t>
            </w:r>
          </w:p>
        </w:tc>
        <w:tc>
          <w:tcPr>
            <w:tcW w:w="0" w:type="auto"/>
            <w:tcBorders>
              <w:top w:val="single" w:sz="0" w:space="0" w:color="D3D3D3"/>
              <w:left w:val="single" w:sz="0" w:space="0" w:color="D3D3D3"/>
              <w:bottom w:val="single" w:sz="0" w:space="0" w:color="D3D3D3"/>
              <w:right w:val="single" w:sz="0" w:space="0" w:color="D3D3D3"/>
            </w:tcBorders>
          </w:tcPr>
          <w:p w14:paraId="14DD1A14"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2</w:t>
            </w:r>
          </w:p>
        </w:tc>
        <w:tc>
          <w:tcPr>
            <w:tcW w:w="0" w:type="auto"/>
            <w:tcBorders>
              <w:top w:val="single" w:sz="0" w:space="0" w:color="D3D3D3"/>
              <w:left w:val="single" w:sz="0" w:space="0" w:color="D3D3D3"/>
              <w:bottom w:val="single" w:sz="0" w:space="0" w:color="D3D3D3"/>
              <w:right w:val="single" w:sz="0" w:space="0" w:color="D3D3D3"/>
            </w:tcBorders>
          </w:tcPr>
          <w:p w14:paraId="013E30A9"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8.8</w:t>
            </w:r>
          </w:p>
        </w:tc>
      </w:tr>
      <w:tr w:rsidR="003D6EB5" w:rsidRPr="00030341" w14:paraId="31F44662"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E3D70AB"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3</w:t>
            </w:r>
          </w:p>
        </w:tc>
        <w:tc>
          <w:tcPr>
            <w:tcW w:w="0" w:type="auto"/>
            <w:tcBorders>
              <w:top w:val="single" w:sz="0" w:space="0" w:color="D3D3D3"/>
              <w:left w:val="single" w:sz="0" w:space="0" w:color="D3D3D3"/>
              <w:bottom w:val="single" w:sz="0" w:space="0" w:color="D3D3D3"/>
              <w:right w:val="single" w:sz="0" w:space="0" w:color="D3D3D3"/>
            </w:tcBorders>
          </w:tcPr>
          <w:p w14:paraId="26183F04" w14:textId="29A123F4" w:rsidR="003D6EB5" w:rsidRPr="00030341" w:rsidRDefault="003D6EB5" w:rsidP="00A758C2">
            <w:pPr>
              <w:keepNext/>
              <w:spacing w:after="60"/>
              <w:rPr>
                <w:rFonts w:ascii="Times New Roman" w:hAnsi="Times New Roman"/>
                <w:i/>
                <w:iCs/>
                <w:sz w:val="22"/>
                <w:szCs w:val="22"/>
              </w:rPr>
            </w:pPr>
            <w:r w:rsidRPr="00030341">
              <w:rPr>
                <w:rFonts w:ascii="Times New Roman" w:hAnsi="Times New Roman"/>
                <w:i/>
                <w:iCs/>
                <w:sz w:val="22"/>
                <w:szCs w:val="22"/>
              </w:rPr>
              <w:t>A</w:t>
            </w:r>
            <w:r w:rsidR="00030341" w:rsidRPr="00030341">
              <w:rPr>
                <w:rFonts w:ascii="Times New Roman" w:hAnsi="Times New Roman"/>
                <w:i/>
                <w:iCs/>
                <w:sz w:val="22"/>
                <w:szCs w:val="22"/>
              </w:rPr>
              <w:t>.</w:t>
            </w:r>
            <w:r w:rsidRPr="00030341">
              <w:rPr>
                <w:rFonts w:ascii="Times New Roman" w:hAnsi="Times New Roman"/>
                <w:i/>
                <w:iCs/>
                <w:sz w:val="22"/>
                <w:szCs w:val="22"/>
              </w:rPr>
              <w:t xml:space="preserve"> mossambica</w:t>
            </w:r>
          </w:p>
        </w:tc>
        <w:tc>
          <w:tcPr>
            <w:tcW w:w="0" w:type="auto"/>
            <w:tcBorders>
              <w:top w:val="single" w:sz="0" w:space="0" w:color="D3D3D3"/>
              <w:left w:val="single" w:sz="0" w:space="0" w:color="D3D3D3"/>
              <w:bottom w:val="single" w:sz="0" w:space="0" w:color="D3D3D3"/>
              <w:right w:val="single" w:sz="0" w:space="0" w:color="D3D3D3"/>
            </w:tcBorders>
          </w:tcPr>
          <w:p w14:paraId="0B364FB4"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6</w:t>
            </w:r>
          </w:p>
        </w:tc>
        <w:tc>
          <w:tcPr>
            <w:tcW w:w="0" w:type="auto"/>
            <w:tcBorders>
              <w:top w:val="single" w:sz="0" w:space="0" w:color="D3D3D3"/>
              <w:left w:val="single" w:sz="0" w:space="0" w:color="D3D3D3"/>
              <w:bottom w:val="single" w:sz="0" w:space="0" w:color="D3D3D3"/>
              <w:right w:val="single" w:sz="0" w:space="0" w:color="D3D3D3"/>
            </w:tcBorders>
          </w:tcPr>
          <w:p w14:paraId="3D9C584D"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8.8</w:t>
            </w:r>
          </w:p>
        </w:tc>
      </w:tr>
      <w:tr w:rsidR="003D6EB5" w:rsidRPr="00030341" w14:paraId="68956D9F"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033CF13A"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4</w:t>
            </w:r>
          </w:p>
        </w:tc>
        <w:tc>
          <w:tcPr>
            <w:tcW w:w="0" w:type="auto"/>
            <w:tcBorders>
              <w:top w:val="single" w:sz="0" w:space="0" w:color="D3D3D3"/>
              <w:left w:val="single" w:sz="0" w:space="0" w:color="D3D3D3"/>
              <w:bottom w:val="single" w:sz="0" w:space="0" w:color="D3D3D3"/>
              <w:right w:val="single" w:sz="0" w:space="0" w:color="D3D3D3"/>
            </w:tcBorders>
          </w:tcPr>
          <w:p w14:paraId="53FEE675" w14:textId="142A68DE" w:rsidR="003D6EB5" w:rsidRPr="00030341" w:rsidRDefault="003D6EB5" w:rsidP="00A758C2">
            <w:pPr>
              <w:keepNext/>
              <w:spacing w:after="60"/>
              <w:rPr>
                <w:rFonts w:ascii="Times New Roman" w:hAnsi="Times New Roman"/>
                <w:i/>
                <w:iCs/>
                <w:sz w:val="22"/>
                <w:szCs w:val="22"/>
              </w:rPr>
            </w:pPr>
            <w:r w:rsidRPr="00030341">
              <w:rPr>
                <w:rFonts w:ascii="Times New Roman" w:hAnsi="Times New Roman"/>
                <w:i/>
                <w:iCs/>
                <w:sz w:val="22"/>
                <w:szCs w:val="22"/>
              </w:rPr>
              <w:t>A</w:t>
            </w:r>
            <w:r w:rsidR="00030341" w:rsidRPr="00030341">
              <w:rPr>
                <w:rFonts w:ascii="Times New Roman" w:hAnsi="Times New Roman"/>
                <w:i/>
                <w:iCs/>
                <w:sz w:val="22"/>
                <w:szCs w:val="22"/>
              </w:rPr>
              <w:t>.</w:t>
            </w:r>
            <w:r w:rsidRPr="00030341">
              <w:rPr>
                <w:rFonts w:ascii="Times New Roman" w:hAnsi="Times New Roman"/>
                <w:i/>
                <w:iCs/>
                <w:sz w:val="22"/>
                <w:szCs w:val="22"/>
              </w:rPr>
              <w:t xml:space="preserve"> mossambica</w:t>
            </w:r>
          </w:p>
        </w:tc>
        <w:tc>
          <w:tcPr>
            <w:tcW w:w="0" w:type="auto"/>
            <w:tcBorders>
              <w:top w:val="single" w:sz="0" w:space="0" w:color="D3D3D3"/>
              <w:left w:val="single" w:sz="0" w:space="0" w:color="D3D3D3"/>
              <w:bottom w:val="single" w:sz="0" w:space="0" w:color="D3D3D3"/>
              <w:right w:val="single" w:sz="0" w:space="0" w:color="D3D3D3"/>
            </w:tcBorders>
          </w:tcPr>
          <w:p w14:paraId="74DBECAC"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9</w:t>
            </w:r>
          </w:p>
        </w:tc>
        <w:tc>
          <w:tcPr>
            <w:tcW w:w="0" w:type="auto"/>
            <w:tcBorders>
              <w:top w:val="single" w:sz="0" w:space="0" w:color="D3D3D3"/>
              <w:left w:val="single" w:sz="0" w:space="0" w:color="D3D3D3"/>
              <w:bottom w:val="single" w:sz="0" w:space="0" w:color="D3D3D3"/>
              <w:right w:val="single" w:sz="0" w:space="0" w:color="D3D3D3"/>
            </w:tcBorders>
          </w:tcPr>
          <w:p w14:paraId="34136EFB"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8.8</w:t>
            </w:r>
          </w:p>
        </w:tc>
      </w:tr>
      <w:tr w:rsidR="003D6EB5" w:rsidRPr="00030341" w14:paraId="4F0862CF" w14:textId="77777777" w:rsidTr="00A758C2">
        <w:trPr>
          <w:cantSplit/>
          <w:jc w:val="center"/>
        </w:trPr>
        <w:tc>
          <w:tcPr>
            <w:tcW w:w="0" w:type="auto"/>
            <w:tcBorders>
              <w:top w:val="single" w:sz="0" w:space="0" w:color="D3D3D3"/>
              <w:left w:val="single" w:sz="0" w:space="0" w:color="D3D3D3"/>
              <w:bottom w:val="single" w:sz="0" w:space="0" w:color="D3D3D3"/>
              <w:right w:val="single" w:sz="0" w:space="0" w:color="D3D3D3"/>
            </w:tcBorders>
          </w:tcPr>
          <w:p w14:paraId="479B4FD1"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4</w:t>
            </w:r>
          </w:p>
        </w:tc>
        <w:tc>
          <w:tcPr>
            <w:tcW w:w="0" w:type="auto"/>
            <w:tcBorders>
              <w:top w:val="single" w:sz="0" w:space="0" w:color="D3D3D3"/>
              <w:left w:val="single" w:sz="0" w:space="0" w:color="D3D3D3"/>
              <w:bottom w:val="single" w:sz="0" w:space="0" w:color="D3D3D3"/>
              <w:right w:val="single" w:sz="0" w:space="0" w:color="D3D3D3"/>
            </w:tcBorders>
          </w:tcPr>
          <w:p w14:paraId="2C51E3B6" w14:textId="0CD018F6" w:rsidR="003D6EB5" w:rsidRPr="00030341" w:rsidRDefault="003D6EB5" w:rsidP="00A758C2">
            <w:pPr>
              <w:keepNext/>
              <w:spacing w:after="60"/>
              <w:rPr>
                <w:rFonts w:ascii="Times New Roman" w:hAnsi="Times New Roman"/>
                <w:i/>
                <w:iCs/>
                <w:sz w:val="22"/>
                <w:szCs w:val="22"/>
              </w:rPr>
            </w:pPr>
            <w:r w:rsidRPr="00030341">
              <w:rPr>
                <w:rFonts w:ascii="Times New Roman" w:hAnsi="Times New Roman"/>
                <w:i/>
                <w:iCs/>
                <w:sz w:val="22"/>
                <w:szCs w:val="22"/>
              </w:rPr>
              <w:t>A</w:t>
            </w:r>
            <w:r w:rsidR="00030341" w:rsidRPr="00030341">
              <w:rPr>
                <w:rFonts w:ascii="Times New Roman" w:hAnsi="Times New Roman"/>
                <w:i/>
                <w:iCs/>
                <w:sz w:val="22"/>
                <w:szCs w:val="22"/>
              </w:rPr>
              <w:t>.</w:t>
            </w:r>
            <w:r w:rsidRPr="00030341">
              <w:rPr>
                <w:rFonts w:ascii="Times New Roman" w:hAnsi="Times New Roman"/>
                <w:i/>
                <w:iCs/>
                <w:sz w:val="22"/>
                <w:szCs w:val="22"/>
              </w:rPr>
              <w:t xml:space="preserve"> marmorata</w:t>
            </w:r>
          </w:p>
        </w:tc>
        <w:tc>
          <w:tcPr>
            <w:tcW w:w="0" w:type="auto"/>
            <w:tcBorders>
              <w:top w:val="single" w:sz="0" w:space="0" w:color="D3D3D3"/>
              <w:left w:val="single" w:sz="0" w:space="0" w:color="D3D3D3"/>
              <w:bottom w:val="single" w:sz="0" w:space="0" w:color="D3D3D3"/>
              <w:right w:val="single" w:sz="0" w:space="0" w:color="D3D3D3"/>
            </w:tcBorders>
          </w:tcPr>
          <w:p w14:paraId="5C998E57"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2</w:t>
            </w:r>
          </w:p>
        </w:tc>
        <w:tc>
          <w:tcPr>
            <w:tcW w:w="0" w:type="auto"/>
            <w:tcBorders>
              <w:top w:val="single" w:sz="0" w:space="0" w:color="D3D3D3"/>
              <w:left w:val="single" w:sz="0" w:space="0" w:color="D3D3D3"/>
              <w:bottom w:val="single" w:sz="0" w:space="0" w:color="D3D3D3"/>
              <w:right w:val="single" w:sz="0" w:space="0" w:color="D3D3D3"/>
            </w:tcBorders>
          </w:tcPr>
          <w:p w14:paraId="09F6758D" w14:textId="77777777" w:rsidR="003D6EB5" w:rsidRPr="00030341" w:rsidRDefault="003D6EB5" w:rsidP="00A758C2">
            <w:pPr>
              <w:keepNext/>
              <w:spacing w:after="60"/>
              <w:rPr>
                <w:rFonts w:ascii="Times New Roman" w:hAnsi="Times New Roman"/>
                <w:sz w:val="22"/>
                <w:szCs w:val="22"/>
              </w:rPr>
            </w:pPr>
            <w:r w:rsidRPr="00030341">
              <w:rPr>
                <w:rFonts w:ascii="Times New Roman" w:hAnsi="Times New Roman"/>
                <w:sz w:val="22"/>
                <w:szCs w:val="22"/>
              </w:rPr>
              <w:t>0.5</w:t>
            </w:r>
          </w:p>
        </w:tc>
      </w:tr>
    </w:tbl>
    <w:p w14:paraId="0D9732AC" w14:textId="429B57D9" w:rsidR="003D6EB5" w:rsidRDefault="003D6EB5" w:rsidP="00A843F9"/>
    <w:p w14:paraId="43D15483" w14:textId="31B9E96D" w:rsidR="00B00156" w:rsidRDefault="00B00156">
      <w:pPr>
        <w:spacing w:after="160" w:line="259" w:lineRule="auto"/>
      </w:pPr>
      <w:r>
        <w:br w:type="page"/>
      </w:r>
    </w:p>
    <w:p w14:paraId="424B2ACC" w14:textId="77777777" w:rsidR="003D6EB5" w:rsidRDefault="003D6EB5" w:rsidP="00A843F9"/>
    <w:p w14:paraId="676AE3FE" w14:textId="77777777" w:rsidR="00B00156" w:rsidRPr="0029646F" w:rsidRDefault="00B00156" w:rsidP="007D7018">
      <w:pPr>
        <w:pStyle w:val="Title"/>
      </w:pPr>
      <w:bookmarkStart w:id="678" w:name="_Toc20687103"/>
      <w:bookmarkStart w:id="679" w:name="_Toc120099706"/>
      <w:bookmarkStart w:id="680" w:name="_Toc120101063"/>
      <w:bookmarkStart w:id="681" w:name="_Toc125806984"/>
      <w:r w:rsidRPr="005F1408">
        <w:t>CHAPTER FIVE</w:t>
      </w:r>
      <w:bookmarkEnd w:id="678"/>
      <w:bookmarkEnd w:id="679"/>
      <w:bookmarkEnd w:id="680"/>
      <w:bookmarkEnd w:id="681"/>
    </w:p>
    <w:p w14:paraId="0AB96FF4" w14:textId="77777777" w:rsidR="00B00156" w:rsidRPr="004774AA" w:rsidRDefault="00B00156" w:rsidP="007D7018">
      <w:pPr>
        <w:pStyle w:val="Heading1"/>
      </w:pPr>
      <w:bookmarkStart w:id="682" w:name="_Toc20687104"/>
      <w:bookmarkStart w:id="683" w:name="_Toc120099707"/>
      <w:bookmarkStart w:id="684" w:name="_Toc120101064"/>
      <w:bookmarkStart w:id="685" w:name="_Toc125806985"/>
      <w:r w:rsidRPr="004774AA">
        <w:t>DISCUSSION</w:t>
      </w:r>
      <w:bookmarkEnd w:id="682"/>
      <w:bookmarkEnd w:id="683"/>
      <w:bookmarkEnd w:id="684"/>
      <w:bookmarkEnd w:id="685"/>
    </w:p>
    <w:p w14:paraId="3EA580A5" w14:textId="5689370A" w:rsidR="00437C4B" w:rsidRDefault="00437C4B" w:rsidP="00B00156">
      <w:pPr>
        <w:spacing w:line="480" w:lineRule="auto"/>
        <w:jc w:val="both"/>
      </w:pPr>
      <w:r w:rsidRPr="00437C4B">
        <w:rPr>
          <w:rFonts w:ascii="Times New Roman" w:hAnsi="Times New Roman"/>
          <w:sz w:val="24"/>
          <w:szCs w:val="24"/>
        </w:rPr>
        <w:t xml:space="preserve">The present study is the first to investigate the presence of juvenile anguillid eels within the Sabaki Estuary. </w:t>
      </w:r>
      <w:r w:rsidRPr="005C6B47">
        <w:rPr>
          <w:rFonts w:ascii="Times New Roman" w:hAnsi="Times New Roman"/>
          <w:sz w:val="24"/>
          <w:szCs w:val="24"/>
          <w:highlight w:val="yellow"/>
          <w:rPrChange w:id="686" w:author="Microsoft account" w:date="2023-02-13T14:11:00Z">
            <w:rPr>
              <w:rFonts w:ascii="Times New Roman" w:hAnsi="Times New Roman"/>
              <w:sz w:val="24"/>
              <w:szCs w:val="24"/>
            </w:rPr>
          </w:rPrChange>
        </w:rPr>
        <w:t>We i</w:t>
      </w:r>
      <w:r>
        <w:rPr>
          <w:rFonts w:ascii="Times New Roman" w:hAnsi="Times New Roman"/>
          <w:sz w:val="24"/>
          <w:szCs w:val="24"/>
        </w:rPr>
        <w:t>dentified</w:t>
      </w:r>
      <w:r w:rsidRPr="00437C4B">
        <w:rPr>
          <w:rFonts w:ascii="Times New Roman" w:hAnsi="Times New Roman"/>
          <w:sz w:val="24"/>
          <w:szCs w:val="24"/>
        </w:rPr>
        <w:t xml:space="preserve"> the juvenile</w:t>
      </w:r>
      <w:r>
        <w:rPr>
          <w:rFonts w:ascii="Times New Roman" w:hAnsi="Times New Roman"/>
          <w:sz w:val="24"/>
          <w:szCs w:val="24"/>
        </w:rPr>
        <w:t xml:space="preserve"> anguillid</w:t>
      </w:r>
      <w:r w:rsidRPr="00437C4B">
        <w:rPr>
          <w:rFonts w:ascii="Times New Roman" w:hAnsi="Times New Roman"/>
          <w:sz w:val="24"/>
          <w:szCs w:val="24"/>
        </w:rPr>
        <w:t xml:space="preserve"> life stages present within the estuary were the glass eel and elver life stages</w:t>
      </w:r>
      <w:r>
        <w:rPr>
          <w:rFonts w:ascii="Segoe UI" w:hAnsi="Segoe UI" w:cs="Segoe UI"/>
          <w:color w:val="374151"/>
          <w:shd w:val="clear" w:color="auto" w:fill="F7F7F8"/>
        </w:rPr>
        <w:t xml:space="preserve">. </w:t>
      </w:r>
    </w:p>
    <w:p w14:paraId="07089911" w14:textId="543FF941" w:rsidR="00B00156" w:rsidRDefault="0066424B" w:rsidP="00B00156">
      <w:pPr>
        <w:spacing w:line="480" w:lineRule="auto"/>
        <w:jc w:val="both"/>
        <w:rPr>
          <w:rFonts w:ascii="Times New Roman" w:hAnsi="Times New Roman"/>
          <w:sz w:val="24"/>
          <w:szCs w:val="24"/>
        </w:rPr>
      </w:pPr>
      <w:r>
        <w:rPr>
          <w:rFonts w:ascii="Times New Roman" w:hAnsi="Times New Roman"/>
          <w:sz w:val="24"/>
          <w:szCs w:val="24"/>
        </w:rPr>
        <w:t>While t</w:t>
      </w:r>
      <w:r w:rsidR="00B00156" w:rsidRPr="00B00156">
        <w:rPr>
          <w:rFonts w:ascii="Times New Roman" w:hAnsi="Times New Roman"/>
          <w:sz w:val="24"/>
          <w:szCs w:val="24"/>
        </w:rPr>
        <w:t xml:space="preserve">here are many different species of eels however, those belonging to the genus </w:t>
      </w:r>
      <w:r w:rsidR="00B00156" w:rsidRPr="00C4488A">
        <w:rPr>
          <w:rFonts w:ascii="Times New Roman" w:hAnsi="Times New Roman"/>
          <w:i/>
          <w:iCs/>
          <w:sz w:val="24"/>
          <w:szCs w:val="24"/>
        </w:rPr>
        <w:t>Anguilla</w:t>
      </w:r>
      <w:r w:rsidR="00B00156" w:rsidRPr="00B00156">
        <w:rPr>
          <w:rFonts w:ascii="Times New Roman" w:hAnsi="Times New Roman"/>
          <w:sz w:val="24"/>
          <w:szCs w:val="24"/>
        </w:rPr>
        <w:t xml:space="preserve"> are the sole representatives of the Anguillidae family, which is one of the numerous families comprising the order Anguilliformes (Arai </w:t>
      </w:r>
      <w:r w:rsidR="00C4488A" w:rsidRPr="00C4488A">
        <w:rPr>
          <w:rFonts w:ascii="Times New Roman" w:hAnsi="Times New Roman"/>
          <w:i/>
          <w:iCs/>
          <w:sz w:val="24"/>
          <w:szCs w:val="24"/>
        </w:rPr>
        <w:t>et al.,</w:t>
      </w:r>
      <w:r w:rsidR="00B00156" w:rsidRPr="00B00156">
        <w:rPr>
          <w:rFonts w:ascii="Times New Roman" w:hAnsi="Times New Roman"/>
          <w:sz w:val="24"/>
          <w:szCs w:val="24"/>
        </w:rPr>
        <w:t>2002; Arai</w:t>
      </w:r>
      <w:r w:rsidR="00C4488A" w:rsidRPr="00C4488A">
        <w:rPr>
          <w:rFonts w:ascii="Times New Roman" w:hAnsi="Times New Roman"/>
          <w:i/>
          <w:iCs/>
          <w:sz w:val="24"/>
          <w:szCs w:val="24"/>
        </w:rPr>
        <w:t>.,</w:t>
      </w:r>
      <w:r w:rsidR="00B00156" w:rsidRPr="00B00156">
        <w:rPr>
          <w:rFonts w:ascii="Times New Roman" w:hAnsi="Times New Roman"/>
          <w:sz w:val="24"/>
          <w:szCs w:val="24"/>
        </w:rPr>
        <w:t>2015; Miller and Mc Cleave</w:t>
      </w:r>
      <w:r w:rsidR="00C4488A" w:rsidRPr="00C4488A">
        <w:rPr>
          <w:rFonts w:ascii="Times New Roman" w:hAnsi="Times New Roman"/>
          <w:i/>
          <w:iCs/>
          <w:sz w:val="24"/>
          <w:szCs w:val="24"/>
        </w:rPr>
        <w:t>.,</w:t>
      </w:r>
      <w:r w:rsidR="00B00156" w:rsidRPr="00B00156">
        <w:rPr>
          <w:rFonts w:ascii="Times New Roman" w:hAnsi="Times New Roman"/>
          <w:sz w:val="24"/>
          <w:szCs w:val="24"/>
        </w:rPr>
        <w:t>2018). In the present study,</w:t>
      </w:r>
      <w:r w:rsidR="00C4488A">
        <w:rPr>
          <w:rFonts w:ascii="Times New Roman" w:hAnsi="Times New Roman"/>
          <w:sz w:val="24"/>
          <w:szCs w:val="24"/>
        </w:rPr>
        <w:t xml:space="preserve"> </w:t>
      </w:r>
      <w:r w:rsidR="00C4488A" w:rsidRPr="0066424B">
        <w:rPr>
          <w:rFonts w:ascii="Times New Roman" w:hAnsi="Times New Roman"/>
          <w:sz w:val="24"/>
          <w:szCs w:val="24"/>
        </w:rPr>
        <w:t xml:space="preserve">In the present study, glass eels (n=66) were more abundant, while a very limited number of elvers (n=10) were captured. </w:t>
      </w:r>
      <w:r>
        <w:rPr>
          <w:rFonts w:ascii="Times New Roman" w:hAnsi="Times New Roman"/>
          <w:sz w:val="24"/>
          <w:szCs w:val="24"/>
        </w:rPr>
        <w:t>Generally, anguillid e</w:t>
      </w:r>
      <w:r w:rsidRPr="00B00156">
        <w:rPr>
          <w:rFonts w:ascii="Times New Roman" w:hAnsi="Times New Roman"/>
          <w:sz w:val="24"/>
          <w:szCs w:val="24"/>
        </w:rPr>
        <w:t>els</w:t>
      </w:r>
      <w:r>
        <w:rPr>
          <w:rFonts w:ascii="Times New Roman" w:hAnsi="Times New Roman"/>
          <w:sz w:val="24"/>
          <w:szCs w:val="24"/>
        </w:rPr>
        <w:t xml:space="preserve"> </w:t>
      </w:r>
      <w:r w:rsidRPr="00B00156">
        <w:rPr>
          <w:rFonts w:ascii="Times New Roman" w:hAnsi="Times New Roman"/>
          <w:sz w:val="24"/>
          <w:szCs w:val="24"/>
        </w:rPr>
        <w:t>are characterized by an elongated and cylindrical body shape (</w:t>
      </w:r>
      <w:proofErr w:type="spellStart"/>
      <w:r w:rsidRPr="00B00156">
        <w:rPr>
          <w:rFonts w:ascii="Times New Roman" w:hAnsi="Times New Roman"/>
          <w:sz w:val="24"/>
          <w:szCs w:val="24"/>
        </w:rPr>
        <w:t>Sugeha</w:t>
      </w:r>
      <w:proofErr w:type="spellEnd"/>
      <w:r w:rsidRPr="00B00156">
        <w:rPr>
          <w:rFonts w:ascii="Times New Roman" w:hAnsi="Times New Roman"/>
          <w:sz w:val="24"/>
          <w:szCs w:val="24"/>
        </w:rPr>
        <w:t xml:space="preserve"> </w:t>
      </w:r>
      <w:r w:rsidRPr="0066424B">
        <w:rPr>
          <w:rFonts w:ascii="Times New Roman" w:hAnsi="Times New Roman"/>
          <w:i/>
          <w:iCs/>
          <w:sz w:val="24"/>
          <w:szCs w:val="24"/>
        </w:rPr>
        <w:t>et</w:t>
      </w:r>
      <w:r w:rsidRPr="00C4488A">
        <w:rPr>
          <w:rFonts w:ascii="Times New Roman" w:hAnsi="Times New Roman"/>
          <w:i/>
          <w:iCs/>
          <w:sz w:val="24"/>
          <w:szCs w:val="24"/>
        </w:rPr>
        <w:t xml:space="preserve"> al.,</w:t>
      </w:r>
      <w:r w:rsidRPr="00B00156">
        <w:rPr>
          <w:rFonts w:ascii="Times New Roman" w:hAnsi="Times New Roman"/>
          <w:sz w:val="24"/>
          <w:szCs w:val="24"/>
        </w:rPr>
        <w:t xml:space="preserve">2015). </w:t>
      </w:r>
      <w:r>
        <w:rPr>
          <w:rFonts w:ascii="Times New Roman" w:hAnsi="Times New Roman"/>
          <w:sz w:val="24"/>
          <w:szCs w:val="24"/>
        </w:rPr>
        <w:t xml:space="preserve"> E</w:t>
      </w:r>
      <w:r w:rsidR="00B00156" w:rsidRPr="004774AA">
        <w:rPr>
          <w:rFonts w:ascii="Times New Roman" w:hAnsi="Times New Roman"/>
          <w:sz w:val="24"/>
          <w:szCs w:val="24"/>
        </w:rPr>
        <w:t>lvers and glass eels were distinguished from each other in relation to their body pigmentation. Pigmentation of glass eels was only limited to the caudal fin with their body being transparent in colour</w:t>
      </w:r>
      <w:r w:rsidR="00B00156">
        <w:rPr>
          <w:rFonts w:ascii="Times New Roman" w:hAnsi="Times New Roman"/>
          <w:sz w:val="24"/>
          <w:szCs w:val="24"/>
        </w:rPr>
        <w:t xml:space="preserve">. </w:t>
      </w:r>
      <w:r w:rsidR="00B00156" w:rsidRPr="004774AA">
        <w:rPr>
          <w:rFonts w:ascii="Times New Roman" w:hAnsi="Times New Roman"/>
          <w:sz w:val="24"/>
          <w:szCs w:val="24"/>
        </w:rPr>
        <w:t xml:space="preserve">Elvers entire body was pigmented with distinctive pigmentation on the caudal fin as well. </w:t>
      </w:r>
    </w:p>
    <w:p w14:paraId="6FE4E835" w14:textId="4D69B42B" w:rsidR="00B00156" w:rsidRPr="004774AA" w:rsidRDefault="00B00156" w:rsidP="00B00156">
      <w:pPr>
        <w:spacing w:line="480" w:lineRule="auto"/>
        <w:jc w:val="both"/>
        <w:rPr>
          <w:rFonts w:ascii="Times New Roman" w:hAnsi="Times New Roman"/>
          <w:sz w:val="24"/>
          <w:szCs w:val="24"/>
        </w:rPr>
      </w:pPr>
      <w:r>
        <w:rPr>
          <w:rFonts w:ascii="Times New Roman" w:hAnsi="Times New Roman"/>
          <w:sz w:val="24"/>
          <w:szCs w:val="24"/>
        </w:rPr>
        <w:t>Ri</w:t>
      </w:r>
      <w:r w:rsidRPr="004774AA">
        <w:rPr>
          <w:rFonts w:ascii="Times New Roman" w:hAnsi="Times New Roman"/>
          <w:sz w:val="24"/>
          <w:szCs w:val="24"/>
        </w:rPr>
        <w:t>ght after experiencing metamorphosis from the oceanic eel larvae-leptocephali, glass eels’ somatic cells decrease gradually</w:t>
      </w:r>
      <w:r>
        <w:rPr>
          <w:rFonts w:ascii="Times New Roman" w:hAnsi="Times New Roman"/>
          <w:sz w:val="24"/>
          <w:szCs w:val="24"/>
        </w:rPr>
        <w:t>,</w:t>
      </w:r>
      <w:r w:rsidRPr="004774AA">
        <w:rPr>
          <w:rFonts w:ascii="Times New Roman" w:hAnsi="Times New Roman"/>
          <w:sz w:val="24"/>
          <w:szCs w:val="24"/>
        </w:rPr>
        <w:t xml:space="preserve"> and commence their </w:t>
      </w:r>
      <w:r>
        <w:rPr>
          <w:rFonts w:ascii="Times New Roman" w:hAnsi="Times New Roman"/>
          <w:sz w:val="24"/>
          <w:szCs w:val="24"/>
        </w:rPr>
        <w:t>inshore migration as glass eels with a distinctive transparent and elongated body shape (</w:t>
      </w:r>
      <w:r w:rsidRPr="004774AA">
        <w:rPr>
          <w:rFonts w:ascii="Times New Roman" w:hAnsi="Times New Roman"/>
          <w:sz w:val="24"/>
          <w:szCs w:val="24"/>
        </w:rPr>
        <w:t xml:space="preserve">Arai </w:t>
      </w:r>
      <w:r w:rsidR="00C4488A" w:rsidRPr="00C4488A">
        <w:rPr>
          <w:rFonts w:ascii="Times New Roman" w:hAnsi="Times New Roman"/>
          <w:i/>
          <w:iCs/>
          <w:sz w:val="24"/>
          <w:szCs w:val="24"/>
        </w:rPr>
        <w:t>et al.,</w:t>
      </w:r>
      <w:r w:rsidRPr="004774AA">
        <w:rPr>
          <w:rFonts w:ascii="Times New Roman" w:hAnsi="Times New Roman"/>
          <w:sz w:val="24"/>
          <w:szCs w:val="24"/>
        </w:rPr>
        <w:t>2002</w:t>
      </w:r>
      <w:r>
        <w:rPr>
          <w:rFonts w:ascii="Times New Roman" w:hAnsi="Times New Roman"/>
          <w:sz w:val="24"/>
          <w:szCs w:val="24"/>
        </w:rPr>
        <w:t xml:space="preserve">; </w:t>
      </w:r>
      <w:proofErr w:type="spellStart"/>
      <w:r>
        <w:rPr>
          <w:rFonts w:ascii="Times New Roman" w:hAnsi="Times New Roman"/>
          <w:sz w:val="24"/>
          <w:szCs w:val="24"/>
        </w:rPr>
        <w:t>Sugeha</w:t>
      </w:r>
      <w:proofErr w:type="spellEnd"/>
      <w:r>
        <w:rPr>
          <w:rFonts w:ascii="Times New Roman" w:hAnsi="Times New Roman"/>
          <w:sz w:val="24"/>
          <w:szCs w:val="24"/>
        </w:rPr>
        <w:t xml:space="preserve"> and Marlina</w:t>
      </w:r>
      <w:r w:rsidR="00C4488A" w:rsidRPr="00C4488A">
        <w:rPr>
          <w:rFonts w:ascii="Times New Roman" w:hAnsi="Times New Roman"/>
          <w:i/>
          <w:iCs/>
          <w:sz w:val="24"/>
          <w:szCs w:val="24"/>
        </w:rPr>
        <w:t>.,</w:t>
      </w:r>
      <w:r>
        <w:rPr>
          <w:rFonts w:ascii="Times New Roman" w:hAnsi="Times New Roman"/>
          <w:sz w:val="24"/>
          <w:szCs w:val="24"/>
        </w:rPr>
        <w:t xml:space="preserve">2015). During their inshore migration, </w:t>
      </w:r>
      <w:r w:rsidRPr="004774AA">
        <w:rPr>
          <w:rFonts w:ascii="Times New Roman" w:hAnsi="Times New Roman"/>
          <w:sz w:val="24"/>
          <w:szCs w:val="24"/>
        </w:rPr>
        <w:t xml:space="preserve">pigmentation </w:t>
      </w:r>
      <w:r w:rsidRPr="00CB5EA5">
        <w:rPr>
          <w:rFonts w:ascii="Times New Roman" w:hAnsi="Times New Roman"/>
          <w:sz w:val="24"/>
          <w:szCs w:val="24"/>
        </w:rPr>
        <w:t xml:space="preserve">initially appears on the caudal fin tip and nerve cord followed by the anterior side of the head </w:t>
      </w:r>
      <w:r>
        <w:rPr>
          <w:rFonts w:ascii="Times New Roman" w:hAnsi="Times New Roman"/>
          <w:sz w:val="24"/>
          <w:szCs w:val="24"/>
        </w:rPr>
        <w:t xml:space="preserve">and snout extending to the eyes (Fukuda </w:t>
      </w:r>
      <w:r w:rsidR="00C4488A" w:rsidRPr="00C4488A">
        <w:rPr>
          <w:rFonts w:ascii="Times New Roman" w:hAnsi="Times New Roman"/>
          <w:i/>
          <w:iCs/>
          <w:sz w:val="24"/>
          <w:szCs w:val="24"/>
        </w:rPr>
        <w:t>et al.,</w:t>
      </w:r>
      <w:r>
        <w:rPr>
          <w:rFonts w:ascii="Times New Roman" w:hAnsi="Times New Roman"/>
          <w:sz w:val="24"/>
          <w:szCs w:val="24"/>
        </w:rPr>
        <w:t xml:space="preserve">2013; </w:t>
      </w:r>
      <w:proofErr w:type="spellStart"/>
      <w:r>
        <w:rPr>
          <w:rFonts w:ascii="Times New Roman" w:hAnsi="Times New Roman"/>
          <w:sz w:val="24"/>
          <w:szCs w:val="24"/>
        </w:rPr>
        <w:t>Sugeha</w:t>
      </w:r>
      <w:proofErr w:type="spellEnd"/>
      <w:r>
        <w:rPr>
          <w:rFonts w:ascii="Times New Roman" w:hAnsi="Times New Roman"/>
          <w:sz w:val="24"/>
          <w:szCs w:val="24"/>
        </w:rPr>
        <w:t xml:space="preserve"> and Marlina</w:t>
      </w:r>
      <w:r w:rsidR="00C4488A" w:rsidRPr="00C4488A">
        <w:rPr>
          <w:rFonts w:ascii="Times New Roman" w:hAnsi="Times New Roman"/>
          <w:i/>
          <w:iCs/>
          <w:sz w:val="24"/>
          <w:szCs w:val="24"/>
        </w:rPr>
        <w:t>.,</w:t>
      </w:r>
      <w:r>
        <w:rPr>
          <w:rFonts w:ascii="Times New Roman" w:hAnsi="Times New Roman"/>
          <w:sz w:val="24"/>
          <w:szCs w:val="24"/>
        </w:rPr>
        <w:t>2015)</w:t>
      </w:r>
      <w:r w:rsidRPr="004774AA">
        <w:rPr>
          <w:rFonts w:ascii="Times New Roman" w:hAnsi="Times New Roman"/>
          <w:sz w:val="24"/>
          <w:szCs w:val="24"/>
        </w:rPr>
        <w:t>.</w:t>
      </w:r>
      <w:r>
        <w:rPr>
          <w:rFonts w:ascii="Times New Roman" w:hAnsi="Times New Roman"/>
          <w:sz w:val="24"/>
          <w:szCs w:val="24"/>
        </w:rPr>
        <w:t xml:space="preserve"> P</w:t>
      </w:r>
      <w:r w:rsidRPr="00CB5EA5">
        <w:rPr>
          <w:rFonts w:ascii="Times New Roman" w:hAnsi="Times New Roman"/>
          <w:sz w:val="24"/>
          <w:szCs w:val="24"/>
        </w:rPr>
        <w:t>igment</w:t>
      </w:r>
      <w:r>
        <w:rPr>
          <w:rFonts w:ascii="Times New Roman" w:hAnsi="Times New Roman"/>
          <w:sz w:val="24"/>
          <w:szCs w:val="24"/>
        </w:rPr>
        <w:t>ation then</w:t>
      </w:r>
      <w:r w:rsidRPr="00CB5EA5">
        <w:rPr>
          <w:rFonts w:ascii="Times New Roman" w:hAnsi="Times New Roman"/>
          <w:sz w:val="24"/>
          <w:szCs w:val="24"/>
        </w:rPr>
        <w:t xml:space="preserve"> spreads forward </w:t>
      </w:r>
      <w:r>
        <w:rPr>
          <w:rFonts w:ascii="Times New Roman" w:hAnsi="Times New Roman"/>
          <w:sz w:val="24"/>
          <w:szCs w:val="24"/>
        </w:rPr>
        <w:t xml:space="preserve">covering half of </w:t>
      </w:r>
      <w:r w:rsidRPr="00CB5EA5">
        <w:rPr>
          <w:rFonts w:ascii="Times New Roman" w:hAnsi="Times New Roman"/>
          <w:sz w:val="24"/>
          <w:szCs w:val="24"/>
        </w:rPr>
        <w:t>the tail and then the preanal regions, after which the tip of the caudal fin along the dorsum to anterior of the dorsal fin</w:t>
      </w:r>
      <w:r w:rsidRPr="004774AA">
        <w:rPr>
          <w:rFonts w:ascii="Times New Roman" w:hAnsi="Times New Roman"/>
          <w:sz w:val="24"/>
          <w:szCs w:val="24"/>
        </w:rPr>
        <w:t xml:space="preserve"> </w:t>
      </w:r>
      <w:r>
        <w:rPr>
          <w:rFonts w:ascii="Times New Roman" w:hAnsi="Times New Roman"/>
          <w:sz w:val="24"/>
          <w:szCs w:val="24"/>
        </w:rPr>
        <w:t xml:space="preserve">become pigmented as well Fukuda </w:t>
      </w:r>
      <w:r w:rsidR="00C4488A" w:rsidRPr="00C4488A">
        <w:rPr>
          <w:rFonts w:ascii="Times New Roman" w:hAnsi="Times New Roman"/>
          <w:i/>
          <w:iCs/>
          <w:sz w:val="24"/>
          <w:szCs w:val="24"/>
        </w:rPr>
        <w:t>et al.,</w:t>
      </w:r>
      <w:r>
        <w:rPr>
          <w:rFonts w:ascii="Times New Roman" w:hAnsi="Times New Roman"/>
          <w:sz w:val="24"/>
          <w:szCs w:val="24"/>
        </w:rPr>
        <w:t>2013. After several days within the estuary, g</w:t>
      </w:r>
      <w:r w:rsidRPr="004774AA">
        <w:rPr>
          <w:rFonts w:ascii="Times New Roman" w:hAnsi="Times New Roman"/>
          <w:sz w:val="24"/>
          <w:szCs w:val="24"/>
        </w:rPr>
        <w:t>lass eels</w:t>
      </w:r>
      <w:r>
        <w:rPr>
          <w:rFonts w:ascii="Times New Roman" w:hAnsi="Times New Roman"/>
          <w:sz w:val="24"/>
          <w:szCs w:val="24"/>
        </w:rPr>
        <w:t xml:space="preserve"> </w:t>
      </w:r>
      <w:r>
        <w:rPr>
          <w:rFonts w:ascii="Times New Roman" w:hAnsi="Times New Roman"/>
          <w:sz w:val="24"/>
          <w:szCs w:val="24"/>
        </w:rPr>
        <w:lastRenderedPageBreak/>
        <w:t>usually have undergone</w:t>
      </w:r>
      <w:r w:rsidRPr="004774AA">
        <w:rPr>
          <w:rFonts w:ascii="Times New Roman" w:hAnsi="Times New Roman"/>
          <w:sz w:val="24"/>
          <w:szCs w:val="24"/>
        </w:rPr>
        <w:t xml:space="preserve"> haemostasis so as to adapt to estuarine habitat, </w:t>
      </w:r>
      <w:r>
        <w:rPr>
          <w:rFonts w:ascii="Times New Roman" w:hAnsi="Times New Roman"/>
          <w:sz w:val="24"/>
          <w:szCs w:val="24"/>
        </w:rPr>
        <w:t xml:space="preserve">pigment then </w:t>
      </w:r>
      <w:r w:rsidRPr="00CB5EA5">
        <w:rPr>
          <w:rFonts w:ascii="Times New Roman" w:hAnsi="Times New Roman"/>
          <w:sz w:val="24"/>
          <w:szCs w:val="24"/>
        </w:rPr>
        <w:t xml:space="preserve">uniformly covers the entire body </w:t>
      </w:r>
      <w:r>
        <w:rPr>
          <w:rFonts w:ascii="Times New Roman" w:hAnsi="Times New Roman"/>
          <w:sz w:val="24"/>
          <w:szCs w:val="24"/>
        </w:rPr>
        <w:t xml:space="preserve">and subsequently </w:t>
      </w:r>
      <w:r w:rsidRPr="004774AA">
        <w:rPr>
          <w:rFonts w:ascii="Times New Roman" w:hAnsi="Times New Roman"/>
          <w:sz w:val="24"/>
          <w:szCs w:val="24"/>
        </w:rPr>
        <w:t xml:space="preserve">become </w:t>
      </w:r>
      <w:proofErr w:type="spellStart"/>
      <w:r w:rsidRPr="004774AA">
        <w:rPr>
          <w:rFonts w:ascii="Times New Roman" w:hAnsi="Times New Roman"/>
          <w:sz w:val="24"/>
          <w:szCs w:val="24"/>
        </w:rPr>
        <w:t>elvers</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Otake</w:t>
      </w:r>
      <w:proofErr w:type="spellEnd"/>
      <w:r w:rsidRPr="004774AA">
        <w:rPr>
          <w:rFonts w:ascii="Times New Roman" w:hAnsi="Times New Roman"/>
          <w:i/>
          <w:iCs/>
          <w:sz w:val="24"/>
          <w:szCs w:val="24"/>
        </w:rPr>
        <w:t>,</w:t>
      </w:r>
      <w:r w:rsidRPr="004774AA">
        <w:rPr>
          <w:rFonts w:ascii="Times New Roman" w:hAnsi="Times New Roman"/>
          <w:sz w:val="24"/>
          <w:szCs w:val="24"/>
        </w:rPr>
        <w:t xml:space="preserve"> 2003; Arai</w:t>
      </w:r>
      <w:r w:rsidR="00C4488A" w:rsidRPr="00C4488A">
        <w:rPr>
          <w:rFonts w:ascii="Times New Roman" w:hAnsi="Times New Roman"/>
          <w:i/>
          <w:iCs/>
          <w:sz w:val="24"/>
          <w:szCs w:val="24"/>
        </w:rPr>
        <w:t>.,</w:t>
      </w:r>
      <w:r w:rsidRPr="004774AA">
        <w:rPr>
          <w:rFonts w:ascii="Times New Roman" w:hAnsi="Times New Roman"/>
          <w:sz w:val="24"/>
          <w:szCs w:val="24"/>
        </w:rPr>
        <w:t xml:space="preserve">2005; </w:t>
      </w:r>
      <w:r>
        <w:rPr>
          <w:rFonts w:ascii="Times New Roman" w:hAnsi="Times New Roman"/>
          <w:sz w:val="24"/>
          <w:szCs w:val="24"/>
        </w:rPr>
        <w:t xml:space="preserve">Fukuda </w:t>
      </w:r>
      <w:r w:rsidR="00C4488A" w:rsidRPr="00C4488A">
        <w:rPr>
          <w:rFonts w:ascii="Times New Roman" w:hAnsi="Times New Roman"/>
          <w:i/>
          <w:iCs/>
          <w:sz w:val="24"/>
          <w:szCs w:val="24"/>
        </w:rPr>
        <w:t>et al.,</w:t>
      </w:r>
      <w:r>
        <w:rPr>
          <w:rFonts w:ascii="Times New Roman" w:hAnsi="Times New Roman"/>
          <w:sz w:val="24"/>
          <w:szCs w:val="24"/>
        </w:rPr>
        <w:t xml:space="preserve">2013; </w:t>
      </w:r>
      <w:r w:rsidRPr="004774AA">
        <w:rPr>
          <w:rFonts w:ascii="Times New Roman" w:hAnsi="Times New Roman"/>
          <w:color w:val="000000"/>
          <w:sz w:val="24"/>
          <w:szCs w:val="24"/>
          <w:shd w:val="clear" w:color="auto" w:fill="FFFFFF"/>
        </w:rPr>
        <w:t xml:space="preserve">Harrison </w:t>
      </w:r>
      <w:r w:rsidR="00C4488A" w:rsidRPr="00C4488A">
        <w:rPr>
          <w:rFonts w:ascii="Times New Roman" w:hAnsi="Times New Roman"/>
          <w:i/>
          <w:iCs/>
          <w:color w:val="000000"/>
          <w:sz w:val="24"/>
          <w:szCs w:val="24"/>
          <w:shd w:val="clear" w:color="auto" w:fill="FFFFFF"/>
        </w:rPr>
        <w:t>et al.,</w:t>
      </w:r>
      <w:r w:rsidRPr="004774AA">
        <w:rPr>
          <w:rFonts w:ascii="Times New Roman" w:hAnsi="Times New Roman"/>
          <w:color w:val="000000"/>
          <w:sz w:val="24"/>
          <w:szCs w:val="24"/>
          <w:shd w:val="clear" w:color="auto" w:fill="FFFFFF"/>
        </w:rPr>
        <w:t>2014</w:t>
      </w:r>
      <w:r w:rsidRPr="004774AA">
        <w:rPr>
          <w:rFonts w:ascii="Times New Roman" w:hAnsi="Times New Roman"/>
          <w:sz w:val="24"/>
          <w:szCs w:val="24"/>
        </w:rPr>
        <w:t xml:space="preserve"> </w:t>
      </w:r>
      <w:proofErr w:type="spellStart"/>
      <w:r w:rsidRPr="004774AA">
        <w:rPr>
          <w:rFonts w:ascii="Times New Roman" w:hAnsi="Times New Roman"/>
          <w:sz w:val="24"/>
          <w:szCs w:val="24"/>
        </w:rPr>
        <w:t>Sugeha</w:t>
      </w:r>
      <w:proofErr w:type="spellEnd"/>
      <w:r w:rsidRPr="004774AA">
        <w:rPr>
          <w:rFonts w:ascii="Times New Roman" w:hAnsi="Times New Roman"/>
          <w:sz w:val="24"/>
          <w:szCs w:val="24"/>
        </w:rPr>
        <w:t xml:space="preserve"> and Marlina</w:t>
      </w:r>
      <w:r w:rsidR="00C4488A" w:rsidRPr="00C4488A">
        <w:rPr>
          <w:rFonts w:ascii="Times New Roman" w:hAnsi="Times New Roman"/>
          <w:i/>
          <w:iCs/>
          <w:sz w:val="24"/>
          <w:szCs w:val="24"/>
        </w:rPr>
        <w:t>.,</w:t>
      </w:r>
      <w:r w:rsidRPr="004774AA">
        <w:rPr>
          <w:rFonts w:ascii="Times New Roman" w:hAnsi="Times New Roman"/>
          <w:sz w:val="24"/>
          <w:szCs w:val="24"/>
        </w:rPr>
        <w:t>2015).</w:t>
      </w:r>
    </w:p>
    <w:p w14:paraId="3BAD1A96" w14:textId="164E7247" w:rsidR="00B00156" w:rsidRDefault="00B00156" w:rsidP="00B00156">
      <w:pPr>
        <w:spacing w:line="480" w:lineRule="auto"/>
        <w:jc w:val="both"/>
        <w:rPr>
          <w:rFonts w:ascii="Times New Roman" w:hAnsi="Times New Roman"/>
          <w:sz w:val="24"/>
          <w:szCs w:val="24"/>
        </w:rPr>
      </w:pPr>
      <w:r w:rsidRPr="004774AA">
        <w:rPr>
          <w:rFonts w:ascii="Times New Roman" w:hAnsi="Times New Roman"/>
          <w:sz w:val="24"/>
          <w:szCs w:val="24"/>
        </w:rPr>
        <w:t xml:space="preserve">The species composition of juvenile anguillid eels present in the Sabaki Estuary was dominated by </w:t>
      </w:r>
      <w:r w:rsidRPr="001B0D14">
        <w:rPr>
          <w:rFonts w:ascii="Times New Roman" w:hAnsi="Times New Roman"/>
          <w:i/>
          <w:sz w:val="24"/>
          <w:szCs w:val="24"/>
        </w:rPr>
        <w:t>A. bengalensis</w:t>
      </w:r>
      <w:r w:rsidRPr="004774AA">
        <w:rPr>
          <w:rFonts w:ascii="Times New Roman" w:hAnsi="Times New Roman"/>
          <w:sz w:val="24"/>
          <w:szCs w:val="24"/>
        </w:rPr>
        <w:t>.</w:t>
      </w:r>
      <w:r w:rsidR="00246F57">
        <w:rPr>
          <w:rFonts w:ascii="Times New Roman" w:hAnsi="Times New Roman"/>
          <w:sz w:val="24"/>
          <w:szCs w:val="24"/>
        </w:rPr>
        <w:t xml:space="preserve"> This was </w:t>
      </w:r>
      <w:r w:rsidR="008F3FA2">
        <w:rPr>
          <w:rFonts w:ascii="Times New Roman" w:hAnsi="Times New Roman"/>
          <w:sz w:val="24"/>
          <w:szCs w:val="24"/>
        </w:rPr>
        <w:t>seen</w:t>
      </w:r>
      <w:r w:rsidR="008F3FA2" w:rsidRPr="008F3FA2">
        <w:rPr>
          <w:rFonts w:ascii="Times New Roman" w:hAnsi="Times New Roman"/>
          <w:sz w:val="24"/>
          <w:szCs w:val="24"/>
        </w:rPr>
        <w:t xml:space="preserve"> </w:t>
      </w:r>
      <w:r w:rsidR="008F3FA2">
        <w:rPr>
          <w:rFonts w:ascii="Times New Roman" w:hAnsi="Times New Roman"/>
          <w:sz w:val="24"/>
          <w:szCs w:val="24"/>
        </w:rPr>
        <w:t>in the high catchability as highlighted by the catch per unit effort (</w:t>
      </w:r>
      <w:r w:rsidR="008F3FA2" w:rsidRPr="008F3FA2">
        <w:rPr>
          <w:rFonts w:ascii="Times New Roman" w:hAnsi="Times New Roman"/>
          <w:sz w:val="24"/>
          <w:szCs w:val="24"/>
        </w:rPr>
        <w:t>CPUE</w:t>
      </w:r>
      <w:r w:rsidR="008F3FA2">
        <w:rPr>
          <w:rFonts w:ascii="Times New Roman" w:hAnsi="Times New Roman"/>
          <w:sz w:val="24"/>
          <w:szCs w:val="24"/>
        </w:rPr>
        <w:t>)</w:t>
      </w:r>
      <w:r w:rsidR="008F3FA2" w:rsidRPr="008F3FA2">
        <w:rPr>
          <w:rFonts w:ascii="Times New Roman" w:hAnsi="Times New Roman"/>
          <w:sz w:val="24"/>
          <w:szCs w:val="24"/>
        </w:rPr>
        <w:t xml:space="preserve"> of </w:t>
      </w:r>
      <w:r w:rsidR="008F3FA2" w:rsidRPr="008F3FA2">
        <w:rPr>
          <w:rFonts w:ascii="Times New Roman" w:hAnsi="Times New Roman"/>
          <w:i/>
          <w:iCs/>
          <w:sz w:val="24"/>
          <w:szCs w:val="24"/>
        </w:rPr>
        <w:t>A. bengalensis</w:t>
      </w:r>
      <w:r w:rsidR="008F3FA2" w:rsidRPr="008F3FA2">
        <w:rPr>
          <w:rFonts w:ascii="Times New Roman" w:hAnsi="Times New Roman"/>
          <w:sz w:val="24"/>
          <w:szCs w:val="24"/>
        </w:rPr>
        <w:t xml:space="preserve"> is 20 individual species per </w:t>
      </w:r>
      <w:r w:rsidR="008F3FA2">
        <w:rPr>
          <w:rFonts w:ascii="Times New Roman" w:hAnsi="Times New Roman"/>
          <w:sz w:val="24"/>
          <w:szCs w:val="24"/>
        </w:rPr>
        <w:t>net</w:t>
      </w:r>
      <w:r w:rsidR="008F3FA2" w:rsidRPr="008F3FA2">
        <w:rPr>
          <w:rFonts w:ascii="Times New Roman" w:hAnsi="Times New Roman"/>
          <w:sz w:val="24"/>
          <w:szCs w:val="24"/>
        </w:rPr>
        <w:t xml:space="preserve"> per day</w:t>
      </w:r>
      <w:r w:rsidR="008F3FA2">
        <w:rPr>
          <w:rFonts w:ascii="Times New Roman" w:hAnsi="Times New Roman"/>
          <w:sz w:val="24"/>
          <w:szCs w:val="24"/>
        </w:rPr>
        <w:t>.</w:t>
      </w:r>
      <w:r w:rsidRPr="004774AA">
        <w:rPr>
          <w:rFonts w:ascii="Times New Roman" w:hAnsi="Times New Roman"/>
          <w:sz w:val="24"/>
          <w:szCs w:val="24"/>
        </w:rPr>
        <w:t xml:space="preserve"> This coincide</w:t>
      </w:r>
      <w:r>
        <w:rPr>
          <w:rFonts w:ascii="Times New Roman" w:hAnsi="Times New Roman"/>
          <w:sz w:val="24"/>
          <w:szCs w:val="24"/>
        </w:rPr>
        <w:t>d</w:t>
      </w:r>
      <w:r w:rsidRPr="004774AA">
        <w:rPr>
          <w:rFonts w:ascii="Times New Roman" w:hAnsi="Times New Roman"/>
          <w:sz w:val="24"/>
          <w:szCs w:val="24"/>
        </w:rPr>
        <w:t xml:space="preserve"> with Van </w:t>
      </w:r>
      <w:proofErr w:type="spellStart"/>
      <w:r w:rsidRPr="004774AA">
        <w:rPr>
          <w:rFonts w:ascii="Times New Roman" w:hAnsi="Times New Roman"/>
          <w:sz w:val="24"/>
          <w:szCs w:val="24"/>
        </w:rPr>
        <w:t>Someren</w:t>
      </w:r>
      <w:proofErr w:type="spellEnd"/>
      <w:r w:rsidRPr="004774AA">
        <w:rPr>
          <w:rFonts w:ascii="Times New Roman" w:hAnsi="Times New Roman"/>
          <w:sz w:val="24"/>
          <w:szCs w:val="24"/>
        </w:rPr>
        <w:t xml:space="preserve"> and Whitehead (1959) report which documented the abundance of adult </w:t>
      </w:r>
      <w:r w:rsidRPr="001B0D14">
        <w:rPr>
          <w:rFonts w:ascii="Times New Roman" w:hAnsi="Times New Roman"/>
          <w:i/>
          <w:sz w:val="24"/>
          <w:szCs w:val="24"/>
        </w:rPr>
        <w:t>A. bengalensis</w:t>
      </w:r>
      <w:r w:rsidRPr="004774AA">
        <w:rPr>
          <w:rFonts w:ascii="Times New Roman" w:hAnsi="Times New Roman"/>
          <w:sz w:val="24"/>
          <w:szCs w:val="24"/>
        </w:rPr>
        <w:t xml:space="preserve"> being the most dominant species in the Sabaki and Tana rivers. </w:t>
      </w:r>
      <w:r w:rsidR="00246F57" w:rsidRPr="00246F57">
        <w:rPr>
          <w:rFonts w:ascii="Times New Roman" w:hAnsi="Times New Roman"/>
          <w:sz w:val="24"/>
          <w:szCs w:val="24"/>
        </w:rPr>
        <w:t xml:space="preserve">CPUE </w:t>
      </w:r>
      <w:r w:rsidR="00246F57">
        <w:rPr>
          <w:rFonts w:ascii="Times New Roman" w:hAnsi="Times New Roman"/>
          <w:sz w:val="24"/>
          <w:szCs w:val="24"/>
        </w:rPr>
        <w:t xml:space="preserve">(8.8) </w:t>
      </w:r>
      <w:r w:rsidR="00246F57" w:rsidRPr="00246F57">
        <w:rPr>
          <w:rFonts w:ascii="Times New Roman" w:hAnsi="Times New Roman"/>
          <w:sz w:val="24"/>
          <w:szCs w:val="24"/>
        </w:rPr>
        <w:t xml:space="preserve">data </w:t>
      </w:r>
      <w:r w:rsidR="00246F57">
        <w:rPr>
          <w:rFonts w:ascii="Times New Roman" w:hAnsi="Times New Roman"/>
          <w:sz w:val="24"/>
          <w:szCs w:val="24"/>
        </w:rPr>
        <w:t>of</w:t>
      </w:r>
      <w:r w:rsidR="00246F57" w:rsidRPr="00246F57">
        <w:rPr>
          <w:rFonts w:ascii="Times New Roman" w:hAnsi="Times New Roman"/>
          <w:sz w:val="24"/>
          <w:szCs w:val="24"/>
        </w:rPr>
        <w:t xml:space="preserve"> </w:t>
      </w:r>
      <w:r w:rsidR="00246F57" w:rsidRPr="00246F57">
        <w:rPr>
          <w:rFonts w:ascii="Times New Roman" w:hAnsi="Times New Roman"/>
          <w:i/>
          <w:iCs/>
          <w:sz w:val="24"/>
          <w:szCs w:val="24"/>
        </w:rPr>
        <w:t>A. marmorata</w:t>
      </w:r>
      <w:r w:rsidR="00246F57" w:rsidRPr="00246F57">
        <w:rPr>
          <w:rFonts w:ascii="Times New Roman" w:hAnsi="Times New Roman"/>
          <w:sz w:val="24"/>
          <w:szCs w:val="24"/>
        </w:rPr>
        <w:t xml:space="preserve">, </w:t>
      </w:r>
      <w:r w:rsidR="00246F57">
        <w:rPr>
          <w:rFonts w:ascii="Times New Roman" w:hAnsi="Times New Roman"/>
          <w:sz w:val="24"/>
          <w:szCs w:val="24"/>
        </w:rPr>
        <w:t xml:space="preserve">highlighted that the species </w:t>
      </w:r>
      <w:r w:rsidR="00246F57" w:rsidRPr="00246F57">
        <w:rPr>
          <w:rFonts w:ascii="Times New Roman" w:hAnsi="Times New Roman"/>
          <w:sz w:val="24"/>
          <w:szCs w:val="24"/>
        </w:rPr>
        <w:t>require</w:t>
      </w:r>
      <w:r w:rsidR="00246F57">
        <w:rPr>
          <w:rFonts w:ascii="Times New Roman" w:hAnsi="Times New Roman"/>
          <w:sz w:val="24"/>
          <w:szCs w:val="24"/>
        </w:rPr>
        <w:t>s</w:t>
      </w:r>
      <w:r w:rsidR="00246F57" w:rsidRPr="00246F57">
        <w:rPr>
          <w:rFonts w:ascii="Times New Roman" w:hAnsi="Times New Roman"/>
          <w:sz w:val="24"/>
          <w:szCs w:val="24"/>
        </w:rPr>
        <w:t xml:space="preserve"> a relatively high level of effort to capture a relatively low number of specimens</w:t>
      </w:r>
      <w:r w:rsidR="00246F57">
        <w:rPr>
          <w:rFonts w:ascii="Times New Roman" w:hAnsi="Times New Roman"/>
          <w:sz w:val="24"/>
          <w:szCs w:val="24"/>
        </w:rPr>
        <w:t>. This suggested that,</w:t>
      </w:r>
      <w:r w:rsidR="00246F57" w:rsidRPr="004774AA">
        <w:rPr>
          <w:rFonts w:ascii="Times New Roman" w:hAnsi="Times New Roman"/>
          <w:sz w:val="24"/>
          <w:szCs w:val="24"/>
        </w:rPr>
        <w:t xml:space="preserve"> </w:t>
      </w:r>
      <w:r w:rsidR="00246F57">
        <w:rPr>
          <w:rFonts w:ascii="Times New Roman" w:hAnsi="Times New Roman"/>
          <w:sz w:val="24"/>
          <w:szCs w:val="24"/>
        </w:rPr>
        <w:t>w</w:t>
      </w:r>
      <w:r w:rsidRPr="004774AA">
        <w:rPr>
          <w:rFonts w:ascii="Times New Roman" w:hAnsi="Times New Roman"/>
          <w:sz w:val="24"/>
          <w:szCs w:val="24"/>
        </w:rPr>
        <w:t xml:space="preserve">hile </w:t>
      </w:r>
      <w:r w:rsidRPr="001B0D14">
        <w:rPr>
          <w:rFonts w:ascii="Times New Roman" w:hAnsi="Times New Roman"/>
          <w:i/>
          <w:sz w:val="24"/>
          <w:szCs w:val="24"/>
        </w:rPr>
        <w:t>A</w:t>
      </w:r>
      <w:r w:rsidRPr="004774AA">
        <w:rPr>
          <w:rFonts w:ascii="Times New Roman" w:hAnsi="Times New Roman"/>
          <w:i/>
          <w:sz w:val="24"/>
          <w:szCs w:val="24"/>
        </w:rPr>
        <w:t>.</w:t>
      </w:r>
      <w:r w:rsidRPr="001B0D14">
        <w:rPr>
          <w:rFonts w:ascii="Times New Roman" w:hAnsi="Times New Roman"/>
          <w:i/>
          <w:sz w:val="24"/>
          <w:szCs w:val="24"/>
        </w:rPr>
        <w:t xml:space="preserve"> marmorata</w:t>
      </w:r>
      <w:r w:rsidRPr="004774AA">
        <w:rPr>
          <w:rFonts w:ascii="Times New Roman" w:hAnsi="Times New Roman"/>
          <w:sz w:val="24"/>
          <w:szCs w:val="24"/>
        </w:rPr>
        <w:t xml:space="preserve"> is considered the most widely distributed, occurring in the southern Cape of South Africa all the way to the east African coast (</w:t>
      </w:r>
      <w:proofErr w:type="spellStart"/>
      <w:r w:rsidRPr="004774AA">
        <w:rPr>
          <w:rFonts w:ascii="Times New Roman" w:hAnsi="Times New Roman"/>
          <w:sz w:val="24"/>
          <w:szCs w:val="24"/>
        </w:rPr>
        <w:t>Hanzen</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687" w:author="Microsoft account" w:date="2023-02-13T14:12:00Z">
        <w:r w:rsidR="005C6B47">
          <w:rPr>
            <w:rFonts w:ascii="Times New Roman" w:hAnsi="Times New Roman"/>
            <w:i/>
            <w:iCs/>
            <w:sz w:val="24"/>
            <w:szCs w:val="24"/>
          </w:rPr>
          <w:t xml:space="preserve"> </w:t>
        </w:r>
      </w:ins>
      <w:r w:rsidRPr="004774AA">
        <w:rPr>
          <w:rFonts w:ascii="Times New Roman" w:hAnsi="Times New Roman"/>
          <w:sz w:val="24"/>
          <w:szCs w:val="24"/>
        </w:rPr>
        <w:t>2020), it was however the least dominant species within the Sabaki Estuary.</w:t>
      </w:r>
      <w:r>
        <w:rPr>
          <w:rFonts w:ascii="Times New Roman" w:hAnsi="Times New Roman"/>
          <w:sz w:val="24"/>
          <w:szCs w:val="24"/>
        </w:rPr>
        <w:t xml:space="preserve"> The difference in species abundance can be attributed to</w:t>
      </w:r>
      <w:r w:rsidRPr="004774AA">
        <w:rPr>
          <w:rFonts w:ascii="Times New Roman" w:hAnsi="Times New Roman"/>
          <w:sz w:val="24"/>
          <w:szCs w:val="24"/>
        </w:rPr>
        <w:t xml:space="preserve"> </w:t>
      </w:r>
      <w:r>
        <w:rPr>
          <w:rFonts w:ascii="Times New Roman" w:hAnsi="Times New Roman"/>
          <w:sz w:val="24"/>
          <w:szCs w:val="24"/>
        </w:rPr>
        <w:t>g</w:t>
      </w:r>
      <w:r w:rsidRPr="004774AA">
        <w:rPr>
          <w:rFonts w:ascii="Times New Roman" w:hAnsi="Times New Roman"/>
          <w:sz w:val="24"/>
          <w:szCs w:val="24"/>
        </w:rPr>
        <w:t>eographic ranges, temperature preferences, and behavioural patterns of</w:t>
      </w:r>
      <w:r>
        <w:rPr>
          <w:rFonts w:ascii="Times New Roman" w:hAnsi="Times New Roman"/>
          <w:sz w:val="24"/>
          <w:szCs w:val="24"/>
        </w:rPr>
        <w:t xml:space="preserve"> adult anguillid </w:t>
      </w:r>
      <w:r w:rsidRPr="004774AA">
        <w:rPr>
          <w:rFonts w:ascii="Times New Roman" w:hAnsi="Times New Roman"/>
          <w:sz w:val="24"/>
          <w:szCs w:val="24"/>
        </w:rPr>
        <w:t>eels</w:t>
      </w:r>
      <w:r>
        <w:rPr>
          <w:rFonts w:ascii="Times New Roman" w:hAnsi="Times New Roman"/>
          <w:sz w:val="24"/>
          <w:szCs w:val="24"/>
        </w:rPr>
        <w:t>.</w:t>
      </w:r>
      <w:r w:rsidRPr="004774AA">
        <w:rPr>
          <w:rFonts w:ascii="Times New Roman" w:hAnsi="Times New Roman"/>
          <w:sz w:val="24"/>
          <w:szCs w:val="24"/>
        </w:rPr>
        <w:t xml:space="preserve"> For instance</w:t>
      </w:r>
      <w:r w:rsidR="00215EC0">
        <w:rPr>
          <w:rFonts w:ascii="Times New Roman" w:hAnsi="Times New Roman"/>
          <w:sz w:val="24"/>
          <w:szCs w:val="24"/>
        </w:rPr>
        <w:t>,</w:t>
      </w:r>
      <w:r w:rsidRPr="004774AA">
        <w:rPr>
          <w:rFonts w:ascii="Times New Roman" w:hAnsi="Times New Roman"/>
          <w:sz w:val="24"/>
          <w:szCs w:val="24"/>
        </w:rPr>
        <w:t xml:space="preserve"> spawning grounds of adult anguillid eels </w:t>
      </w:r>
      <w:r w:rsidRPr="001B0D14">
        <w:rPr>
          <w:rFonts w:ascii="Times New Roman" w:hAnsi="Times New Roman"/>
          <w:sz w:val="24"/>
          <w:szCs w:val="24"/>
        </w:rPr>
        <w:t>and transportation of their larvae by different currents to their destination better explains the abundance of specific juvenile anguillid species</w:t>
      </w:r>
      <w:r>
        <w:rPr>
          <w:rFonts w:ascii="Times New Roman" w:hAnsi="Times New Roman"/>
          <w:sz w:val="24"/>
          <w:szCs w:val="24"/>
        </w:rPr>
        <w:t xml:space="preserve"> (Fukuda </w:t>
      </w:r>
      <w:r w:rsidR="00C4488A" w:rsidRPr="00C4488A">
        <w:rPr>
          <w:rFonts w:ascii="Times New Roman" w:hAnsi="Times New Roman"/>
          <w:i/>
          <w:iCs/>
          <w:sz w:val="24"/>
          <w:szCs w:val="24"/>
        </w:rPr>
        <w:t>et al.,</w:t>
      </w:r>
      <w:ins w:id="688" w:author="Microsoft account" w:date="2023-02-13T14:12:00Z">
        <w:r w:rsidR="005C6B47">
          <w:rPr>
            <w:rFonts w:ascii="Times New Roman" w:hAnsi="Times New Roman"/>
            <w:i/>
            <w:iCs/>
            <w:sz w:val="24"/>
            <w:szCs w:val="24"/>
          </w:rPr>
          <w:t xml:space="preserve"> </w:t>
        </w:r>
      </w:ins>
      <w:r>
        <w:rPr>
          <w:rFonts w:ascii="Times New Roman" w:hAnsi="Times New Roman"/>
          <w:sz w:val="24"/>
          <w:szCs w:val="24"/>
        </w:rPr>
        <w:t>2013)</w:t>
      </w:r>
      <w:r w:rsidRPr="004774AA">
        <w:rPr>
          <w:rFonts w:ascii="Times New Roman" w:hAnsi="Times New Roman"/>
          <w:sz w:val="24"/>
          <w:szCs w:val="24"/>
        </w:rPr>
        <w:t>.</w:t>
      </w:r>
    </w:p>
    <w:p w14:paraId="7AE1C488" w14:textId="607974FB" w:rsidR="00B00156" w:rsidRDefault="00B00156" w:rsidP="00B00156">
      <w:pPr>
        <w:spacing w:line="480" w:lineRule="auto"/>
        <w:jc w:val="both"/>
        <w:rPr>
          <w:rFonts w:ascii="Times New Roman" w:hAnsi="Times New Roman"/>
          <w:sz w:val="24"/>
          <w:szCs w:val="24"/>
        </w:rPr>
      </w:pPr>
      <w:r w:rsidRPr="004774AA">
        <w:rPr>
          <w:rFonts w:ascii="Times New Roman" w:hAnsi="Times New Roman"/>
          <w:sz w:val="24"/>
          <w:szCs w:val="24"/>
        </w:rPr>
        <w:t xml:space="preserve">Identification of juvenile anguillid eels to species level was based on the caudal pigmentation according to </w:t>
      </w:r>
      <w:proofErr w:type="spellStart"/>
      <w:r w:rsidRPr="004774AA">
        <w:rPr>
          <w:rFonts w:ascii="Times New Roman" w:hAnsi="Times New Roman"/>
          <w:sz w:val="24"/>
          <w:szCs w:val="24"/>
        </w:rPr>
        <w:t>Revelliac</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689" w:author="Microsoft account" w:date="2023-02-13T14:11:00Z">
        <w:r w:rsidR="005C6B47">
          <w:rPr>
            <w:rFonts w:ascii="Times New Roman" w:hAnsi="Times New Roman"/>
            <w:i/>
            <w:iCs/>
            <w:sz w:val="24"/>
            <w:szCs w:val="24"/>
          </w:rPr>
          <w:t xml:space="preserve"> </w:t>
        </w:r>
      </w:ins>
      <w:r w:rsidRPr="004774AA">
        <w:rPr>
          <w:rFonts w:ascii="Times New Roman" w:hAnsi="Times New Roman"/>
          <w:sz w:val="24"/>
          <w:szCs w:val="24"/>
        </w:rPr>
        <w:t>2009 protocol to the species level. Descriptively, one morphological characteristic of tropical juvenile anguillid eels is their caudal fin</w:t>
      </w:r>
      <w:r>
        <w:rPr>
          <w:rFonts w:ascii="Times New Roman" w:hAnsi="Times New Roman"/>
          <w:sz w:val="24"/>
          <w:szCs w:val="24"/>
        </w:rPr>
        <w:t>,</w:t>
      </w:r>
      <w:r w:rsidRPr="004774AA">
        <w:rPr>
          <w:rFonts w:ascii="Times New Roman" w:hAnsi="Times New Roman"/>
          <w:sz w:val="24"/>
          <w:szCs w:val="24"/>
        </w:rPr>
        <w:t xml:space="preserve"> which appears rounded is pigmented (</w:t>
      </w:r>
      <w:proofErr w:type="spellStart"/>
      <w:r w:rsidRPr="004774AA">
        <w:rPr>
          <w:rFonts w:ascii="Times New Roman" w:hAnsi="Times New Roman"/>
          <w:sz w:val="24"/>
          <w:szCs w:val="24"/>
        </w:rPr>
        <w:t>Revelliac</w:t>
      </w:r>
      <w:proofErr w:type="spellEnd"/>
      <w:r w:rsidRPr="004774AA">
        <w:rPr>
          <w:rFonts w:ascii="Times New Roman" w:hAnsi="Times New Roman"/>
          <w:sz w:val="24"/>
          <w:szCs w:val="24"/>
        </w:rPr>
        <w:t xml:space="preserve"> </w:t>
      </w:r>
      <w:r w:rsidR="00C4488A" w:rsidRPr="00C4488A">
        <w:rPr>
          <w:rFonts w:ascii="Times New Roman" w:hAnsi="Times New Roman"/>
          <w:i/>
          <w:iCs/>
          <w:sz w:val="24"/>
          <w:szCs w:val="24"/>
        </w:rPr>
        <w:t>et al.,</w:t>
      </w:r>
      <w:ins w:id="690" w:author="Microsoft account" w:date="2023-02-13T14:11:00Z">
        <w:r w:rsidR="005C6B47">
          <w:rPr>
            <w:rFonts w:ascii="Times New Roman" w:hAnsi="Times New Roman"/>
            <w:i/>
            <w:iCs/>
            <w:sz w:val="24"/>
            <w:szCs w:val="24"/>
          </w:rPr>
          <w:t xml:space="preserve"> </w:t>
        </w:r>
      </w:ins>
      <w:r w:rsidRPr="004774AA">
        <w:rPr>
          <w:rFonts w:ascii="Times New Roman" w:hAnsi="Times New Roman"/>
          <w:sz w:val="24"/>
          <w:szCs w:val="24"/>
        </w:rPr>
        <w:t xml:space="preserve">2009). Tail pigmentation of </w:t>
      </w:r>
      <w:r w:rsidRPr="004774AA">
        <w:rPr>
          <w:rFonts w:ascii="Times New Roman" w:hAnsi="Times New Roman"/>
          <w:i/>
          <w:iCs/>
          <w:sz w:val="24"/>
          <w:szCs w:val="24"/>
        </w:rPr>
        <w:t>A. mossambica</w:t>
      </w:r>
      <w:r w:rsidRPr="004774AA">
        <w:rPr>
          <w:rFonts w:ascii="Times New Roman" w:hAnsi="Times New Roman"/>
          <w:sz w:val="24"/>
          <w:szCs w:val="24"/>
        </w:rPr>
        <w:t xml:space="preserve"> juveniles appeared as a dark blotch just at the tip of the caudal keel, however, not extending towards the end of the caudal fin. </w:t>
      </w:r>
      <w:r w:rsidRPr="004774AA">
        <w:rPr>
          <w:rFonts w:ascii="Times New Roman" w:hAnsi="Times New Roman"/>
          <w:i/>
          <w:iCs/>
          <w:sz w:val="24"/>
          <w:szCs w:val="24"/>
        </w:rPr>
        <w:t>Anguilla marmorata</w:t>
      </w:r>
      <w:r w:rsidRPr="004774AA">
        <w:rPr>
          <w:rFonts w:ascii="Times New Roman" w:hAnsi="Times New Roman"/>
          <w:sz w:val="24"/>
          <w:szCs w:val="24"/>
        </w:rPr>
        <w:t xml:space="preserve"> pigmentation begins from the tip of the caudal keel and extend inwards towards the body merging together with the medio-lateral line while </w:t>
      </w:r>
      <w:r w:rsidRPr="004774AA">
        <w:rPr>
          <w:rFonts w:ascii="Times New Roman" w:hAnsi="Times New Roman"/>
          <w:i/>
          <w:iCs/>
          <w:sz w:val="24"/>
          <w:szCs w:val="24"/>
        </w:rPr>
        <w:t xml:space="preserve">A. bengalensis </w:t>
      </w:r>
      <w:r w:rsidRPr="004774AA">
        <w:rPr>
          <w:rFonts w:ascii="Times New Roman" w:hAnsi="Times New Roman"/>
          <w:sz w:val="24"/>
          <w:szCs w:val="24"/>
        </w:rPr>
        <w:t xml:space="preserve">pigmentation </w:t>
      </w:r>
      <w:r w:rsidRPr="004774AA">
        <w:rPr>
          <w:rFonts w:ascii="Times New Roman" w:hAnsi="Times New Roman"/>
          <w:sz w:val="24"/>
          <w:szCs w:val="24"/>
        </w:rPr>
        <w:lastRenderedPageBreak/>
        <w:t>begins from the tip of the caudal fin extending inwards towards the body merging together with the medio-lateral line.</w:t>
      </w:r>
      <w:r>
        <w:rPr>
          <w:rFonts w:ascii="Times New Roman" w:hAnsi="Times New Roman"/>
          <w:sz w:val="24"/>
          <w:szCs w:val="24"/>
        </w:rPr>
        <w:t xml:space="preserve"> </w:t>
      </w:r>
    </w:p>
    <w:p w14:paraId="2F387C71" w14:textId="6902162B" w:rsidR="001D4AFB" w:rsidRDefault="00A3340A" w:rsidP="00B00156">
      <w:pPr>
        <w:spacing w:line="480" w:lineRule="auto"/>
        <w:jc w:val="both"/>
        <w:rPr>
          <w:rFonts w:ascii="Times New Roman" w:hAnsi="Times New Roman"/>
          <w:sz w:val="24"/>
          <w:szCs w:val="24"/>
        </w:rPr>
      </w:pPr>
      <w:r w:rsidRPr="00E672F7">
        <w:rPr>
          <w:rFonts w:ascii="Times New Roman" w:hAnsi="Times New Roman"/>
          <w:sz w:val="24"/>
          <w:szCs w:val="24"/>
        </w:rPr>
        <w:t>The Sabaki estuary is spatially and temporally dynamic</w:t>
      </w:r>
      <w:r>
        <w:rPr>
          <w:rFonts w:ascii="Times New Roman" w:hAnsi="Times New Roman"/>
          <w:sz w:val="24"/>
          <w:szCs w:val="24"/>
        </w:rPr>
        <w:t xml:space="preserve">. The estuary displays varying </w:t>
      </w:r>
      <w:r w:rsidRPr="009721AA">
        <w:rPr>
          <w:rFonts w:ascii="Times New Roman" w:hAnsi="Times New Roman"/>
          <w:sz w:val="24"/>
          <w:szCs w:val="24"/>
        </w:rPr>
        <w:t>physical and biological characteristics</w:t>
      </w:r>
      <w:r>
        <w:rPr>
          <w:rFonts w:ascii="Times New Roman" w:hAnsi="Times New Roman"/>
          <w:sz w:val="24"/>
          <w:szCs w:val="24"/>
        </w:rPr>
        <w:t xml:space="preserve">, </w:t>
      </w:r>
      <w:r w:rsidRPr="009721AA">
        <w:rPr>
          <w:rFonts w:ascii="Times New Roman" w:hAnsi="Times New Roman"/>
          <w:sz w:val="24"/>
          <w:szCs w:val="24"/>
        </w:rPr>
        <w:t xml:space="preserve">from the open seawater near the mouth to upstream regions. </w:t>
      </w:r>
      <w:r w:rsidR="006C5A03" w:rsidRPr="001D4AFB">
        <w:rPr>
          <w:rFonts w:ascii="Times New Roman" w:hAnsi="Times New Roman"/>
          <w:sz w:val="24"/>
          <w:szCs w:val="24"/>
        </w:rPr>
        <w:t>Spatial variation in abundance of juvenile anguillid eels was evident. Fish abundance varied between the two habitats sampled. However, there was no significant difference in the variation of fish abundance from habitats characterized by vegetation cover and those characterized by rocky and muddy substrate. Fish were more abundant in vegetative habitats than rocky/muddy habitats</w:t>
      </w:r>
      <w:r w:rsidR="00994915">
        <w:rPr>
          <w:rFonts w:ascii="Times New Roman" w:hAnsi="Times New Roman"/>
          <w:sz w:val="24"/>
          <w:szCs w:val="24"/>
        </w:rPr>
        <w:t xml:space="preserve">. </w:t>
      </w:r>
      <w:r w:rsidR="00D207C7" w:rsidRPr="00D207C7">
        <w:rPr>
          <w:rFonts w:ascii="Times New Roman" w:hAnsi="Times New Roman"/>
          <w:sz w:val="24"/>
          <w:szCs w:val="24"/>
        </w:rPr>
        <w:t>Studies have shown that glass eels have a preference for specific types of habitats, particularly those with vegetation</w:t>
      </w:r>
      <w:r w:rsidR="00D207C7">
        <w:rPr>
          <w:rFonts w:ascii="Times New Roman" w:hAnsi="Times New Roman"/>
          <w:sz w:val="24"/>
          <w:szCs w:val="24"/>
        </w:rPr>
        <w:t xml:space="preserve">. </w:t>
      </w:r>
      <w:r w:rsidR="009C0B38">
        <w:rPr>
          <w:rFonts w:ascii="Times New Roman" w:hAnsi="Times New Roman"/>
          <w:sz w:val="24"/>
          <w:szCs w:val="24"/>
        </w:rPr>
        <w:t>T</w:t>
      </w:r>
      <w:r w:rsidR="009C0B38" w:rsidRPr="009C0B38">
        <w:rPr>
          <w:rFonts w:ascii="Times New Roman" w:hAnsi="Times New Roman"/>
          <w:sz w:val="24"/>
          <w:szCs w:val="24"/>
        </w:rPr>
        <w:t xml:space="preserve">his could be due to the fact that habitats </w:t>
      </w:r>
      <w:r w:rsidR="00215EC0">
        <w:rPr>
          <w:rFonts w:ascii="Times New Roman" w:hAnsi="Times New Roman"/>
          <w:sz w:val="24"/>
          <w:szCs w:val="24"/>
        </w:rPr>
        <w:t>with</w:t>
      </w:r>
      <w:r w:rsidR="009C0B38" w:rsidRPr="009C0B38">
        <w:rPr>
          <w:rFonts w:ascii="Times New Roman" w:hAnsi="Times New Roman"/>
          <w:sz w:val="24"/>
          <w:szCs w:val="24"/>
        </w:rPr>
        <w:t xml:space="preserve"> vegetative cover provide crucial feeding areas that are essential for the </w:t>
      </w:r>
      <w:r w:rsidR="009C0B38">
        <w:rPr>
          <w:rFonts w:ascii="Times New Roman" w:hAnsi="Times New Roman"/>
          <w:sz w:val="24"/>
          <w:szCs w:val="24"/>
        </w:rPr>
        <w:t>juveniles anguillids</w:t>
      </w:r>
      <w:r w:rsidR="009C0B38" w:rsidRPr="009C0B38">
        <w:rPr>
          <w:rFonts w:ascii="Times New Roman" w:hAnsi="Times New Roman"/>
          <w:sz w:val="24"/>
          <w:szCs w:val="24"/>
        </w:rPr>
        <w:t xml:space="preserve"> growth and transition to the next stage of their life cycle</w:t>
      </w:r>
      <w:r w:rsidR="00D000CC">
        <w:rPr>
          <w:rFonts w:ascii="Times New Roman" w:hAnsi="Times New Roman"/>
          <w:sz w:val="24"/>
          <w:szCs w:val="24"/>
        </w:rPr>
        <w:t>.</w:t>
      </w:r>
    </w:p>
    <w:p w14:paraId="548FED48" w14:textId="5D8DADFE" w:rsidR="00AE2E71" w:rsidRDefault="00D000CC" w:rsidP="00B00156">
      <w:pPr>
        <w:spacing w:line="480" w:lineRule="auto"/>
        <w:jc w:val="both"/>
        <w:rPr>
          <w:rFonts w:ascii="Times New Roman" w:hAnsi="Times New Roman"/>
          <w:sz w:val="24"/>
          <w:szCs w:val="24"/>
        </w:rPr>
      </w:pPr>
      <w:r>
        <w:rPr>
          <w:rFonts w:ascii="Times New Roman" w:hAnsi="Times New Roman"/>
          <w:sz w:val="24"/>
          <w:szCs w:val="24"/>
        </w:rPr>
        <w:t xml:space="preserve"> </w:t>
      </w:r>
      <w:r w:rsidR="00AE2E71">
        <w:rPr>
          <w:rFonts w:ascii="Times New Roman" w:hAnsi="Times New Roman"/>
          <w:sz w:val="24"/>
          <w:szCs w:val="24"/>
        </w:rPr>
        <w:t>I</w:t>
      </w:r>
      <w:r w:rsidR="00AE2E71" w:rsidRPr="00AE2E71">
        <w:rPr>
          <w:rFonts w:ascii="Times New Roman" w:hAnsi="Times New Roman"/>
          <w:sz w:val="24"/>
          <w:szCs w:val="24"/>
        </w:rPr>
        <w:t xml:space="preserve">n a controlled experiment, </w:t>
      </w:r>
      <w:proofErr w:type="spellStart"/>
      <w:r w:rsidR="00AE2E71" w:rsidRPr="00AE2E71">
        <w:rPr>
          <w:rFonts w:ascii="Times New Roman" w:hAnsi="Times New Roman"/>
          <w:sz w:val="24"/>
          <w:szCs w:val="24"/>
        </w:rPr>
        <w:t>Glova</w:t>
      </w:r>
      <w:proofErr w:type="spellEnd"/>
      <w:r w:rsidR="004A2ABB">
        <w:rPr>
          <w:rFonts w:ascii="Times New Roman" w:hAnsi="Times New Roman"/>
          <w:sz w:val="24"/>
          <w:szCs w:val="24"/>
        </w:rPr>
        <w:t>,</w:t>
      </w:r>
      <w:r w:rsidR="00AE2E71" w:rsidRPr="00AE2E71">
        <w:rPr>
          <w:rFonts w:ascii="Times New Roman" w:hAnsi="Times New Roman"/>
          <w:sz w:val="24"/>
          <w:szCs w:val="24"/>
        </w:rPr>
        <w:t xml:space="preserve"> (1999) found that </w:t>
      </w:r>
      <w:r w:rsidR="00215EC0">
        <w:rPr>
          <w:rFonts w:ascii="Times New Roman" w:hAnsi="Times New Roman"/>
          <w:sz w:val="24"/>
          <w:szCs w:val="24"/>
        </w:rPr>
        <w:t xml:space="preserve">glass </w:t>
      </w:r>
      <w:r w:rsidR="00AE2E71" w:rsidRPr="00AE2E71">
        <w:rPr>
          <w:rFonts w:ascii="Times New Roman" w:hAnsi="Times New Roman"/>
          <w:sz w:val="24"/>
          <w:szCs w:val="24"/>
        </w:rPr>
        <w:t>eels, when presented with different habitats, had a preference for substrat</w:t>
      </w:r>
      <w:r w:rsidR="004A2ABB">
        <w:rPr>
          <w:rFonts w:ascii="Times New Roman" w:hAnsi="Times New Roman"/>
          <w:sz w:val="24"/>
          <w:szCs w:val="24"/>
        </w:rPr>
        <w:t>e</w:t>
      </w:r>
      <w:r w:rsidR="00AE2E71" w:rsidRPr="00AE2E71">
        <w:rPr>
          <w:rFonts w:ascii="Times New Roman" w:hAnsi="Times New Roman"/>
          <w:sz w:val="24"/>
          <w:szCs w:val="24"/>
        </w:rPr>
        <w:t xml:space="preserve"> with watercress</w:t>
      </w:r>
      <w:r w:rsidR="004A2ABB">
        <w:rPr>
          <w:rFonts w:ascii="Times New Roman" w:hAnsi="Times New Roman"/>
          <w:sz w:val="24"/>
          <w:szCs w:val="24"/>
        </w:rPr>
        <w:t xml:space="preserve"> </w:t>
      </w:r>
      <w:r w:rsidR="00AE2E71" w:rsidRPr="00AE2E71">
        <w:rPr>
          <w:rFonts w:ascii="Times New Roman" w:hAnsi="Times New Roman"/>
          <w:sz w:val="24"/>
          <w:szCs w:val="24"/>
        </w:rPr>
        <w:t>and to a lesser degree, woody debris</w:t>
      </w:r>
      <w:r w:rsidR="00215EC0">
        <w:rPr>
          <w:rFonts w:ascii="Times New Roman" w:hAnsi="Times New Roman"/>
          <w:sz w:val="24"/>
          <w:szCs w:val="24"/>
        </w:rPr>
        <w:t xml:space="preserve">. </w:t>
      </w:r>
      <w:r w:rsidR="00AE2E71" w:rsidRPr="00AE2E71">
        <w:rPr>
          <w:rFonts w:ascii="Times New Roman" w:hAnsi="Times New Roman"/>
          <w:sz w:val="24"/>
          <w:szCs w:val="24"/>
        </w:rPr>
        <w:t xml:space="preserve"> </w:t>
      </w:r>
      <w:r w:rsidR="00D207C7">
        <w:rPr>
          <w:rFonts w:ascii="Times New Roman" w:hAnsi="Times New Roman"/>
          <w:sz w:val="24"/>
          <w:szCs w:val="24"/>
        </w:rPr>
        <w:t>G</w:t>
      </w:r>
      <w:r w:rsidR="00D207C7" w:rsidRPr="00AE2E71">
        <w:rPr>
          <w:rFonts w:ascii="Times New Roman" w:hAnsi="Times New Roman"/>
          <w:sz w:val="24"/>
          <w:szCs w:val="24"/>
        </w:rPr>
        <w:t xml:space="preserve">lass eels and elvers </w:t>
      </w:r>
      <w:r w:rsidR="00D207C7">
        <w:rPr>
          <w:rFonts w:ascii="Times New Roman" w:hAnsi="Times New Roman"/>
          <w:sz w:val="24"/>
          <w:szCs w:val="24"/>
        </w:rPr>
        <w:t xml:space="preserve">also </w:t>
      </w:r>
      <w:r w:rsidR="00D207C7" w:rsidRPr="00AE2E71">
        <w:rPr>
          <w:rFonts w:ascii="Times New Roman" w:hAnsi="Times New Roman"/>
          <w:sz w:val="24"/>
          <w:szCs w:val="24"/>
        </w:rPr>
        <w:t>have a preference for complex natural habitats as a means of avoiding predatio</w:t>
      </w:r>
      <w:r w:rsidR="00D207C7">
        <w:rPr>
          <w:rFonts w:ascii="Times New Roman" w:hAnsi="Times New Roman"/>
          <w:sz w:val="24"/>
          <w:szCs w:val="24"/>
        </w:rPr>
        <w:t>n.</w:t>
      </w:r>
      <w:r w:rsidR="0013301A">
        <w:rPr>
          <w:rFonts w:ascii="Times New Roman" w:hAnsi="Times New Roman"/>
          <w:sz w:val="24"/>
          <w:szCs w:val="24"/>
        </w:rPr>
        <w:t xml:space="preserve"> </w:t>
      </w:r>
      <w:r w:rsidR="00D207C7">
        <w:rPr>
          <w:rFonts w:ascii="Times New Roman" w:hAnsi="Times New Roman"/>
          <w:sz w:val="24"/>
          <w:szCs w:val="24"/>
        </w:rPr>
        <w:t xml:space="preserve">Study done by </w:t>
      </w:r>
      <w:proofErr w:type="spellStart"/>
      <w:r w:rsidR="00D207C7" w:rsidRPr="008817BE">
        <w:rPr>
          <w:rFonts w:ascii="Times New Roman" w:hAnsi="Times New Roman"/>
          <w:sz w:val="24"/>
          <w:szCs w:val="24"/>
        </w:rPr>
        <w:t>Silberschneider</w:t>
      </w:r>
      <w:proofErr w:type="spellEnd"/>
      <w:r w:rsidR="00D207C7">
        <w:rPr>
          <w:rFonts w:ascii="Times New Roman" w:hAnsi="Times New Roman"/>
          <w:sz w:val="24"/>
          <w:szCs w:val="24"/>
        </w:rPr>
        <w:t xml:space="preserve"> </w:t>
      </w:r>
      <w:r w:rsidR="00D207C7" w:rsidRPr="00D207C7">
        <w:rPr>
          <w:rFonts w:ascii="Times New Roman" w:hAnsi="Times New Roman"/>
          <w:i/>
          <w:iCs/>
          <w:sz w:val="24"/>
          <w:szCs w:val="24"/>
        </w:rPr>
        <w:t>et al.,</w:t>
      </w:r>
      <w:r w:rsidR="00D207C7">
        <w:rPr>
          <w:rFonts w:ascii="Times New Roman" w:hAnsi="Times New Roman"/>
          <w:sz w:val="24"/>
          <w:szCs w:val="24"/>
        </w:rPr>
        <w:t xml:space="preserve"> </w:t>
      </w:r>
      <w:r w:rsidR="002A4F70">
        <w:rPr>
          <w:rFonts w:ascii="Times New Roman" w:hAnsi="Times New Roman"/>
          <w:sz w:val="24"/>
          <w:szCs w:val="24"/>
        </w:rPr>
        <w:t>(</w:t>
      </w:r>
      <w:r w:rsidR="00D207C7">
        <w:rPr>
          <w:rFonts w:ascii="Times New Roman" w:hAnsi="Times New Roman"/>
          <w:sz w:val="24"/>
          <w:szCs w:val="24"/>
        </w:rPr>
        <w:t xml:space="preserve">2001) </w:t>
      </w:r>
      <w:r w:rsidR="00D207C7" w:rsidRPr="002A4F70">
        <w:rPr>
          <w:rFonts w:ascii="Times New Roman" w:hAnsi="Times New Roman"/>
          <w:sz w:val="24"/>
          <w:szCs w:val="24"/>
        </w:rPr>
        <w:t>utilized artificial habitat</w:t>
      </w:r>
      <w:r w:rsidR="002A4F70" w:rsidRPr="002A4F70">
        <w:rPr>
          <w:rFonts w:ascii="Times New Roman" w:hAnsi="Times New Roman"/>
          <w:sz w:val="24"/>
          <w:szCs w:val="24"/>
        </w:rPr>
        <w:t xml:space="preserve"> glass eel</w:t>
      </w:r>
      <w:r w:rsidR="00D207C7" w:rsidRPr="002A4F70">
        <w:rPr>
          <w:rFonts w:ascii="Times New Roman" w:hAnsi="Times New Roman"/>
          <w:sz w:val="24"/>
          <w:szCs w:val="24"/>
        </w:rPr>
        <w:t xml:space="preserve"> collectors, designed to mimic the complexity of Zostera seagrass, with a high number of interstitial spaces and featuring tactile </w:t>
      </w:r>
      <w:r w:rsidR="002A4F70" w:rsidRPr="002A4F70">
        <w:rPr>
          <w:rFonts w:ascii="Times New Roman" w:hAnsi="Times New Roman"/>
          <w:sz w:val="24"/>
          <w:szCs w:val="24"/>
        </w:rPr>
        <w:t>fibres</w:t>
      </w:r>
      <w:r w:rsidR="00D207C7" w:rsidRPr="002A4F70">
        <w:rPr>
          <w:rFonts w:ascii="Times New Roman" w:hAnsi="Times New Roman"/>
          <w:sz w:val="24"/>
          <w:szCs w:val="24"/>
        </w:rPr>
        <w:t>, which became even more pronounced with the growth of algae. The</w:t>
      </w:r>
      <w:r w:rsidR="002A4F70" w:rsidRPr="002A4F70">
        <w:rPr>
          <w:rFonts w:ascii="Times New Roman" w:hAnsi="Times New Roman"/>
          <w:sz w:val="24"/>
          <w:szCs w:val="24"/>
        </w:rPr>
        <w:t xml:space="preserve"> glass eel collectors </w:t>
      </w:r>
      <w:r w:rsidR="00D207C7" w:rsidRPr="002A4F70">
        <w:rPr>
          <w:rFonts w:ascii="Times New Roman" w:hAnsi="Times New Roman"/>
          <w:sz w:val="24"/>
          <w:szCs w:val="24"/>
        </w:rPr>
        <w:t xml:space="preserve">were </w:t>
      </w:r>
      <w:r w:rsidR="002A4F70" w:rsidRPr="002A4F70">
        <w:rPr>
          <w:rFonts w:ascii="Times New Roman" w:hAnsi="Times New Roman"/>
          <w:sz w:val="24"/>
          <w:szCs w:val="24"/>
        </w:rPr>
        <w:t>placed either</w:t>
      </w:r>
      <w:r w:rsidR="00D207C7" w:rsidRPr="002A4F70">
        <w:rPr>
          <w:rFonts w:ascii="Times New Roman" w:hAnsi="Times New Roman"/>
          <w:sz w:val="24"/>
          <w:szCs w:val="24"/>
        </w:rPr>
        <w:t xml:space="preserve"> vertically </w:t>
      </w:r>
      <w:r w:rsidR="002A4F70" w:rsidRPr="002A4F70">
        <w:rPr>
          <w:rFonts w:ascii="Times New Roman" w:hAnsi="Times New Roman"/>
          <w:sz w:val="24"/>
          <w:szCs w:val="24"/>
        </w:rPr>
        <w:t>or</w:t>
      </w:r>
      <w:r w:rsidR="00D207C7" w:rsidRPr="002A4F70">
        <w:rPr>
          <w:rFonts w:ascii="Times New Roman" w:hAnsi="Times New Roman"/>
          <w:sz w:val="24"/>
          <w:szCs w:val="24"/>
        </w:rPr>
        <w:t xml:space="preserve"> horizontally on the substrate,</w:t>
      </w:r>
      <w:r w:rsidR="002A4F70" w:rsidRPr="002A4F70">
        <w:rPr>
          <w:rFonts w:ascii="Times New Roman" w:hAnsi="Times New Roman"/>
          <w:sz w:val="24"/>
          <w:szCs w:val="24"/>
        </w:rPr>
        <w:t xml:space="preserve"> mimicking</w:t>
      </w:r>
      <w:r w:rsidR="00D207C7" w:rsidRPr="002A4F70">
        <w:rPr>
          <w:rFonts w:ascii="Times New Roman" w:hAnsi="Times New Roman"/>
          <w:sz w:val="24"/>
          <w:szCs w:val="24"/>
        </w:rPr>
        <w:t xml:space="preserve"> complex natural habitats</w:t>
      </w:r>
      <w:r w:rsidR="002A4F70" w:rsidRPr="002A4F70">
        <w:rPr>
          <w:rFonts w:ascii="Times New Roman" w:hAnsi="Times New Roman"/>
          <w:sz w:val="24"/>
          <w:szCs w:val="24"/>
        </w:rPr>
        <w:t xml:space="preserve"> and w</w:t>
      </w:r>
      <w:r w:rsidR="00D207C7" w:rsidRPr="002A4F70">
        <w:rPr>
          <w:rFonts w:ascii="Times New Roman" w:hAnsi="Times New Roman"/>
          <w:sz w:val="24"/>
          <w:szCs w:val="24"/>
        </w:rPr>
        <w:t xml:space="preserve">hen the collectors were disturbed, glass eels </w:t>
      </w:r>
      <w:r w:rsidR="002A4F70" w:rsidRPr="002A4F70">
        <w:rPr>
          <w:rFonts w:ascii="Times New Roman" w:hAnsi="Times New Roman"/>
          <w:sz w:val="24"/>
          <w:szCs w:val="24"/>
        </w:rPr>
        <w:t>would</w:t>
      </w:r>
      <w:r w:rsidR="00D207C7" w:rsidRPr="002A4F70">
        <w:rPr>
          <w:rFonts w:ascii="Times New Roman" w:hAnsi="Times New Roman"/>
          <w:sz w:val="24"/>
          <w:szCs w:val="24"/>
        </w:rPr>
        <w:t xml:space="preserve"> burrow deeper into the protective tufts, replicating the protective </w:t>
      </w:r>
      <w:r w:rsidR="002A4F70" w:rsidRPr="002A4F70">
        <w:rPr>
          <w:rFonts w:ascii="Times New Roman" w:hAnsi="Times New Roman"/>
          <w:sz w:val="24"/>
          <w:szCs w:val="24"/>
        </w:rPr>
        <w:t>behaviour</w:t>
      </w:r>
      <w:r w:rsidR="00D207C7" w:rsidRPr="002A4F70">
        <w:rPr>
          <w:rFonts w:ascii="Times New Roman" w:hAnsi="Times New Roman"/>
          <w:sz w:val="24"/>
          <w:szCs w:val="24"/>
        </w:rPr>
        <w:t xml:space="preserve"> that they display in their natural habitats.</w:t>
      </w:r>
    </w:p>
    <w:p w14:paraId="2BCC132E" w14:textId="7299A414" w:rsidR="001D4AFB" w:rsidRDefault="001D4AFB" w:rsidP="00B00156">
      <w:pPr>
        <w:spacing w:line="480" w:lineRule="auto"/>
        <w:jc w:val="both"/>
        <w:rPr>
          <w:rFonts w:ascii="Times New Roman" w:hAnsi="Times New Roman"/>
          <w:sz w:val="24"/>
          <w:szCs w:val="24"/>
        </w:rPr>
      </w:pPr>
      <w:r w:rsidRPr="00AD7753">
        <w:rPr>
          <w:rFonts w:ascii="Times New Roman" w:hAnsi="Times New Roman"/>
          <w:sz w:val="24"/>
          <w:szCs w:val="24"/>
        </w:rPr>
        <w:lastRenderedPageBreak/>
        <w:t>Occurrence of juvenile anguillids also varied on a temporal scale. Juvenile anguillid eels was more abundant during the wet season compared to the dry season. For instance</w:t>
      </w:r>
      <w:r w:rsidR="00A55DFB" w:rsidRPr="00AD7753">
        <w:rPr>
          <w:rFonts w:ascii="Times New Roman" w:hAnsi="Times New Roman"/>
          <w:sz w:val="24"/>
          <w:szCs w:val="24"/>
        </w:rPr>
        <w:t>,</w:t>
      </w:r>
      <w:r w:rsidRPr="00AD7753">
        <w:rPr>
          <w:rFonts w:ascii="Times New Roman" w:hAnsi="Times New Roman"/>
          <w:sz w:val="24"/>
          <w:szCs w:val="24"/>
        </w:rPr>
        <w:t xml:space="preserve"> a total of 5</w:t>
      </w:r>
      <w:r w:rsidR="00A55DFB" w:rsidRPr="00AD7753">
        <w:rPr>
          <w:rFonts w:ascii="Times New Roman" w:hAnsi="Times New Roman"/>
          <w:sz w:val="24"/>
          <w:szCs w:val="24"/>
        </w:rPr>
        <w:t xml:space="preserve">1 </w:t>
      </w:r>
      <w:r w:rsidRPr="00AD7753">
        <w:rPr>
          <w:rFonts w:ascii="Times New Roman" w:hAnsi="Times New Roman"/>
          <w:sz w:val="24"/>
          <w:szCs w:val="24"/>
        </w:rPr>
        <w:t>individuals were caught in the</w:t>
      </w:r>
      <w:r w:rsidR="00A55DFB" w:rsidRPr="00AD7753">
        <w:rPr>
          <w:rFonts w:ascii="Times New Roman" w:hAnsi="Times New Roman"/>
          <w:sz w:val="24"/>
          <w:szCs w:val="24"/>
        </w:rPr>
        <w:t xml:space="preserve"> month of August,</w:t>
      </w:r>
      <w:r w:rsidRPr="00AD7753">
        <w:rPr>
          <w:rFonts w:ascii="Times New Roman" w:hAnsi="Times New Roman"/>
          <w:sz w:val="24"/>
          <w:szCs w:val="24"/>
        </w:rPr>
        <w:t xml:space="preserve"> compared to </w:t>
      </w:r>
      <w:r w:rsidR="00E672F7">
        <w:rPr>
          <w:rFonts w:ascii="Times New Roman" w:hAnsi="Times New Roman"/>
          <w:sz w:val="24"/>
          <w:szCs w:val="24"/>
        </w:rPr>
        <w:t>none</w:t>
      </w:r>
      <w:r w:rsidRPr="00AD7753">
        <w:rPr>
          <w:rFonts w:ascii="Times New Roman" w:hAnsi="Times New Roman"/>
          <w:sz w:val="24"/>
          <w:szCs w:val="24"/>
        </w:rPr>
        <w:t xml:space="preserve"> in </w:t>
      </w:r>
      <w:r w:rsidR="00A55DFB" w:rsidRPr="00AD7753">
        <w:rPr>
          <w:rFonts w:ascii="Times New Roman" w:hAnsi="Times New Roman"/>
          <w:sz w:val="24"/>
          <w:szCs w:val="24"/>
        </w:rPr>
        <w:t>January</w:t>
      </w:r>
      <w:r w:rsidRPr="00AD7753">
        <w:rPr>
          <w:rFonts w:ascii="Times New Roman" w:hAnsi="Times New Roman"/>
          <w:sz w:val="24"/>
          <w:szCs w:val="24"/>
        </w:rPr>
        <w:t xml:space="preserve">. </w:t>
      </w:r>
      <w:r w:rsidR="00A3340A">
        <w:rPr>
          <w:rFonts w:ascii="Times New Roman" w:hAnsi="Times New Roman"/>
          <w:sz w:val="24"/>
          <w:szCs w:val="24"/>
        </w:rPr>
        <w:t>Similarly</w:t>
      </w:r>
      <w:r w:rsidR="00320AB3">
        <w:rPr>
          <w:rFonts w:ascii="Times New Roman" w:hAnsi="Times New Roman"/>
          <w:sz w:val="24"/>
          <w:szCs w:val="24"/>
        </w:rPr>
        <w:t>,</w:t>
      </w:r>
      <w:r w:rsidR="005D7098">
        <w:rPr>
          <w:rFonts w:ascii="Times New Roman" w:hAnsi="Times New Roman"/>
          <w:sz w:val="24"/>
          <w:szCs w:val="24"/>
        </w:rPr>
        <w:t xml:space="preserve"> </w:t>
      </w:r>
      <w:r w:rsidR="00320AB3">
        <w:rPr>
          <w:rFonts w:ascii="Times New Roman" w:hAnsi="Times New Roman"/>
          <w:sz w:val="24"/>
          <w:szCs w:val="24"/>
        </w:rPr>
        <w:t xml:space="preserve">a </w:t>
      </w:r>
      <w:r w:rsidR="005D7098">
        <w:rPr>
          <w:rFonts w:ascii="Times New Roman" w:hAnsi="Times New Roman"/>
          <w:sz w:val="24"/>
          <w:szCs w:val="24"/>
        </w:rPr>
        <w:t xml:space="preserve">study </w:t>
      </w:r>
      <w:r w:rsidR="00320AB3">
        <w:rPr>
          <w:rFonts w:ascii="Times New Roman" w:hAnsi="Times New Roman"/>
          <w:sz w:val="24"/>
          <w:szCs w:val="24"/>
        </w:rPr>
        <w:t xml:space="preserve">done </w:t>
      </w:r>
      <w:r w:rsidR="005D7098">
        <w:rPr>
          <w:rFonts w:ascii="Times New Roman" w:hAnsi="Times New Roman"/>
          <w:sz w:val="24"/>
          <w:szCs w:val="24"/>
        </w:rPr>
        <w:t xml:space="preserve">by </w:t>
      </w:r>
      <w:proofErr w:type="spellStart"/>
      <w:r w:rsidR="005D7098">
        <w:rPr>
          <w:rFonts w:ascii="Times New Roman" w:hAnsi="Times New Roman"/>
          <w:sz w:val="24"/>
          <w:szCs w:val="24"/>
        </w:rPr>
        <w:t>R</w:t>
      </w:r>
      <w:r w:rsidR="00320AB3">
        <w:rPr>
          <w:rFonts w:ascii="Times New Roman" w:hAnsi="Times New Roman"/>
          <w:sz w:val="24"/>
          <w:szCs w:val="24"/>
        </w:rPr>
        <w:t>obinett</w:t>
      </w:r>
      <w:proofErr w:type="spellEnd"/>
      <w:r w:rsidR="00320AB3">
        <w:rPr>
          <w:rFonts w:ascii="Times New Roman" w:hAnsi="Times New Roman"/>
          <w:sz w:val="24"/>
          <w:szCs w:val="24"/>
        </w:rPr>
        <w:t xml:space="preserve"> et al., (2003) also reported higher recruitment of tropical anguillid eels in the </w:t>
      </w:r>
      <w:r w:rsidR="00320AB3" w:rsidRPr="00320AB3">
        <w:rPr>
          <w:rFonts w:ascii="Times New Roman" w:hAnsi="Times New Roman"/>
          <w:sz w:val="24"/>
          <w:szCs w:val="24"/>
        </w:rPr>
        <w:t>Réunion Island</w:t>
      </w:r>
      <w:r w:rsidR="00320AB3">
        <w:rPr>
          <w:rFonts w:ascii="Times New Roman" w:hAnsi="Times New Roman"/>
          <w:sz w:val="24"/>
          <w:szCs w:val="24"/>
        </w:rPr>
        <w:t xml:space="preserve">. According to </w:t>
      </w:r>
      <w:proofErr w:type="spellStart"/>
      <w:r w:rsidR="00320AB3">
        <w:rPr>
          <w:rFonts w:ascii="Times New Roman" w:hAnsi="Times New Roman"/>
          <w:sz w:val="24"/>
          <w:szCs w:val="24"/>
        </w:rPr>
        <w:t>Robinett</w:t>
      </w:r>
      <w:proofErr w:type="spellEnd"/>
      <w:r w:rsidR="00320AB3">
        <w:rPr>
          <w:rFonts w:ascii="Times New Roman" w:hAnsi="Times New Roman"/>
          <w:sz w:val="24"/>
          <w:szCs w:val="24"/>
        </w:rPr>
        <w:t xml:space="preserve"> et al., (2003), t</w:t>
      </w:r>
      <w:r w:rsidR="00320AB3" w:rsidRPr="00320AB3">
        <w:rPr>
          <w:rFonts w:ascii="Times New Roman" w:hAnsi="Times New Roman"/>
          <w:sz w:val="24"/>
          <w:szCs w:val="24"/>
        </w:rPr>
        <w:t>he wet seasons offer advantageous conditions for the recruitment process, due to the presence of freshwater runoff</w:t>
      </w:r>
      <w:r w:rsidR="00320AB3">
        <w:rPr>
          <w:rFonts w:ascii="Times New Roman" w:hAnsi="Times New Roman"/>
          <w:sz w:val="24"/>
          <w:szCs w:val="24"/>
        </w:rPr>
        <w:t>.</w:t>
      </w:r>
      <w:r w:rsidR="004C0164">
        <w:rPr>
          <w:rFonts w:ascii="Times New Roman" w:hAnsi="Times New Roman"/>
          <w:sz w:val="24"/>
          <w:szCs w:val="24"/>
        </w:rPr>
        <w:t xml:space="preserve"> Arguably, a study on </w:t>
      </w:r>
      <w:r w:rsidR="004C0164" w:rsidRPr="004C0164">
        <w:rPr>
          <w:rFonts w:ascii="Times New Roman" w:hAnsi="Times New Roman"/>
          <w:sz w:val="24"/>
          <w:szCs w:val="24"/>
        </w:rPr>
        <w:t xml:space="preserve">fish community structure and distribution in the </w:t>
      </w:r>
      <w:proofErr w:type="spellStart"/>
      <w:r w:rsidR="004C0164" w:rsidRPr="004C0164">
        <w:rPr>
          <w:rFonts w:ascii="Times New Roman" w:hAnsi="Times New Roman"/>
          <w:sz w:val="24"/>
          <w:szCs w:val="24"/>
        </w:rPr>
        <w:t>Sabaki</w:t>
      </w:r>
      <w:proofErr w:type="spellEnd"/>
      <w:r w:rsidR="004C0164" w:rsidRPr="004C0164">
        <w:rPr>
          <w:rFonts w:ascii="Times New Roman" w:hAnsi="Times New Roman"/>
          <w:sz w:val="24"/>
          <w:szCs w:val="24"/>
        </w:rPr>
        <w:t xml:space="preserve"> river, </w:t>
      </w:r>
      <w:proofErr w:type="spellStart"/>
      <w:r w:rsidR="004C0164">
        <w:rPr>
          <w:rFonts w:ascii="Times New Roman" w:hAnsi="Times New Roman"/>
          <w:sz w:val="24"/>
          <w:szCs w:val="24"/>
        </w:rPr>
        <w:t>Kimwaka</w:t>
      </w:r>
      <w:proofErr w:type="spellEnd"/>
      <w:r w:rsidR="004C0164">
        <w:rPr>
          <w:rFonts w:ascii="Times New Roman" w:hAnsi="Times New Roman"/>
          <w:sz w:val="24"/>
          <w:szCs w:val="24"/>
        </w:rPr>
        <w:t xml:space="preserve">, (2004) highlighted that </w:t>
      </w:r>
      <w:r w:rsidR="00C72A6F">
        <w:rPr>
          <w:rFonts w:ascii="Times New Roman" w:hAnsi="Times New Roman"/>
          <w:sz w:val="24"/>
          <w:szCs w:val="24"/>
        </w:rPr>
        <w:t>d</w:t>
      </w:r>
      <w:r w:rsidR="004C0164" w:rsidRPr="004C0164">
        <w:rPr>
          <w:rFonts w:ascii="Times New Roman" w:hAnsi="Times New Roman"/>
          <w:sz w:val="24"/>
          <w:szCs w:val="24"/>
        </w:rPr>
        <w:t xml:space="preserve">uring the wet season, </w:t>
      </w:r>
      <w:r w:rsidR="00C72A6F">
        <w:rPr>
          <w:rFonts w:ascii="Times New Roman" w:hAnsi="Times New Roman"/>
          <w:sz w:val="24"/>
          <w:szCs w:val="24"/>
        </w:rPr>
        <w:t xml:space="preserve">the sea became rough leading to an increase in </w:t>
      </w:r>
      <w:r w:rsidR="004C0164" w:rsidRPr="004C0164">
        <w:rPr>
          <w:rFonts w:ascii="Times New Roman" w:hAnsi="Times New Roman"/>
          <w:sz w:val="24"/>
          <w:szCs w:val="24"/>
        </w:rPr>
        <w:t>river discharge</w:t>
      </w:r>
      <w:r w:rsidR="00C72A6F">
        <w:rPr>
          <w:rFonts w:ascii="Times New Roman" w:hAnsi="Times New Roman"/>
          <w:sz w:val="24"/>
          <w:szCs w:val="24"/>
        </w:rPr>
        <w:t xml:space="preserve">, </w:t>
      </w:r>
      <w:r w:rsidR="00C72A6F" w:rsidRPr="004C0164">
        <w:rPr>
          <w:rFonts w:ascii="Times New Roman" w:hAnsi="Times New Roman"/>
          <w:sz w:val="24"/>
          <w:szCs w:val="24"/>
        </w:rPr>
        <w:t>bringing with it a significant amount of silt-laden runoff from the surrounding upland areas</w:t>
      </w:r>
      <w:r w:rsidR="00C72A6F">
        <w:rPr>
          <w:rFonts w:ascii="Times New Roman" w:hAnsi="Times New Roman"/>
          <w:sz w:val="24"/>
          <w:szCs w:val="24"/>
        </w:rPr>
        <w:t xml:space="preserve">. This </w:t>
      </w:r>
      <w:r w:rsidR="00A3340A">
        <w:rPr>
          <w:rFonts w:ascii="Times New Roman" w:hAnsi="Times New Roman"/>
          <w:sz w:val="24"/>
          <w:szCs w:val="24"/>
        </w:rPr>
        <w:t xml:space="preserve">resulted to fish becoming dispersed over a much larger area, </w:t>
      </w:r>
      <w:r w:rsidR="004C0164" w:rsidRPr="004C0164">
        <w:rPr>
          <w:rFonts w:ascii="Times New Roman" w:hAnsi="Times New Roman"/>
          <w:sz w:val="24"/>
          <w:szCs w:val="24"/>
        </w:rPr>
        <w:t>mak</w:t>
      </w:r>
      <w:r w:rsidR="00C72A6F">
        <w:rPr>
          <w:rFonts w:ascii="Times New Roman" w:hAnsi="Times New Roman"/>
          <w:sz w:val="24"/>
          <w:szCs w:val="24"/>
        </w:rPr>
        <w:t>ing it</w:t>
      </w:r>
      <w:r w:rsidR="004C0164" w:rsidRPr="004C0164">
        <w:rPr>
          <w:rFonts w:ascii="Times New Roman" w:hAnsi="Times New Roman"/>
          <w:sz w:val="24"/>
          <w:szCs w:val="24"/>
        </w:rPr>
        <w:t xml:space="preserve"> difficult to catch fish</w:t>
      </w:r>
      <w:r w:rsidR="00A3340A">
        <w:rPr>
          <w:rFonts w:ascii="Times New Roman" w:hAnsi="Times New Roman"/>
          <w:sz w:val="24"/>
          <w:szCs w:val="24"/>
        </w:rPr>
        <w:t>. Thereby, i</w:t>
      </w:r>
      <w:r w:rsidR="00A3340A" w:rsidRPr="00A3340A">
        <w:rPr>
          <w:rFonts w:ascii="Times New Roman" w:hAnsi="Times New Roman"/>
          <w:sz w:val="24"/>
          <w:szCs w:val="24"/>
        </w:rPr>
        <w:t>t can be inferred that the juvenile anguillid eels possess a remarkable level of adaptability, being able to persevere through the challenging conditions present in estuaries during the wet seasons as they embark on their inshore and upstream migration.</w:t>
      </w:r>
    </w:p>
    <w:p w14:paraId="1E427081" w14:textId="1D3DA65A" w:rsidR="004327F9" w:rsidRDefault="004327F9" w:rsidP="00B00156">
      <w:pPr>
        <w:spacing w:line="480" w:lineRule="auto"/>
        <w:jc w:val="both"/>
        <w:rPr>
          <w:rFonts w:ascii="Times New Roman" w:hAnsi="Times New Roman"/>
          <w:sz w:val="24"/>
          <w:szCs w:val="24"/>
        </w:rPr>
      </w:pPr>
      <w:r>
        <w:rPr>
          <w:rFonts w:ascii="Times New Roman" w:hAnsi="Times New Roman"/>
          <w:sz w:val="24"/>
          <w:szCs w:val="24"/>
        </w:rPr>
        <w:t xml:space="preserve">While water quality did not significantly differ across the different habitats sampled, </w:t>
      </w:r>
      <w:r w:rsidR="00837B8C" w:rsidRPr="00837B8C">
        <w:rPr>
          <w:rFonts w:ascii="Times New Roman" w:hAnsi="Times New Roman"/>
          <w:i/>
          <w:iCs/>
          <w:sz w:val="24"/>
          <w:szCs w:val="24"/>
        </w:rPr>
        <w:t>A marmorata</w:t>
      </w:r>
      <w:r w:rsidR="00837B8C" w:rsidRPr="00837B8C">
        <w:rPr>
          <w:rFonts w:ascii="Times New Roman" w:hAnsi="Times New Roman"/>
          <w:sz w:val="24"/>
          <w:szCs w:val="24"/>
        </w:rPr>
        <w:t xml:space="preserve"> species was observed to be prevalent in locations characterized by a relatively elevated pH level </w:t>
      </w:r>
      <w:r w:rsidR="00837B8C" w:rsidRPr="00B97D57">
        <w:rPr>
          <w:rFonts w:ascii="Times New Roman" w:hAnsi="Times New Roman"/>
          <w:sz w:val="24"/>
          <w:szCs w:val="24"/>
        </w:rPr>
        <w:t>in comparison to the other two species. Furthermore, the presence of this species was also noted in areas that exhibited a higher concentration of dissolved oxygen, a higher temperature, and a higher salinity than other s</w:t>
      </w:r>
      <w:r w:rsidR="009C5AEB" w:rsidRPr="00B97D57">
        <w:rPr>
          <w:rFonts w:ascii="Times New Roman" w:hAnsi="Times New Roman"/>
          <w:sz w:val="24"/>
          <w:szCs w:val="24"/>
        </w:rPr>
        <w:t xml:space="preserve">ampled sites. </w:t>
      </w:r>
      <w:r w:rsidR="00B97D57" w:rsidRPr="00B97D57">
        <w:rPr>
          <w:rFonts w:ascii="Times New Roman" w:hAnsi="Times New Roman"/>
          <w:sz w:val="24"/>
          <w:szCs w:val="24"/>
        </w:rPr>
        <w:t xml:space="preserve">The adaptive capability of </w:t>
      </w:r>
      <w:r w:rsidR="00B97D57" w:rsidRPr="00246F57">
        <w:rPr>
          <w:rFonts w:ascii="Times New Roman" w:hAnsi="Times New Roman"/>
          <w:sz w:val="24"/>
          <w:szCs w:val="24"/>
        </w:rPr>
        <w:t>A marmorata</w:t>
      </w:r>
      <w:r w:rsidR="00B97D57" w:rsidRPr="00B97D57">
        <w:rPr>
          <w:rFonts w:ascii="Times New Roman" w:hAnsi="Times New Roman"/>
          <w:sz w:val="24"/>
          <w:szCs w:val="24"/>
        </w:rPr>
        <w:t xml:space="preserve"> to endure a broad range of water quality parameters can be attributed to its extensive geographical distribution throughout the tropical and sub-tropical regions of the western Pacific and Indian Oceans, thereby rendering it capable of tolerating a broad spectrum of environmental variations.</w:t>
      </w:r>
      <w:r w:rsidR="00246F57">
        <w:rPr>
          <w:rFonts w:ascii="Times New Roman" w:hAnsi="Times New Roman"/>
          <w:sz w:val="24"/>
          <w:szCs w:val="24"/>
        </w:rPr>
        <w:t xml:space="preserve"> </w:t>
      </w:r>
    </w:p>
    <w:p w14:paraId="36DC0D49" w14:textId="32F67652" w:rsidR="002A4F70" w:rsidRDefault="00E43E22" w:rsidP="00E43E22">
      <w:pPr>
        <w:spacing w:after="160" w:line="259" w:lineRule="auto"/>
        <w:rPr>
          <w:rFonts w:ascii="Times New Roman" w:hAnsi="Times New Roman"/>
          <w:sz w:val="24"/>
          <w:szCs w:val="24"/>
        </w:rPr>
      </w:pPr>
      <w:r>
        <w:rPr>
          <w:rFonts w:ascii="Times New Roman" w:hAnsi="Times New Roman"/>
          <w:sz w:val="24"/>
          <w:szCs w:val="24"/>
        </w:rPr>
        <w:br w:type="page"/>
      </w:r>
    </w:p>
    <w:p w14:paraId="3675AF14" w14:textId="77777777" w:rsidR="00D80F32" w:rsidRPr="007D7018" w:rsidRDefault="00D80F32" w:rsidP="007D7018">
      <w:pPr>
        <w:pStyle w:val="Title"/>
      </w:pPr>
      <w:bookmarkStart w:id="691" w:name="_Toc20687105"/>
      <w:bookmarkStart w:id="692" w:name="_Toc120099708"/>
      <w:bookmarkStart w:id="693" w:name="_Toc120101065"/>
      <w:bookmarkStart w:id="694" w:name="_Toc125806986"/>
      <w:r w:rsidRPr="007D7018">
        <w:lastRenderedPageBreak/>
        <w:t>CHAPTER SIX</w:t>
      </w:r>
      <w:bookmarkEnd w:id="691"/>
      <w:bookmarkEnd w:id="692"/>
      <w:bookmarkEnd w:id="693"/>
      <w:bookmarkEnd w:id="694"/>
    </w:p>
    <w:p w14:paraId="5BCA5B52" w14:textId="77777777" w:rsidR="00D80F32" w:rsidRPr="00241826" w:rsidRDefault="00D80F32" w:rsidP="007D7018">
      <w:pPr>
        <w:pStyle w:val="Heading1"/>
      </w:pPr>
      <w:bookmarkStart w:id="695" w:name="_Toc20687106"/>
      <w:bookmarkStart w:id="696" w:name="_Toc120099709"/>
      <w:bookmarkStart w:id="697" w:name="_Toc120101066"/>
      <w:bookmarkStart w:id="698" w:name="_Toc125806987"/>
      <w:r w:rsidRPr="00241826">
        <w:t>CONCLUSION AND RECOMMENDATIONS</w:t>
      </w:r>
      <w:bookmarkEnd w:id="695"/>
      <w:bookmarkEnd w:id="696"/>
      <w:bookmarkEnd w:id="697"/>
      <w:bookmarkEnd w:id="698"/>
    </w:p>
    <w:p w14:paraId="7D2762CD" w14:textId="3AD1CEAF" w:rsidR="00EE444B" w:rsidRPr="00851F98" w:rsidRDefault="00EE444B" w:rsidP="00EE444B">
      <w:pPr>
        <w:spacing w:line="480" w:lineRule="auto"/>
        <w:jc w:val="both"/>
        <w:rPr>
          <w:rFonts w:ascii="Times New Roman" w:hAnsi="Times New Roman"/>
          <w:sz w:val="24"/>
          <w:szCs w:val="24"/>
          <w:lang w:val="en-US"/>
        </w:rPr>
      </w:pPr>
      <w:r>
        <w:rPr>
          <w:rFonts w:ascii="Times New Roman" w:hAnsi="Times New Roman"/>
          <w:sz w:val="24"/>
          <w:szCs w:val="24"/>
          <w:lang w:val="en-US"/>
        </w:rPr>
        <w:t xml:space="preserve">This study is the first to </w:t>
      </w:r>
      <w:r w:rsidR="00E43E22">
        <w:rPr>
          <w:rFonts w:ascii="Times New Roman" w:hAnsi="Times New Roman"/>
          <w:sz w:val="24"/>
          <w:szCs w:val="24"/>
          <w:lang w:val="en-US"/>
        </w:rPr>
        <w:t>document the presence of juvenile</w:t>
      </w:r>
      <w:r>
        <w:rPr>
          <w:rFonts w:ascii="Times New Roman" w:hAnsi="Times New Roman"/>
          <w:sz w:val="24"/>
          <w:szCs w:val="24"/>
          <w:lang w:val="en-US"/>
        </w:rPr>
        <w:t xml:space="preserve"> anguillid eels in </w:t>
      </w:r>
      <w:r w:rsidR="00E43E22">
        <w:rPr>
          <w:rFonts w:ascii="Times New Roman" w:hAnsi="Times New Roman"/>
          <w:sz w:val="24"/>
          <w:szCs w:val="24"/>
          <w:lang w:val="en-US"/>
        </w:rPr>
        <w:t xml:space="preserve">one of the </w:t>
      </w:r>
      <w:r>
        <w:rPr>
          <w:rFonts w:ascii="Times New Roman" w:hAnsi="Times New Roman"/>
          <w:sz w:val="24"/>
          <w:szCs w:val="24"/>
          <w:lang w:val="en-US"/>
        </w:rPr>
        <w:t xml:space="preserve">Kenyan estuaries. </w:t>
      </w:r>
      <w:r w:rsidRPr="00851F98">
        <w:rPr>
          <w:rFonts w:ascii="Times New Roman" w:hAnsi="Times New Roman"/>
          <w:sz w:val="24"/>
          <w:szCs w:val="24"/>
          <w:lang w:val="en-US"/>
        </w:rPr>
        <w:t>The results of this study have significance in terms of enhancing our understanding of the biology</w:t>
      </w:r>
      <w:r w:rsidR="00E43E22">
        <w:rPr>
          <w:rFonts w:ascii="Times New Roman" w:hAnsi="Times New Roman"/>
          <w:sz w:val="24"/>
          <w:szCs w:val="24"/>
          <w:lang w:val="en-US"/>
        </w:rPr>
        <w:t>, taxonomy</w:t>
      </w:r>
      <w:r w:rsidRPr="00851F98">
        <w:rPr>
          <w:rFonts w:ascii="Times New Roman" w:hAnsi="Times New Roman"/>
          <w:sz w:val="24"/>
          <w:szCs w:val="24"/>
          <w:lang w:val="en-US"/>
        </w:rPr>
        <w:t xml:space="preserve"> and ecology of juvenile anguillid eels</w:t>
      </w:r>
      <w:r>
        <w:rPr>
          <w:rFonts w:ascii="Times New Roman" w:hAnsi="Times New Roman"/>
          <w:sz w:val="24"/>
          <w:szCs w:val="24"/>
          <w:lang w:val="en-US"/>
        </w:rPr>
        <w:t>.</w:t>
      </w:r>
      <w:r w:rsidRPr="00851F98">
        <w:rPr>
          <w:rFonts w:ascii="Times New Roman" w:hAnsi="Times New Roman"/>
          <w:sz w:val="24"/>
          <w:szCs w:val="24"/>
          <w:lang w:val="en-US"/>
        </w:rPr>
        <w:t xml:space="preserve"> </w:t>
      </w:r>
      <w:r w:rsidR="00044AC8" w:rsidRPr="00044AC8">
        <w:rPr>
          <w:rFonts w:ascii="Times New Roman" w:hAnsi="Times New Roman"/>
          <w:sz w:val="24"/>
          <w:szCs w:val="24"/>
        </w:rPr>
        <w:t xml:space="preserve">It would be beneficial to conduct a subsequent study that examines the correlation between external morphological </w:t>
      </w:r>
      <w:r w:rsidR="00E43E22">
        <w:rPr>
          <w:rFonts w:ascii="Times New Roman" w:hAnsi="Times New Roman"/>
          <w:sz w:val="24"/>
          <w:szCs w:val="24"/>
        </w:rPr>
        <w:t>identification</w:t>
      </w:r>
      <w:r w:rsidR="00044AC8" w:rsidRPr="00044AC8">
        <w:rPr>
          <w:rFonts w:ascii="Times New Roman" w:hAnsi="Times New Roman"/>
          <w:sz w:val="24"/>
          <w:szCs w:val="24"/>
        </w:rPr>
        <w:t xml:space="preserve"> and genetic identification in order to </w:t>
      </w:r>
      <w:r>
        <w:rPr>
          <w:rFonts w:ascii="Times New Roman" w:hAnsi="Times New Roman"/>
          <w:sz w:val="24"/>
          <w:szCs w:val="24"/>
        </w:rPr>
        <w:t>genetically</w:t>
      </w:r>
      <w:r w:rsidR="00044AC8" w:rsidRPr="00044AC8">
        <w:rPr>
          <w:rFonts w:ascii="Times New Roman" w:hAnsi="Times New Roman"/>
          <w:sz w:val="24"/>
          <w:szCs w:val="24"/>
        </w:rPr>
        <w:t xml:space="preserve"> discern the specific species recruiting within the Sabaki Estuary</w:t>
      </w:r>
      <w:r w:rsidR="00A249CC" w:rsidRPr="00044AC8">
        <w:rPr>
          <w:rFonts w:ascii="Times New Roman" w:hAnsi="Times New Roman"/>
          <w:sz w:val="24"/>
          <w:szCs w:val="24"/>
        </w:rPr>
        <w:t xml:space="preserve">. Such a study needs to encompass </w:t>
      </w:r>
      <w:r w:rsidR="007C56AD" w:rsidRPr="00EE444B">
        <w:rPr>
          <w:rFonts w:ascii="Times New Roman" w:hAnsi="Times New Roman"/>
          <w:sz w:val="24"/>
          <w:szCs w:val="24"/>
        </w:rPr>
        <w:t>accurate genetic identification and characterization of individual juvenile anguillids, which is essential for understanding their distribution, migration patterns and population dynamics</w:t>
      </w:r>
      <w:r w:rsidR="007C56AD">
        <w:rPr>
          <w:rFonts w:ascii="Times New Roman" w:hAnsi="Times New Roman"/>
          <w:sz w:val="24"/>
          <w:szCs w:val="24"/>
        </w:rPr>
        <w:t xml:space="preserve"> </w:t>
      </w:r>
      <w:r w:rsidR="00A249CC" w:rsidRPr="00044AC8">
        <w:rPr>
          <w:rFonts w:ascii="Times New Roman" w:hAnsi="Times New Roman"/>
          <w:sz w:val="24"/>
          <w:szCs w:val="24"/>
        </w:rPr>
        <w:t xml:space="preserve">monitored over a relatively longer period of time. </w:t>
      </w:r>
      <w:r w:rsidR="007C56AD">
        <w:rPr>
          <w:rFonts w:ascii="Times New Roman" w:hAnsi="Times New Roman"/>
          <w:sz w:val="24"/>
          <w:szCs w:val="24"/>
        </w:rPr>
        <w:t xml:space="preserve">Thereby </w:t>
      </w:r>
      <w:r w:rsidR="00A249CC" w:rsidRPr="00044AC8">
        <w:rPr>
          <w:rFonts w:ascii="Times New Roman" w:hAnsi="Times New Roman"/>
          <w:sz w:val="24"/>
          <w:szCs w:val="24"/>
        </w:rPr>
        <w:t xml:space="preserve">there is a need for further </w:t>
      </w:r>
      <w:r>
        <w:rPr>
          <w:rFonts w:ascii="Times New Roman" w:hAnsi="Times New Roman"/>
          <w:sz w:val="24"/>
          <w:szCs w:val="24"/>
        </w:rPr>
        <w:t xml:space="preserve">taxonomic </w:t>
      </w:r>
      <w:r w:rsidR="00A249CC" w:rsidRPr="00044AC8">
        <w:rPr>
          <w:rFonts w:ascii="Times New Roman" w:hAnsi="Times New Roman"/>
          <w:sz w:val="24"/>
          <w:szCs w:val="24"/>
        </w:rPr>
        <w:t>studies in this field</w:t>
      </w:r>
      <w:r>
        <w:rPr>
          <w:rFonts w:ascii="Times New Roman" w:hAnsi="Times New Roman"/>
          <w:sz w:val="24"/>
          <w:szCs w:val="24"/>
        </w:rPr>
        <w:t xml:space="preserve">. </w:t>
      </w:r>
      <w:r>
        <w:rPr>
          <w:rFonts w:ascii="Times New Roman" w:hAnsi="Times New Roman"/>
          <w:sz w:val="24"/>
          <w:szCs w:val="24"/>
          <w:lang w:val="en-US"/>
        </w:rPr>
        <w:t>F</w:t>
      </w:r>
      <w:r w:rsidRPr="00851F98">
        <w:rPr>
          <w:rFonts w:ascii="Times New Roman" w:hAnsi="Times New Roman"/>
          <w:sz w:val="24"/>
          <w:szCs w:val="24"/>
          <w:lang w:val="en-US"/>
        </w:rPr>
        <w:t xml:space="preserve">urthermore, it is my aspiration that this study will serve as a foundation for the implementation of </w:t>
      </w:r>
      <w:r w:rsidR="00D80F32">
        <w:rPr>
          <w:rFonts w:ascii="Times New Roman" w:hAnsi="Times New Roman"/>
          <w:sz w:val="24"/>
          <w:szCs w:val="24"/>
          <w:lang w:val="en-US"/>
        </w:rPr>
        <w:t xml:space="preserve">subsequent </w:t>
      </w:r>
      <w:r w:rsidRPr="00851F98">
        <w:rPr>
          <w:rFonts w:ascii="Times New Roman" w:hAnsi="Times New Roman"/>
          <w:sz w:val="24"/>
          <w:szCs w:val="24"/>
          <w:lang w:val="en-US"/>
        </w:rPr>
        <w:t>conservation and management strategies pertaining to these species in the future</w:t>
      </w:r>
    </w:p>
    <w:p w14:paraId="33AEFB2F" w14:textId="6B064A6E" w:rsidR="006F4958" w:rsidRDefault="006F4958" w:rsidP="00B00156">
      <w:pPr>
        <w:spacing w:line="480" w:lineRule="auto"/>
        <w:jc w:val="both"/>
        <w:rPr>
          <w:rFonts w:ascii="Times New Roman" w:hAnsi="Times New Roman"/>
          <w:sz w:val="24"/>
          <w:szCs w:val="24"/>
        </w:rPr>
      </w:pPr>
    </w:p>
    <w:p w14:paraId="6A39749D" w14:textId="41E36D80" w:rsidR="004C61C6" w:rsidRDefault="004C61C6">
      <w:pPr>
        <w:spacing w:after="160" w:line="259" w:lineRule="auto"/>
        <w:rPr>
          <w:rFonts w:ascii="Segoe UI" w:hAnsi="Segoe UI" w:cs="Segoe UI"/>
          <w:color w:val="374151"/>
          <w:shd w:val="clear" w:color="auto" w:fill="F7F7F8"/>
        </w:rPr>
      </w:pPr>
      <w:r>
        <w:rPr>
          <w:rFonts w:ascii="Segoe UI" w:hAnsi="Segoe UI" w:cs="Segoe UI"/>
          <w:color w:val="374151"/>
          <w:shd w:val="clear" w:color="auto" w:fill="F7F7F8"/>
        </w:rPr>
        <w:br w:type="page"/>
      </w:r>
    </w:p>
    <w:p w14:paraId="3F9129B5" w14:textId="18B4BA8C" w:rsidR="00E43E22" w:rsidRDefault="00320E83" w:rsidP="007A002B">
      <w:pPr>
        <w:pStyle w:val="Title"/>
      </w:pPr>
      <w:bookmarkStart w:id="699" w:name="_Toc120099710"/>
      <w:bookmarkStart w:id="700" w:name="_Toc120101067"/>
      <w:bookmarkStart w:id="701" w:name="_Toc125806988"/>
      <w:r w:rsidRPr="007D7018">
        <w:lastRenderedPageBreak/>
        <w:t>REFERENCE</w:t>
      </w:r>
      <w:bookmarkEnd w:id="699"/>
      <w:bookmarkEnd w:id="700"/>
      <w:bookmarkEnd w:id="701"/>
    </w:p>
    <w:p w14:paraId="3EF9DCCC" w14:textId="77777777" w:rsidR="00E43E22" w:rsidRPr="004774AA" w:rsidRDefault="00E43E22" w:rsidP="00320E83">
      <w:pPr>
        <w:pStyle w:val="Bibliography"/>
        <w:spacing w:line="480" w:lineRule="auto"/>
        <w:ind w:left="720" w:hanging="720"/>
        <w:jc w:val="both"/>
        <w:rPr>
          <w:rFonts w:ascii="Times New Roman" w:eastAsia="Arial Unicode MS" w:hAnsi="Times New Roman"/>
          <w:sz w:val="24"/>
          <w:szCs w:val="24"/>
          <w:lang w:eastAsia="fr-FR"/>
        </w:rPr>
      </w:pPr>
      <w:proofErr w:type="spellStart"/>
      <w:r w:rsidRPr="004774AA">
        <w:rPr>
          <w:rFonts w:ascii="Times New Roman" w:eastAsia="Arial Unicode MS" w:hAnsi="Times New Roman"/>
          <w:sz w:val="24"/>
          <w:szCs w:val="24"/>
          <w:lang w:eastAsia="fr-FR"/>
        </w:rPr>
        <w:t>Abuodha</w:t>
      </w:r>
      <w:proofErr w:type="spellEnd"/>
      <w:r w:rsidRPr="004774AA">
        <w:rPr>
          <w:rFonts w:ascii="Times New Roman" w:eastAsia="Arial Unicode MS" w:hAnsi="Times New Roman"/>
          <w:sz w:val="24"/>
          <w:szCs w:val="24"/>
          <w:lang w:eastAsia="fr-FR"/>
        </w:rPr>
        <w:t xml:space="preserve"> JOZ. 1998. Geology, geomorphology, oceanography and meteorology of Malindi Bay. In </w:t>
      </w:r>
      <w:proofErr w:type="spellStart"/>
      <w:r w:rsidRPr="004774AA">
        <w:rPr>
          <w:rFonts w:ascii="Times New Roman" w:eastAsia="Arial Unicode MS" w:hAnsi="Times New Roman"/>
          <w:i/>
          <w:iCs/>
          <w:sz w:val="24"/>
          <w:szCs w:val="24"/>
          <w:lang w:eastAsia="fr-FR"/>
        </w:rPr>
        <w:t>Hoorweg</w:t>
      </w:r>
      <w:proofErr w:type="spellEnd"/>
      <w:r w:rsidRPr="004774AA">
        <w:rPr>
          <w:rFonts w:ascii="Times New Roman" w:eastAsia="Arial Unicode MS" w:hAnsi="Times New Roman"/>
          <w:i/>
          <w:iCs/>
          <w:sz w:val="24"/>
          <w:szCs w:val="24"/>
          <w:lang w:eastAsia="fr-FR"/>
        </w:rPr>
        <w:t xml:space="preserve"> </w:t>
      </w:r>
      <w:proofErr w:type="spellStart"/>
      <w:r w:rsidRPr="004774AA">
        <w:rPr>
          <w:rFonts w:ascii="Times New Roman" w:eastAsia="Arial Unicode MS" w:hAnsi="Times New Roman"/>
          <w:i/>
          <w:iCs/>
          <w:sz w:val="24"/>
          <w:szCs w:val="24"/>
          <w:lang w:eastAsia="fr-FR"/>
        </w:rPr>
        <w:t>ed</w:t>
      </w:r>
      <w:proofErr w:type="spellEnd"/>
      <w:r w:rsidRPr="004774AA">
        <w:rPr>
          <w:rFonts w:ascii="Times New Roman" w:eastAsia="Arial Unicode MS" w:hAnsi="Times New Roman"/>
          <w:i/>
          <w:iCs/>
          <w:sz w:val="24"/>
          <w:szCs w:val="24"/>
          <w:lang w:eastAsia="fr-FR"/>
        </w:rPr>
        <w:t xml:space="preserve"> Dunes, groundwater, mangroves and birdlife in Coastal Kenya. (pp. 17-39). Coastal Ecology Series No.4</w:t>
      </w:r>
      <w:r w:rsidRPr="004774AA">
        <w:rPr>
          <w:rFonts w:ascii="Times New Roman" w:eastAsia="Arial Unicode MS" w:hAnsi="Times New Roman"/>
          <w:sz w:val="24"/>
          <w:szCs w:val="24"/>
          <w:lang w:eastAsia="fr-FR"/>
        </w:rPr>
        <w:t>. Nairobi: ACT.</w:t>
      </w:r>
    </w:p>
    <w:p w14:paraId="129841FF" w14:textId="77777777" w:rsidR="00E43E22" w:rsidRPr="001B0D14" w:rsidRDefault="00E43E22" w:rsidP="00320E83">
      <w:pPr>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 xml:space="preserve">Arai T and Abdul Kadir SR. (2017). Opportunistic spawning of tropical </w:t>
      </w:r>
      <w:proofErr w:type="spellStart"/>
      <w:r w:rsidRPr="004774AA">
        <w:rPr>
          <w:rFonts w:ascii="Times New Roman" w:hAnsi="Times New Roman"/>
          <w:color w:val="222222"/>
          <w:sz w:val="24"/>
          <w:szCs w:val="24"/>
          <w:shd w:val="clear" w:color="auto" w:fill="FFFFFF"/>
        </w:rPr>
        <w:t>anguillid</w:t>
      </w:r>
      <w:proofErr w:type="spellEnd"/>
      <w:r w:rsidRPr="004774AA">
        <w:rPr>
          <w:rFonts w:ascii="Times New Roman" w:hAnsi="Times New Roman"/>
          <w:color w:val="222222"/>
          <w:sz w:val="24"/>
          <w:szCs w:val="24"/>
          <w:shd w:val="clear" w:color="auto" w:fill="FFFFFF"/>
        </w:rPr>
        <w:t xml:space="preserve"> eels </w:t>
      </w:r>
      <w:r w:rsidRPr="004774AA">
        <w:rPr>
          <w:rFonts w:ascii="Times New Roman" w:hAnsi="Times New Roman"/>
          <w:i/>
          <w:iCs/>
          <w:color w:val="222222"/>
          <w:sz w:val="24"/>
          <w:szCs w:val="24"/>
          <w:shd w:val="clear" w:color="auto" w:fill="FFFFFF"/>
        </w:rPr>
        <w:t xml:space="preserve">Anguilla </w:t>
      </w:r>
      <w:proofErr w:type="spellStart"/>
      <w:r w:rsidRPr="004774AA">
        <w:rPr>
          <w:rFonts w:ascii="Times New Roman" w:hAnsi="Times New Roman"/>
          <w:i/>
          <w:iCs/>
          <w:color w:val="222222"/>
          <w:sz w:val="24"/>
          <w:szCs w:val="24"/>
          <w:shd w:val="clear" w:color="auto" w:fill="FFFFFF"/>
        </w:rPr>
        <w:t>bicolor</w:t>
      </w:r>
      <w:proofErr w:type="spellEnd"/>
      <w:r w:rsidRPr="004774AA">
        <w:rPr>
          <w:rFonts w:ascii="Times New Roman" w:hAnsi="Times New Roman"/>
          <w:i/>
          <w:iCs/>
          <w:color w:val="222222"/>
          <w:sz w:val="24"/>
          <w:szCs w:val="24"/>
          <w:shd w:val="clear" w:color="auto" w:fill="FFFFFF"/>
        </w:rPr>
        <w:t xml:space="preserve"> </w:t>
      </w:r>
      <w:proofErr w:type="spellStart"/>
      <w:r w:rsidRPr="004774AA">
        <w:rPr>
          <w:rFonts w:ascii="Times New Roman" w:hAnsi="Times New Roman"/>
          <w:i/>
          <w:iCs/>
          <w:color w:val="222222"/>
          <w:sz w:val="24"/>
          <w:szCs w:val="24"/>
          <w:shd w:val="clear" w:color="auto" w:fill="FFFFFF"/>
        </w:rPr>
        <w:t>bicolor</w:t>
      </w:r>
      <w:proofErr w:type="spellEnd"/>
      <w:r w:rsidRPr="004774AA">
        <w:rPr>
          <w:rFonts w:ascii="Times New Roman" w:hAnsi="Times New Roman"/>
          <w:color w:val="222222"/>
          <w:sz w:val="24"/>
          <w:szCs w:val="24"/>
          <w:shd w:val="clear" w:color="auto" w:fill="FFFFFF"/>
        </w:rPr>
        <w:t xml:space="preserve"> and </w:t>
      </w:r>
      <w:r w:rsidRPr="004774AA">
        <w:rPr>
          <w:rFonts w:ascii="Times New Roman" w:hAnsi="Times New Roman"/>
          <w:i/>
          <w:iCs/>
          <w:color w:val="222222"/>
          <w:sz w:val="24"/>
          <w:szCs w:val="24"/>
          <w:shd w:val="clear" w:color="auto" w:fill="FFFFFF"/>
        </w:rPr>
        <w:t xml:space="preserve">A. </w:t>
      </w:r>
      <w:proofErr w:type="spellStart"/>
      <w:r w:rsidRPr="004774AA">
        <w:rPr>
          <w:rFonts w:ascii="Times New Roman" w:hAnsi="Times New Roman"/>
          <w:i/>
          <w:iCs/>
          <w:color w:val="222222"/>
          <w:sz w:val="24"/>
          <w:szCs w:val="24"/>
          <w:shd w:val="clear" w:color="auto" w:fill="FFFFFF"/>
        </w:rPr>
        <w:t>bengalensis</w:t>
      </w:r>
      <w:proofErr w:type="spellEnd"/>
      <w:r w:rsidRPr="004774AA">
        <w:rPr>
          <w:rFonts w:ascii="Times New Roman" w:hAnsi="Times New Roman"/>
          <w:i/>
          <w:iCs/>
          <w:color w:val="222222"/>
          <w:sz w:val="24"/>
          <w:szCs w:val="24"/>
          <w:shd w:val="clear" w:color="auto" w:fill="FFFFFF"/>
        </w:rPr>
        <w:t xml:space="preserve"> </w:t>
      </w:r>
      <w:proofErr w:type="spellStart"/>
      <w:r w:rsidRPr="004774AA">
        <w:rPr>
          <w:rFonts w:ascii="Times New Roman" w:hAnsi="Times New Roman"/>
          <w:i/>
          <w:iCs/>
          <w:color w:val="222222"/>
          <w:sz w:val="24"/>
          <w:szCs w:val="24"/>
          <w:shd w:val="clear" w:color="auto" w:fill="FFFFFF"/>
        </w:rPr>
        <w:t>bengalensis</w:t>
      </w:r>
      <w:proofErr w:type="spellEnd"/>
      <w:r w:rsidRPr="004774AA">
        <w:rPr>
          <w:rFonts w:ascii="Times New Roman" w:hAnsi="Times New Roman"/>
          <w:color w:val="222222"/>
          <w:sz w:val="24"/>
          <w:szCs w:val="24"/>
          <w:shd w:val="clear" w:color="auto" w:fill="FFFFFF"/>
        </w:rPr>
        <w:t xml:space="preserve">. </w:t>
      </w:r>
      <w:r w:rsidRPr="004774AA">
        <w:rPr>
          <w:rFonts w:ascii="Times New Roman" w:hAnsi="Times New Roman"/>
          <w:i/>
          <w:iCs/>
          <w:color w:val="222222"/>
          <w:sz w:val="24"/>
          <w:szCs w:val="24"/>
          <w:shd w:val="clear" w:color="auto" w:fill="FFFFFF"/>
        </w:rPr>
        <w:t>Scientific reports</w:t>
      </w:r>
      <w:r w:rsidRPr="004774AA">
        <w:rPr>
          <w:rFonts w:ascii="Times New Roman" w:hAnsi="Times New Roman"/>
          <w:color w:val="222222"/>
          <w:sz w:val="24"/>
          <w:szCs w:val="24"/>
          <w:shd w:val="clear" w:color="auto" w:fill="FFFFFF"/>
        </w:rPr>
        <w:t xml:space="preserve"> </w:t>
      </w:r>
      <w:r w:rsidRPr="004774AA">
        <w:rPr>
          <w:rFonts w:ascii="Times New Roman" w:hAnsi="Times New Roman"/>
          <w:i/>
          <w:iCs/>
          <w:color w:val="222222"/>
          <w:sz w:val="24"/>
          <w:szCs w:val="24"/>
          <w:shd w:val="clear" w:color="auto" w:fill="FFFFFF"/>
        </w:rPr>
        <w:t>30</w:t>
      </w:r>
      <w:r w:rsidRPr="004774AA">
        <w:rPr>
          <w:rFonts w:ascii="Times New Roman" w:hAnsi="Times New Roman"/>
          <w:color w:val="222222"/>
          <w:sz w:val="24"/>
          <w:szCs w:val="24"/>
          <w:shd w:val="clear" w:color="auto" w:fill="FFFFFF"/>
        </w:rPr>
        <w:t>;7(1):1-7.</w:t>
      </w:r>
    </w:p>
    <w:p w14:paraId="76289CD7"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Arai T and Wong L. 2016. Validation of the occurrence of the tropical eels, </w:t>
      </w:r>
      <w:r w:rsidRPr="004774AA">
        <w:rPr>
          <w:rFonts w:ascii="Times New Roman" w:hAnsi="Times New Roman"/>
          <w:i/>
          <w:iCs/>
          <w:sz w:val="24"/>
          <w:szCs w:val="24"/>
        </w:rPr>
        <w:t xml:space="preserve">Anguilla </w:t>
      </w:r>
      <w:proofErr w:type="spellStart"/>
      <w:r w:rsidRPr="004774AA">
        <w:rPr>
          <w:rFonts w:ascii="Times New Roman" w:hAnsi="Times New Roman"/>
          <w:i/>
          <w:iCs/>
          <w:sz w:val="24"/>
          <w:szCs w:val="24"/>
        </w:rPr>
        <w:t>bengalensis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bengalensis</w:t>
      </w:r>
      <w:proofErr w:type="spellEnd"/>
      <w:r w:rsidRPr="004774AA">
        <w:rPr>
          <w:rFonts w:ascii="Times New Roman" w:hAnsi="Times New Roman"/>
          <w:sz w:val="24"/>
          <w:szCs w:val="24"/>
        </w:rPr>
        <w:t xml:space="preserve"> and </w:t>
      </w:r>
      <w:r w:rsidRPr="004774AA">
        <w:rPr>
          <w:rFonts w:ascii="Times New Roman" w:hAnsi="Times New Roman"/>
          <w:i/>
          <w:iCs/>
          <w:sz w:val="24"/>
          <w:szCs w:val="24"/>
        </w:rPr>
        <w:t xml:space="preserve">A. </w:t>
      </w:r>
      <w:proofErr w:type="spellStart"/>
      <w:r w:rsidRPr="004774AA">
        <w:rPr>
          <w:rFonts w:ascii="Times New Roman" w:hAnsi="Times New Roman"/>
          <w:i/>
          <w:iCs/>
          <w:sz w:val="24"/>
          <w:szCs w:val="24"/>
        </w:rPr>
        <w:t>bicolor</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bicolor</w:t>
      </w:r>
      <w:proofErr w:type="spellEnd"/>
      <w:r w:rsidRPr="004774AA">
        <w:rPr>
          <w:rFonts w:ascii="Times New Roman" w:hAnsi="Times New Roman"/>
          <w:sz w:val="24"/>
          <w:szCs w:val="24"/>
        </w:rPr>
        <w:t xml:space="preserve"> at Langkawi Island in Peninsular Malaysia, Malaysia. </w:t>
      </w:r>
      <w:r w:rsidRPr="004774AA">
        <w:rPr>
          <w:rFonts w:ascii="Times New Roman" w:hAnsi="Times New Roman"/>
          <w:i/>
          <w:iCs/>
          <w:sz w:val="24"/>
          <w:szCs w:val="24"/>
        </w:rPr>
        <w:t>Tropical Ecology</w:t>
      </w:r>
      <w:r w:rsidRPr="004774AA">
        <w:rPr>
          <w:rFonts w:ascii="Times New Roman" w:hAnsi="Times New Roman"/>
          <w:sz w:val="24"/>
          <w:szCs w:val="24"/>
        </w:rPr>
        <w:t xml:space="preserve"> 57: 23-3.</w:t>
      </w:r>
    </w:p>
    <w:p w14:paraId="0F15CFB5" w14:textId="77777777" w:rsidR="00E43E22" w:rsidRPr="001B0D14" w:rsidRDefault="00E43E22" w:rsidP="00320E83">
      <w:pPr>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 xml:space="preserve">Arai T, Abdul Kadir SR and Chino N. (2016). Year-round spawning by a tropical catadromous eel </w:t>
      </w:r>
      <w:r w:rsidRPr="004774AA">
        <w:rPr>
          <w:rFonts w:ascii="Times New Roman" w:hAnsi="Times New Roman"/>
          <w:i/>
          <w:iCs/>
          <w:color w:val="222222"/>
          <w:sz w:val="24"/>
          <w:szCs w:val="24"/>
          <w:shd w:val="clear" w:color="auto" w:fill="FFFFFF"/>
        </w:rPr>
        <w:t xml:space="preserve">Anguilla </w:t>
      </w:r>
      <w:proofErr w:type="spellStart"/>
      <w:r w:rsidRPr="004774AA">
        <w:rPr>
          <w:rFonts w:ascii="Times New Roman" w:hAnsi="Times New Roman"/>
          <w:i/>
          <w:iCs/>
          <w:color w:val="222222"/>
          <w:sz w:val="24"/>
          <w:szCs w:val="24"/>
          <w:shd w:val="clear" w:color="auto" w:fill="FFFFFF"/>
        </w:rPr>
        <w:t>bicolor</w:t>
      </w:r>
      <w:proofErr w:type="spellEnd"/>
      <w:r w:rsidRPr="004774AA">
        <w:rPr>
          <w:rFonts w:ascii="Times New Roman" w:hAnsi="Times New Roman"/>
          <w:i/>
          <w:iCs/>
          <w:color w:val="222222"/>
          <w:sz w:val="24"/>
          <w:szCs w:val="24"/>
          <w:shd w:val="clear" w:color="auto" w:fill="FFFFFF"/>
        </w:rPr>
        <w:t xml:space="preserve"> </w:t>
      </w:r>
      <w:proofErr w:type="spellStart"/>
      <w:r w:rsidRPr="004774AA">
        <w:rPr>
          <w:rFonts w:ascii="Times New Roman" w:hAnsi="Times New Roman"/>
          <w:i/>
          <w:iCs/>
          <w:color w:val="222222"/>
          <w:sz w:val="24"/>
          <w:szCs w:val="24"/>
          <w:shd w:val="clear" w:color="auto" w:fill="FFFFFF"/>
        </w:rPr>
        <w:t>bicolor</w:t>
      </w:r>
      <w:proofErr w:type="spellEnd"/>
      <w:r w:rsidRPr="004774AA">
        <w:rPr>
          <w:rFonts w:ascii="Times New Roman" w:hAnsi="Times New Roman"/>
          <w:color w:val="222222"/>
          <w:sz w:val="24"/>
          <w:szCs w:val="24"/>
          <w:shd w:val="clear" w:color="auto" w:fill="FFFFFF"/>
        </w:rPr>
        <w:t>. Marine Biology. 2016 Feb;163(2):1-7.</w:t>
      </w:r>
    </w:p>
    <w:p w14:paraId="52CDFFEF"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Arai T, Aoyama J, </w:t>
      </w:r>
      <w:proofErr w:type="spellStart"/>
      <w:r w:rsidRPr="004774AA">
        <w:rPr>
          <w:rFonts w:ascii="Times New Roman" w:hAnsi="Times New Roman"/>
          <w:sz w:val="24"/>
          <w:szCs w:val="24"/>
        </w:rPr>
        <w:t>Limbong</w:t>
      </w:r>
      <w:proofErr w:type="spellEnd"/>
      <w:r w:rsidRPr="004774AA">
        <w:rPr>
          <w:rFonts w:ascii="Times New Roman" w:hAnsi="Times New Roman"/>
          <w:sz w:val="24"/>
          <w:szCs w:val="24"/>
        </w:rPr>
        <w:t xml:space="preserve"> D and Tsukamoto K. 1999. Species composition and inshore migration of the tropical eels </w:t>
      </w:r>
      <w:r w:rsidRPr="004774AA">
        <w:rPr>
          <w:rFonts w:ascii="Times New Roman" w:hAnsi="Times New Roman"/>
          <w:i/>
          <w:iCs/>
          <w:sz w:val="24"/>
          <w:szCs w:val="24"/>
        </w:rPr>
        <w:t>Anguilla spp</w:t>
      </w:r>
      <w:r w:rsidRPr="004774AA">
        <w:rPr>
          <w:rFonts w:ascii="Times New Roman" w:hAnsi="Times New Roman"/>
          <w:sz w:val="24"/>
          <w:szCs w:val="24"/>
        </w:rPr>
        <w:t xml:space="preserve">. recruiting into the estuary of the </w:t>
      </w:r>
      <w:proofErr w:type="spellStart"/>
      <w:r w:rsidRPr="004774AA">
        <w:rPr>
          <w:rFonts w:ascii="Times New Roman" w:hAnsi="Times New Roman"/>
          <w:sz w:val="24"/>
          <w:szCs w:val="24"/>
        </w:rPr>
        <w:t>Poigar</w:t>
      </w:r>
      <w:proofErr w:type="spellEnd"/>
      <w:r w:rsidRPr="004774AA">
        <w:rPr>
          <w:rFonts w:ascii="Times New Roman" w:hAnsi="Times New Roman"/>
          <w:sz w:val="24"/>
          <w:szCs w:val="24"/>
        </w:rPr>
        <w:t xml:space="preserve"> River, Sulawesi Island. </w:t>
      </w:r>
      <w:r w:rsidRPr="004774AA">
        <w:rPr>
          <w:rFonts w:ascii="Times New Roman" w:hAnsi="Times New Roman"/>
          <w:i/>
          <w:iCs/>
          <w:sz w:val="24"/>
          <w:szCs w:val="24"/>
        </w:rPr>
        <w:t>Marine Ecology Progress Series,</w:t>
      </w:r>
      <w:r w:rsidRPr="004774AA">
        <w:rPr>
          <w:rFonts w:ascii="Times New Roman" w:hAnsi="Times New Roman"/>
          <w:sz w:val="24"/>
          <w:szCs w:val="24"/>
        </w:rPr>
        <w:t> 188, pp.299-303.</w:t>
      </w:r>
    </w:p>
    <w:p w14:paraId="43E061F8" w14:textId="77777777" w:rsidR="00E43E22" w:rsidRPr="004207E1" w:rsidRDefault="00E43E22" w:rsidP="00320E83">
      <w:pPr>
        <w:spacing w:line="480" w:lineRule="auto"/>
        <w:ind w:left="720" w:hanging="720"/>
        <w:jc w:val="both"/>
        <w:rPr>
          <w:rFonts w:ascii="Times New Roman" w:hAnsi="Times New Roman"/>
          <w:color w:val="222222"/>
          <w:sz w:val="24"/>
          <w:szCs w:val="24"/>
          <w:shd w:val="clear" w:color="auto" w:fill="FFFFFF"/>
        </w:rPr>
      </w:pPr>
      <w:r w:rsidRPr="00643382">
        <w:rPr>
          <w:rFonts w:ascii="Times New Roman" w:hAnsi="Times New Roman"/>
          <w:color w:val="222222"/>
          <w:sz w:val="24"/>
          <w:szCs w:val="24"/>
          <w:shd w:val="clear" w:color="auto" w:fill="FFFFFF"/>
        </w:rPr>
        <w:t>Arai T, Chai IJ, Iizuka Y</w:t>
      </w:r>
      <w:r>
        <w:rPr>
          <w:rFonts w:ascii="Times New Roman" w:hAnsi="Times New Roman"/>
          <w:color w:val="222222"/>
          <w:sz w:val="24"/>
          <w:szCs w:val="24"/>
          <w:shd w:val="clear" w:color="auto" w:fill="FFFFFF"/>
        </w:rPr>
        <w:t xml:space="preserve"> and</w:t>
      </w:r>
      <w:r w:rsidRPr="00643382">
        <w:rPr>
          <w:rFonts w:ascii="Times New Roman" w:hAnsi="Times New Roman"/>
          <w:color w:val="222222"/>
          <w:sz w:val="24"/>
          <w:szCs w:val="24"/>
          <w:shd w:val="clear" w:color="auto" w:fill="FFFFFF"/>
        </w:rPr>
        <w:t xml:space="preserve"> Chang CW.</w:t>
      </w:r>
      <w:r>
        <w:rPr>
          <w:rFonts w:ascii="Times New Roman" w:hAnsi="Times New Roman"/>
          <w:color w:val="222222"/>
          <w:sz w:val="24"/>
          <w:szCs w:val="24"/>
          <w:shd w:val="clear" w:color="auto" w:fill="FFFFFF"/>
        </w:rPr>
        <w:t xml:space="preserve"> 2020.</w:t>
      </w:r>
      <w:r w:rsidRPr="00643382">
        <w:rPr>
          <w:rFonts w:ascii="Times New Roman" w:hAnsi="Times New Roman"/>
          <w:color w:val="222222"/>
          <w:sz w:val="24"/>
          <w:szCs w:val="24"/>
          <w:shd w:val="clear" w:color="auto" w:fill="FFFFFF"/>
        </w:rPr>
        <w:t xml:space="preserve"> Habitat segregation and migration in tropical </w:t>
      </w:r>
      <w:proofErr w:type="spellStart"/>
      <w:r w:rsidRPr="00643382">
        <w:rPr>
          <w:rFonts w:ascii="Times New Roman" w:hAnsi="Times New Roman"/>
          <w:color w:val="222222"/>
          <w:sz w:val="24"/>
          <w:szCs w:val="24"/>
          <w:shd w:val="clear" w:color="auto" w:fill="FFFFFF"/>
        </w:rPr>
        <w:t>anguillid</w:t>
      </w:r>
      <w:proofErr w:type="spellEnd"/>
      <w:r w:rsidRPr="00643382">
        <w:rPr>
          <w:rFonts w:ascii="Times New Roman" w:hAnsi="Times New Roman"/>
          <w:color w:val="222222"/>
          <w:sz w:val="24"/>
          <w:szCs w:val="24"/>
          <w:shd w:val="clear" w:color="auto" w:fill="FFFFFF"/>
        </w:rPr>
        <w:t xml:space="preserve"> eels, </w:t>
      </w:r>
      <w:r w:rsidRPr="00643382">
        <w:rPr>
          <w:rFonts w:ascii="Times New Roman" w:hAnsi="Times New Roman"/>
          <w:i/>
          <w:iCs/>
          <w:color w:val="222222"/>
          <w:sz w:val="24"/>
          <w:szCs w:val="24"/>
          <w:shd w:val="clear" w:color="auto" w:fill="FFFFFF"/>
        </w:rPr>
        <w:t xml:space="preserve">Anguilla </w:t>
      </w:r>
      <w:proofErr w:type="spellStart"/>
      <w:r w:rsidRPr="00643382">
        <w:rPr>
          <w:rFonts w:ascii="Times New Roman" w:hAnsi="Times New Roman"/>
          <w:i/>
          <w:iCs/>
          <w:color w:val="222222"/>
          <w:sz w:val="24"/>
          <w:szCs w:val="24"/>
          <w:shd w:val="clear" w:color="auto" w:fill="FFFFFF"/>
        </w:rPr>
        <w:t>bengalensis</w:t>
      </w:r>
      <w:proofErr w:type="spellEnd"/>
      <w:r w:rsidRPr="00643382">
        <w:rPr>
          <w:rFonts w:ascii="Times New Roman" w:hAnsi="Times New Roman"/>
          <w:i/>
          <w:iCs/>
          <w:color w:val="222222"/>
          <w:sz w:val="24"/>
          <w:szCs w:val="24"/>
          <w:shd w:val="clear" w:color="auto" w:fill="FFFFFF"/>
        </w:rPr>
        <w:t xml:space="preserve"> </w:t>
      </w:r>
      <w:proofErr w:type="spellStart"/>
      <w:r w:rsidRPr="00643382">
        <w:rPr>
          <w:rFonts w:ascii="Times New Roman" w:hAnsi="Times New Roman"/>
          <w:i/>
          <w:iCs/>
          <w:color w:val="222222"/>
          <w:sz w:val="24"/>
          <w:szCs w:val="24"/>
          <w:shd w:val="clear" w:color="auto" w:fill="FFFFFF"/>
        </w:rPr>
        <w:t>bengalensis</w:t>
      </w:r>
      <w:proofErr w:type="spellEnd"/>
      <w:r w:rsidRPr="00643382">
        <w:rPr>
          <w:rFonts w:ascii="Times New Roman" w:hAnsi="Times New Roman"/>
          <w:color w:val="222222"/>
          <w:sz w:val="24"/>
          <w:szCs w:val="24"/>
          <w:shd w:val="clear" w:color="auto" w:fill="FFFFFF"/>
        </w:rPr>
        <w:t xml:space="preserve"> and </w:t>
      </w:r>
      <w:r w:rsidRPr="00643382">
        <w:rPr>
          <w:rFonts w:ascii="Times New Roman" w:hAnsi="Times New Roman"/>
          <w:i/>
          <w:iCs/>
          <w:color w:val="222222"/>
          <w:sz w:val="24"/>
          <w:szCs w:val="24"/>
          <w:shd w:val="clear" w:color="auto" w:fill="FFFFFF"/>
        </w:rPr>
        <w:t xml:space="preserve">A. </w:t>
      </w:r>
      <w:proofErr w:type="spellStart"/>
      <w:r w:rsidRPr="00643382">
        <w:rPr>
          <w:rFonts w:ascii="Times New Roman" w:hAnsi="Times New Roman"/>
          <w:i/>
          <w:iCs/>
          <w:color w:val="222222"/>
          <w:sz w:val="24"/>
          <w:szCs w:val="24"/>
          <w:shd w:val="clear" w:color="auto" w:fill="FFFFFF"/>
        </w:rPr>
        <w:t>bicolor</w:t>
      </w:r>
      <w:proofErr w:type="spellEnd"/>
      <w:r w:rsidRPr="00643382">
        <w:rPr>
          <w:rFonts w:ascii="Times New Roman" w:hAnsi="Times New Roman"/>
          <w:i/>
          <w:iCs/>
          <w:color w:val="222222"/>
          <w:sz w:val="24"/>
          <w:szCs w:val="24"/>
          <w:shd w:val="clear" w:color="auto" w:fill="FFFFFF"/>
        </w:rPr>
        <w:t xml:space="preserve"> </w:t>
      </w:r>
      <w:proofErr w:type="spellStart"/>
      <w:r w:rsidRPr="00643382">
        <w:rPr>
          <w:rFonts w:ascii="Times New Roman" w:hAnsi="Times New Roman"/>
          <w:i/>
          <w:iCs/>
          <w:color w:val="222222"/>
          <w:sz w:val="24"/>
          <w:szCs w:val="24"/>
          <w:shd w:val="clear" w:color="auto" w:fill="FFFFFF"/>
        </w:rPr>
        <w:t>bicolor</w:t>
      </w:r>
      <w:proofErr w:type="spellEnd"/>
      <w:r w:rsidRPr="00643382">
        <w:rPr>
          <w:rFonts w:ascii="Times New Roman" w:hAnsi="Times New Roman"/>
          <w:color w:val="222222"/>
          <w:sz w:val="24"/>
          <w:szCs w:val="24"/>
          <w:shd w:val="clear" w:color="auto" w:fill="FFFFFF"/>
        </w:rPr>
        <w:t xml:space="preserve">. </w:t>
      </w:r>
      <w:r w:rsidRPr="00643382">
        <w:rPr>
          <w:rFonts w:ascii="Times New Roman" w:hAnsi="Times New Roman"/>
          <w:i/>
          <w:iCs/>
          <w:color w:val="222222"/>
          <w:sz w:val="24"/>
          <w:szCs w:val="24"/>
          <w:shd w:val="clear" w:color="auto" w:fill="FFFFFF"/>
        </w:rPr>
        <w:t>Scientific Reports</w:t>
      </w:r>
      <w:r>
        <w:rPr>
          <w:rFonts w:ascii="Times New Roman" w:hAnsi="Times New Roman"/>
          <w:i/>
          <w:iCs/>
          <w:color w:val="222222"/>
          <w:sz w:val="24"/>
          <w:szCs w:val="24"/>
          <w:shd w:val="clear" w:color="auto" w:fill="FFFFFF"/>
        </w:rPr>
        <w:t xml:space="preserve"> </w:t>
      </w:r>
      <w:r w:rsidRPr="00643382">
        <w:rPr>
          <w:rFonts w:ascii="Times New Roman" w:hAnsi="Times New Roman"/>
          <w:i/>
          <w:iCs/>
          <w:color w:val="222222"/>
          <w:sz w:val="24"/>
          <w:szCs w:val="24"/>
          <w:shd w:val="clear" w:color="auto" w:fill="FFFFFF"/>
        </w:rPr>
        <w:t>10(1)</w:t>
      </w:r>
      <w:r w:rsidRPr="00643382">
        <w:rPr>
          <w:rFonts w:ascii="Times New Roman" w:hAnsi="Times New Roman"/>
          <w:color w:val="222222"/>
          <w:sz w:val="24"/>
          <w:szCs w:val="24"/>
          <w:shd w:val="clear" w:color="auto" w:fill="FFFFFF"/>
        </w:rPr>
        <w:t>:1-3.</w:t>
      </w:r>
      <w:r>
        <w:rPr>
          <w:rFonts w:ascii="Times New Roman" w:hAnsi="Times New Roman"/>
          <w:color w:val="222222"/>
          <w:sz w:val="24"/>
          <w:szCs w:val="24"/>
          <w:shd w:val="clear" w:color="auto" w:fill="FFFFFF"/>
        </w:rPr>
        <w:t xml:space="preserve"> </w:t>
      </w:r>
      <w:r w:rsidRPr="004207E1">
        <w:rPr>
          <w:rFonts w:ascii="Times New Roman" w:hAnsi="Times New Roman"/>
          <w:color w:val="222222"/>
          <w:sz w:val="24"/>
          <w:szCs w:val="24"/>
          <w:shd w:val="clear" w:color="auto" w:fill="FFFFFF"/>
        </w:rPr>
        <w:t xml:space="preserve">Righton D, Piper A, </w:t>
      </w:r>
      <w:proofErr w:type="spellStart"/>
      <w:r w:rsidRPr="004207E1">
        <w:rPr>
          <w:rFonts w:ascii="Times New Roman" w:hAnsi="Times New Roman"/>
          <w:color w:val="222222"/>
          <w:sz w:val="24"/>
          <w:szCs w:val="24"/>
          <w:shd w:val="clear" w:color="auto" w:fill="FFFFFF"/>
        </w:rPr>
        <w:t>Aarestrup</w:t>
      </w:r>
      <w:proofErr w:type="spellEnd"/>
      <w:r w:rsidRPr="004207E1">
        <w:rPr>
          <w:rFonts w:ascii="Times New Roman" w:hAnsi="Times New Roman"/>
          <w:color w:val="222222"/>
          <w:sz w:val="24"/>
          <w:szCs w:val="24"/>
          <w:shd w:val="clear" w:color="auto" w:fill="FFFFFF"/>
        </w:rPr>
        <w:t xml:space="preserve"> K, </w:t>
      </w:r>
      <w:proofErr w:type="spellStart"/>
      <w:r w:rsidRPr="004207E1">
        <w:rPr>
          <w:rFonts w:ascii="Times New Roman" w:hAnsi="Times New Roman"/>
          <w:color w:val="222222"/>
          <w:sz w:val="24"/>
          <w:szCs w:val="24"/>
          <w:shd w:val="clear" w:color="auto" w:fill="FFFFFF"/>
        </w:rPr>
        <w:t>Amilhat</w:t>
      </w:r>
      <w:proofErr w:type="spellEnd"/>
      <w:r w:rsidRPr="004207E1">
        <w:rPr>
          <w:rFonts w:ascii="Times New Roman" w:hAnsi="Times New Roman"/>
          <w:color w:val="222222"/>
          <w:sz w:val="24"/>
          <w:szCs w:val="24"/>
          <w:shd w:val="clear" w:color="auto" w:fill="FFFFFF"/>
        </w:rPr>
        <w:t xml:space="preserve"> E, </w:t>
      </w:r>
      <w:proofErr w:type="spellStart"/>
      <w:r w:rsidRPr="004207E1">
        <w:rPr>
          <w:rFonts w:ascii="Times New Roman" w:hAnsi="Times New Roman"/>
          <w:color w:val="222222"/>
          <w:sz w:val="24"/>
          <w:szCs w:val="24"/>
          <w:shd w:val="clear" w:color="auto" w:fill="FFFFFF"/>
        </w:rPr>
        <w:t>Belpaire</w:t>
      </w:r>
      <w:proofErr w:type="spellEnd"/>
      <w:r w:rsidRPr="004207E1">
        <w:rPr>
          <w:rFonts w:ascii="Times New Roman" w:hAnsi="Times New Roman"/>
          <w:color w:val="222222"/>
          <w:sz w:val="24"/>
          <w:szCs w:val="24"/>
          <w:shd w:val="clear" w:color="auto" w:fill="FFFFFF"/>
        </w:rPr>
        <w:t xml:space="preserve"> C, </w:t>
      </w:r>
      <w:proofErr w:type="spellStart"/>
      <w:r w:rsidRPr="004207E1">
        <w:rPr>
          <w:rFonts w:ascii="Times New Roman" w:hAnsi="Times New Roman"/>
          <w:color w:val="222222"/>
          <w:sz w:val="24"/>
          <w:szCs w:val="24"/>
          <w:shd w:val="clear" w:color="auto" w:fill="FFFFFF"/>
        </w:rPr>
        <w:t>Casselman</w:t>
      </w:r>
      <w:proofErr w:type="spellEnd"/>
      <w:r w:rsidRPr="004207E1">
        <w:rPr>
          <w:rFonts w:ascii="Times New Roman" w:hAnsi="Times New Roman"/>
          <w:color w:val="222222"/>
          <w:sz w:val="24"/>
          <w:szCs w:val="24"/>
          <w:shd w:val="clear" w:color="auto" w:fill="FFFFFF"/>
        </w:rPr>
        <w:t xml:space="preserve"> J, </w:t>
      </w:r>
      <w:proofErr w:type="spellStart"/>
      <w:r w:rsidRPr="004207E1">
        <w:rPr>
          <w:rFonts w:ascii="Times New Roman" w:hAnsi="Times New Roman"/>
          <w:color w:val="222222"/>
          <w:sz w:val="24"/>
          <w:szCs w:val="24"/>
          <w:shd w:val="clear" w:color="auto" w:fill="FFFFFF"/>
        </w:rPr>
        <w:t>Castonguay</w:t>
      </w:r>
      <w:proofErr w:type="spellEnd"/>
      <w:r w:rsidRPr="004207E1">
        <w:rPr>
          <w:rFonts w:ascii="Times New Roman" w:hAnsi="Times New Roman"/>
          <w:color w:val="222222"/>
          <w:sz w:val="24"/>
          <w:szCs w:val="24"/>
          <w:shd w:val="clear" w:color="auto" w:fill="FFFFFF"/>
        </w:rPr>
        <w:t xml:space="preserve"> M, </w:t>
      </w:r>
      <w:proofErr w:type="spellStart"/>
      <w:r w:rsidRPr="004207E1">
        <w:rPr>
          <w:rFonts w:ascii="Times New Roman" w:hAnsi="Times New Roman"/>
          <w:color w:val="222222"/>
          <w:sz w:val="24"/>
          <w:szCs w:val="24"/>
          <w:shd w:val="clear" w:color="auto" w:fill="FFFFFF"/>
        </w:rPr>
        <w:t>Díaz</w:t>
      </w:r>
      <w:proofErr w:type="spellEnd"/>
      <w:r w:rsidRPr="004207E1">
        <w:rPr>
          <w:rFonts w:ascii="Times New Roman" w:hAnsi="Times New Roman"/>
          <w:color w:val="222222"/>
          <w:sz w:val="24"/>
          <w:szCs w:val="24"/>
          <w:shd w:val="clear" w:color="auto" w:fill="FFFFFF"/>
        </w:rPr>
        <w:t xml:space="preserve"> E, </w:t>
      </w:r>
      <w:proofErr w:type="spellStart"/>
      <w:r w:rsidRPr="004207E1">
        <w:rPr>
          <w:rFonts w:ascii="Times New Roman" w:hAnsi="Times New Roman"/>
          <w:color w:val="222222"/>
          <w:sz w:val="24"/>
          <w:szCs w:val="24"/>
          <w:shd w:val="clear" w:color="auto" w:fill="FFFFFF"/>
        </w:rPr>
        <w:t>Dörner</w:t>
      </w:r>
      <w:proofErr w:type="spellEnd"/>
      <w:r w:rsidRPr="004207E1">
        <w:rPr>
          <w:rFonts w:ascii="Times New Roman" w:hAnsi="Times New Roman"/>
          <w:color w:val="222222"/>
          <w:sz w:val="24"/>
          <w:szCs w:val="24"/>
          <w:shd w:val="clear" w:color="auto" w:fill="FFFFFF"/>
        </w:rPr>
        <w:t xml:space="preserve"> H, </w:t>
      </w:r>
      <w:proofErr w:type="spellStart"/>
      <w:r w:rsidRPr="004207E1">
        <w:rPr>
          <w:rFonts w:ascii="Times New Roman" w:hAnsi="Times New Roman"/>
          <w:color w:val="222222"/>
          <w:sz w:val="24"/>
          <w:szCs w:val="24"/>
          <w:shd w:val="clear" w:color="auto" w:fill="FFFFFF"/>
        </w:rPr>
        <w:t>Faliex</w:t>
      </w:r>
      <w:proofErr w:type="spellEnd"/>
      <w:r w:rsidRPr="004207E1">
        <w:rPr>
          <w:rFonts w:ascii="Times New Roman" w:hAnsi="Times New Roman"/>
          <w:color w:val="222222"/>
          <w:sz w:val="24"/>
          <w:szCs w:val="24"/>
          <w:shd w:val="clear" w:color="auto" w:fill="FFFFFF"/>
        </w:rPr>
        <w:t xml:space="preserve"> E</w:t>
      </w:r>
      <w:r>
        <w:rPr>
          <w:rFonts w:ascii="Times New Roman" w:hAnsi="Times New Roman"/>
          <w:color w:val="222222"/>
          <w:sz w:val="24"/>
          <w:szCs w:val="24"/>
          <w:shd w:val="clear" w:color="auto" w:fill="FFFFFF"/>
        </w:rPr>
        <w:t xml:space="preserve"> and</w:t>
      </w:r>
      <w:r w:rsidRPr="004207E1">
        <w:rPr>
          <w:rFonts w:ascii="Times New Roman" w:hAnsi="Times New Roman"/>
          <w:color w:val="222222"/>
          <w:sz w:val="24"/>
          <w:szCs w:val="24"/>
          <w:shd w:val="clear" w:color="auto" w:fill="FFFFFF"/>
        </w:rPr>
        <w:t xml:space="preserve"> </w:t>
      </w:r>
      <w:proofErr w:type="spellStart"/>
      <w:r w:rsidRPr="004207E1">
        <w:rPr>
          <w:rFonts w:ascii="Times New Roman" w:hAnsi="Times New Roman"/>
          <w:color w:val="222222"/>
          <w:sz w:val="24"/>
          <w:szCs w:val="24"/>
          <w:shd w:val="clear" w:color="auto" w:fill="FFFFFF"/>
        </w:rPr>
        <w:t>Feunteun</w:t>
      </w:r>
      <w:proofErr w:type="spellEnd"/>
      <w:r w:rsidRPr="004207E1">
        <w:rPr>
          <w:rFonts w:ascii="Times New Roman" w:hAnsi="Times New Roman"/>
          <w:color w:val="222222"/>
          <w:sz w:val="24"/>
          <w:szCs w:val="24"/>
          <w:shd w:val="clear" w:color="auto" w:fill="FFFFFF"/>
        </w:rPr>
        <w:t xml:space="preserve"> E. </w:t>
      </w:r>
      <w:r>
        <w:rPr>
          <w:rFonts w:ascii="Times New Roman" w:hAnsi="Times New Roman"/>
          <w:color w:val="222222"/>
          <w:sz w:val="24"/>
          <w:szCs w:val="24"/>
          <w:shd w:val="clear" w:color="auto" w:fill="FFFFFF"/>
        </w:rPr>
        <w:t xml:space="preserve">2021. </w:t>
      </w:r>
      <w:r w:rsidRPr="004207E1">
        <w:rPr>
          <w:rFonts w:ascii="Times New Roman" w:hAnsi="Times New Roman"/>
          <w:color w:val="222222"/>
          <w:sz w:val="24"/>
          <w:szCs w:val="24"/>
          <w:shd w:val="clear" w:color="auto" w:fill="FFFFFF"/>
        </w:rPr>
        <w:t xml:space="preserve">Important questions to progress science and sustainable management of anguillid eels. </w:t>
      </w:r>
      <w:r w:rsidRPr="004207E1">
        <w:rPr>
          <w:rFonts w:ascii="Times New Roman" w:hAnsi="Times New Roman"/>
          <w:i/>
          <w:iCs/>
          <w:color w:val="222222"/>
          <w:sz w:val="24"/>
          <w:szCs w:val="24"/>
          <w:shd w:val="clear" w:color="auto" w:fill="FFFFFF"/>
        </w:rPr>
        <w:t>Fish and Fisheries 4</w:t>
      </w:r>
      <w:r w:rsidRPr="004207E1">
        <w:rPr>
          <w:rFonts w:ascii="Times New Roman" w:hAnsi="Times New Roman"/>
          <w:color w:val="222222"/>
          <w:sz w:val="24"/>
          <w:szCs w:val="24"/>
          <w:shd w:val="clear" w:color="auto" w:fill="FFFFFF"/>
        </w:rPr>
        <w:t>:762-88.</w:t>
      </w:r>
    </w:p>
    <w:p w14:paraId="121B4163"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lastRenderedPageBreak/>
        <w:t xml:space="preserve">Arai T, Marui M, </w:t>
      </w:r>
      <w:proofErr w:type="spellStart"/>
      <w:r w:rsidRPr="004774AA">
        <w:rPr>
          <w:rFonts w:ascii="Times New Roman" w:hAnsi="Times New Roman"/>
          <w:sz w:val="24"/>
          <w:szCs w:val="24"/>
        </w:rPr>
        <w:t>Otake</w:t>
      </w:r>
      <w:proofErr w:type="spellEnd"/>
      <w:r w:rsidRPr="004774AA">
        <w:rPr>
          <w:rFonts w:ascii="Times New Roman" w:hAnsi="Times New Roman"/>
          <w:sz w:val="24"/>
          <w:szCs w:val="24"/>
        </w:rPr>
        <w:t xml:space="preserve"> T and Tsukamoto K. 2002. Inshore migration of a tropical eel, </w:t>
      </w:r>
      <w:r w:rsidRPr="004774AA">
        <w:rPr>
          <w:rFonts w:ascii="Times New Roman" w:hAnsi="Times New Roman"/>
          <w:i/>
          <w:iCs/>
          <w:sz w:val="24"/>
          <w:szCs w:val="24"/>
        </w:rPr>
        <w:t>Anguilla marmorata</w:t>
      </w:r>
      <w:r w:rsidRPr="004774AA">
        <w:rPr>
          <w:rFonts w:ascii="Times New Roman" w:hAnsi="Times New Roman"/>
          <w:sz w:val="24"/>
          <w:szCs w:val="24"/>
        </w:rPr>
        <w:t xml:space="preserve">, from Taiwanese and Japanese coasts. </w:t>
      </w:r>
      <w:r w:rsidRPr="004774AA">
        <w:rPr>
          <w:rFonts w:ascii="Times New Roman" w:hAnsi="Times New Roman"/>
          <w:i/>
          <w:iCs/>
          <w:sz w:val="24"/>
          <w:szCs w:val="24"/>
        </w:rPr>
        <w:t xml:space="preserve">Fisheries Science, </w:t>
      </w:r>
      <w:r w:rsidRPr="004774AA">
        <w:rPr>
          <w:rFonts w:ascii="Times New Roman" w:hAnsi="Times New Roman"/>
          <w:sz w:val="24"/>
          <w:szCs w:val="24"/>
        </w:rPr>
        <w:t>68; 152–157.</w:t>
      </w:r>
    </w:p>
    <w:p w14:paraId="3AA821B9" w14:textId="77777777" w:rsidR="00E43E22" w:rsidRPr="004774AA" w:rsidRDefault="00E43E22" w:rsidP="00320E83">
      <w:pPr>
        <w:spacing w:line="480" w:lineRule="auto"/>
        <w:ind w:left="720" w:hanging="720"/>
        <w:jc w:val="both"/>
        <w:rPr>
          <w:rFonts w:ascii="Times New Roman" w:hAnsi="Times New Roman"/>
          <w:color w:val="222222"/>
          <w:sz w:val="24"/>
          <w:szCs w:val="24"/>
          <w:shd w:val="clear" w:color="auto" w:fill="FFFFFF"/>
        </w:rPr>
      </w:pPr>
      <w:r w:rsidRPr="004774AA">
        <w:rPr>
          <w:rFonts w:ascii="Times New Roman" w:hAnsi="Times New Roman"/>
          <w:color w:val="222222"/>
          <w:sz w:val="24"/>
          <w:szCs w:val="24"/>
          <w:shd w:val="clear" w:color="auto" w:fill="FFFFFF"/>
        </w:rPr>
        <w:t xml:space="preserve">Arai T, </w:t>
      </w:r>
      <w:proofErr w:type="spellStart"/>
      <w:r w:rsidRPr="004774AA">
        <w:rPr>
          <w:rFonts w:ascii="Times New Roman" w:hAnsi="Times New Roman"/>
          <w:color w:val="222222"/>
          <w:sz w:val="24"/>
          <w:szCs w:val="24"/>
          <w:shd w:val="clear" w:color="auto" w:fill="FFFFFF"/>
        </w:rPr>
        <w:t>Sugeha</w:t>
      </w:r>
      <w:proofErr w:type="spellEnd"/>
      <w:r w:rsidRPr="004774AA">
        <w:rPr>
          <w:rFonts w:ascii="Times New Roman" w:hAnsi="Times New Roman"/>
          <w:color w:val="222222"/>
          <w:sz w:val="24"/>
          <w:szCs w:val="24"/>
          <w:shd w:val="clear" w:color="auto" w:fill="FFFFFF"/>
        </w:rPr>
        <w:t xml:space="preserve"> HY, </w:t>
      </w:r>
      <w:proofErr w:type="spellStart"/>
      <w:r w:rsidRPr="004774AA">
        <w:rPr>
          <w:rFonts w:ascii="Times New Roman" w:hAnsi="Times New Roman"/>
          <w:color w:val="222222"/>
          <w:sz w:val="24"/>
          <w:szCs w:val="24"/>
          <w:shd w:val="clear" w:color="auto" w:fill="FFFFFF"/>
        </w:rPr>
        <w:t>Limbong</w:t>
      </w:r>
      <w:proofErr w:type="spellEnd"/>
      <w:r w:rsidRPr="004774AA">
        <w:rPr>
          <w:rFonts w:ascii="Times New Roman" w:hAnsi="Times New Roman"/>
          <w:color w:val="222222"/>
          <w:sz w:val="24"/>
          <w:szCs w:val="24"/>
          <w:shd w:val="clear" w:color="auto" w:fill="FFFFFF"/>
        </w:rPr>
        <w:t xml:space="preserve"> D, Tsukamoto K. (2020). Rhythmic activity of inshore migration of tropical freshwater glass eels of the genus Anguilla. </w:t>
      </w:r>
      <w:r w:rsidRPr="004774AA">
        <w:rPr>
          <w:rFonts w:ascii="Times New Roman" w:hAnsi="Times New Roman"/>
          <w:i/>
          <w:iCs/>
          <w:color w:val="222222"/>
          <w:sz w:val="24"/>
          <w:szCs w:val="24"/>
          <w:shd w:val="clear" w:color="auto" w:fill="FFFFFF"/>
        </w:rPr>
        <w:t>Environmental Biology of Fishes 103(11)</w:t>
      </w:r>
      <w:r w:rsidRPr="004774AA">
        <w:rPr>
          <w:rFonts w:ascii="Times New Roman" w:hAnsi="Times New Roman"/>
          <w:color w:val="222222"/>
          <w:sz w:val="24"/>
          <w:szCs w:val="24"/>
          <w:shd w:val="clear" w:color="auto" w:fill="FFFFFF"/>
        </w:rPr>
        <w:t>:1295-308.</w:t>
      </w:r>
    </w:p>
    <w:p w14:paraId="5F2276DE"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Arai T. 2015. Biology and ecology of anguillid eels. </w:t>
      </w:r>
      <w:r w:rsidRPr="004774AA">
        <w:rPr>
          <w:rFonts w:ascii="Times New Roman" w:hAnsi="Times New Roman"/>
          <w:i/>
          <w:iCs/>
          <w:sz w:val="24"/>
          <w:szCs w:val="24"/>
        </w:rPr>
        <w:t xml:space="preserve">CRC Press Taylor &amp; Francis Group </w:t>
      </w:r>
      <w:r w:rsidRPr="004774AA">
        <w:rPr>
          <w:rFonts w:ascii="Times New Roman" w:hAnsi="Times New Roman"/>
          <w:sz w:val="24"/>
          <w:szCs w:val="24"/>
        </w:rPr>
        <w:t>13: 978-1-4822-5516-4.</w:t>
      </w:r>
    </w:p>
    <w:p w14:paraId="4837197C"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Bardonnet</w:t>
      </w:r>
      <w:proofErr w:type="spellEnd"/>
      <w:r w:rsidRPr="004774AA">
        <w:rPr>
          <w:rFonts w:ascii="Times New Roman" w:hAnsi="Times New Roman"/>
          <w:sz w:val="24"/>
          <w:szCs w:val="24"/>
          <w:shd w:val="clear" w:color="auto" w:fill="FFFFFF"/>
        </w:rPr>
        <w:t xml:space="preserve"> A, </w:t>
      </w:r>
      <w:proofErr w:type="spellStart"/>
      <w:r w:rsidRPr="004774AA">
        <w:rPr>
          <w:rFonts w:ascii="Times New Roman" w:hAnsi="Times New Roman"/>
          <w:sz w:val="24"/>
          <w:szCs w:val="24"/>
          <w:shd w:val="clear" w:color="auto" w:fill="FFFFFF"/>
        </w:rPr>
        <w:t>Bolliet</w:t>
      </w:r>
      <w:proofErr w:type="spellEnd"/>
      <w:r w:rsidRPr="004774AA">
        <w:rPr>
          <w:rFonts w:ascii="Times New Roman" w:hAnsi="Times New Roman"/>
          <w:sz w:val="24"/>
          <w:szCs w:val="24"/>
          <w:shd w:val="clear" w:color="auto" w:fill="FFFFFF"/>
        </w:rPr>
        <w:t xml:space="preserve"> V, Belon V. 2005. Recruitment abundance estimation: role of glass eel (</w:t>
      </w:r>
      <w:r w:rsidRPr="004774AA">
        <w:rPr>
          <w:rFonts w:ascii="Times New Roman" w:hAnsi="Times New Roman"/>
          <w:i/>
          <w:iCs/>
          <w:sz w:val="24"/>
          <w:szCs w:val="24"/>
          <w:shd w:val="clear" w:color="auto" w:fill="FFFFFF"/>
        </w:rPr>
        <w:t xml:space="preserve">Anguilla </w:t>
      </w:r>
      <w:proofErr w:type="spellStart"/>
      <w:r w:rsidRPr="004774AA">
        <w:rPr>
          <w:rFonts w:ascii="Times New Roman" w:hAnsi="Times New Roman"/>
          <w:i/>
          <w:iCs/>
          <w:sz w:val="24"/>
          <w:szCs w:val="24"/>
          <w:shd w:val="clear" w:color="auto" w:fill="FFFFFF"/>
        </w:rPr>
        <w:t>anguilla</w:t>
      </w:r>
      <w:proofErr w:type="spellEnd"/>
      <w:r w:rsidRPr="004774AA">
        <w:rPr>
          <w:rFonts w:ascii="Times New Roman" w:hAnsi="Times New Roman"/>
          <w:i/>
          <w:iCs/>
          <w:sz w:val="24"/>
          <w:szCs w:val="24"/>
          <w:shd w:val="clear" w:color="auto" w:fill="FFFFFF"/>
        </w:rPr>
        <w:t xml:space="preserve"> L</w:t>
      </w:r>
      <w:r w:rsidRPr="004774AA">
        <w:rPr>
          <w:rFonts w:ascii="Times New Roman" w:hAnsi="Times New Roman"/>
          <w:sz w:val="24"/>
          <w:szCs w:val="24"/>
          <w:shd w:val="clear" w:color="auto" w:fill="FFFFFF"/>
        </w:rPr>
        <w:t xml:space="preserve">.) response to light. </w:t>
      </w:r>
      <w:r w:rsidRPr="004774AA">
        <w:rPr>
          <w:rFonts w:ascii="Times New Roman" w:hAnsi="Times New Roman"/>
          <w:i/>
          <w:iCs/>
          <w:sz w:val="24"/>
          <w:szCs w:val="24"/>
          <w:shd w:val="clear" w:color="auto" w:fill="FFFFFF"/>
        </w:rPr>
        <w:t>Journal of Experimental Marine Biology and Ecology</w:t>
      </w:r>
      <w:r w:rsidRPr="004774AA">
        <w:rPr>
          <w:rFonts w:ascii="Times New Roman" w:hAnsi="Times New Roman"/>
          <w:sz w:val="24"/>
          <w:szCs w:val="24"/>
          <w:shd w:val="clear" w:color="auto" w:fill="FFFFFF"/>
        </w:rPr>
        <w:t xml:space="preserve"> 13;321(2):181-90.</w:t>
      </w:r>
    </w:p>
    <w:p w14:paraId="04D98709"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Bardonnet</w:t>
      </w:r>
      <w:proofErr w:type="spellEnd"/>
      <w:r w:rsidRPr="004774AA">
        <w:rPr>
          <w:rFonts w:ascii="Times New Roman" w:hAnsi="Times New Roman"/>
          <w:sz w:val="24"/>
          <w:szCs w:val="24"/>
          <w:shd w:val="clear" w:color="auto" w:fill="FFFFFF"/>
        </w:rPr>
        <w:t xml:space="preserve"> A, </w:t>
      </w:r>
      <w:proofErr w:type="spellStart"/>
      <w:r w:rsidRPr="004774AA">
        <w:rPr>
          <w:rFonts w:ascii="Times New Roman" w:hAnsi="Times New Roman"/>
          <w:sz w:val="24"/>
          <w:szCs w:val="24"/>
          <w:shd w:val="clear" w:color="auto" w:fill="FFFFFF"/>
        </w:rPr>
        <w:t>Dasse</w:t>
      </w:r>
      <w:proofErr w:type="spellEnd"/>
      <w:r w:rsidRPr="004774AA">
        <w:rPr>
          <w:rFonts w:ascii="Times New Roman" w:hAnsi="Times New Roman"/>
          <w:sz w:val="24"/>
          <w:szCs w:val="24"/>
          <w:shd w:val="clear" w:color="auto" w:fill="FFFFFF"/>
        </w:rPr>
        <w:t xml:space="preserve"> S, Parade M, </w:t>
      </w:r>
      <w:proofErr w:type="spellStart"/>
      <w:r w:rsidRPr="004774AA">
        <w:rPr>
          <w:rFonts w:ascii="Times New Roman" w:hAnsi="Times New Roman"/>
          <w:sz w:val="24"/>
          <w:szCs w:val="24"/>
          <w:shd w:val="clear" w:color="auto" w:fill="FFFFFF"/>
        </w:rPr>
        <w:t>Heland</w:t>
      </w:r>
      <w:proofErr w:type="spellEnd"/>
      <w:r w:rsidRPr="004774AA">
        <w:rPr>
          <w:rFonts w:ascii="Times New Roman" w:hAnsi="Times New Roman"/>
          <w:sz w:val="24"/>
          <w:szCs w:val="24"/>
          <w:shd w:val="clear" w:color="auto" w:fill="FFFFFF"/>
        </w:rPr>
        <w:t xml:space="preserve"> M. 2003. Study of glass-eel’s movements in a flume in relation to </w:t>
      </w:r>
      <w:proofErr w:type="spellStart"/>
      <w:r w:rsidRPr="004774AA">
        <w:rPr>
          <w:rFonts w:ascii="Times New Roman" w:hAnsi="Times New Roman"/>
          <w:sz w:val="24"/>
          <w:szCs w:val="24"/>
          <w:shd w:val="clear" w:color="auto" w:fill="FFFFFF"/>
        </w:rPr>
        <w:t>nycthemeral</w:t>
      </w:r>
      <w:proofErr w:type="spellEnd"/>
      <w:r w:rsidRPr="004774AA">
        <w:rPr>
          <w:rFonts w:ascii="Times New Roman" w:hAnsi="Times New Roman"/>
          <w:sz w:val="24"/>
          <w:szCs w:val="24"/>
          <w:shd w:val="clear" w:color="auto" w:fill="FFFFFF"/>
        </w:rPr>
        <w:t xml:space="preserve"> changes. </w:t>
      </w:r>
      <w:r w:rsidRPr="004774AA">
        <w:rPr>
          <w:rFonts w:ascii="Times New Roman" w:hAnsi="Times New Roman"/>
          <w:i/>
          <w:iCs/>
          <w:sz w:val="24"/>
          <w:szCs w:val="24"/>
          <w:shd w:val="clear" w:color="auto" w:fill="FFFFFF"/>
        </w:rPr>
        <w:t xml:space="preserve">Bulletin </w:t>
      </w:r>
      <w:proofErr w:type="spellStart"/>
      <w:r w:rsidRPr="004774AA">
        <w:rPr>
          <w:rFonts w:ascii="Times New Roman" w:hAnsi="Times New Roman"/>
          <w:i/>
          <w:iCs/>
          <w:sz w:val="24"/>
          <w:szCs w:val="24"/>
          <w:shd w:val="clear" w:color="auto" w:fill="FFFFFF"/>
        </w:rPr>
        <w:t>Français</w:t>
      </w:r>
      <w:proofErr w:type="spellEnd"/>
      <w:r w:rsidRPr="004774AA">
        <w:rPr>
          <w:rFonts w:ascii="Times New Roman" w:hAnsi="Times New Roman"/>
          <w:i/>
          <w:iCs/>
          <w:sz w:val="24"/>
          <w:szCs w:val="24"/>
          <w:shd w:val="clear" w:color="auto" w:fill="FFFFFF"/>
        </w:rPr>
        <w:t xml:space="preserve"> de la </w:t>
      </w:r>
      <w:proofErr w:type="spellStart"/>
      <w:r w:rsidRPr="004774AA">
        <w:rPr>
          <w:rFonts w:ascii="Times New Roman" w:hAnsi="Times New Roman"/>
          <w:i/>
          <w:iCs/>
          <w:sz w:val="24"/>
          <w:szCs w:val="24"/>
          <w:shd w:val="clear" w:color="auto" w:fill="FFFFFF"/>
        </w:rPr>
        <w:t>Pêche</w:t>
      </w:r>
      <w:proofErr w:type="spellEnd"/>
      <w:r w:rsidRPr="004774AA">
        <w:rPr>
          <w:rFonts w:ascii="Times New Roman" w:hAnsi="Times New Roman"/>
          <w:i/>
          <w:iCs/>
          <w:sz w:val="24"/>
          <w:szCs w:val="24"/>
          <w:shd w:val="clear" w:color="auto" w:fill="FFFFFF"/>
        </w:rPr>
        <w:t xml:space="preserve"> et de la Pisciculture (France)</w:t>
      </w:r>
      <w:r w:rsidRPr="004774AA">
        <w:rPr>
          <w:rFonts w:ascii="Times New Roman" w:hAnsi="Times New Roman"/>
          <w:sz w:val="24"/>
          <w:szCs w:val="24"/>
          <w:shd w:val="clear" w:color="auto" w:fill="FFFFFF"/>
        </w:rPr>
        <w:t>. 2003.</w:t>
      </w:r>
    </w:p>
    <w:p w14:paraId="281E27B5"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Briand C. 2009. Population and migration dynamics of glass eels in the </w:t>
      </w:r>
      <w:proofErr w:type="spellStart"/>
      <w:r w:rsidRPr="004774AA">
        <w:rPr>
          <w:rFonts w:ascii="Times New Roman" w:hAnsi="Times New Roman"/>
          <w:sz w:val="24"/>
          <w:szCs w:val="24"/>
        </w:rPr>
        <w:t>Vilaine</w:t>
      </w:r>
      <w:proofErr w:type="spellEnd"/>
      <w:r w:rsidRPr="004774AA">
        <w:rPr>
          <w:rFonts w:ascii="Times New Roman" w:hAnsi="Times New Roman"/>
          <w:sz w:val="24"/>
          <w:szCs w:val="24"/>
        </w:rPr>
        <w:t xml:space="preserve"> estuary.</w:t>
      </w:r>
      <w:r w:rsidRPr="004774AA">
        <w:rPr>
          <w:rFonts w:ascii="Times New Roman" w:hAnsi="Times New Roman"/>
          <w:i/>
          <w:iCs/>
          <w:sz w:val="24"/>
          <w:szCs w:val="24"/>
        </w:rPr>
        <w:t xml:space="preserve"> Doctoral dissertation, Rennes, </w:t>
      </w:r>
      <w:proofErr w:type="spellStart"/>
      <w:r w:rsidRPr="004774AA">
        <w:rPr>
          <w:rFonts w:ascii="Times New Roman" w:hAnsi="Times New Roman"/>
          <w:i/>
          <w:iCs/>
          <w:sz w:val="24"/>
          <w:szCs w:val="24"/>
        </w:rPr>
        <w:t>Agrocampus</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Ouest</w:t>
      </w:r>
      <w:proofErr w:type="spellEnd"/>
      <w:r w:rsidRPr="004774AA">
        <w:rPr>
          <w:rFonts w:ascii="Times New Roman" w:hAnsi="Times New Roman"/>
          <w:sz w:val="24"/>
          <w:szCs w:val="24"/>
        </w:rPr>
        <w:t>.</w:t>
      </w:r>
    </w:p>
    <w:p w14:paraId="27E61084"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color w:val="222222"/>
          <w:sz w:val="24"/>
          <w:szCs w:val="24"/>
          <w:shd w:val="clear" w:color="auto" w:fill="FFFFFF"/>
        </w:rPr>
        <w:t>Cresci</w:t>
      </w:r>
      <w:proofErr w:type="spellEnd"/>
      <w:r w:rsidRPr="004774AA">
        <w:rPr>
          <w:rFonts w:ascii="Times New Roman" w:hAnsi="Times New Roman"/>
          <w:color w:val="222222"/>
          <w:sz w:val="24"/>
          <w:szCs w:val="24"/>
          <w:shd w:val="clear" w:color="auto" w:fill="FFFFFF"/>
        </w:rPr>
        <w:t xml:space="preserve"> A, Durif CM, Paris CB, Shema SD, </w:t>
      </w:r>
      <w:proofErr w:type="spellStart"/>
      <w:r w:rsidRPr="004774AA">
        <w:rPr>
          <w:rFonts w:ascii="Times New Roman" w:hAnsi="Times New Roman"/>
          <w:color w:val="222222"/>
          <w:sz w:val="24"/>
          <w:szCs w:val="24"/>
          <w:shd w:val="clear" w:color="auto" w:fill="FFFFFF"/>
        </w:rPr>
        <w:t>Skiftesvik</w:t>
      </w:r>
      <w:proofErr w:type="spellEnd"/>
      <w:r w:rsidRPr="004774AA">
        <w:rPr>
          <w:rFonts w:ascii="Times New Roman" w:hAnsi="Times New Roman"/>
          <w:color w:val="222222"/>
          <w:sz w:val="24"/>
          <w:szCs w:val="24"/>
          <w:shd w:val="clear" w:color="auto" w:fill="FFFFFF"/>
        </w:rPr>
        <w:t xml:space="preserve"> AB and </w:t>
      </w:r>
      <w:proofErr w:type="spellStart"/>
      <w:r w:rsidRPr="004774AA">
        <w:rPr>
          <w:rFonts w:ascii="Times New Roman" w:hAnsi="Times New Roman"/>
          <w:color w:val="222222"/>
          <w:sz w:val="24"/>
          <w:szCs w:val="24"/>
          <w:shd w:val="clear" w:color="auto" w:fill="FFFFFF"/>
        </w:rPr>
        <w:t>Browman</w:t>
      </w:r>
      <w:proofErr w:type="spellEnd"/>
      <w:r w:rsidRPr="004774AA">
        <w:rPr>
          <w:rFonts w:ascii="Times New Roman" w:hAnsi="Times New Roman"/>
          <w:color w:val="222222"/>
          <w:sz w:val="24"/>
          <w:szCs w:val="24"/>
          <w:shd w:val="clear" w:color="auto" w:fill="FFFFFF"/>
        </w:rPr>
        <w:t xml:space="preserve"> HI. 2019. Glass eels (</w:t>
      </w:r>
      <w:r w:rsidRPr="004774AA">
        <w:rPr>
          <w:rFonts w:ascii="Times New Roman" w:hAnsi="Times New Roman"/>
          <w:i/>
          <w:iCs/>
          <w:color w:val="222222"/>
          <w:sz w:val="24"/>
          <w:szCs w:val="24"/>
          <w:shd w:val="clear" w:color="auto" w:fill="FFFFFF"/>
        </w:rPr>
        <w:t xml:space="preserve">Anguilla </w:t>
      </w:r>
      <w:proofErr w:type="spellStart"/>
      <w:r w:rsidRPr="004774AA">
        <w:rPr>
          <w:rFonts w:ascii="Times New Roman" w:hAnsi="Times New Roman"/>
          <w:i/>
          <w:iCs/>
          <w:color w:val="222222"/>
          <w:sz w:val="24"/>
          <w:szCs w:val="24"/>
          <w:shd w:val="clear" w:color="auto" w:fill="FFFFFF"/>
        </w:rPr>
        <w:t>anguilla</w:t>
      </w:r>
      <w:proofErr w:type="spellEnd"/>
      <w:r w:rsidRPr="004774AA">
        <w:rPr>
          <w:rFonts w:ascii="Times New Roman" w:hAnsi="Times New Roman"/>
          <w:color w:val="222222"/>
          <w:sz w:val="24"/>
          <w:szCs w:val="24"/>
          <w:shd w:val="clear" w:color="auto" w:fill="FFFFFF"/>
        </w:rPr>
        <w:t xml:space="preserve">) imprint the magnetic direction of tidal currents from their juvenile estuaries. </w:t>
      </w:r>
      <w:r w:rsidRPr="004774AA">
        <w:rPr>
          <w:rFonts w:ascii="Times New Roman" w:hAnsi="Times New Roman"/>
          <w:i/>
          <w:iCs/>
          <w:color w:val="222222"/>
          <w:sz w:val="24"/>
          <w:szCs w:val="24"/>
          <w:shd w:val="clear" w:color="auto" w:fill="FFFFFF"/>
        </w:rPr>
        <w:t>Communications biology 2(1)</w:t>
      </w:r>
      <w:r w:rsidRPr="004774AA">
        <w:rPr>
          <w:rFonts w:ascii="Times New Roman" w:hAnsi="Times New Roman"/>
          <w:color w:val="222222"/>
          <w:sz w:val="24"/>
          <w:szCs w:val="24"/>
          <w:shd w:val="clear" w:color="auto" w:fill="FFFFFF"/>
        </w:rPr>
        <w:t>:1-8</w:t>
      </w:r>
    </w:p>
    <w:p w14:paraId="40144F8D" w14:textId="77777777" w:rsidR="00E43E22" w:rsidRPr="004774AA" w:rsidRDefault="00E43E22" w:rsidP="00320E83">
      <w:pPr>
        <w:pStyle w:val="Bibliography"/>
        <w:spacing w:line="480" w:lineRule="auto"/>
        <w:ind w:left="720" w:hanging="720"/>
        <w:jc w:val="both"/>
        <w:rPr>
          <w:rFonts w:ascii="Times New Roman" w:hAnsi="Times New Roman"/>
          <w:i/>
          <w:iCs/>
          <w:sz w:val="24"/>
          <w:szCs w:val="24"/>
        </w:rPr>
      </w:pPr>
      <w:proofErr w:type="spellStart"/>
      <w:r w:rsidRPr="004774AA">
        <w:rPr>
          <w:rFonts w:ascii="Times New Roman" w:hAnsi="Times New Roman"/>
          <w:sz w:val="24"/>
          <w:szCs w:val="24"/>
        </w:rPr>
        <w:t>Cresci</w:t>
      </w:r>
      <w:proofErr w:type="spellEnd"/>
      <w:r w:rsidRPr="004774AA">
        <w:rPr>
          <w:rFonts w:ascii="Times New Roman" w:hAnsi="Times New Roman"/>
          <w:sz w:val="24"/>
          <w:szCs w:val="24"/>
        </w:rPr>
        <w:t xml:space="preserve"> A. 2020. A comprehensive hypothesis on the migration of European glass eels (</w:t>
      </w:r>
      <w:r w:rsidRPr="004774AA">
        <w:rPr>
          <w:rFonts w:ascii="Times New Roman" w:hAnsi="Times New Roman"/>
          <w:i/>
          <w:iCs/>
          <w:sz w:val="24"/>
          <w:szCs w:val="24"/>
        </w:rPr>
        <w:t xml:space="preserve">Anguilla </w:t>
      </w:r>
      <w:proofErr w:type="spellStart"/>
      <w:r w:rsidRPr="004774AA">
        <w:rPr>
          <w:rFonts w:ascii="Times New Roman" w:hAnsi="Times New Roman"/>
          <w:i/>
          <w:iCs/>
          <w:sz w:val="24"/>
          <w:szCs w:val="24"/>
        </w:rPr>
        <w:t>anguilla</w:t>
      </w:r>
      <w:proofErr w:type="spellEnd"/>
      <w:r w:rsidRPr="004774AA">
        <w:rPr>
          <w:rFonts w:ascii="Times New Roman" w:hAnsi="Times New Roman"/>
          <w:sz w:val="24"/>
          <w:szCs w:val="24"/>
        </w:rPr>
        <w:t>). </w:t>
      </w:r>
      <w:r w:rsidRPr="004774AA">
        <w:rPr>
          <w:rFonts w:ascii="Times New Roman" w:hAnsi="Times New Roman"/>
          <w:i/>
          <w:iCs/>
          <w:sz w:val="24"/>
          <w:szCs w:val="24"/>
        </w:rPr>
        <w:t>Biological Reviews.</w:t>
      </w:r>
    </w:p>
    <w:p w14:paraId="663CA585"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lastRenderedPageBreak/>
        <w:t>Criales</w:t>
      </w:r>
      <w:proofErr w:type="spellEnd"/>
      <w:r w:rsidRPr="004774AA">
        <w:rPr>
          <w:rFonts w:ascii="Times New Roman" w:hAnsi="Times New Roman"/>
          <w:sz w:val="24"/>
          <w:szCs w:val="24"/>
          <w:shd w:val="clear" w:color="auto" w:fill="FFFFFF"/>
        </w:rPr>
        <w:t xml:space="preserve"> MM, </w:t>
      </w:r>
      <w:proofErr w:type="spellStart"/>
      <w:r w:rsidRPr="004774AA">
        <w:rPr>
          <w:rFonts w:ascii="Times New Roman" w:hAnsi="Times New Roman"/>
          <w:sz w:val="24"/>
          <w:szCs w:val="24"/>
          <w:shd w:val="clear" w:color="auto" w:fill="FFFFFF"/>
        </w:rPr>
        <w:t>Robblee</w:t>
      </w:r>
      <w:proofErr w:type="spellEnd"/>
      <w:r w:rsidRPr="004774AA">
        <w:rPr>
          <w:rFonts w:ascii="Times New Roman" w:hAnsi="Times New Roman"/>
          <w:sz w:val="24"/>
          <w:szCs w:val="24"/>
          <w:shd w:val="clear" w:color="auto" w:fill="FFFFFF"/>
        </w:rPr>
        <w:t xml:space="preserve"> MB, Browder JA, Cardenas H and Jackson TL. 2011. Field observations on selective tidal-stream transport for </w:t>
      </w:r>
      <w:proofErr w:type="spellStart"/>
      <w:r w:rsidRPr="004774AA">
        <w:rPr>
          <w:rFonts w:ascii="Times New Roman" w:hAnsi="Times New Roman"/>
          <w:sz w:val="24"/>
          <w:szCs w:val="24"/>
          <w:shd w:val="clear" w:color="auto" w:fill="FFFFFF"/>
        </w:rPr>
        <w:t>postlarval</w:t>
      </w:r>
      <w:proofErr w:type="spellEnd"/>
      <w:r w:rsidRPr="004774AA">
        <w:rPr>
          <w:rFonts w:ascii="Times New Roman" w:hAnsi="Times New Roman"/>
          <w:sz w:val="24"/>
          <w:szCs w:val="24"/>
          <w:shd w:val="clear" w:color="auto" w:fill="FFFFFF"/>
        </w:rPr>
        <w:t xml:space="preserve"> and juvenile pink shrimp in Florida Bay. </w:t>
      </w:r>
      <w:r w:rsidRPr="004774AA">
        <w:rPr>
          <w:rFonts w:ascii="Times New Roman" w:hAnsi="Times New Roman"/>
          <w:i/>
          <w:iCs/>
          <w:sz w:val="24"/>
          <w:szCs w:val="24"/>
          <w:shd w:val="clear" w:color="auto" w:fill="FFFFFF"/>
        </w:rPr>
        <w:t xml:space="preserve">Journal of Crustacean Biology </w:t>
      </w:r>
      <w:r w:rsidRPr="004774AA">
        <w:rPr>
          <w:rFonts w:ascii="Times New Roman" w:hAnsi="Times New Roman"/>
          <w:sz w:val="24"/>
          <w:szCs w:val="24"/>
          <w:shd w:val="clear" w:color="auto" w:fill="FFFFFF"/>
        </w:rPr>
        <w:t>31(1):26-33.</w:t>
      </w:r>
    </w:p>
    <w:p w14:paraId="3FA6BC3A" w14:textId="77777777" w:rsidR="00E43E22" w:rsidRPr="004774AA" w:rsidRDefault="00E43E22" w:rsidP="00320E83">
      <w:pPr>
        <w:spacing w:line="480" w:lineRule="auto"/>
        <w:ind w:left="720" w:hanging="720"/>
        <w:jc w:val="both"/>
        <w:rPr>
          <w:rFonts w:ascii="Times New Roman" w:hAnsi="Times New Roman"/>
          <w:color w:val="222222"/>
          <w:sz w:val="24"/>
          <w:szCs w:val="24"/>
          <w:shd w:val="clear" w:color="auto" w:fill="FFFFFF"/>
        </w:rPr>
      </w:pPr>
      <w:r w:rsidRPr="004774AA">
        <w:rPr>
          <w:rFonts w:ascii="Times New Roman" w:hAnsi="Times New Roman"/>
          <w:color w:val="222222"/>
          <w:sz w:val="24"/>
          <w:szCs w:val="24"/>
          <w:shd w:val="clear" w:color="auto" w:fill="FFFFFF"/>
        </w:rPr>
        <w:t xml:space="preserve">De Lima ÁC and Araujo‐Lima CA. 2004. The distributions of larval and juvenile fishes in Amazonian rivers of different nutrient status. </w:t>
      </w:r>
      <w:r w:rsidRPr="004774AA">
        <w:rPr>
          <w:rFonts w:ascii="Times New Roman" w:hAnsi="Times New Roman"/>
          <w:i/>
          <w:iCs/>
          <w:color w:val="222222"/>
          <w:sz w:val="24"/>
          <w:szCs w:val="24"/>
          <w:shd w:val="clear" w:color="auto" w:fill="FFFFFF"/>
        </w:rPr>
        <w:t>Freshwater Biology 49(6)</w:t>
      </w:r>
      <w:r w:rsidRPr="004774AA">
        <w:rPr>
          <w:rFonts w:ascii="Times New Roman" w:hAnsi="Times New Roman"/>
          <w:color w:val="222222"/>
          <w:sz w:val="24"/>
          <w:szCs w:val="24"/>
          <w:shd w:val="clear" w:color="auto" w:fill="FFFFFF"/>
        </w:rPr>
        <w:t>:787-800.</w:t>
      </w:r>
    </w:p>
    <w:p w14:paraId="7A8FDFE6"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Deelder</w:t>
      </w:r>
      <w:proofErr w:type="spellEnd"/>
      <w:r w:rsidRPr="004774AA">
        <w:rPr>
          <w:rFonts w:ascii="Times New Roman" w:hAnsi="Times New Roman"/>
          <w:sz w:val="24"/>
          <w:szCs w:val="24"/>
          <w:shd w:val="clear" w:color="auto" w:fill="FFFFFF"/>
        </w:rPr>
        <w:t xml:space="preserve"> CL. 1958. On the </w:t>
      </w:r>
      <w:proofErr w:type="spellStart"/>
      <w:r w:rsidRPr="004774AA">
        <w:rPr>
          <w:rFonts w:ascii="Times New Roman" w:hAnsi="Times New Roman"/>
          <w:sz w:val="24"/>
          <w:szCs w:val="24"/>
          <w:shd w:val="clear" w:color="auto" w:fill="FFFFFF"/>
        </w:rPr>
        <w:t>behavior</w:t>
      </w:r>
      <w:proofErr w:type="spellEnd"/>
      <w:r w:rsidRPr="004774AA">
        <w:rPr>
          <w:rFonts w:ascii="Times New Roman" w:hAnsi="Times New Roman"/>
          <w:sz w:val="24"/>
          <w:szCs w:val="24"/>
          <w:shd w:val="clear" w:color="auto" w:fill="FFFFFF"/>
        </w:rPr>
        <w:t xml:space="preserve"> of </w:t>
      </w:r>
      <w:proofErr w:type="spellStart"/>
      <w:r w:rsidRPr="004774AA">
        <w:rPr>
          <w:rFonts w:ascii="Times New Roman" w:hAnsi="Times New Roman"/>
          <w:sz w:val="24"/>
          <w:szCs w:val="24"/>
          <w:shd w:val="clear" w:color="auto" w:fill="FFFFFF"/>
        </w:rPr>
        <w:t>elvers</w:t>
      </w:r>
      <w:proofErr w:type="spellEnd"/>
      <w:r w:rsidRPr="004774AA">
        <w:rPr>
          <w:rFonts w:ascii="Times New Roman" w:hAnsi="Times New Roman"/>
          <w:sz w:val="24"/>
          <w:szCs w:val="24"/>
          <w:shd w:val="clear" w:color="auto" w:fill="FFFFFF"/>
        </w:rPr>
        <w:t xml:space="preserve"> (</w:t>
      </w:r>
      <w:r w:rsidRPr="004774AA">
        <w:rPr>
          <w:rFonts w:ascii="Times New Roman" w:hAnsi="Times New Roman"/>
          <w:i/>
          <w:iCs/>
          <w:sz w:val="24"/>
          <w:szCs w:val="24"/>
          <w:shd w:val="clear" w:color="auto" w:fill="FFFFFF"/>
        </w:rPr>
        <w:t>Anguilla vulgaris</w:t>
      </w:r>
      <w:r w:rsidRPr="004774AA">
        <w:rPr>
          <w:rFonts w:ascii="Times New Roman" w:hAnsi="Times New Roman"/>
          <w:sz w:val="24"/>
          <w:szCs w:val="24"/>
          <w:shd w:val="clear" w:color="auto" w:fill="FFFFFF"/>
        </w:rPr>
        <w:t xml:space="preserve">) migrating from the sea into fresh water. </w:t>
      </w:r>
      <w:r w:rsidRPr="004774AA">
        <w:rPr>
          <w:rFonts w:ascii="Times New Roman" w:hAnsi="Times New Roman"/>
          <w:i/>
          <w:iCs/>
          <w:sz w:val="24"/>
          <w:szCs w:val="24"/>
          <w:shd w:val="clear" w:color="auto" w:fill="FFFFFF"/>
        </w:rPr>
        <w:t>ICES Journal of Marine Science</w:t>
      </w:r>
      <w:r w:rsidRPr="004774AA">
        <w:rPr>
          <w:rFonts w:ascii="Times New Roman" w:hAnsi="Times New Roman"/>
          <w:sz w:val="24"/>
          <w:szCs w:val="24"/>
          <w:shd w:val="clear" w:color="auto" w:fill="FFFFFF"/>
        </w:rPr>
        <w:t>. 1958 Nov 1;24(1):135-46.</w:t>
      </w:r>
    </w:p>
    <w:p w14:paraId="7C8D6ACB"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Dekker W, Casselman JM, Cairns DK, Tsukamoto K, </w:t>
      </w:r>
      <w:proofErr w:type="spellStart"/>
      <w:r w:rsidRPr="004774AA">
        <w:rPr>
          <w:rFonts w:ascii="Times New Roman" w:hAnsi="Times New Roman"/>
          <w:sz w:val="24"/>
          <w:szCs w:val="24"/>
        </w:rPr>
        <w:t>Jellyman</w:t>
      </w:r>
      <w:proofErr w:type="spellEnd"/>
      <w:r w:rsidRPr="004774AA">
        <w:rPr>
          <w:rFonts w:ascii="Times New Roman" w:hAnsi="Times New Roman"/>
          <w:sz w:val="24"/>
          <w:szCs w:val="24"/>
        </w:rPr>
        <w:t xml:space="preserve"> D and Lickers H. 2003. Worldwide decline of eel resources necessitates immediate action. Quebec Declaration of Concern. </w:t>
      </w:r>
      <w:r w:rsidRPr="004774AA">
        <w:rPr>
          <w:rFonts w:ascii="Times New Roman" w:hAnsi="Times New Roman"/>
          <w:i/>
          <w:iCs/>
          <w:sz w:val="24"/>
          <w:szCs w:val="24"/>
        </w:rPr>
        <w:t>Fisheries</w:t>
      </w:r>
      <w:r w:rsidRPr="004774AA">
        <w:rPr>
          <w:rFonts w:ascii="Times New Roman" w:hAnsi="Times New Roman"/>
          <w:sz w:val="24"/>
          <w:szCs w:val="24"/>
        </w:rPr>
        <w:t xml:space="preserve"> 28, 28–30.</w:t>
      </w:r>
    </w:p>
    <w:p w14:paraId="5846F1D8"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Dekker W. 2002.  Monitoring of glass eel recruitment. </w:t>
      </w:r>
      <w:r w:rsidRPr="004774AA">
        <w:rPr>
          <w:rFonts w:ascii="Times New Roman" w:hAnsi="Times New Roman"/>
          <w:i/>
          <w:iCs/>
          <w:sz w:val="24"/>
          <w:szCs w:val="24"/>
        </w:rPr>
        <w:t>Netherlands Institute of Fisheries Research, report</w:t>
      </w:r>
      <w:r w:rsidRPr="004774AA">
        <w:rPr>
          <w:rFonts w:ascii="Times New Roman" w:hAnsi="Times New Roman"/>
          <w:sz w:val="24"/>
          <w:szCs w:val="24"/>
        </w:rPr>
        <w:t xml:space="preserve"> C007/02-WD, 256 pp.</w:t>
      </w:r>
    </w:p>
    <w:p w14:paraId="34B8CE4D"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Derouiche</w:t>
      </w:r>
      <w:proofErr w:type="spellEnd"/>
      <w:r w:rsidRPr="004774AA">
        <w:rPr>
          <w:rFonts w:ascii="Times New Roman" w:hAnsi="Times New Roman"/>
          <w:sz w:val="24"/>
          <w:szCs w:val="24"/>
        </w:rPr>
        <w:t xml:space="preserve"> E, </w:t>
      </w:r>
      <w:proofErr w:type="spellStart"/>
      <w:r w:rsidRPr="004774AA">
        <w:rPr>
          <w:rFonts w:ascii="Times New Roman" w:hAnsi="Times New Roman"/>
          <w:sz w:val="24"/>
          <w:szCs w:val="24"/>
        </w:rPr>
        <w:t>Hizem</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Habbechi</w:t>
      </w:r>
      <w:proofErr w:type="spellEnd"/>
      <w:r w:rsidRPr="004774AA">
        <w:rPr>
          <w:rFonts w:ascii="Times New Roman" w:hAnsi="Times New Roman"/>
          <w:sz w:val="24"/>
          <w:szCs w:val="24"/>
        </w:rPr>
        <w:t xml:space="preserve"> B, </w:t>
      </w:r>
      <w:proofErr w:type="spellStart"/>
      <w:r w:rsidRPr="004774AA">
        <w:rPr>
          <w:rFonts w:ascii="Times New Roman" w:hAnsi="Times New Roman"/>
          <w:sz w:val="24"/>
          <w:szCs w:val="24"/>
        </w:rPr>
        <w:t>Kraiem</w:t>
      </w:r>
      <w:proofErr w:type="spellEnd"/>
      <w:r w:rsidRPr="004774AA">
        <w:rPr>
          <w:rFonts w:ascii="Times New Roman" w:hAnsi="Times New Roman"/>
          <w:sz w:val="24"/>
          <w:szCs w:val="24"/>
        </w:rPr>
        <w:t xml:space="preserve"> MM, </w:t>
      </w:r>
      <w:proofErr w:type="spellStart"/>
      <w:r w:rsidRPr="004774AA">
        <w:rPr>
          <w:rFonts w:ascii="Times New Roman" w:hAnsi="Times New Roman"/>
          <w:sz w:val="24"/>
          <w:szCs w:val="24"/>
        </w:rPr>
        <w:t>Elie</w:t>
      </w:r>
      <w:proofErr w:type="spellEnd"/>
      <w:r w:rsidRPr="004774AA">
        <w:rPr>
          <w:rFonts w:ascii="Times New Roman" w:hAnsi="Times New Roman"/>
          <w:sz w:val="24"/>
          <w:szCs w:val="24"/>
        </w:rPr>
        <w:t xml:space="preserve"> P. 2016. Estimates of escapement, exploitation rate, and number of downstream migrating European eels </w:t>
      </w:r>
      <w:r w:rsidRPr="004774AA">
        <w:rPr>
          <w:rFonts w:ascii="Times New Roman" w:hAnsi="Times New Roman"/>
          <w:i/>
          <w:iCs/>
          <w:sz w:val="24"/>
          <w:szCs w:val="24"/>
        </w:rPr>
        <w:t xml:space="preserve">Anguilla </w:t>
      </w:r>
      <w:proofErr w:type="spellStart"/>
      <w:r w:rsidRPr="004774AA">
        <w:rPr>
          <w:rFonts w:ascii="Times New Roman" w:hAnsi="Times New Roman"/>
          <w:i/>
          <w:iCs/>
          <w:sz w:val="24"/>
          <w:szCs w:val="24"/>
        </w:rPr>
        <w:t>anguilla</w:t>
      </w:r>
      <w:proofErr w:type="spellEnd"/>
      <w:r w:rsidRPr="004774AA">
        <w:rPr>
          <w:rFonts w:ascii="Times New Roman" w:hAnsi="Times New Roman"/>
          <w:sz w:val="24"/>
          <w:szCs w:val="24"/>
        </w:rPr>
        <w:t xml:space="preserve"> in </w:t>
      </w:r>
      <w:proofErr w:type="spellStart"/>
      <w:r w:rsidRPr="004774AA">
        <w:rPr>
          <w:rFonts w:ascii="Times New Roman" w:hAnsi="Times New Roman"/>
          <w:sz w:val="24"/>
          <w:szCs w:val="24"/>
        </w:rPr>
        <w:t>Ichkeul</w:t>
      </w:r>
      <w:proofErr w:type="spellEnd"/>
      <w:r w:rsidRPr="004774AA">
        <w:rPr>
          <w:rFonts w:ascii="Times New Roman" w:hAnsi="Times New Roman"/>
          <w:sz w:val="24"/>
          <w:szCs w:val="24"/>
        </w:rPr>
        <w:t xml:space="preserve"> Lake (Northern Tunisia). </w:t>
      </w:r>
      <w:r w:rsidRPr="004774AA">
        <w:rPr>
          <w:rFonts w:ascii="Times New Roman" w:hAnsi="Times New Roman"/>
          <w:i/>
          <w:iCs/>
          <w:sz w:val="24"/>
          <w:szCs w:val="24"/>
        </w:rPr>
        <w:t>ICES Journal of Marine Science</w:t>
      </w:r>
      <w:r w:rsidRPr="004774AA">
        <w:rPr>
          <w:rFonts w:ascii="Times New Roman" w:hAnsi="Times New Roman"/>
          <w:sz w:val="24"/>
          <w:szCs w:val="24"/>
        </w:rPr>
        <w:t xml:space="preserve"> 1;73(1):142-9.</w:t>
      </w:r>
    </w:p>
    <w:p w14:paraId="30CF29DA"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Duvail</w:t>
      </w:r>
      <w:proofErr w:type="spellEnd"/>
      <w:r w:rsidRPr="004774AA">
        <w:rPr>
          <w:rFonts w:ascii="Times New Roman" w:hAnsi="Times New Roman"/>
          <w:sz w:val="24"/>
          <w:szCs w:val="24"/>
        </w:rPr>
        <w:t>, S</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Médard</w:t>
      </w:r>
      <w:proofErr w:type="spellEnd"/>
      <w:r w:rsidRPr="004774AA">
        <w:rPr>
          <w:rFonts w:ascii="Times New Roman" w:hAnsi="Times New Roman"/>
          <w:sz w:val="24"/>
          <w:szCs w:val="24"/>
        </w:rPr>
        <w:t>, C</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Hamerlynck</w:t>
      </w:r>
      <w:proofErr w:type="spellEnd"/>
      <w:r w:rsidRPr="004774AA">
        <w:rPr>
          <w:rFonts w:ascii="Times New Roman" w:hAnsi="Times New Roman"/>
          <w:sz w:val="24"/>
          <w:szCs w:val="24"/>
        </w:rPr>
        <w:t>, O</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Nyingi</w:t>
      </w:r>
      <w:proofErr w:type="spellEnd"/>
      <w:r w:rsidRPr="004774AA">
        <w:rPr>
          <w:rFonts w:ascii="Times New Roman" w:hAnsi="Times New Roman"/>
          <w:sz w:val="24"/>
          <w:szCs w:val="24"/>
        </w:rPr>
        <w:t xml:space="preserve">, D. W. (2012). Land and water grabbing in an East African coastal wetland: The case of the Tana delta. </w:t>
      </w:r>
      <w:r w:rsidRPr="004774AA">
        <w:rPr>
          <w:rFonts w:ascii="Times New Roman" w:hAnsi="Times New Roman"/>
          <w:i/>
          <w:iCs/>
          <w:sz w:val="24"/>
          <w:szCs w:val="24"/>
        </w:rPr>
        <w:t>Water Alternatives</w:t>
      </w:r>
      <w:r w:rsidRPr="004774AA">
        <w:rPr>
          <w:rFonts w:ascii="Times New Roman" w:hAnsi="Times New Roman"/>
          <w:sz w:val="24"/>
          <w:szCs w:val="24"/>
        </w:rPr>
        <w:t xml:space="preserve">, </w:t>
      </w:r>
      <w:r w:rsidRPr="004774AA">
        <w:rPr>
          <w:rFonts w:ascii="Times New Roman" w:hAnsi="Times New Roman"/>
          <w:i/>
          <w:iCs/>
          <w:sz w:val="24"/>
          <w:szCs w:val="24"/>
        </w:rPr>
        <w:t>5</w:t>
      </w:r>
      <w:r w:rsidRPr="004774AA">
        <w:rPr>
          <w:rFonts w:ascii="Times New Roman" w:hAnsi="Times New Roman"/>
          <w:sz w:val="24"/>
          <w:szCs w:val="24"/>
        </w:rPr>
        <w:t>(2), 322.</w:t>
      </w:r>
    </w:p>
    <w:p w14:paraId="16856DC9"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Dzoga</w:t>
      </w:r>
      <w:proofErr w:type="spellEnd"/>
      <w:r w:rsidRPr="004774AA">
        <w:rPr>
          <w:rFonts w:ascii="Times New Roman" w:hAnsi="Times New Roman"/>
          <w:sz w:val="24"/>
          <w:szCs w:val="24"/>
        </w:rPr>
        <w:t>, M</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Simatele</w:t>
      </w:r>
      <w:proofErr w:type="spellEnd"/>
      <w:r w:rsidRPr="004774AA">
        <w:rPr>
          <w:rFonts w:ascii="Times New Roman" w:hAnsi="Times New Roman"/>
          <w:sz w:val="24"/>
          <w:szCs w:val="24"/>
        </w:rPr>
        <w:t>, D</w:t>
      </w:r>
      <w:r w:rsidRPr="004774AA">
        <w:rPr>
          <w:rFonts w:ascii="Times New Roman" w:hAnsi="Times New Roman"/>
          <w:i/>
          <w:iCs/>
          <w:sz w:val="24"/>
          <w:szCs w:val="24"/>
        </w:rPr>
        <w:t>.,</w:t>
      </w:r>
      <w:r w:rsidRPr="004774AA">
        <w:rPr>
          <w:rFonts w:ascii="Times New Roman" w:hAnsi="Times New Roman"/>
          <w:sz w:val="24"/>
          <w:szCs w:val="24"/>
        </w:rPr>
        <w:t xml:space="preserve"> &amp; </w:t>
      </w: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C. (2018). Assessment of ecological vulnerability to climate variability on coastal fishing communities: A study of Ungwana Bay and Lower Tana Estuary, Kenya. </w:t>
      </w:r>
      <w:r w:rsidRPr="004774AA">
        <w:rPr>
          <w:rFonts w:ascii="Times New Roman" w:hAnsi="Times New Roman"/>
          <w:i/>
          <w:iCs/>
          <w:sz w:val="24"/>
          <w:szCs w:val="24"/>
        </w:rPr>
        <w:t>Ocean &amp; Coastal Management</w:t>
      </w:r>
      <w:r w:rsidRPr="004774AA">
        <w:rPr>
          <w:rFonts w:ascii="Times New Roman" w:hAnsi="Times New Roman"/>
          <w:sz w:val="24"/>
          <w:szCs w:val="24"/>
        </w:rPr>
        <w:t xml:space="preserve">, </w:t>
      </w:r>
      <w:r w:rsidRPr="004774AA">
        <w:rPr>
          <w:rFonts w:ascii="Times New Roman" w:hAnsi="Times New Roman"/>
          <w:i/>
          <w:iCs/>
          <w:sz w:val="24"/>
          <w:szCs w:val="24"/>
        </w:rPr>
        <w:t>163</w:t>
      </w:r>
      <w:r w:rsidRPr="004774AA">
        <w:rPr>
          <w:rFonts w:ascii="Times New Roman" w:hAnsi="Times New Roman"/>
          <w:sz w:val="24"/>
          <w:szCs w:val="24"/>
        </w:rPr>
        <w:t>: 437–444.</w:t>
      </w:r>
    </w:p>
    <w:p w14:paraId="17D1667A"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lastRenderedPageBreak/>
        <w:t>Ege</w:t>
      </w:r>
      <w:proofErr w:type="spellEnd"/>
      <w:r w:rsidRPr="004774AA">
        <w:rPr>
          <w:rFonts w:ascii="Times New Roman" w:hAnsi="Times New Roman"/>
          <w:sz w:val="24"/>
          <w:szCs w:val="24"/>
        </w:rPr>
        <w:t xml:space="preserve"> V. 1939. A revision of the genus </w:t>
      </w:r>
      <w:r w:rsidRPr="004774AA">
        <w:rPr>
          <w:rFonts w:ascii="Times New Roman" w:hAnsi="Times New Roman"/>
          <w:i/>
          <w:iCs/>
          <w:sz w:val="24"/>
          <w:szCs w:val="24"/>
        </w:rPr>
        <w:t>Anguilla Shaw</w:t>
      </w:r>
      <w:r w:rsidRPr="004774AA">
        <w:rPr>
          <w:rFonts w:ascii="Times New Roman" w:hAnsi="Times New Roman"/>
          <w:sz w:val="24"/>
          <w:szCs w:val="24"/>
        </w:rPr>
        <w:t xml:space="preserve">: a systematic, phylogenetic and geographical study. </w:t>
      </w:r>
      <w:r w:rsidRPr="004774AA">
        <w:rPr>
          <w:rFonts w:ascii="Times New Roman" w:hAnsi="Times New Roman"/>
          <w:i/>
          <w:iCs/>
          <w:sz w:val="24"/>
          <w:szCs w:val="24"/>
        </w:rPr>
        <w:t>Dana Rep</w:t>
      </w:r>
      <w:r w:rsidRPr="004774AA">
        <w:rPr>
          <w:rFonts w:ascii="Times New Roman" w:hAnsi="Times New Roman"/>
          <w:sz w:val="24"/>
          <w:szCs w:val="24"/>
        </w:rPr>
        <w:t xml:space="preserve"> 16: 1–256.</w:t>
      </w:r>
    </w:p>
    <w:p w14:paraId="57552179" w14:textId="77777777" w:rsidR="00E43E22" w:rsidRPr="004774AA" w:rsidRDefault="00E43E22" w:rsidP="00320E83">
      <w:pPr>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Elliott, M</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Whitfield, A.K</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Potter, I.C</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Blaber</w:t>
      </w:r>
      <w:proofErr w:type="spellEnd"/>
      <w:r w:rsidRPr="004774AA">
        <w:rPr>
          <w:rFonts w:ascii="Times New Roman" w:hAnsi="Times New Roman"/>
          <w:color w:val="222222"/>
          <w:sz w:val="24"/>
          <w:szCs w:val="24"/>
          <w:shd w:val="clear" w:color="auto" w:fill="FFFFFF"/>
        </w:rPr>
        <w:t>, S.J</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Cyrus, D.P</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Nordlie</w:t>
      </w:r>
      <w:proofErr w:type="spellEnd"/>
      <w:r w:rsidRPr="004774AA">
        <w:rPr>
          <w:rFonts w:ascii="Times New Roman" w:hAnsi="Times New Roman"/>
          <w:color w:val="222222"/>
          <w:sz w:val="24"/>
          <w:szCs w:val="24"/>
          <w:shd w:val="clear" w:color="auto" w:fill="FFFFFF"/>
        </w:rPr>
        <w:t xml:space="preserve">, F.G. and Harrison, T.D. (2007). The guild approach to categorizing estuarine fish assemblages: a global review. </w:t>
      </w:r>
      <w:r w:rsidRPr="004774AA">
        <w:rPr>
          <w:rFonts w:ascii="Times New Roman" w:hAnsi="Times New Roman"/>
          <w:i/>
          <w:iCs/>
          <w:color w:val="222222"/>
          <w:sz w:val="24"/>
          <w:szCs w:val="24"/>
          <w:shd w:val="clear" w:color="auto" w:fill="FFFFFF"/>
        </w:rPr>
        <w:t>Fish and fisheries</w:t>
      </w:r>
      <w:r w:rsidRPr="004774AA">
        <w:rPr>
          <w:rFonts w:ascii="Times New Roman" w:hAnsi="Times New Roman"/>
          <w:color w:val="222222"/>
          <w:sz w:val="24"/>
          <w:szCs w:val="24"/>
          <w:shd w:val="clear" w:color="auto" w:fill="FFFFFF"/>
        </w:rPr>
        <w:t>,</w:t>
      </w:r>
      <w:r w:rsidRPr="004774AA">
        <w:rPr>
          <w:rFonts w:ascii="Times New Roman" w:hAnsi="Times New Roman"/>
          <w:i/>
          <w:iCs/>
          <w:color w:val="222222"/>
          <w:sz w:val="24"/>
          <w:szCs w:val="24"/>
          <w:shd w:val="clear" w:color="auto" w:fill="FFFFFF"/>
        </w:rPr>
        <w:t>8</w:t>
      </w:r>
      <w:r w:rsidRPr="004774AA">
        <w:rPr>
          <w:rFonts w:ascii="Times New Roman" w:hAnsi="Times New Roman"/>
          <w:color w:val="222222"/>
          <w:sz w:val="24"/>
          <w:szCs w:val="24"/>
          <w:shd w:val="clear" w:color="auto" w:fill="FFFFFF"/>
        </w:rPr>
        <w:t>(3), 241-268.</w:t>
      </w:r>
    </w:p>
    <w:p w14:paraId="77F1FFE9" w14:textId="77777777" w:rsidR="00E43E22" w:rsidRPr="004774AA" w:rsidRDefault="00E43E22" w:rsidP="00320E83">
      <w:pPr>
        <w:pStyle w:val="Bibliography"/>
        <w:spacing w:line="480" w:lineRule="auto"/>
        <w:ind w:left="720" w:hanging="720"/>
        <w:jc w:val="both"/>
        <w:rPr>
          <w:rFonts w:ascii="Times New Roman" w:hAnsi="Times New Roman"/>
          <w:sz w:val="24"/>
          <w:szCs w:val="24"/>
          <w:bdr w:val="none" w:sz="0" w:space="0" w:color="auto" w:frame="1"/>
          <w:shd w:val="clear" w:color="auto" w:fill="FFFFFF"/>
        </w:rPr>
      </w:pPr>
      <w:r w:rsidRPr="004774AA">
        <w:rPr>
          <w:rFonts w:ascii="Times New Roman" w:hAnsi="Times New Roman"/>
          <w:sz w:val="24"/>
          <w:szCs w:val="24"/>
          <w:shd w:val="clear" w:color="auto" w:fill="FFFFFF"/>
        </w:rPr>
        <w:t xml:space="preserve">Engelbrecht J, Bills R, Marshall B and </w:t>
      </w:r>
      <w:proofErr w:type="spellStart"/>
      <w:r w:rsidRPr="004774AA">
        <w:rPr>
          <w:rFonts w:ascii="Times New Roman" w:hAnsi="Times New Roman"/>
          <w:sz w:val="24"/>
          <w:szCs w:val="24"/>
          <w:shd w:val="clear" w:color="auto" w:fill="FFFFFF"/>
        </w:rPr>
        <w:t>Cambray</w:t>
      </w:r>
      <w:proofErr w:type="spellEnd"/>
      <w:r w:rsidRPr="004774AA">
        <w:rPr>
          <w:rFonts w:ascii="Times New Roman" w:hAnsi="Times New Roman"/>
          <w:sz w:val="24"/>
          <w:szCs w:val="24"/>
          <w:shd w:val="clear" w:color="auto" w:fill="FFFFFF"/>
        </w:rPr>
        <w:t xml:space="preserve"> J. 2010. </w:t>
      </w:r>
      <w:r w:rsidRPr="004774AA">
        <w:rPr>
          <w:rFonts w:ascii="Times New Roman" w:hAnsi="Times New Roman"/>
          <w:i/>
          <w:iCs/>
          <w:sz w:val="24"/>
          <w:szCs w:val="24"/>
          <w:shd w:val="clear" w:color="auto" w:fill="FFFFFF"/>
        </w:rPr>
        <w:t>Anguilla bengalensis ssp</w:t>
      </w:r>
      <w:r w:rsidRPr="004774AA">
        <w:rPr>
          <w:rFonts w:ascii="Times New Roman" w:hAnsi="Times New Roman"/>
          <w:sz w:val="24"/>
          <w:szCs w:val="24"/>
          <w:shd w:val="clear" w:color="auto" w:fill="FFFFFF"/>
        </w:rPr>
        <w:t>. </w:t>
      </w:r>
      <w:proofErr w:type="spellStart"/>
      <w:r w:rsidRPr="004774AA">
        <w:rPr>
          <w:rFonts w:ascii="Times New Roman" w:hAnsi="Times New Roman"/>
          <w:i/>
          <w:iCs/>
          <w:sz w:val="24"/>
          <w:szCs w:val="24"/>
          <w:shd w:val="clear" w:color="auto" w:fill="FFFFFF"/>
        </w:rPr>
        <w:t>labiata</w:t>
      </w:r>
      <w:proofErr w:type="spellEnd"/>
      <w:r w:rsidRPr="004774AA">
        <w:rPr>
          <w:rFonts w:ascii="Times New Roman" w:hAnsi="Times New Roman"/>
          <w:sz w:val="24"/>
          <w:szCs w:val="24"/>
          <w:shd w:val="clear" w:color="auto" w:fill="FFFFFF"/>
        </w:rPr>
        <w:t>. </w:t>
      </w:r>
      <w:r w:rsidRPr="004774AA">
        <w:rPr>
          <w:rFonts w:ascii="Times New Roman" w:hAnsi="Times New Roman"/>
          <w:i/>
          <w:iCs/>
          <w:sz w:val="24"/>
          <w:szCs w:val="24"/>
          <w:shd w:val="clear" w:color="auto" w:fill="FFFFFF"/>
        </w:rPr>
        <w:t>The IUCN Red List of Threatened Species</w:t>
      </w:r>
      <w:r w:rsidRPr="004774AA">
        <w:rPr>
          <w:rFonts w:ascii="Times New Roman" w:hAnsi="Times New Roman"/>
          <w:sz w:val="24"/>
          <w:szCs w:val="24"/>
          <w:shd w:val="clear" w:color="auto" w:fill="FFFFFF"/>
        </w:rPr>
        <w:t> 2010: e.T183182A8070107</w:t>
      </w:r>
      <w:r w:rsidRPr="004774AA">
        <w:rPr>
          <w:rFonts w:ascii="Times New Roman" w:hAnsi="Times New Roman"/>
          <w:sz w:val="24"/>
          <w:szCs w:val="24"/>
          <w:bdr w:val="none" w:sz="0" w:space="0" w:color="auto" w:frame="1"/>
          <w:shd w:val="clear" w:color="auto" w:fill="FFFFFF"/>
        </w:rPr>
        <w:t>.</w:t>
      </w:r>
    </w:p>
    <w:p w14:paraId="19F38F7F"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rPr>
        <w:t>Fleitmann</w:t>
      </w:r>
      <w:proofErr w:type="spellEnd"/>
      <w:r w:rsidRPr="004774AA">
        <w:rPr>
          <w:rFonts w:ascii="Times New Roman" w:hAnsi="Times New Roman"/>
          <w:sz w:val="24"/>
          <w:szCs w:val="24"/>
        </w:rPr>
        <w:t xml:space="preserve"> D, Dunbar RB, McCulloch M, </w:t>
      </w:r>
      <w:proofErr w:type="spellStart"/>
      <w:r w:rsidRPr="004774AA">
        <w:rPr>
          <w:rFonts w:ascii="Times New Roman" w:hAnsi="Times New Roman"/>
          <w:sz w:val="24"/>
          <w:szCs w:val="24"/>
        </w:rPr>
        <w:t>Mudelsee</w:t>
      </w:r>
      <w:proofErr w:type="spellEnd"/>
      <w:r w:rsidRPr="004774AA">
        <w:rPr>
          <w:rFonts w:ascii="Times New Roman" w:hAnsi="Times New Roman"/>
          <w:sz w:val="24"/>
          <w:szCs w:val="24"/>
        </w:rPr>
        <w:t xml:space="preserve"> M, </w:t>
      </w:r>
      <w:proofErr w:type="spellStart"/>
      <w:r w:rsidRPr="004774AA">
        <w:rPr>
          <w:rFonts w:ascii="Times New Roman" w:hAnsi="Times New Roman"/>
          <w:sz w:val="24"/>
          <w:szCs w:val="24"/>
        </w:rPr>
        <w:t>Vuille</w:t>
      </w:r>
      <w:proofErr w:type="spellEnd"/>
      <w:r w:rsidRPr="004774AA">
        <w:rPr>
          <w:rFonts w:ascii="Times New Roman" w:hAnsi="Times New Roman"/>
          <w:sz w:val="24"/>
          <w:szCs w:val="24"/>
        </w:rPr>
        <w:t xml:space="preserve"> M, McClanahan TR, Cole JE and </w:t>
      </w:r>
      <w:proofErr w:type="spellStart"/>
      <w:r w:rsidRPr="004774AA">
        <w:rPr>
          <w:rFonts w:ascii="Times New Roman" w:hAnsi="Times New Roman"/>
          <w:sz w:val="24"/>
          <w:szCs w:val="24"/>
        </w:rPr>
        <w:t>Eggins</w:t>
      </w:r>
      <w:proofErr w:type="spellEnd"/>
      <w:r w:rsidRPr="004774AA">
        <w:rPr>
          <w:rFonts w:ascii="Times New Roman" w:hAnsi="Times New Roman"/>
          <w:sz w:val="24"/>
          <w:szCs w:val="24"/>
        </w:rPr>
        <w:t xml:space="preserve"> S. 2007. East African soil erosion recorded in a 300 year old coral colony from Kenya. </w:t>
      </w:r>
      <w:r w:rsidRPr="004774AA">
        <w:rPr>
          <w:rFonts w:ascii="Times New Roman" w:hAnsi="Times New Roman"/>
          <w:i/>
          <w:iCs/>
          <w:sz w:val="24"/>
          <w:szCs w:val="24"/>
        </w:rPr>
        <w:t>Geophysical Research Letters</w:t>
      </w:r>
      <w:r w:rsidRPr="004774AA">
        <w:rPr>
          <w:rFonts w:ascii="Times New Roman" w:hAnsi="Times New Roman"/>
          <w:sz w:val="24"/>
          <w:szCs w:val="24"/>
        </w:rPr>
        <w:t xml:space="preserve"> 34(4</w:t>
      </w:r>
      <w:r w:rsidRPr="004774AA">
        <w:rPr>
          <w:rFonts w:ascii="Times New Roman" w:hAnsi="Times New Roman"/>
          <w:sz w:val="24"/>
          <w:szCs w:val="24"/>
          <w:shd w:val="clear" w:color="auto" w:fill="FFFFFF"/>
        </w:rPr>
        <w:t>).</w:t>
      </w:r>
    </w:p>
    <w:p w14:paraId="2FD4CCBC" w14:textId="77777777" w:rsidR="00E43E22" w:rsidRPr="004774AA" w:rsidRDefault="00E43E22" w:rsidP="00320E83">
      <w:pPr>
        <w:pStyle w:val="NormalWeb"/>
        <w:spacing w:line="480" w:lineRule="auto"/>
        <w:ind w:left="720" w:hanging="720"/>
        <w:jc w:val="both"/>
      </w:pPr>
      <w:r w:rsidRPr="004774AA">
        <w:rPr>
          <w:color w:val="222222"/>
          <w:shd w:val="clear" w:color="auto" w:fill="FFFFFF"/>
        </w:rPr>
        <w:t xml:space="preserve">Francis, M.P. (2006). Morphometric minefields—towards a measurement standard for chondrichthyan fishes. </w:t>
      </w:r>
      <w:r w:rsidRPr="004774AA">
        <w:rPr>
          <w:i/>
          <w:iCs/>
          <w:color w:val="222222"/>
          <w:shd w:val="clear" w:color="auto" w:fill="FFFFFF"/>
        </w:rPr>
        <w:t>Environmental Biology of Fishes</w:t>
      </w:r>
      <w:r w:rsidRPr="004774AA">
        <w:rPr>
          <w:color w:val="222222"/>
          <w:shd w:val="clear" w:color="auto" w:fill="FFFFFF"/>
        </w:rPr>
        <w:t xml:space="preserve">, </w:t>
      </w:r>
      <w:r w:rsidRPr="004774AA">
        <w:rPr>
          <w:i/>
          <w:iCs/>
          <w:color w:val="222222"/>
          <w:shd w:val="clear" w:color="auto" w:fill="FFFFFF"/>
        </w:rPr>
        <w:t>77</w:t>
      </w:r>
      <w:r w:rsidRPr="004774AA">
        <w:rPr>
          <w:color w:val="222222"/>
          <w:shd w:val="clear" w:color="auto" w:fill="FFFFFF"/>
        </w:rPr>
        <w:t>: 407-421.</w:t>
      </w:r>
    </w:p>
    <w:p w14:paraId="11BF1AB9" w14:textId="77777777" w:rsidR="00E43E22" w:rsidRPr="004774AA" w:rsidRDefault="00E43E22" w:rsidP="00320E83">
      <w:pPr>
        <w:pStyle w:val="NormalWeb"/>
        <w:spacing w:line="480" w:lineRule="auto"/>
        <w:ind w:left="720" w:hanging="720"/>
        <w:jc w:val="both"/>
      </w:pPr>
      <w:r w:rsidRPr="004774AA">
        <w:t>Froese R. and Pauly D. Editors. 2019. Fish Base. World Wide Web electronic publication.www.fishbase.org, (06/2019)</w:t>
      </w:r>
    </w:p>
    <w:p w14:paraId="6B70D730" w14:textId="77777777" w:rsidR="00E43E22" w:rsidRPr="004774AA" w:rsidRDefault="00E43E22" w:rsidP="00320E83">
      <w:pPr>
        <w:pStyle w:val="NormalWeb"/>
        <w:spacing w:line="480" w:lineRule="auto"/>
        <w:ind w:left="720" w:hanging="720"/>
        <w:jc w:val="both"/>
      </w:pPr>
      <w:r w:rsidRPr="004774AA">
        <w:t>Froese, R. and D. Pauly. Editors. (2019). Fish Base. World Wide Web electronic publication.www.fishbase.org, (06/2019)</w:t>
      </w:r>
    </w:p>
    <w:p w14:paraId="62FC3E2D" w14:textId="77777777" w:rsidR="00E43E22" w:rsidRPr="004774AA" w:rsidRDefault="00E43E22" w:rsidP="00320E83">
      <w:pPr>
        <w:pStyle w:val="Bibliography"/>
        <w:spacing w:line="480" w:lineRule="auto"/>
        <w:ind w:left="720" w:hanging="720"/>
        <w:jc w:val="both"/>
        <w:rPr>
          <w:rFonts w:ascii="Times New Roman" w:hAnsi="Times New Roman"/>
          <w:sz w:val="24"/>
          <w:szCs w:val="24"/>
          <w:lang w:val="en-US"/>
        </w:rPr>
      </w:pPr>
      <w:proofErr w:type="spellStart"/>
      <w:r w:rsidRPr="004774AA">
        <w:rPr>
          <w:rFonts w:ascii="Times New Roman" w:hAnsi="Times New Roman"/>
          <w:sz w:val="24"/>
          <w:szCs w:val="24"/>
          <w:lang w:val="en-US"/>
        </w:rPr>
        <w:t>Fulanda</w:t>
      </w:r>
      <w:proofErr w:type="spellEnd"/>
      <w:r w:rsidRPr="004774AA">
        <w:rPr>
          <w:rFonts w:ascii="Times New Roman" w:hAnsi="Times New Roman"/>
          <w:sz w:val="24"/>
          <w:szCs w:val="24"/>
          <w:lang w:val="en-US"/>
        </w:rPr>
        <w:t xml:space="preserve"> B, </w:t>
      </w:r>
      <w:proofErr w:type="spellStart"/>
      <w:r w:rsidRPr="004774AA">
        <w:rPr>
          <w:rFonts w:ascii="Times New Roman" w:hAnsi="Times New Roman"/>
          <w:sz w:val="24"/>
          <w:szCs w:val="24"/>
          <w:lang w:val="en-US"/>
        </w:rPr>
        <w:t>Ohtomi</w:t>
      </w:r>
      <w:proofErr w:type="spellEnd"/>
      <w:r w:rsidRPr="004774AA">
        <w:rPr>
          <w:rFonts w:ascii="Times New Roman" w:hAnsi="Times New Roman"/>
          <w:sz w:val="24"/>
          <w:szCs w:val="24"/>
          <w:lang w:val="en-US"/>
        </w:rPr>
        <w:t xml:space="preserve"> J, </w:t>
      </w:r>
      <w:proofErr w:type="spellStart"/>
      <w:r w:rsidRPr="004774AA">
        <w:rPr>
          <w:rFonts w:ascii="Times New Roman" w:hAnsi="Times New Roman"/>
          <w:sz w:val="24"/>
          <w:szCs w:val="24"/>
          <w:lang w:val="en-US"/>
        </w:rPr>
        <w:t>Mueni</w:t>
      </w:r>
      <w:proofErr w:type="spellEnd"/>
      <w:r w:rsidRPr="004774AA">
        <w:rPr>
          <w:rFonts w:ascii="Times New Roman" w:hAnsi="Times New Roman"/>
          <w:sz w:val="24"/>
          <w:szCs w:val="24"/>
          <w:lang w:val="en-US"/>
        </w:rPr>
        <w:t xml:space="preserve"> E, Kimani E. 2011. Fishery trends, resource-use and management system in the Ungwana Bay Fishery Kenya. </w:t>
      </w:r>
      <w:r w:rsidRPr="004774AA">
        <w:rPr>
          <w:rFonts w:ascii="Times New Roman" w:hAnsi="Times New Roman"/>
          <w:i/>
          <w:iCs/>
          <w:sz w:val="24"/>
          <w:szCs w:val="24"/>
          <w:lang w:val="en-US"/>
        </w:rPr>
        <w:t>Ocean and Coastal Management</w:t>
      </w:r>
      <w:r w:rsidRPr="004774AA">
        <w:rPr>
          <w:rFonts w:ascii="Times New Roman" w:hAnsi="Times New Roman"/>
          <w:sz w:val="24"/>
          <w:szCs w:val="24"/>
          <w:lang w:val="en-US"/>
        </w:rPr>
        <w:t xml:space="preserve"> 54: 401-414.</w:t>
      </w:r>
    </w:p>
    <w:p w14:paraId="01EA3A5D"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lastRenderedPageBreak/>
        <w:t>Fulanda</w:t>
      </w:r>
      <w:proofErr w:type="spellEnd"/>
      <w:r w:rsidRPr="004774AA">
        <w:rPr>
          <w:rFonts w:ascii="Times New Roman" w:hAnsi="Times New Roman"/>
          <w:sz w:val="24"/>
          <w:szCs w:val="24"/>
        </w:rPr>
        <w:t>, B</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Ohtomi</w:t>
      </w:r>
      <w:proofErr w:type="spellEnd"/>
      <w:r w:rsidRPr="004774AA">
        <w:rPr>
          <w:rFonts w:ascii="Times New Roman" w:hAnsi="Times New Roman"/>
          <w:sz w:val="24"/>
          <w:szCs w:val="24"/>
        </w:rPr>
        <w:t>, J</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Mueni</w:t>
      </w:r>
      <w:proofErr w:type="spellEnd"/>
      <w:r w:rsidRPr="004774AA">
        <w:rPr>
          <w:rFonts w:ascii="Times New Roman" w:hAnsi="Times New Roman"/>
          <w:sz w:val="24"/>
          <w:szCs w:val="24"/>
        </w:rPr>
        <w:t>, E</w:t>
      </w:r>
      <w:r w:rsidRPr="004774AA">
        <w:rPr>
          <w:rFonts w:ascii="Times New Roman" w:hAnsi="Times New Roman"/>
          <w:i/>
          <w:iCs/>
          <w:sz w:val="24"/>
          <w:szCs w:val="24"/>
        </w:rPr>
        <w:t>.,</w:t>
      </w:r>
      <w:r w:rsidRPr="004774AA">
        <w:rPr>
          <w:rFonts w:ascii="Times New Roman" w:hAnsi="Times New Roman"/>
          <w:sz w:val="24"/>
          <w:szCs w:val="24"/>
        </w:rPr>
        <w:t xml:space="preserve"> &amp; Kimani, E. (2011). Fishery trends, resource-use and management system in the Ungwana Bay fishery Kenya. </w:t>
      </w:r>
      <w:r w:rsidRPr="004774AA">
        <w:rPr>
          <w:rFonts w:ascii="Times New Roman" w:hAnsi="Times New Roman"/>
          <w:i/>
          <w:iCs/>
          <w:sz w:val="24"/>
          <w:szCs w:val="24"/>
        </w:rPr>
        <w:t>Ocean &amp; Coastal Management</w:t>
      </w:r>
      <w:r w:rsidRPr="004774AA">
        <w:rPr>
          <w:rFonts w:ascii="Times New Roman" w:hAnsi="Times New Roman"/>
          <w:sz w:val="24"/>
          <w:szCs w:val="24"/>
        </w:rPr>
        <w:t xml:space="preserve">, </w:t>
      </w:r>
      <w:r w:rsidRPr="004774AA">
        <w:rPr>
          <w:rFonts w:ascii="Times New Roman" w:hAnsi="Times New Roman"/>
          <w:i/>
          <w:iCs/>
          <w:sz w:val="24"/>
          <w:szCs w:val="24"/>
        </w:rPr>
        <w:t>54</w:t>
      </w:r>
      <w:r w:rsidRPr="004774AA">
        <w:rPr>
          <w:rFonts w:ascii="Times New Roman" w:hAnsi="Times New Roman"/>
          <w:sz w:val="24"/>
          <w:szCs w:val="24"/>
        </w:rPr>
        <w:t>(5), 401–414.</w:t>
      </w:r>
    </w:p>
    <w:p w14:paraId="11CDB87C" w14:textId="77777777" w:rsidR="00E43E22" w:rsidRPr="001B0D14" w:rsidRDefault="00E43E22" w:rsidP="00320E83">
      <w:pPr>
        <w:spacing w:line="480" w:lineRule="auto"/>
        <w:ind w:left="720" w:hanging="720"/>
        <w:jc w:val="both"/>
        <w:rPr>
          <w:rFonts w:ascii="Times New Roman" w:hAnsi="Times New Roman"/>
          <w:sz w:val="24"/>
          <w:szCs w:val="24"/>
        </w:rPr>
      </w:pPr>
      <w:proofErr w:type="spellStart"/>
      <w:r w:rsidRPr="004774AA">
        <w:rPr>
          <w:rFonts w:ascii="Times New Roman" w:hAnsi="Times New Roman"/>
          <w:color w:val="222222"/>
          <w:sz w:val="24"/>
          <w:szCs w:val="24"/>
          <w:shd w:val="clear" w:color="auto" w:fill="FFFFFF"/>
        </w:rPr>
        <w:t>Gadhia</w:t>
      </w:r>
      <w:proofErr w:type="spellEnd"/>
      <w:r w:rsidRPr="004774AA">
        <w:rPr>
          <w:rFonts w:ascii="Times New Roman" w:hAnsi="Times New Roman"/>
          <w:color w:val="222222"/>
          <w:sz w:val="24"/>
          <w:szCs w:val="24"/>
          <w:shd w:val="clear" w:color="auto" w:fill="FFFFFF"/>
        </w:rPr>
        <w:t xml:space="preserve"> M, </w:t>
      </w:r>
      <w:proofErr w:type="spellStart"/>
      <w:r w:rsidRPr="004774AA">
        <w:rPr>
          <w:rFonts w:ascii="Times New Roman" w:hAnsi="Times New Roman"/>
          <w:color w:val="222222"/>
          <w:sz w:val="24"/>
          <w:szCs w:val="24"/>
          <w:shd w:val="clear" w:color="auto" w:fill="FFFFFF"/>
        </w:rPr>
        <w:t>Surana</w:t>
      </w:r>
      <w:proofErr w:type="spellEnd"/>
      <w:r w:rsidRPr="004774AA">
        <w:rPr>
          <w:rFonts w:ascii="Times New Roman" w:hAnsi="Times New Roman"/>
          <w:color w:val="222222"/>
          <w:sz w:val="24"/>
          <w:szCs w:val="24"/>
          <w:shd w:val="clear" w:color="auto" w:fill="FFFFFF"/>
        </w:rPr>
        <w:t xml:space="preserve"> R and Ansari E. (2012). Seasonal variations in </w:t>
      </w:r>
      <w:proofErr w:type="spellStart"/>
      <w:r w:rsidRPr="004774AA">
        <w:rPr>
          <w:rFonts w:ascii="Times New Roman" w:hAnsi="Times New Roman"/>
          <w:color w:val="222222"/>
          <w:sz w:val="24"/>
          <w:szCs w:val="24"/>
          <w:shd w:val="clear" w:color="auto" w:fill="FFFFFF"/>
        </w:rPr>
        <w:t>physico</w:t>
      </w:r>
      <w:proofErr w:type="spellEnd"/>
      <w:r w:rsidRPr="004774AA">
        <w:rPr>
          <w:rFonts w:ascii="Times New Roman" w:hAnsi="Times New Roman"/>
          <w:color w:val="222222"/>
          <w:sz w:val="24"/>
          <w:szCs w:val="24"/>
          <w:shd w:val="clear" w:color="auto" w:fill="FFFFFF"/>
        </w:rPr>
        <w:t xml:space="preserve">-chemical </w:t>
      </w:r>
      <w:proofErr w:type="spellStart"/>
      <w:r w:rsidRPr="004774AA">
        <w:rPr>
          <w:rFonts w:ascii="Times New Roman" w:hAnsi="Times New Roman"/>
          <w:color w:val="222222"/>
          <w:sz w:val="24"/>
          <w:szCs w:val="24"/>
          <w:shd w:val="clear" w:color="auto" w:fill="FFFFFF"/>
        </w:rPr>
        <w:t>characterstics</w:t>
      </w:r>
      <w:proofErr w:type="spellEnd"/>
      <w:r w:rsidRPr="004774AA">
        <w:rPr>
          <w:rFonts w:ascii="Times New Roman" w:hAnsi="Times New Roman"/>
          <w:color w:val="222222"/>
          <w:sz w:val="24"/>
          <w:szCs w:val="24"/>
          <w:shd w:val="clear" w:color="auto" w:fill="FFFFFF"/>
        </w:rPr>
        <w:t xml:space="preserve"> of </w:t>
      </w:r>
      <w:proofErr w:type="spellStart"/>
      <w:r w:rsidRPr="004774AA">
        <w:rPr>
          <w:rFonts w:ascii="Times New Roman" w:hAnsi="Times New Roman"/>
          <w:color w:val="222222"/>
          <w:sz w:val="24"/>
          <w:szCs w:val="24"/>
          <w:shd w:val="clear" w:color="auto" w:fill="FFFFFF"/>
        </w:rPr>
        <w:t>Tapi</w:t>
      </w:r>
      <w:proofErr w:type="spellEnd"/>
      <w:r w:rsidRPr="004774AA">
        <w:rPr>
          <w:rFonts w:ascii="Times New Roman" w:hAnsi="Times New Roman"/>
          <w:color w:val="222222"/>
          <w:sz w:val="24"/>
          <w:szCs w:val="24"/>
          <w:shd w:val="clear" w:color="auto" w:fill="FFFFFF"/>
        </w:rPr>
        <w:t xml:space="preserve"> estuary in Hazira industrial area. </w:t>
      </w:r>
      <w:r w:rsidRPr="004774AA">
        <w:rPr>
          <w:rFonts w:ascii="Times New Roman" w:hAnsi="Times New Roman"/>
          <w:i/>
          <w:iCs/>
          <w:color w:val="222222"/>
          <w:sz w:val="24"/>
          <w:szCs w:val="24"/>
          <w:shd w:val="clear" w:color="auto" w:fill="FFFFFF"/>
        </w:rPr>
        <w:t>Our nature 10(1)</w:t>
      </w:r>
      <w:r w:rsidRPr="004774AA">
        <w:rPr>
          <w:rFonts w:ascii="Times New Roman" w:hAnsi="Times New Roman"/>
          <w:color w:val="222222"/>
          <w:sz w:val="24"/>
          <w:szCs w:val="24"/>
          <w:shd w:val="clear" w:color="auto" w:fill="FFFFFF"/>
        </w:rPr>
        <w:t>:249-57.</w:t>
      </w:r>
    </w:p>
    <w:p w14:paraId="1C2B3775"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Gagnaire</w:t>
      </w:r>
      <w:proofErr w:type="spellEnd"/>
      <w:r w:rsidRPr="004774AA">
        <w:rPr>
          <w:rFonts w:ascii="Times New Roman" w:hAnsi="Times New Roman"/>
          <w:sz w:val="24"/>
          <w:szCs w:val="24"/>
        </w:rPr>
        <w:t xml:space="preserve"> PA, Tsukamoto K, Aoyama J, Minegishi Y, </w:t>
      </w:r>
      <w:proofErr w:type="spellStart"/>
      <w:r w:rsidRPr="004774AA">
        <w:rPr>
          <w:rFonts w:ascii="Times New Roman" w:hAnsi="Times New Roman"/>
          <w:sz w:val="24"/>
          <w:szCs w:val="24"/>
        </w:rPr>
        <w:t>Valade</w:t>
      </w:r>
      <w:proofErr w:type="spellEnd"/>
      <w:r w:rsidRPr="004774AA">
        <w:rPr>
          <w:rFonts w:ascii="Times New Roman" w:hAnsi="Times New Roman"/>
          <w:sz w:val="24"/>
          <w:szCs w:val="24"/>
        </w:rPr>
        <w:t xml:space="preserve"> P and </w:t>
      </w:r>
      <w:proofErr w:type="spellStart"/>
      <w:r w:rsidRPr="004774AA">
        <w:rPr>
          <w:rFonts w:ascii="Times New Roman" w:hAnsi="Times New Roman"/>
          <w:sz w:val="24"/>
          <w:szCs w:val="24"/>
        </w:rPr>
        <w:t>Berrebi</w:t>
      </w:r>
      <w:proofErr w:type="spellEnd"/>
      <w:r w:rsidRPr="004774AA">
        <w:rPr>
          <w:rFonts w:ascii="Times New Roman" w:hAnsi="Times New Roman"/>
          <w:sz w:val="24"/>
          <w:szCs w:val="24"/>
        </w:rPr>
        <w:t xml:space="preserve"> P. 2007. RFLP and semi-multiplex PCR-based identification of four eel species from the South-Western Indian Ocean region. </w:t>
      </w:r>
      <w:r w:rsidRPr="004774AA">
        <w:rPr>
          <w:rFonts w:ascii="Times New Roman" w:hAnsi="Times New Roman"/>
          <w:i/>
          <w:iCs/>
          <w:sz w:val="24"/>
          <w:szCs w:val="24"/>
        </w:rPr>
        <w:t>Journal of Fish Biology</w:t>
      </w:r>
      <w:r w:rsidRPr="004774AA">
        <w:rPr>
          <w:rFonts w:ascii="Times New Roman" w:hAnsi="Times New Roman"/>
          <w:sz w:val="24"/>
          <w:szCs w:val="24"/>
        </w:rPr>
        <w:t> 71, 279–287.</w:t>
      </w:r>
    </w:p>
    <w:p w14:paraId="40FB35C8"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Girolamo AM, Calabrese A, Porto AL, </w:t>
      </w:r>
      <w:proofErr w:type="spellStart"/>
      <w:r w:rsidRPr="004774AA">
        <w:rPr>
          <w:rFonts w:ascii="Times New Roman" w:hAnsi="Times New Roman"/>
          <w:sz w:val="24"/>
          <w:szCs w:val="24"/>
        </w:rPr>
        <w:t>Oueslati</w:t>
      </w:r>
      <w:proofErr w:type="spellEnd"/>
      <w:r w:rsidRPr="004774AA">
        <w:rPr>
          <w:rFonts w:ascii="Times New Roman" w:hAnsi="Times New Roman"/>
          <w:sz w:val="24"/>
          <w:szCs w:val="24"/>
        </w:rPr>
        <w:t xml:space="preserve"> O, Pappagallo G and </w:t>
      </w:r>
      <w:proofErr w:type="spellStart"/>
      <w:r w:rsidRPr="004774AA">
        <w:rPr>
          <w:rFonts w:ascii="Times New Roman" w:hAnsi="Times New Roman"/>
          <w:sz w:val="24"/>
          <w:szCs w:val="24"/>
        </w:rPr>
        <w:t>Santese</w:t>
      </w:r>
      <w:proofErr w:type="spellEnd"/>
      <w:r w:rsidRPr="004774AA">
        <w:rPr>
          <w:rFonts w:ascii="Times New Roman" w:hAnsi="Times New Roman"/>
          <w:sz w:val="24"/>
          <w:szCs w:val="24"/>
        </w:rPr>
        <w:t xml:space="preserve"> G. 2011. Hydrologic regime characterization for a semi-arid watershed. </w:t>
      </w:r>
      <w:r w:rsidRPr="004774AA">
        <w:rPr>
          <w:rFonts w:ascii="Times New Roman" w:hAnsi="Times New Roman"/>
          <w:i/>
          <w:iCs/>
          <w:sz w:val="24"/>
          <w:szCs w:val="24"/>
        </w:rPr>
        <w:t xml:space="preserve">Die </w:t>
      </w:r>
      <w:proofErr w:type="spellStart"/>
      <w:r w:rsidRPr="004774AA">
        <w:rPr>
          <w:rFonts w:ascii="Times New Roman" w:hAnsi="Times New Roman"/>
          <w:i/>
          <w:iCs/>
          <w:sz w:val="24"/>
          <w:szCs w:val="24"/>
        </w:rPr>
        <w:t>Bodenkultur</w:t>
      </w:r>
      <w:proofErr w:type="spellEnd"/>
      <w:r w:rsidRPr="004774AA">
        <w:rPr>
          <w:rFonts w:ascii="Times New Roman" w:hAnsi="Times New Roman"/>
          <w:i/>
          <w:iCs/>
          <w:sz w:val="24"/>
          <w:szCs w:val="24"/>
        </w:rPr>
        <w:t xml:space="preserve"> </w:t>
      </w:r>
      <w:r w:rsidRPr="004774AA">
        <w:rPr>
          <w:rFonts w:ascii="Times New Roman" w:hAnsi="Times New Roman"/>
          <w:sz w:val="24"/>
          <w:szCs w:val="24"/>
        </w:rPr>
        <w:t>62; 1–4.</w:t>
      </w:r>
    </w:p>
    <w:p w14:paraId="004B0EEE"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Glaesel</w:t>
      </w:r>
      <w:proofErr w:type="spellEnd"/>
      <w:r w:rsidRPr="004774AA">
        <w:rPr>
          <w:rFonts w:ascii="Times New Roman" w:hAnsi="Times New Roman"/>
          <w:sz w:val="24"/>
          <w:szCs w:val="24"/>
        </w:rPr>
        <w:t xml:space="preserve">, H. (2000). State and local resistance to the expansion of two environmentally harmful marine fishing techniques in Kenya. </w:t>
      </w:r>
      <w:r w:rsidRPr="004774AA">
        <w:rPr>
          <w:rFonts w:ascii="Times New Roman" w:hAnsi="Times New Roman"/>
          <w:i/>
          <w:iCs/>
          <w:sz w:val="24"/>
          <w:szCs w:val="24"/>
        </w:rPr>
        <w:t>Society &amp; Natural Resources</w:t>
      </w:r>
      <w:r w:rsidRPr="004774AA">
        <w:rPr>
          <w:rFonts w:ascii="Times New Roman" w:hAnsi="Times New Roman"/>
          <w:sz w:val="24"/>
          <w:szCs w:val="24"/>
        </w:rPr>
        <w:t xml:space="preserve">, </w:t>
      </w:r>
      <w:r w:rsidRPr="004774AA">
        <w:rPr>
          <w:rFonts w:ascii="Times New Roman" w:hAnsi="Times New Roman"/>
          <w:i/>
          <w:iCs/>
          <w:sz w:val="24"/>
          <w:szCs w:val="24"/>
        </w:rPr>
        <w:t>13</w:t>
      </w:r>
      <w:r w:rsidRPr="004774AA">
        <w:rPr>
          <w:rFonts w:ascii="Times New Roman" w:hAnsi="Times New Roman"/>
          <w:sz w:val="24"/>
          <w:szCs w:val="24"/>
        </w:rPr>
        <w:t>(4), 321–338.</w:t>
      </w:r>
    </w:p>
    <w:p w14:paraId="5A8868B2"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Glen AS and Dickman CR. 2014. The importance of predators. Carnivores of Australia: past, present and future. </w:t>
      </w:r>
      <w:r w:rsidRPr="004774AA">
        <w:rPr>
          <w:rFonts w:ascii="Times New Roman" w:hAnsi="Times New Roman"/>
          <w:i/>
          <w:iCs/>
          <w:sz w:val="24"/>
          <w:szCs w:val="24"/>
        </w:rPr>
        <w:t>Australia: CSIRO Publishing</w:t>
      </w:r>
      <w:r w:rsidRPr="004774AA">
        <w:rPr>
          <w:rFonts w:ascii="Times New Roman" w:hAnsi="Times New Roman"/>
          <w:sz w:val="24"/>
          <w:szCs w:val="24"/>
        </w:rPr>
        <w:t xml:space="preserve"> 5:1-2.</w:t>
      </w:r>
    </w:p>
    <w:p w14:paraId="3E256343" w14:textId="77777777" w:rsidR="00E43E22" w:rsidRDefault="00E43E22" w:rsidP="00320E83">
      <w:pPr>
        <w:spacing w:line="480" w:lineRule="auto"/>
        <w:ind w:left="720" w:hanging="720"/>
        <w:jc w:val="both"/>
        <w:rPr>
          <w:rFonts w:ascii="Times New Roman" w:hAnsi="Times New Roman"/>
          <w:color w:val="222222"/>
          <w:sz w:val="24"/>
          <w:szCs w:val="24"/>
          <w:shd w:val="clear" w:color="auto" w:fill="FFFFFF"/>
        </w:rPr>
      </w:pPr>
      <w:proofErr w:type="spellStart"/>
      <w:r w:rsidRPr="008817BE">
        <w:rPr>
          <w:rFonts w:ascii="Times New Roman" w:hAnsi="Times New Roman"/>
          <w:sz w:val="24"/>
          <w:szCs w:val="24"/>
        </w:rPr>
        <w:t>Glova</w:t>
      </w:r>
      <w:proofErr w:type="spellEnd"/>
      <w:r w:rsidRPr="008817BE">
        <w:rPr>
          <w:rFonts w:ascii="Times New Roman" w:hAnsi="Times New Roman"/>
          <w:sz w:val="24"/>
          <w:szCs w:val="24"/>
        </w:rPr>
        <w:t xml:space="preserve"> GJ. 1999. Cover preference tests of juvenile short finned eels (</w:t>
      </w:r>
      <w:r w:rsidRPr="008817BE">
        <w:rPr>
          <w:rFonts w:ascii="Times New Roman" w:hAnsi="Times New Roman"/>
          <w:i/>
          <w:iCs/>
          <w:sz w:val="24"/>
          <w:szCs w:val="24"/>
        </w:rPr>
        <w:t>Anguilla australis</w:t>
      </w:r>
      <w:r w:rsidRPr="008817BE">
        <w:rPr>
          <w:rFonts w:ascii="Times New Roman" w:hAnsi="Times New Roman"/>
          <w:sz w:val="24"/>
          <w:szCs w:val="24"/>
        </w:rPr>
        <w:t>) and long</w:t>
      </w:r>
      <w:r>
        <w:rPr>
          <w:rFonts w:ascii="Times New Roman" w:hAnsi="Times New Roman"/>
          <w:sz w:val="24"/>
          <w:szCs w:val="24"/>
        </w:rPr>
        <w:t xml:space="preserve"> </w:t>
      </w:r>
      <w:r w:rsidRPr="008817BE">
        <w:rPr>
          <w:rFonts w:ascii="Times New Roman" w:hAnsi="Times New Roman"/>
          <w:sz w:val="24"/>
          <w:szCs w:val="24"/>
        </w:rPr>
        <w:t>finned eels (</w:t>
      </w:r>
      <w:r w:rsidRPr="008817BE">
        <w:rPr>
          <w:rFonts w:ascii="Times New Roman" w:hAnsi="Times New Roman"/>
          <w:i/>
          <w:iCs/>
          <w:sz w:val="24"/>
          <w:szCs w:val="24"/>
        </w:rPr>
        <w:t xml:space="preserve">A. </w:t>
      </w:r>
      <w:proofErr w:type="spellStart"/>
      <w:r w:rsidRPr="008817BE">
        <w:rPr>
          <w:rFonts w:ascii="Times New Roman" w:hAnsi="Times New Roman"/>
          <w:i/>
          <w:iCs/>
          <w:sz w:val="24"/>
          <w:szCs w:val="24"/>
        </w:rPr>
        <w:t>dieffenbachii</w:t>
      </w:r>
      <w:proofErr w:type="spellEnd"/>
      <w:r w:rsidRPr="008817BE">
        <w:rPr>
          <w:rFonts w:ascii="Times New Roman" w:hAnsi="Times New Roman"/>
          <w:sz w:val="24"/>
          <w:szCs w:val="24"/>
        </w:rPr>
        <w:t xml:space="preserve">) in replicate channels. </w:t>
      </w:r>
      <w:r w:rsidRPr="008817BE">
        <w:rPr>
          <w:rFonts w:ascii="Times New Roman" w:hAnsi="Times New Roman"/>
          <w:i/>
          <w:iCs/>
          <w:sz w:val="24"/>
          <w:szCs w:val="24"/>
        </w:rPr>
        <w:t>New Zealand Journal of Marine and Freshwater Research 33</w:t>
      </w:r>
      <w:r w:rsidRPr="008817BE">
        <w:rPr>
          <w:rFonts w:ascii="Times New Roman" w:hAnsi="Times New Roman"/>
          <w:sz w:val="24"/>
          <w:szCs w:val="24"/>
        </w:rPr>
        <w:t>, 193–204</w:t>
      </w:r>
      <w:r>
        <w:t>.</w:t>
      </w:r>
    </w:p>
    <w:p w14:paraId="3B5DC719"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Gobert, B. (1992). Impact of the use of </w:t>
      </w:r>
      <w:proofErr w:type="spellStart"/>
      <w:r w:rsidRPr="004774AA">
        <w:rPr>
          <w:rFonts w:ascii="Times New Roman" w:hAnsi="Times New Roman"/>
          <w:sz w:val="24"/>
          <w:szCs w:val="24"/>
        </w:rPr>
        <w:t>trammelnets</w:t>
      </w:r>
      <w:proofErr w:type="spellEnd"/>
      <w:r w:rsidRPr="004774AA">
        <w:rPr>
          <w:rFonts w:ascii="Times New Roman" w:hAnsi="Times New Roman"/>
          <w:sz w:val="24"/>
          <w:szCs w:val="24"/>
        </w:rPr>
        <w:t xml:space="preserve"> on a tropical reef resource. </w:t>
      </w:r>
      <w:r w:rsidRPr="004774AA">
        <w:rPr>
          <w:rFonts w:ascii="Times New Roman" w:hAnsi="Times New Roman"/>
          <w:i/>
          <w:iCs/>
          <w:sz w:val="24"/>
          <w:szCs w:val="24"/>
        </w:rPr>
        <w:t>Fisheries Research</w:t>
      </w:r>
      <w:r w:rsidRPr="004774AA">
        <w:rPr>
          <w:rFonts w:ascii="Times New Roman" w:hAnsi="Times New Roman"/>
          <w:sz w:val="24"/>
          <w:szCs w:val="24"/>
        </w:rPr>
        <w:t xml:space="preserve">, </w:t>
      </w:r>
      <w:r w:rsidRPr="004774AA">
        <w:rPr>
          <w:rFonts w:ascii="Times New Roman" w:hAnsi="Times New Roman"/>
          <w:i/>
          <w:iCs/>
          <w:sz w:val="24"/>
          <w:szCs w:val="24"/>
        </w:rPr>
        <w:t>13</w:t>
      </w:r>
      <w:r w:rsidRPr="004774AA">
        <w:rPr>
          <w:rFonts w:ascii="Times New Roman" w:hAnsi="Times New Roman"/>
          <w:sz w:val="24"/>
          <w:szCs w:val="24"/>
        </w:rPr>
        <w:t>(4), 353–367.</w:t>
      </w:r>
    </w:p>
    <w:p w14:paraId="17ABE80B" w14:textId="77777777" w:rsidR="00E43E22" w:rsidRPr="004774AA" w:rsidRDefault="00E43E22" w:rsidP="00320E83">
      <w:pPr>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 xml:space="preserve">Gobert, B. (1994). Size structures of demersal catches in a multispecies </w:t>
      </w:r>
      <w:proofErr w:type="spellStart"/>
      <w:r w:rsidRPr="004774AA">
        <w:rPr>
          <w:rFonts w:ascii="Times New Roman" w:hAnsi="Times New Roman"/>
          <w:color w:val="222222"/>
          <w:sz w:val="24"/>
          <w:szCs w:val="24"/>
          <w:shd w:val="clear" w:color="auto" w:fill="FFFFFF"/>
        </w:rPr>
        <w:t>multigear</w:t>
      </w:r>
      <w:proofErr w:type="spellEnd"/>
      <w:r w:rsidRPr="004774AA">
        <w:rPr>
          <w:rFonts w:ascii="Times New Roman" w:hAnsi="Times New Roman"/>
          <w:color w:val="222222"/>
          <w:sz w:val="24"/>
          <w:szCs w:val="24"/>
          <w:shd w:val="clear" w:color="auto" w:fill="FFFFFF"/>
        </w:rPr>
        <w:t xml:space="preserve"> tropical fishery. </w:t>
      </w:r>
      <w:r w:rsidRPr="004774AA">
        <w:rPr>
          <w:rFonts w:ascii="Times New Roman" w:hAnsi="Times New Roman"/>
          <w:i/>
          <w:iCs/>
          <w:color w:val="222222"/>
          <w:sz w:val="24"/>
          <w:szCs w:val="24"/>
          <w:shd w:val="clear" w:color="auto" w:fill="FFFFFF"/>
        </w:rPr>
        <w:t>Fisheries Research</w:t>
      </w:r>
      <w:r w:rsidRPr="004774AA">
        <w:rPr>
          <w:rFonts w:ascii="Times New Roman" w:hAnsi="Times New Roman"/>
          <w:color w:val="222222"/>
          <w:sz w:val="24"/>
          <w:szCs w:val="24"/>
          <w:shd w:val="clear" w:color="auto" w:fill="FFFFFF"/>
        </w:rPr>
        <w:t xml:space="preserve">, </w:t>
      </w:r>
      <w:r w:rsidRPr="004774AA">
        <w:rPr>
          <w:rFonts w:ascii="Times New Roman" w:hAnsi="Times New Roman"/>
          <w:i/>
          <w:iCs/>
          <w:color w:val="222222"/>
          <w:sz w:val="24"/>
          <w:szCs w:val="24"/>
          <w:shd w:val="clear" w:color="auto" w:fill="FFFFFF"/>
        </w:rPr>
        <w:t>19</w:t>
      </w:r>
      <w:r w:rsidRPr="004774AA">
        <w:rPr>
          <w:rFonts w:ascii="Times New Roman" w:hAnsi="Times New Roman"/>
          <w:color w:val="222222"/>
          <w:sz w:val="24"/>
          <w:szCs w:val="24"/>
          <w:shd w:val="clear" w:color="auto" w:fill="FFFFFF"/>
        </w:rPr>
        <w:t>: 87-104.</w:t>
      </w:r>
    </w:p>
    <w:p w14:paraId="38F1BF4B"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lastRenderedPageBreak/>
        <w:t>Gomez-</w:t>
      </w:r>
      <w:proofErr w:type="spellStart"/>
      <w:r w:rsidRPr="004774AA">
        <w:rPr>
          <w:rFonts w:ascii="Times New Roman" w:hAnsi="Times New Roman"/>
          <w:sz w:val="24"/>
          <w:szCs w:val="24"/>
        </w:rPr>
        <w:t>Mourelo</w:t>
      </w:r>
      <w:proofErr w:type="spellEnd"/>
      <w:r w:rsidRPr="004774AA">
        <w:rPr>
          <w:rFonts w:ascii="Times New Roman" w:hAnsi="Times New Roman"/>
          <w:sz w:val="24"/>
          <w:szCs w:val="24"/>
        </w:rPr>
        <w:t xml:space="preserve">. 2005. From individual-based models to partial differential equations, An application to the upstream movements of elvers. </w:t>
      </w:r>
      <w:r w:rsidRPr="004774AA">
        <w:rPr>
          <w:rFonts w:ascii="Times New Roman" w:hAnsi="Times New Roman"/>
          <w:i/>
          <w:iCs/>
          <w:sz w:val="24"/>
          <w:szCs w:val="24"/>
        </w:rPr>
        <w:t xml:space="preserve">Ecological Modelling </w:t>
      </w:r>
      <w:r w:rsidRPr="004774AA">
        <w:rPr>
          <w:rFonts w:ascii="Times New Roman" w:hAnsi="Times New Roman"/>
          <w:sz w:val="24"/>
          <w:szCs w:val="24"/>
        </w:rPr>
        <w:t>188; 93-111.</w:t>
      </w:r>
    </w:p>
    <w:p w14:paraId="2D447D29"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iCs/>
          <w:sz w:val="24"/>
          <w:szCs w:val="24"/>
        </w:rPr>
        <w:t>Government of Kenya (2014)</w:t>
      </w:r>
      <w:r w:rsidRPr="004774AA">
        <w:rPr>
          <w:rFonts w:ascii="Times New Roman" w:hAnsi="Times New Roman"/>
          <w:i/>
          <w:iCs/>
          <w:sz w:val="24"/>
          <w:szCs w:val="24"/>
        </w:rPr>
        <w:t xml:space="preserve"> Marine waters fisheries frame survey 2014 report,</w:t>
      </w:r>
      <w:r w:rsidRPr="004774AA">
        <w:rPr>
          <w:rFonts w:ascii="Times New Roman" w:hAnsi="Times New Roman"/>
          <w:sz w:val="24"/>
          <w:szCs w:val="24"/>
        </w:rPr>
        <w:t xml:space="preserve"> Ministry of Agriculture, Livestock and Fisheries. State Department of Fisheries, Nairobi, 88pp.</w:t>
      </w:r>
    </w:p>
    <w:p w14:paraId="37824A5D"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Government of Kenya. (2016). </w:t>
      </w:r>
      <w:r w:rsidRPr="004774AA">
        <w:rPr>
          <w:rFonts w:ascii="Times New Roman" w:hAnsi="Times New Roman"/>
          <w:i/>
          <w:sz w:val="24"/>
          <w:szCs w:val="24"/>
        </w:rPr>
        <w:t>Marine artisanal fisheries frame survey 2016 report</w:t>
      </w:r>
      <w:r w:rsidRPr="004774AA">
        <w:rPr>
          <w:rFonts w:ascii="Times New Roman" w:hAnsi="Times New Roman"/>
          <w:sz w:val="24"/>
          <w:szCs w:val="24"/>
        </w:rPr>
        <w:t>, Ministry of Agriculture, Livestock and Fisheries. State Department of Fisheries, 105pp.</w:t>
      </w:r>
    </w:p>
    <w:p w14:paraId="1C6B9BAB"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Government of Kenya. 2008. Kenya state of the coast report: towards the integrated management of Kenya’s coastal and marine resources. </w:t>
      </w:r>
      <w:r w:rsidRPr="004774AA">
        <w:rPr>
          <w:rFonts w:ascii="Times New Roman" w:hAnsi="Times New Roman"/>
          <w:i/>
          <w:iCs/>
          <w:sz w:val="24"/>
          <w:szCs w:val="24"/>
        </w:rPr>
        <w:t>UNEP and NEMA, Nairobi</w:t>
      </w:r>
      <w:r w:rsidRPr="004774AA">
        <w:rPr>
          <w:rFonts w:ascii="Times New Roman" w:hAnsi="Times New Roman"/>
          <w:sz w:val="24"/>
          <w:szCs w:val="24"/>
        </w:rPr>
        <w:t>, 90 p.</w:t>
      </w:r>
    </w:p>
    <w:p w14:paraId="673FA657" w14:textId="77777777" w:rsidR="00E43E22" w:rsidRPr="004774AA" w:rsidRDefault="00E43E22" w:rsidP="00320E83">
      <w:pPr>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Graham, N</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Ferro, R.S</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Karp, W.A. and MacMullen, P. (2007). Fishing practice, gear design, and the ecosystem approach—three case studies demonstrating the effect of management strategy on gear selectivity and discards. </w:t>
      </w:r>
      <w:r w:rsidRPr="004774AA">
        <w:rPr>
          <w:rFonts w:ascii="Times New Roman" w:hAnsi="Times New Roman"/>
          <w:i/>
          <w:iCs/>
          <w:color w:val="222222"/>
          <w:sz w:val="24"/>
          <w:szCs w:val="24"/>
          <w:shd w:val="clear" w:color="auto" w:fill="FFFFFF"/>
        </w:rPr>
        <w:t>ICES Journal of Marine Science</w:t>
      </w:r>
      <w:r w:rsidRPr="004774AA">
        <w:rPr>
          <w:rFonts w:ascii="Times New Roman" w:hAnsi="Times New Roman"/>
          <w:color w:val="222222"/>
          <w:sz w:val="24"/>
          <w:szCs w:val="24"/>
          <w:shd w:val="clear" w:color="auto" w:fill="FFFFFF"/>
        </w:rPr>
        <w:t xml:space="preserve">, </w:t>
      </w:r>
      <w:r w:rsidRPr="004774AA">
        <w:rPr>
          <w:rFonts w:ascii="Times New Roman" w:hAnsi="Times New Roman"/>
          <w:i/>
          <w:iCs/>
          <w:color w:val="222222"/>
          <w:sz w:val="24"/>
          <w:szCs w:val="24"/>
          <w:shd w:val="clear" w:color="auto" w:fill="FFFFFF"/>
        </w:rPr>
        <w:t>64</w:t>
      </w:r>
      <w:r w:rsidRPr="004774AA">
        <w:rPr>
          <w:rFonts w:ascii="Times New Roman" w:hAnsi="Times New Roman"/>
          <w:color w:val="222222"/>
          <w:sz w:val="24"/>
          <w:szCs w:val="24"/>
          <w:shd w:val="clear" w:color="auto" w:fill="FFFFFF"/>
        </w:rPr>
        <w:t>(4), 744-750.</w:t>
      </w:r>
    </w:p>
    <w:p w14:paraId="0FDD52CA"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Hanssens</w:t>
      </w:r>
      <w:proofErr w:type="spellEnd"/>
      <w:r w:rsidRPr="004774AA">
        <w:rPr>
          <w:rFonts w:ascii="Times New Roman" w:hAnsi="Times New Roman"/>
          <w:sz w:val="24"/>
          <w:szCs w:val="24"/>
          <w:shd w:val="clear" w:color="auto" w:fill="FFFFFF"/>
        </w:rPr>
        <w:t xml:space="preserve"> M and </w:t>
      </w:r>
      <w:proofErr w:type="spellStart"/>
      <w:r w:rsidRPr="004774AA">
        <w:rPr>
          <w:rFonts w:ascii="Times New Roman" w:hAnsi="Times New Roman"/>
          <w:sz w:val="24"/>
          <w:szCs w:val="24"/>
          <w:shd w:val="clear" w:color="auto" w:fill="FFFFFF"/>
        </w:rPr>
        <w:t>Snoeks</w:t>
      </w:r>
      <w:proofErr w:type="spellEnd"/>
      <w:r w:rsidRPr="004774AA">
        <w:rPr>
          <w:rFonts w:ascii="Times New Roman" w:hAnsi="Times New Roman"/>
          <w:sz w:val="24"/>
          <w:szCs w:val="24"/>
          <w:shd w:val="clear" w:color="auto" w:fill="FFFFFF"/>
        </w:rPr>
        <w:t xml:space="preserve"> J. 2010. </w:t>
      </w:r>
      <w:r w:rsidRPr="004774AA">
        <w:rPr>
          <w:rFonts w:ascii="Times New Roman" w:hAnsi="Times New Roman"/>
          <w:i/>
          <w:iCs/>
          <w:sz w:val="24"/>
          <w:szCs w:val="24"/>
          <w:shd w:val="clear" w:color="auto" w:fill="FFFFFF"/>
        </w:rPr>
        <w:t>Anguilla mossambica</w:t>
      </w:r>
      <w:r w:rsidRPr="004774AA">
        <w:rPr>
          <w:rFonts w:ascii="Times New Roman" w:hAnsi="Times New Roman"/>
          <w:sz w:val="24"/>
          <w:szCs w:val="24"/>
          <w:shd w:val="clear" w:color="auto" w:fill="FFFFFF"/>
        </w:rPr>
        <w:t>. </w:t>
      </w:r>
      <w:r w:rsidRPr="004774AA">
        <w:rPr>
          <w:rFonts w:ascii="Times New Roman" w:hAnsi="Times New Roman"/>
          <w:i/>
          <w:iCs/>
          <w:sz w:val="24"/>
          <w:szCs w:val="24"/>
          <w:shd w:val="clear" w:color="auto" w:fill="FFFFFF"/>
        </w:rPr>
        <w:t>The IUCN Red List of Threatened Species</w:t>
      </w:r>
      <w:r w:rsidRPr="004774AA">
        <w:rPr>
          <w:rFonts w:ascii="Times New Roman" w:hAnsi="Times New Roman"/>
          <w:sz w:val="24"/>
          <w:szCs w:val="24"/>
          <w:shd w:val="clear" w:color="auto" w:fill="FFFFFF"/>
        </w:rPr>
        <w:t> 2010: e.T183155A8056163.</w:t>
      </w:r>
    </w:p>
    <w:p w14:paraId="38BDDA89" w14:textId="77777777" w:rsidR="00E43E22" w:rsidRPr="004774AA" w:rsidRDefault="00E43E22" w:rsidP="00320E83">
      <w:pPr>
        <w:pStyle w:val="Bibliography"/>
        <w:spacing w:line="480" w:lineRule="auto"/>
        <w:ind w:left="720" w:hanging="720"/>
        <w:jc w:val="both"/>
        <w:rPr>
          <w:rFonts w:ascii="Times New Roman" w:hAnsi="Times New Roman"/>
          <w:i/>
          <w:iCs/>
          <w:sz w:val="24"/>
          <w:szCs w:val="24"/>
          <w:shd w:val="clear" w:color="auto" w:fill="FFFFFF"/>
        </w:rPr>
      </w:pPr>
      <w:proofErr w:type="spellStart"/>
      <w:r w:rsidRPr="004774AA">
        <w:rPr>
          <w:rFonts w:ascii="Times New Roman" w:hAnsi="Times New Roman"/>
          <w:sz w:val="24"/>
          <w:szCs w:val="24"/>
          <w:shd w:val="clear" w:color="auto" w:fill="FFFFFF"/>
        </w:rPr>
        <w:t>Hanzen</w:t>
      </w:r>
      <w:proofErr w:type="spellEnd"/>
      <w:r w:rsidRPr="004774AA">
        <w:rPr>
          <w:rFonts w:ascii="Times New Roman" w:hAnsi="Times New Roman"/>
          <w:sz w:val="24"/>
          <w:szCs w:val="24"/>
          <w:shd w:val="clear" w:color="auto" w:fill="FFFFFF"/>
        </w:rPr>
        <w:t xml:space="preserve"> C, Weyl O, Lucas M, Brink K, Downs C, O’Brien G. 2019. Distribution, ecology and status of Anguillid eels in East Africa and the Western Indian Ocean, in EELS - biology, monitoring, management, culture and exploitation </w:t>
      </w:r>
      <w:r w:rsidRPr="004774AA">
        <w:rPr>
          <w:rFonts w:ascii="Times New Roman" w:hAnsi="Times New Roman"/>
          <w:i/>
          <w:iCs/>
          <w:sz w:val="24"/>
          <w:szCs w:val="24"/>
          <w:shd w:val="clear" w:color="auto" w:fill="FFFFFF"/>
        </w:rPr>
        <w:t>(Eds P. Coulson and A. Don)</w:t>
      </w:r>
      <w:r w:rsidRPr="004774AA">
        <w:rPr>
          <w:rFonts w:ascii="Times New Roman" w:hAnsi="Times New Roman"/>
          <w:sz w:val="24"/>
          <w:szCs w:val="24"/>
          <w:shd w:val="clear" w:color="auto" w:fill="FFFFFF"/>
        </w:rPr>
        <w:t xml:space="preserve"> pp. 33-58. </w:t>
      </w:r>
      <w:r w:rsidRPr="004774AA">
        <w:rPr>
          <w:rFonts w:ascii="Times New Roman" w:hAnsi="Times New Roman"/>
          <w:i/>
          <w:iCs/>
          <w:sz w:val="24"/>
          <w:szCs w:val="24"/>
          <w:shd w:val="clear" w:color="auto" w:fill="FFFFFF"/>
        </w:rPr>
        <w:t xml:space="preserve">Proceedings of the International Eels Sciences Symposium, 2017, 5M Publishing, </w:t>
      </w:r>
      <w:proofErr w:type="spellStart"/>
      <w:r w:rsidRPr="004774AA">
        <w:rPr>
          <w:rFonts w:ascii="Times New Roman" w:hAnsi="Times New Roman"/>
          <w:i/>
          <w:iCs/>
          <w:sz w:val="24"/>
          <w:szCs w:val="24"/>
          <w:shd w:val="clear" w:color="auto" w:fill="FFFFFF"/>
        </w:rPr>
        <w:t>Sheffield</w:t>
      </w:r>
      <w:proofErr w:type="gramStart"/>
      <w:r w:rsidRPr="004774AA">
        <w:rPr>
          <w:rFonts w:ascii="Times New Roman" w:hAnsi="Times New Roman"/>
          <w:i/>
          <w:iCs/>
          <w:sz w:val="24"/>
          <w:szCs w:val="24"/>
          <w:shd w:val="clear" w:color="auto" w:fill="FFFFFF"/>
        </w:rPr>
        <w:t>,UK</w:t>
      </w:r>
      <w:proofErr w:type="spellEnd"/>
      <w:proofErr w:type="gramEnd"/>
      <w:r w:rsidRPr="004774AA">
        <w:rPr>
          <w:rFonts w:ascii="Times New Roman" w:hAnsi="Times New Roman"/>
          <w:i/>
          <w:iCs/>
          <w:sz w:val="24"/>
          <w:szCs w:val="24"/>
          <w:shd w:val="clear" w:color="auto" w:fill="FFFFFF"/>
        </w:rPr>
        <w:t>.</w:t>
      </w:r>
    </w:p>
    <w:p w14:paraId="66759ABA"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Hanzen</w:t>
      </w:r>
      <w:proofErr w:type="spellEnd"/>
      <w:r w:rsidRPr="004774AA">
        <w:rPr>
          <w:rFonts w:ascii="Times New Roman" w:hAnsi="Times New Roman"/>
          <w:sz w:val="24"/>
          <w:szCs w:val="24"/>
          <w:shd w:val="clear" w:color="auto" w:fill="FFFFFF"/>
        </w:rPr>
        <w:t>. 2020. Slippery customers for conservation: diversity, distribution and spatial ecology of freshwater eels (Anguilla spp.) in South Africa. PhD Thesis, University of KwaZulu-Natal, Pietermaritzburg, South Africa »</w:t>
      </w:r>
    </w:p>
    <w:p w14:paraId="48BDAD0F"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lastRenderedPageBreak/>
        <w:t xml:space="preserve">Harrison AJ, Walker AM, Pinder AC, Briand C and </w:t>
      </w:r>
      <w:proofErr w:type="spellStart"/>
      <w:r w:rsidRPr="004774AA">
        <w:rPr>
          <w:rFonts w:ascii="Times New Roman" w:hAnsi="Times New Roman"/>
          <w:sz w:val="24"/>
          <w:szCs w:val="24"/>
        </w:rPr>
        <w:t>Aprahamian</w:t>
      </w:r>
      <w:proofErr w:type="spellEnd"/>
      <w:r w:rsidRPr="004774AA">
        <w:rPr>
          <w:rFonts w:ascii="Times New Roman" w:hAnsi="Times New Roman"/>
          <w:sz w:val="24"/>
          <w:szCs w:val="24"/>
        </w:rPr>
        <w:t xml:space="preserve"> MW. 2014. A review of glass eel migratory behaviour, sampling techniques and abundance estimates in estuaries: implications for assessing recruitment, local production and exploitation. </w:t>
      </w:r>
      <w:r w:rsidRPr="004774AA">
        <w:rPr>
          <w:rFonts w:ascii="Times New Roman" w:hAnsi="Times New Roman"/>
          <w:i/>
          <w:iCs/>
          <w:sz w:val="24"/>
          <w:szCs w:val="24"/>
        </w:rPr>
        <w:t>Reviews in Fish Biology and Fisheries</w:t>
      </w:r>
      <w:r w:rsidRPr="004774AA">
        <w:rPr>
          <w:rFonts w:ascii="Times New Roman" w:hAnsi="Times New Roman"/>
          <w:sz w:val="24"/>
          <w:szCs w:val="24"/>
        </w:rPr>
        <w:t> 24(4) pp.967-983.</w:t>
      </w:r>
    </w:p>
    <w:p w14:paraId="2FA4E9F9" w14:textId="77777777" w:rsidR="00E43E22" w:rsidRPr="004774AA" w:rsidRDefault="00E43E22" w:rsidP="00320E83">
      <w:pPr>
        <w:spacing w:line="480" w:lineRule="auto"/>
        <w:ind w:left="720" w:hanging="720"/>
        <w:jc w:val="both"/>
        <w:rPr>
          <w:rFonts w:ascii="Times New Roman" w:hAnsi="Times New Roman"/>
          <w:color w:val="222222"/>
          <w:sz w:val="24"/>
          <w:szCs w:val="24"/>
          <w:shd w:val="clear" w:color="auto" w:fill="FFFFFF"/>
        </w:rPr>
      </w:pPr>
      <w:r w:rsidRPr="004774AA">
        <w:rPr>
          <w:rFonts w:ascii="Times New Roman" w:hAnsi="Times New Roman"/>
          <w:color w:val="222222"/>
          <w:sz w:val="24"/>
          <w:szCs w:val="24"/>
          <w:shd w:val="clear" w:color="auto" w:fill="FFFFFF"/>
        </w:rPr>
        <w:t xml:space="preserve">Harrison AJ, Walker AM, Pinder AC, Briand C, </w:t>
      </w:r>
      <w:proofErr w:type="spellStart"/>
      <w:r w:rsidRPr="004774AA">
        <w:rPr>
          <w:rFonts w:ascii="Times New Roman" w:hAnsi="Times New Roman"/>
          <w:color w:val="222222"/>
          <w:sz w:val="24"/>
          <w:szCs w:val="24"/>
          <w:shd w:val="clear" w:color="auto" w:fill="FFFFFF"/>
        </w:rPr>
        <w:t>Aprahamian</w:t>
      </w:r>
      <w:proofErr w:type="spellEnd"/>
      <w:r w:rsidRPr="004774AA">
        <w:rPr>
          <w:rFonts w:ascii="Times New Roman" w:hAnsi="Times New Roman"/>
          <w:color w:val="222222"/>
          <w:sz w:val="24"/>
          <w:szCs w:val="24"/>
          <w:shd w:val="clear" w:color="auto" w:fill="FFFFFF"/>
        </w:rPr>
        <w:t xml:space="preserve"> MW. (2014). A review of glass eel migratory behaviour, sampling techniques and abundance estimates in estuaries: implications for assessing recruitment, local production and exploitation. </w:t>
      </w:r>
      <w:r w:rsidRPr="004774AA">
        <w:rPr>
          <w:rFonts w:ascii="Times New Roman" w:hAnsi="Times New Roman"/>
          <w:i/>
          <w:iCs/>
          <w:color w:val="222222"/>
          <w:sz w:val="24"/>
          <w:szCs w:val="24"/>
          <w:shd w:val="clear" w:color="auto" w:fill="FFFFFF"/>
        </w:rPr>
        <w:t>Reviews in Fish Biology and Fisheries 24(4)</w:t>
      </w:r>
      <w:r w:rsidRPr="004774AA">
        <w:rPr>
          <w:rFonts w:ascii="Times New Roman" w:hAnsi="Times New Roman"/>
          <w:color w:val="222222"/>
          <w:sz w:val="24"/>
          <w:szCs w:val="24"/>
          <w:shd w:val="clear" w:color="auto" w:fill="FFFFFF"/>
        </w:rPr>
        <w:t>:967-83.</w:t>
      </w:r>
    </w:p>
    <w:p w14:paraId="64B0C0E8"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Hebert PD, </w:t>
      </w:r>
      <w:proofErr w:type="spellStart"/>
      <w:r w:rsidRPr="004774AA">
        <w:rPr>
          <w:rFonts w:ascii="Times New Roman" w:hAnsi="Times New Roman"/>
          <w:sz w:val="24"/>
          <w:szCs w:val="24"/>
        </w:rPr>
        <w:t>Cywinska</w:t>
      </w:r>
      <w:proofErr w:type="spellEnd"/>
      <w:r w:rsidRPr="004774AA">
        <w:rPr>
          <w:rFonts w:ascii="Times New Roman" w:hAnsi="Times New Roman"/>
          <w:sz w:val="24"/>
          <w:szCs w:val="24"/>
        </w:rPr>
        <w:t xml:space="preserve"> A, Ball SL and </w:t>
      </w:r>
      <w:proofErr w:type="spellStart"/>
      <w:r w:rsidRPr="004774AA">
        <w:rPr>
          <w:rFonts w:ascii="Times New Roman" w:hAnsi="Times New Roman"/>
          <w:sz w:val="24"/>
          <w:szCs w:val="24"/>
        </w:rPr>
        <w:t>Dewaard</w:t>
      </w:r>
      <w:proofErr w:type="spellEnd"/>
      <w:r w:rsidRPr="004774AA">
        <w:rPr>
          <w:rFonts w:ascii="Times New Roman" w:hAnsi="Times New Roman"/>
          <w:sz w:val="24"/>
          <w:szCs w:val="24"/>
        </w:rPr>
        <w:t xml:space="preserve">, JR 2003. Biological identifications 264 through DNA barcodes. </w:t>
      </w:r>
      <w:r w:rsidRPr="004774AA">
        <w:rPr>
          <w:rFonts w:ascii="Times New Roman" w:hAnsi="Times New Roman"/>
          <w:i/>
          <w:iCs/>
          <w:sz w:val="24"/>
          <w:szCs w:val="24"/>
        </w:rPr>
        <w:t>Proceedings of the Royal Society of London. Series B</w:t>
      </w:r>
      <w:r w:rsidRPr="004774AA">
        <w:rPr>
          <w:rFonts w:ascii="Times New Roman" w:hAnsi="Times New Roman"/>
          <w:sz w:val="24"/>
          <w:szCs w:val="24"/>
        </w:rPr>
        <w:t xml:space="preserve"> 270, 313- 265 321.</w:t>
      </w:r>
    </w:p>
    <w:p w14:paraId="6BE5811C"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Hebert PD, </w:t>
      </w:r>
      <w:proofErr w:type="spellStart"/>
      <w:r w:rsidRPr="004774AA">
        <w:rPr>
          <w:rFonts w:ascii="Times New Roman" w:hAnsi="Times New Roman"/>
          <w:sz w:val="24"/>
          <w:szCs w:val="24"/>
        </w:rPr>
        <w:t>Cywinska</w:t>
      </w:r>
      <w:proofErr w:type="spellEnd"/>
      <w:r w:rsidRPr="004774AA">
        <w:rPr>
          <w:rFonts w:ascii="Times New Roman" w:hAnsi="Times New Roman"/>
          <w:sz w:val="24"/>
          <w:szCs w:val="24"/>
        </w:rPr>
        <w:t xml:space="preserve">, A, Ball SL, </w:t>
      </w:r>
      <w:proofErr w:type="spellStart"/>
      <w:r w:rsidRPr="004774AA">
        <w:rPr>
          <w:rFonts w:ascii="Times New Roman" w:hAnsi="Times New Roman"/>
          <w:sz w:val="24"/>
          <w:szCs w:val="24"/>
        </w:rPr>
        <w:t>Dewaard</w:t>
      </w:r>
      <w:proofErr w:type="spellEnd"/>
      <w:r w:rsidRPr="004774AA">
        <w:rPr>
          <w:rFonts w:ascii="Times New Roman" w:hAnsi="Times New Roman"/>
          <w:sz w:val="24"/>
          <w:szCs w:val="24"/>
        </w:rPr>
        <w:t xml:space="preserve"> JR. 2003. Biological identifications 264 through DNA barcodes. </w:t>
      </w:r>
      <w:r w:rsidRPr="004774AA">
        <w:rPr>
          <w:rFonts w:ascii="Times New Roman" w:hAnsi="Times New Roman"/>
          <w:i/>
          <w:iCs/>
          <w:sz w:val="24"/>
          <w:szCs w:val="24"/>
        </w:rPr>
        <w:t>Proceedings of the Royal Society of London. Series B</w:t>
      </w:r>
      <w:r w:rsidRPr="004774AA">
        <w:rPr>
          <w:rFonts w:ascii="Times New Roman" w:hAnsi="Times New Roman"/>
          <w:sz w:val="24"/>
          <w:szCs w:val="24"/>
        </w:rPr>
        <w:t xml:space="preserve"> 270, 313- 265 321.</w:t>
      </w:r>
    </w:p>
    <w:p w14:paraId="5E970089" w14:textId="77777777" w:rsidR="00E43E22" w:rsidRPr="004774AA" w:rsidRDefault="00E43E22" w:rsidP="00320E83">
      <w:pPr>
        <w:pStyle w:val="Bibliography"/>
        <w:spacing w:line="480" w:lineRule="auto"/>
        <w:ind w:left="720" w:hanging="720"/>
        <w:jc w:val="both"/>
        <w:rPr>
          <w:rFonts w:ascii="Times New Roman" w:hAnsi="Times New Roman"/>
          <w:i/>
          <w:iCs/>
          <w:sz w:val="24"/>
          <w:szCs w:val="24"/>
          <w:shd w:val="clear" w:color="auto" w:fill="FFFFFF"/>
        </w:rPr>
      </w:pPr>
      <w:proofErr w:type="spellStart"/>
      <w:r w:rsidRPr="004774AA">
        <w:rPr>
          <w:rFonts w:ascii="Times New Roman" w:hAnsi="Times New Roman"/>
          <w:sz w:val="24"/>
          <w:szCs w:val="24"/>
          <w:shd w:val="clear" w:color="auto" w:fill="FFFFFF"/>
        </w:rPr>
        <w:t>Helmschrot</w:t>
      </w:r>
      <w:proofErr w:type="spellEnd"/>
      <w:r w:rsidRPr="004774AA">
        <w:rPr>
          <w:rFonts w:ascii="Times New Roman" w:hAnsi="Times New Roman"/>
          <w:sz w:val="24"/>
          <w:szCs w:val="24"/>
          <w:shd w:val="clear" w:color="auto" w:fill="FFFFFF"/>
        </w:rPr>
        <w:t xml:space="preserve"> J. 2018. Surface Water and the Maintenance of Hydrological Regimes. </w:t>
      </w:r>
      <w:r w:rsidRPr="004774AA">
        <w:rPr>
          <w:rFonts w:ascii="Times New Roman" w:hAnsi="Times New Roman"/>
          <w:i/>
          <w:iCs/>
          <w:sz w:val="24"/>
          <w:szCs w:val="24"/>
          <w:shd w:val="clear" w:color="auto" w:fill="FFFFFF"/>
        </w:rPr>
        <w:t>The Wetland Book, DOI 10.1007/978-94-007-6172-8_233-2.</w:t>
      </w:r>
    </w:p>
    <w:p w14:paraId="61FC813A"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Hoorweg</w:t>
      </w:r>
      <w:proofErr w:type="spellEnd"/>
      <w:r w:rsidRPr="004774AA">
        <w:rPr>
          <w:rFonts w:ascii="Times New Roman" w:hAnsi="Times New Roman"/>
          <w:sz w:val="24"/>
          <w:szCs w:val="24"/>
        </w:rPr>
        <w:t xml:space="preserve">, J. (1998). Dunes, groundwater, mangroves and birdlife in coastal Kenya. </w:t>
      </w:r>
      <w:r w:rsidRPr="004774AA">
        <w:rPr>
          <w:rFonts w:ascii="Times New Roman" w:hAnsi="Times New Roman"/>
          <w:i/>
          <w:iCs/>
          <w:sz w:val="24"/>
          <w:szCs w:val="24"/>
        </w:rPr>
        <w:t>Coastal Ecology Series No. 4</w:t>
      </w:r>
      <w:r w:rsidRPr="004774AA">
        <w:rPr>
          <w:rFonts w:ascii="Times New Roman" w:hAnsi="Times New Roman"/>
          <w:sz w:val="24"/>
          <w:szCs w:val="24"/>
        </w:rPr>
        <w:t>, 279pp.</w:t>
      </w:r>
    </w:p>
    <w:p w14:paraId="2EF678C5"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bookmarkStart w:id="702" w:name="_Hlk4492435"/>
      <w:proofErr w:type="spellStart"/>
      <w:r w:rsidRPr="004774AA">
        <w:rPr>
          <w:rFonts w:ascii="Times New Roman" w:hAnsi="Times New Roman"/>
          <w:sz w:val="24"/>
          <w:szCs w:val="24"/>
        </w:rPr>
        <w:t>Hoorweg</w:t>
      </w:r>
      <w:proofErr w:type="spellEnd"/>
      <w:r w:rsidRPr="004774AA">
        <w:rPr>
          <w:rFonts w:ascii="Times New Roman" w:hAnsi="Times New Roman"/>
          <w:sz w:val="24"/>
          <w:szCs w:val="24"/>
        </w:rPr>
        <w:t>, J. C</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Wangila</w:t>
      </w:r>
      <w:proofErr w:type="spellEnd"/>
      <w:r w:rsidRPr="004774AA">
        <w:rPr>
          <w:rFonts w:ascii="Times New Roman" w:hAnsi="Times New Roman"/>
          <w:sz w:val="24"/>
          <w:szCs w:val="24"/>
        </w:rPr>
        <w:t>, B</w:t>
      </w:r>
      <w:r w:rsidRPr="004774AA">
        <w:rPr>
          <w:rFonts w:ascii="Times New Roman" w:hAnsi="Times New Roman"/>
          <w:i/>
          <w:iCs/>
          <w:sz w:val="24"/>
          <w:szCs w:val="24"/>
        </w:rPr>
        <w:t>.,</w:t>
      </w:r>
      <w:r w:rsidRPr="004774AA">
        <w:rPr>
          <w:rFonts w:ascii="Times New Roman" w:hAnsi="Times New Roman"/>
          <w:sz w:val="24"/>
          <w:szCs w:val="24"/>
        </w:rPr>
        <w:t xml:space="preserve"> and Degen, A. A. (2009). </w:t>
      </w:r>
      <w:r w:rsidRPr="004774AA">
        <w:rPr>
          <w:rFonts w:ascii="Times New Roman" w:hAnsi="Times New Roman"/>
          <w:iCs/>
          <w:sz w:val="24"/>
          <w:szCs w:val="24"/>
        </w:rPr>
        <w:t>Artisanal fishers on the Kenyan coast: Household livelihoods and marine resource management</w:t>
      </w:r>
      <w:r w:rsidRPr="004774AA">
        <w:rPr>
          <w:rFonts w:ascii="Times New Roman" w:hAnsi="Times New Roman"/>
          <w:sz w:val="24"/>
          <w:szCs w:val="24"/>
        </w:rPr>
        <w:t xml:space="preserve"> (Vol. 14) Leiden: Brill.</w:t>
      </w:r>
    </w:p>
    <w:bookmarkEnd w:id="702"/>
    <w:p w14:paraId="4083EA38"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Hoorweg</w:t>
      </w:r>
      <w:proofErr w:type="spellEnd"/>
      <w:r w:rsidRPr="004774AA">
        <w:rPr>
          <w:rFonts w:ascii="Times New Roman" w:hAnsi="Times New Roman"/>
          <w:sz w:val="24"/>
          <w:szCs w:val="24"/>
        </w:rPr>
        <w:t>, J</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Versleijen</w:t>
      </w:r>
      <w:proofErr w:type="spellEnd"/>
      <w:r w:rsidRPr="004774AA">
        <w:rPr>
          <w:rFonts w:ascii="Times New Roman" w:hAnsi="Times New Roman"/>
          <w:sz w:val="24"/>
          <w:szCs w:val="24"/>
        </w:rPr>
        <w:t>, N</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Wangila</w:t>
      </w:r>
      <w:proofErr w:type="spellEnd"/>
      <w:r w:rsidRPr="004774AA">
        <w:rPr>
          <w:rFonts w:ascii="Times New Roman" w:hAnsi="Times New Roman"/>
          <w:sz w:val="24"/>
          <w:szCs w:val="24"/>
        </w:rPr>
        <w:t>, B</w:t>
      </w:r>
      <w:r w:rsidRPr="004774AA">
        <w:rPr>
          <w:rFonts w:ascii="Times New Roman" w:hAnsi="Times New Roman"/>
          <w:i/>
          <w:iCs/>
          <w:sz w:val="24"/>
          <w:szCs w:val="24"/>
        </w:rPr>
        <w:t>.,</w:t>
      </w:r>
      <w:r w:rsidRPr="004774AA">
        <w:rPr>
          <w:rFonts w:ascii="Times New Roman" w:hAnsi="Times New Roman"/>
          <w:sz w:val="24"/>
          <w:szCs w:val="24"/>
        </w:rPr>
        <w:t xml:space="preserve"> and Degen, A. (2006). Income diversification and fishing practices among artisanal fishers on the Malindi-Kilifi coast. </w:t>
      </w:r>
      <w:r w:rsidRPr="004774AA">
        <w:rPr>
          <w:rFonts w:ascii="Times New Roman" w:hAnsi="Times New Roman"/>
          <w:i/>
          <w:iCs/>
          <w:sz w:val="24"/>
          <w:szCs w:val="24"/>
        </w:rPr>
        <w:t>Presented at Coastal Ecology Conference IV</w:t>
      </w:r>
      <w:r w:rsidRPr="004774AA">
        <w:rPr>
          <w:rFonts w:ascii="Times New Roman" w:hAnsi="Times New Roman"/>
          <w:sz w:val="24"/>
          <w:szCs w:val="24"/>
        </w:rPr>
        <w:t>, (Mombasa, 2006).</w:t>
      </w:r>
    </w:p>
    <w:p w14:paraId="1FBD3937" w14:textId="77777777" w:rsidR="00E43E22" w:rsidRPr="004774AA" w:rsidRDefault="00E43E22" w:rsidP="00320E83">
      <w:pPr>
        <w:pStyle w:val="Bibliography"/>
        <w:spacing w:line="480" w:lineRule="auto"/>
        <w:ind w:left="720" w:hanging="720"/>
        <w:jc w:val="both"/>
        <w:rPr>
          <w:rFonts w:ascii="Times New Roman" w:eastAsia="Arial Unicode MS" w:hAnsi="Times New Roman"/>
          <w:i/>
          <w:iCs/>
          <w:sz w:val="24"/>
          <w:szCs w:val="24"/>
          <w:lang w:eastAsia="fr-FR"/>
        </w:rPr>
      </w:pPr>
      <w:r w:rsidRPr="004774AA">
        <w:rPr>
          <w:rFonts w:ascii="Times New Roman" w:eastAsia="Arial Unicode MS" w:hAnsi="Times New Roman"/>
          <w:sz w:val="24"/>
          <w:szCs w:val="24"/>
          <w:lang w:eastAsia="fr-FR"/>
        </w:rPr>
        <w:lastRenderedPageBreak/>
        <w:t xml:space="preserve">Houte-Howes KSS. 2005. Macroinvertebrate communities in intertidal mudflats at the Sabaki River Estuary, Kenya:  An important habitat for resident and migratory shore birds. </w:t>
      </w:r>
      <w:r w:rsidRPr="004774AA">
        <w:rPr>
          <w:rFonts w:ascii="Times New Roman" w:eastAsia="Arial Unicode MS" w:hAnsi="Times New Roman"/>
          <w:i/>
          <w:iCs/>
          <w:sz w:val="24"/>
          <w:szCs w:val="24"/>
          <w:lang w:eastAsia="fr-FR"/>
        </w:rPr>
        <w:t>A Rocha Kenya Occasional Research Report #7</w:t>
      </w:r>
    </w:p>
    <w:p w14:paraId="3948C8C6" w14:textId="77777777" w:rsidR="00E43E22" w:rsidRDefault="00E43E22" w:rsidP="005753FC">
      <w:pPr>
        <w:pStyle w:val="Bibliography"/>
        <w:spacing w:line="480" w:lineRule="auto"/>
        <w:ind w:left="720" w:hanging="720"/>
        <w:jc w:val="both"/>
        <w:rPr>
          <w:rFonts w:ascii="Times New Roman" w:hAnsi="Times New Roman"/>
          <w:sz w:val="24"/>
          <w:szCs w:val="24"/>
        </w:rPr>
      </w:pPr>
      <w:r w:rsidRPr="00781494">
        <w:rPr>
          <w:rFonts w:ascii="Times New Roman" w:hAnsi="Times New Roman"/>
          <w:sz w:val="24"/>
          <w:szCs w:val="24"/>
        </w:rPr>
        <w:t>Huber HR, Jorgensen JC, Butler VL, Baker G, Stevens R.</w:t>
      </w:r>
      <w:r>
        <w:rPr>
          <w:rFonts w:ascii="Times New Roman" w:hAnsi="Times New Roman"/>
          <w:sz w:val="24"/>
          <w:szCs w:val="24"/>
        </w:rPr>
        <w:t xml:space="preserve"> 2011.</w:t>
      </w:r>
      <w:r w:rsidRPr="00781494">
        <w:rPr>
          <w:rFonts w:ascii="Times New Roman" w:hAnsi="Times New Roman"/>
          <w:sz w:val="24"/>
          <w:szCs w:val="24"/>
        </w:rPr>
        <w:t xml:space="preserve"> Can salmonids (</w:t>
      </w:r>
      <w:r w:rsidRPr="00781494">
        <w:rPr>
          <w:rFonts w:ascii="Times New Roman" w:hAnsi="Times New Roman"/>
          <w:i/>
          <w:iCs/>
          <w:sz w:val="24"/>
          <w:szCs w:val="24"/>
        </w:rPr>
        <w:t>Oncorhynchus spp.</w:t>
      </w:r>
      <w:r w:rsidRPr="00781494">
        <w:rPr>
          <w:rFonts w:ascii="Times New Roman" w:hAnsi="Times New Roman"/>
          <w:sz w:val="24"/>
          <w:szCs w:val="24"/>
        </w:rPr>
        <w:t>) be identified to species using vertebral morphometrics</w:t>
      </w:r>
      <w:proofErr w:type="gramStart"/>
      <w:r w:rsidRPr="00781494">
        <w:rPr>
          <w:rFonts w:ascii="Times New Roman" w:hAnsi="Times New Roman"/>
          <w:sz w:val="24"/>
          <w:szCs w:val="24"/>
        </w:rPr>
        <w:t>?</w:t>
      </w:r>
      <w:r>
        <w:rPr>
          <w:rFonts w:ascii="Times New Roman" w:hAnsi="Times New Roman"/>
          <w:sz w:val="24"/>
          <w:szCs w:val="24"/>
        </w:rPr>
        <w:t>.</w:t>
      </w:r>
      <w:proofErr w:type="gramEnd"/>
      <w:r>
        <w:rPr>
          <w:rFonts w:ascii="Times New Roman" w:hAnsi="Times New Roman"/>
          <w:sz w:val="24"/>
          <w:szCs w:val="24"/>
        </w:rPr>
        <w:t xml:space="preserve"> </w:t>
      </w:r>
      <w:r w:rsidRPr="00781494">
        <w:rPr>
          <w:rFonts w:ascii="Times New Roman" w:hAnsi="Times New Roman"/>
          <w:i/>
          <w:iCs/>
          <w:sz w:val="24"/>
          <w:szCs w:val="24"/>
        </w:rPr>
        <w:t>Journal of Archaeological Science</w:t>
      </w:r>
      <w:r>
        <w:rPr>
          <w:rFonts w:ascii="Times New Roman" w:hAnsi="Times New Roman"/>
          <w:i/>
          <w:iCs/>
          <w:sz w:val="24"/>
          <w:szCs w:val="24"/>
        </w:rPr>
        <w:t xml:space="preserve"> </w:t>
      </w:r>
      <w:r w:rsidRPr="00781494">
        <w:rPr>
          <w:rFonts w:ascii="Times New Roman" w:hAnsi="Times New Roman"/>
          <w:i/>
          <w:iCs/>
          <w:sz w:val="24"/>
          <w:szCs w:val="24"/>
        </w:rPr>
        <w:t>38(1)</w:t>
      </w:r>
      <w:r w:rsidRPr="00781494">
        <w:rPr>
          <w:rFonts w:ascii="Times New Roman" w:hAnsi="Times New Roman"/>
          <w:sz w:val="24"/>
          <w:szCs w:val="24"/>
        </w:rPr>
        <w:t>:136-46.</w:t>
      </w:r>
    </w:p>
    <w:p w14:paraId="384B2CF2" w14:textId="77777777" w:rsidR="00E43E22" w:rsidRPr="006500B6" w:rsidRDefault="00E43E22" w:rsidP="006500B6">
      <w:pPr>
        <w:rPr>
          <w:rFonts w:ascii="Times New Roman" w:hAnsi="Times New Roman"/>
          <w:sz w:val="24"/>
          <w:szCs w:val="24"/>
        </w:rPr>
      </w:pPr>
      <w:r w:rsidRPr="006500B6">
        <w:rPr>
          <w:rFonts w:ascii="Times New Roman" w:hAnsi="Times New Roman"/>
          <w:sz w:val="24"/>
          <w:szCs w:val="24"/>
        </w:rPr>
        <w:t>Iguchi K</w:t>
      </w:r>
      <w:r>
        <w:rPr>
          <w:rFonts w:ascii="Times New Roman" w:hAnsi="Times New Roman"/>
          <w:sz w:val="24"/>
          <w:szCs w:val="24"/>
        </w:rPr>
        <w:t xml:space="preserve"> and</w:t>
      </w:r>
      <w:r w:rsidRPr="006500B6">
        <w:rPr>
          <w:rFonts w:ascii="Times New Roman" w:hAnsi="Times New Roman"/>
          <w:sz w:val="24"/>
          <w:szCs w:val="24"/>
        </w:rPr>
        <w:t xml:space="preserve"> Mizuno N. </w:t>
      </w:r>
      <w:r>
        <w:rPr>
          <w:rFonts w:ascii="Times New Roman" w:hAnsi="Times New Roman"/>
          <w:sz w:val="24"/>
          <w:szCs w:val="24"/>
        </w:rPr>
        <w:t xml:space="preserve">1999. </w:t>
      </w:r>
      <w:r w:rsidRPr="006500B6">
        <w:rPr>
          <w:rFonts w:ascii="Times New Roman" w:hAnsi="Times New Roman"/>
          <w:sz w:val="24"/>
          <w:szCs w:val="24"/>
        </w:rPr>
        <w:t xml:space="preserve">Early starvation limits survival in amphidromous fishes. </w:t>
      </w:r>
      <w:r w:rsidRPr="006500B6">
        <w:rPr>
          <w:rFonts w:ascii="Times New Roman" w:hAnsi="Times New Roman"/>
          <w:i/>
          <w:iCs/>
          <w:sz w:val="24"/>
          <w:szCs w:val="24"/>
        </w:rPr>
        <w:t>Journal of Fish Biology</w:t>
      </w:r>
      <w:r>
        <w:rPr>
          <w:rFonts w:ascii="Times New Roman" w:hAnsi="Times New Roman"/>
          <w:i/>
          <w:iCs/>
          <w:sz w:val="24"/>
          <w:szCs w:val="24"/>
        </w:rPr>
        <w:t xml:space="preserve"> </w:t>
      </w:r>
      <w:r w:rsidRPr="006500B6">
        <w:rPr>
          <w:rFonts w:ascii="Times New Roman" w:hAnsi="Times New Roman"/>
          <w:i/>
          <w:iCs/>
          <w:sz w:val="24"/>
          <w:szCs w:val="24"/>
        </w:rPr>
        <w:t>54(4)</w:t>
      </w:r>
      <w:r w:rsidRPr="006500B6">
        <w:rPr>
          <w:rFonts w:ascii="Times New Roman" w:hAnsi="Times New Roman"/>
          <w:sz w:val="24"/>
          <w:szCs w:val="24"/>
        </w:rPr>
        <w:t>:705-12.</w:t>
      </w:r>
    </w:p>
    <w:p w14:paraId="370811A9" w14:textId="77777777" w:rsidR="00E43E22" w:rsidRPr="004774AA" w:rsidRDefault="00E43E22" w:rsidP="00320E83">
      <w:pPr>
        <w:pStyle w:val="Bibliography"/>
        <w:spacing w:line="480" w:lineRule="auto"/>
        <w:ind w:left="720" w:hanging="720"/>
        <w:jc w:val="both"/>
        <w:rPr>
          <w:rFonts w:ascii="Times New Roman" w:eastAsia="Arial Unicode MS" w:hAnsi="Times New Roman"/>
          <w:sz w:val="24"/>
          <w:szCs w:val="24"/>
          <w:lang w:eastAsia="fr-FR"/>
        </w:rPr>
      </w:pPr>
      <w:proofErr w:type="spellStart"/>
      <w:r w:rsidRPr="004774AA">
        <w:rPr>
          <w:rFonts w:ascii="Times New Roman" w:eastAsia="Arial Unicode MS" w:hAnsi="Times New Roman"/>
          <w:sz w:val="24"/>
          <w:szCs w:val="24"/>
          <w:lang w:eastAsia="fr-FR"/>
        </w:rPr>
        <w:t>Itakura</w:t>
      </w:r>
      <w:proofErr w:type="spellEnd"/>
      <w:r w:rsidRPr="004774AA">
        <w:rPr>
          <w:rFonts w:ascii="Times New Roman" w:eastAsia="Arial Unicode MS" w:hAnsi="Times New Roman"/>
          <w:sz w:val="24"/>
          <w:szCs w:val="24"/>
          <w:lang w:eastAsia="fr-FR"/>
        </w:rPr>
        <w:t xml:space="preserve"> H, </w:t>
      </w:r>
      <w:proofErr w:type="spellStart"/>
      <w:r w:rsidRPr="004774AA">
        <w:rPr>
          <w:rFonts w:ascii="Times New Roman" w:eastAsia="Arial Unicode MS" w:hAnsi="Times New Roman"/>
          <w:sz w:val="24"/>
          <w:szCs w:val="24"/>
          <w:lang w:eastAsia="fr-FR"/>
        </w:rPr>
        <w:t>Wakiya</w:t>
      </w:r>
      <w:proofErr w:type="spellEnd"/>
      <w:r w:rsidRPr="004774AA">
        <w:rPr>
          <w:rFonts w:ascii="Times New Roman" w:eastAsia="Arial Unicode MS" w:hAnsi="Times New Roman"/>
          <w:sz w:val="24"/>
          <w:szCs w:val="24"/>
          <w:lang w:eastAsia="fr-FR"/>
        </w:rPr>
        <w:t xml:space="preserve"> R, </w:t>
      </w:r>
      <w:proofErr w:type="spellStart"/>
      <w:r w:rsidRPr="004774AA">
        <w:rPr>
          <w:rFonts w:ascii="Times New Roman" w:eastAsia="Arial Unicode MS" w:hAnsi="Times New Roman"/>
          <w:sz w:val="24"/>
          <w:szCs w:val="24"/>
          <w:lang w:eastAsia="fr-FR"/>
        </w:rPr>
        <w:t>Gollock</w:t>
      </w:r>
      <w:proofErr w:type="spellEnd"/>
      <w:r w:rsidRPr="004774AA">
        <w:rPr>
          <w:rFonts w:ascii="Times New Roman" w:eastAsia="Arial Unicode MS" w:hAnsi="Times New Roman"/>
          <w:sz w:val="24"/>
          <w:szCs w:val="24"/>
          <w:lang w:eastAsia="fr-FR"/>
        </w:rPr>
        <w:t xml:space="preserve"> M and </w:t>
      </w:r>
      <w:proofErr w:type="spellStart"/>
      <w:r w:rsidRPr="004774AA">
        <w:rPr>
          <w:rFonts w:ascii="Times New Roman" w:eastAsia="Arial Unicode MS" w:hAnsi="Times New Roman"/>
          <w:sz w:val="24"/>
          <w:szCs w:val="24"/>
          <w:lang w:eastAsia="fr-FR"/>
        </w:rPr>
        <w:t>Kaifu</w:t>
      </w:r>
      <w:proofErr w:type="spellEnd"/>
      <w:r w:rsidRPr="004774AA">
        <w:rPr>
          <w:rFonts w:ascii="Times New Roman" w:eastAsia="Arial Unicode MS" w:hAnsi="Times New Roman"/>
          <w:sz w:val="24"/>
          <w:szCs w:val="24"/>
          <w:lang w:eastAsia="fr-FR"/>
        </w:rPr>
        <w:t xml:space="preserve"> K. 2020. Anguillid eels as a surrogate species for conservation of freshwater biodiversity in Japan. </w:t>
      </w:r>
      <w:r w:rsidRPr="004774AA">
        <w:rPr>
          <w:rFonts w:ascii="Times New Roman" w:eastAsia="Arial Unicode MS" w:hAnsi="Times New Roman"/>
          <w:i/>
          <w:iCs/>
          <w:sz w:val="24"/>
          <w:szCs w:val="24"/>
          <w:lang w:eastAsia="fr-FR"/>
        </w:rPr>
        <w:t>Scientific Reports</w:t>
      </w:r>
      <w:r w:rsidRPr="004774AA">
        <w:rPr>
          <w:rFonts w:ascii="Times New Roman" w:eastAsia="Arial Unicode MS" w:hAnsi="Times New Roman"/>
          <w:sz w:val="24"/>
          <w:szCs w:val="24"/>
          <w:lang w:eastAsia="fr-FR"/>
        </w:rPr>
        <w:t xml:space="preserve"> 10(1);1-2.</w:t>
      </w:r>
    </w:p>
    <w:p w14:paraId="4B9A60C0"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IUCN. 2016. Promotion of anguillid eels as flagship species for aquatic conservation in IUCN World Conservation Congress 2020.</w:t>
      </w:r>
    </w:p>
    <w:p w14:paraId="7C7E9637"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Jacoby D, Harrison IJ, and </w:t>
      </w:r>
      <w:proofErr w:type="spellStart"/>
      <w:r w:rsidRPr="004774AA">
        <w:rPr>
          <w:rFonts w:ascii="Times New Roman" w:hAnsi="Times New Roman"/>
          <w:sz w:val="24"/>
          <w:szCs w:val="24"/>
        </w:rPr>
        <w:t>Gollock</w:t>
      </w:r>
      <w:proofErr w:type="spellEnd"/>
      <w:r w:rsidRPr="004774AA">
        <w:rPr>
          <w:rFonts w:ascii="Times New Roman" w:hAnsi="Times New Roman"/>
          <w:sz w:val="24"/>
          <w:szCs w:val="24"/>
        </w:rPr>
        <w:t xml:space="preserve"> M. 2014. </w:t>
      </w:r>
      <w:r w:rsidRPr="004774AA">
        <w:rPr>
          <w:rFonts w:ascii="Times New Roman" w:hAnsi="Times New Roman"/>
          <w:i/>
          <w:iCs/>
          <w:sz w:val="24"/>
          <w:szCs w:val="24"/>
        </w:rPr>
        <w:t>Anguilla bicolor</w:t>
      </w:r>
      <w:r w:rsidRPr="004774AA">
        <w:rPr>
          <w:rFonts w:ascii="Times New Roman" w:hAnsi="Times New Roman"/>
          <w:sz w:val="24"/>
          <w:szCs w:val="24"/>
        </w:rPr>
        <w:t xml:space="preserve">. </w:t>
      </w:r>
      <w:r w:rsidRPr="004774AA">
        <w:rPr>
          <w:rFonts w:ascii="Times New Roman" w:hAnsi="Times New Roman"/>
          <w:sz w:val="24"/>
          <w:szCs w:val="24"/>
        </w:rPr>
        <w:softHyphen/>
        <w:t xml:space="preserve">e IUCN Red List of </w:t>
      </w:r>
      <w:r w:rsidRPr="004774AA">
        <w:rPr>
          <w:rFonts w:ascii="Times New Roman" w:hAnsi="Times New Roman"/>
          <w:sz w:val="24"/>
          <w:szCs w:val="24"/>
        </w:rPr>
        <w:softHyphen/>
        <w:t xml:space="preserve">threatened Species 2014: e.T166894A67015710.  </w:t>
      </w:r>
      <w:hyperlink r:id="rId23" w:history="1">
        <w:r w:rsidRPr="004774AA">
          <w:rPr>
            <w:rFonts w:ascii="Times New Roman" w:hAnsi="Times New Roman"/>
            <w:sz w:val="24"/>
            <w:szCs w:val="24"/>
          </w:rPr>
          <w:t>http://dx.doi.org/10.2305/IUCN.UK.2014–1.RLTS. T166894A67015710.en</w:t>
        </w:r>
      </w:hyperlink>
    </w:p>
    <w:p w14:paraId="1F55AE79"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Jacoby DM, Casselman JM, Crook V, </w:t>
      </w:r>
      <w:proofErr w:type="spellStart"/>
      <w:r w:rsidRPr="004774AA">
        <w:rPr>
          <w:rFonts w:ascii="Times New Roman" w:hAnsi="Times New Roman"/>
          <w:sz w:val="24"/>
          <w:szCs w:val="24"/>
        </w:rPr>
        <w:t>DeLucia</w:t>
      </w:r>
      <w:proofErr w:type="spellEnd"/>
      <w:r w:rsidRPr="004774AA">
        <w:rPr>
          <w:rFonts w:ascii="Times New Roman" w:hAnsi="Times New Roman"/>
          <w:sz w:val="24"/>
          <w:szCs w:val="24"/>
        </w:rPr>
        <w:t xml:space="preserve"> MB, </w:t>
      </w:r>
      <w:proofErr w:type="spellStart"/>
      <w:r w:rsidRPr="004774AA">
        <w:rPr>
          <w:rFonts w:ascii="Times New Roman" w:hAnsi="Times New Roman"/>
          <w:sz w:val="24"/>
          <w:szCs w:val="24"/>
        </w:rPr>
        <w:t>Ahn</w:t>
      </w:r>
      <w:proofErr w:type="spellEnd"/>
      <w:r w:rsidRPr="004774AA">
        <w:rPr>
          <w:rFonts w:ascii="Times New Roman" w:hAnsi="Times New Roman"/>
          <w:sz w:val="24"/>
          <w:szCs w:val="24"/>
        </w:rPr>
        <w:t xml:space="preserve"> H, </w:t>
      </w:r>
      <w:proofErr w:type="spellStart"/>
      <w:r w:rsidRPr="004774AA">
        <w:rPr>
          <w:rFonts w:ascii="Times New Roman" w:hAnsi="Times New Roman"/>
          <w:sz w:val="24"/>
          <w:szCs w:val="24"/>
        </w:rPr>
        <w:t>Kaifu</w:t>
      </w:r>
      <w:proofErr w:type="spellEnd"/>
      <w:r w:rsidRPr="004774AA">
        <w:rPr>
          <w:rFonts w:ascii="Times New Roman" w:hAnsi="Times New Roman"/>
          <w:sz w:val="24"/>
          <w:szCs w:val="24"/>
        </w:rPr>
        <w:t xml:space="preserve"> K, </w:t>
      </w:r>
      <w:proofErr w:type="spellStart"/>
      <w:r w:rsidRPr="004774AA">
        <w:rPr>
          <w:rFonts w:ascii="Times New Roman" w:hAnsi="Times New Roman"/>
          <w:sz w:val="24"/>
          <w:szCs w:val="24"/>
        </w:rPr>
        <w:t>Kurwie</w:t>
      </w:r>
      <w:proofErr w:type="spellEnd"/>
      <w:r w:rsidRPr="004774AA">
        <w:rPr>
          <w:rFonts w:ascii="Times New Roman" w:hAnsi="Times New Roman"/>
          <w:sz w:val="24"/>
          <w:szCs w:val="24"/>
        </w:rPr>
        <w:t xml:space="preserve"> T, </w:t>
      </w:r>
      <w:proofErr w:type="spellStart"/>
      <w:r w:rsidRPr="004774AA">
        <w:rPr>
          <w:rFonts w:ascii="Times New Roman" w:hAnsi="Times New Roman"/>
          <w:sz w:val="24"/>
          <w:szCs w:val="24"/>
        </w:rPr>
        <w:t>Sasal</w:t>
      </w:r>
      <w:proofErr w:type="spellEnd"/>
      <w:r w:rsidRPr="004774AA">
        <w:rPr>
          <w:rFonts w:ascii="Times New Roman" w:hAnsi="Times New Roman"/>
          <w:sz w:val="24"/>
          <w:szCs w:val="24"/>
        </w:rPr>
        <w:t xml:space="preserve"> P, </w:t>
      </w:r>
      <w:proofErr w:type="spellStart"/>
      <w:r w:rsidRPr="004774AA">
        <w:rPr>
          <w:rFonts w:ascii="Times New Roman" w:hAnsi="Times New Roman"/>
          <w:sz w:val="24"/>
          <w:szCs w:val="24"/>
        </w:rPr>
        <w:t>Silfvergrip</w:t>
      </w:r>
      <w:proofErr w:type="spellEnd"/>
      <w:r w:rsidRPr="004774AA">
        <w:rPr>
          <w:rFonts w:ascii="Times New Roman" w:hAnsi="Times New Roman"/>
          <w:sz w:val="24"/>
          <w:szCs w:val="24"/>
        </w:rPr>
        <w:t xml:space="preserve"> AM, Smith KG, Uchida K. 2015. Synergistic patterns of threat and the challenges facing global anguillid eel conservation. </w:t>
      </w:r>
      <w:r w:rsidRPr="004774AA">
        <w:rPr>
          <w:rFonts w:ascii="Times New Roman" w:hAnsi="Times New Roman"/>
          <w:i/>
          <w:iCs/>
          <w:sz w:val="24"/>
          <w:szCs w:val="24"/>
        </w:rPr>
        <w:t>Global Ecology and Conservation</w:t>
      </w:r>
      <w:r w:rsidRPr="004774AA">
        <w:rPr>
          <w:rFonts w:ascii="Times New Roman" w:hAnsi="Times New Roman"/>
          <w:sz w:val="24"/>
          <w:szCs w:val="24"/>
        </w:rPr>
        <w:t xml:space="preserve"> 4:321-33.</w:t>
      </w:r>
    </w:p>
    <w:p w14:paraId="3513206A"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Jellyman</w:t>
      </w:r>
      <w:proofErr w:type="spellEnd"/>
      <w:r w:rsidRPr="004774AA">
        <w:rPr>
          <w:rFonts w:ascii="Times New Roman" w:hAnsi="Times New Roman"/>
          <w:sz w:val="24"/>
          <w:szCs w:val="24"/>
          <w:shd w:val="clear" w:color="auto" w:fill="FFFFFF"/>
        </w:rPr>
        <w:t xml:space="preserve"> DJ. 1979. Upstream migration of glass‐eels (</w:t>
      </w:r>
      <w:r w:rsidRPr="004774AA">
        <w:rPr>
          <w:rFonts w:ascii="Times New Roman" w:hAnsi="Times New Roman"/>
          <w:i/>
          <w:iCs/>
          <w:sz w:val="24"/>
          <w:szCs w:val="24"/>
          <w:shd w:val="clear" w:color="auto" w:fill="FFFFFF"/>
        </w:rPr>
        <w:t>Anguilla spp.</w:t>
      </w:r>
      <w:r w:rsidRPr="004774AA">
        <w:rPr>
          <w:rFonts w:ascii="Times New Roman" w:hAnsi="Times New Roman"/>
          <w:sz w:val="24"/>
          <w:szCs w:val="24"/>
          <w:shd w:val="clear" w:color="auto" w:fill="FFFFFF"/>
        </w:rPr>
        <w:t>) in the Waikato River.</w:t>
      </w:r>
      <w:r w:rsidRPr="004774AA">
        <w:rPr>
          <w:rFonts w:ascii="Times New Roman" w:hAnsi="Times New Roman"/>
          <w:i/>
          <w:iCs/>
          <w:sz w:val="24"/>
          <w:szCs w:val="24"/>
          <w:shd w:val="clear" w:color="auto" w:fill="FFFFFF"/>
        </w:rPr>
        <w:t xml:space="preserve"> New Zealand Journal of Marine and Freshwater Research</w:t>
      </w:r>
      <w:r w:rsidRPr="004774AA">
        <w:rPr>
          <w:rFonts w:ascii="Times New Roman" w:hAnsi="Times New Roman"/>
          <w:sz w:val="24"/>
          <w:szCs w:val="24"/>
          <w:shd w:val="clear" w:color="auto" w:fill="FFFFFF"/>
        </w:rPr>
        <w:t xml:space="preserve"> 1;13(1):13-22.</w:t>
      </w:r>
    </w:p>
    <w:p w14:paraId="39CF4EC9"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lastRenderedPageBreak/>
        <w:t>Jellyman</w:t>
      </w:r>
      <w:proofErr w:type="spellEnd"/>
      <w:r w:rsidRPr="004774AA">
        <w:rPr>
          <w:rFonts w:ascii="Times New Roman" w:hAnsi="Times New Roman"/>
          <w:sz w:val="24"/>
          <w:szCs w:val="24"/>
        </w:rPr>
        <w:t xml:space="preserve"> DL and Lambert PW. 2003. Factors affecting recruitment of glass eels into the Grey River, New Zealand. </w:t>
      </w:r>
      <w:r w:rsidRPr="004774AA">
        <w:rPr>
          <w:rFonts w:ascii="Times New Roman" w:hAnsi="Times New Roman"/>
          <w:i/>
          <w:iCs/>
          <w:sz w:val="24"/>
          <w:szCs w:val="24"/>
        </w:rPr>
        <w:t xml:space="preserve">Journal of Fish Biology </w:t>
      </w:r>
      <w:r w:rsidRPr="004774AA">
        <w:rPr>
          <w:rFonts w:ascii="Times New Roman" w:hAnsi="Times New Roman"/>
          <w:sz w:val="24"/>
          <w:szCs w:val="24"/>
        </w:rPr>
        <w:t>63 1067–1079.</w:t>
      </w:r>
    </w:p>
    <w:p w14:paraId="610E4B69"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Jenkins, G.P</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Conron</w:t>
      </w:r>
      <w:proofErr w:type="spellEnd"/>
      <w:r w:rsidRPr="004774AA">
        <w:rPr>
          <w:rFonts w:ascii="Times New Roman" w:hAnsi="Times New Roman"/>
          <w:color w:val="222222"/>
          <w:sz w:val="24"/>
          <w:szCs w:val="24"/>
          <w:shd w:val="clear" w:color="auto" w:fill="FFFFFF"/>
        </w:rPr>
        <w:t>, S.D. and Morison, A.K. (2010). Highly variable recruitment in an                                                 estuarine fish is determined by salinity stratification and freshwater flow: implications of a changing climate. </w:t>
      </w:r>
      <w:r w:rsidRPr="004774AA">
        <w:rPr>
          <w:rFonts w:ascii="Times New Roman" w:hAnsi="Times New Roman"/>
          <w:i/>
          <w:iCs/>
          <w:color w:val="222222"/>
          <w:sz w:val="24"/>
          <w:szCs w:val="24"/>
          <w:shd w:val="clear" w:color="auto" w:fill="FFFFFF"/>
        </w:rPr>
        <w:t>Marine Ecology Progress Series</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417</w:t>
      </w:r>
      <w:r w:rsidRPr="004774AA">
        <w:rPr>
          <w:rFonts w:ascii="Times New Roman" w:hAnsi="Times New Roman"/>
          <w:color w:val="222222"/>
          <w:sz w:val="24"/>
          <w:szCs w:val="24"/>
          <w:shd w:val="clear" w:color="auto" w:fill="FFFFFF"/>
        </w:rPr>
        <w:t>, 249-261.</w:t>
      </w:r>
    </w:p>
    <w:p w14:paraId="7C6FE58A"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Jensen MR, Knudsen SW, Munk P, Thomsen PF, </w:t>
      </w:r>
      <w:proofErr w:type="spellStart"/>
      <w:r w:rsidRPr="004774AA">
        <w:rPr>
          <w:rFonts w:ascii="Times New Roman" w:hAnsi="Times New Roman"/>
          <w:sz w:val="24"/>
          <w:szCs w:val="24"/>
        </w:rPr>
        <w:t>Møller</w:t>
      </w:r>
      <w:proofErr w:type="spellEnd"/>
      <w:r w:rsidRPr="004774AA">
        <w:rPr>
          <w:rFonts w:ascii="Times New Roman" w:hAnsi="Times New Roman"/>
          <w:sz w:val="24"/>
          <w:szCs w:val="24"/>
        </w:rPr>
        <w:t xml:space="preserve"> PR. 2018. Tracing European eel in the diet of mesopelagic fishes from the Sargasso Sea using DNA from fish stomachs.</w:t>
      </w:r>
      <w:r w:rsidRPr="004774AA">
        <w:rPr>
          <w:rFonts w:ascii="Times New Roman" w:hAnsi="Times New Roman"/>
          <w:i/>
          <w:iCs/>
          <w:sz w:val="24"/>
          <w:szCs w:val="24"/>
        </w:rPr>
        <w:t xml:space="preserve"> Marine Biology</w:t>
      </w:r>
      <w:r w:rsidRPr="004774AA">
        <w:rPr>
          <w:rFonts w:ascii="Times New Roman" w:hAnsi="Times New Roman"/>
          <w:sz w:val="24"/>
          <w:szCs w:val="24"/>
        </w:rPr>
        <w:t xml:space="preserve"> 1;165(8):130.</w:t>
      </w:r>
    </w:p>
    <w:p w14:paraId="6BC5DCA3"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r w:rsidRPr="004774AA">
        <w:rPr>
          <w:rFonts w:ascii="Times New Roman" w:hAnsi="Times New Roman"/>
          <w:sz w:val="24"/>
          <w:szCs w:val="24"/>
          <w:shd w:val="clear" w:color="auto" w:fill="FFFFFF"/>
        </w:rPr>
        <w:t xml:space="preserve">Jespersen, P. 1942. Indo-Pacific </w:t>
      </w:r>
      <w:proofErr w:type="spellStart"/>
      <w:r w:rsidRPr="004774AA">
        <w:rPr>
          <w:rFonts w:ascii="Times New Roman" w:hAnsi="Times New Roman"/>
          <w:sz w:val="24"/>
          <w:szCs w:val="24"/>
          <w:shd w:val="clear" w:color="auto" w:fill="FFFFFF"/>
        </w:rPr>
        <w:t>leptocephalids</w:t>
      </w:r>
      <w:proofErr w:type="spellEnd"/>
      <w:r w:rsidRPr="004774AA">
        <w:rPr>
          <w:rFonts w:ascii="Times New Roman" w:hAnsi="Times New Roman"/>
          <w:sz w:val="24"/>
          <w:szCs w:val="24"/>
          <w:shd w:val="clear" w:color="auto" w:fill="FFFFFF"/>
        </w:rPr>
        <w:t xml:space="preserve"> of the genus </w:t>
      </w:r>
      <w:r w:rsidRPr="004774AA">
        <w:rPr>
          <w:rFonts w:ascii="Times New Roman" w:hAnsi="Times New Roman"/>
          <w:i/>
          <w:iCs/>
          <w:sz w:val="24"/>
          <w:szCs w:val="24"/>
          <w:shd w:val="clear" w:color="auto" w:fill="FFFFFF"/>
        </w:rPr>
        <w:t>Anguilla</w:t>
      </w:r>
      <w:r w:rsidRPr="004774AA">
        <w:rPr>
          <w:rFonts w:ascii="Times New Roman" w:hAnsi="Times New Roman"/>
          <w:sz w:val="24"/>
          <w:szCs w:val="24"/>
          <w:shd w:val="clear" w:color="auto" w:fill="FFFFFF"/>
        </w:rPr>
        <w:t xml:space="preserve">: systematic and biological studies. </w:t>
      </w:r>
      <w:r w:rsidRPr="004774AA">
        <w:rPr>
          <w:rFonts w:ascii="Times New Roman" w:hAnsi="Times New Roman"/>
          <w:i/>
          <w:iCs/>
          <w:sz w:val="24"/>
          <w:szCs w:val="24"/>
          <w:shd w:val="clear" w:color="auto" w:fill="FFFFFF"/>
        </w:rPr>
        <w:t xml:space="preserve">The Carlsberg Foundations Oceanographical Expedition Round the World </w:t>
      </w:r>
      <w:r w:rsidRPr="004774AA">
        <w:rPr>
          <w:rFonts w:ascii="Times New Roman" w:hAnsi="Times New Roman"/>
          <w:sz w:val="24"/>
          <w:szCs w:val="24"/>
          <w:shd w:val="clear" w:color="auto" w:fill="FFFFFF"/>
        </w:rPr>
        <w:t>1928-30</w:t>
      </w:r>
      <w:r w:rsidRPr="004774AA">
        <w:rPr>
          <w:rFonts w:ascii="Times New Roman" w:hAnsi="Times New Roman"/>
          <w:i/>
          <w:iCs/>
          <w:sz w:val="24"/>
          <w:szCs w:val="24"/>
          <w:shd w:val="clear" w:color="auto" w:fill="FFFFFF"/>
        </w:rPr>
        <w:t xml:space="preserve"> </w:t>
      </w:r>
      <w:r w:rsidRPr="004774AA">
        <w:rPr>
          <w:rFonts w:ascii="Times New Roman" w:hAnsi="Times New Roman"/>
          <w:sz w:val="24"/>
          <w:szCs w:val="24"/>
          <w:shd w:val="clear" w:color="auto" w:fill="FFFFFF"/>
        </w:rPr>
        <w:t>and</w:t>
      </w:r>
      <w:r w:rsidRPr="004774AA">
        <w:rPr>
          <w:rFonts w:ascii="Times New Roman" w:hAnsi="Times New Roman"/>
          <w:i/>
          <w:iCs/>
          <w:sz w:val="24"/>
          <w:szCs w:val="24"/>
          <w:shd w:val="clear" w:color="auto" w:fill="FFFFFF"/>
        </w:rPr>
        <w:t xml:space="preserve"> Previous Dana Expedition; Dana Report</w:t>
      </w:r>
      <w:r w:rsidRPr="004774AA">
        <w:rPr>
          <w:rFonts w:ascii="Times New Roman" w:hAnsi="Times New Roman"/>
          <w:sz w:val="24"/>
          <w:szCs w:val="24"/>
          <w:shd w:val="clear" w:color="auto" w:fill="FFFFFF"/>
        </w:rPr>
        <w:t xml:space="preserve"> N22, 88-105.</w:t>
      </w:r>
    </w:p>
    <w:p w14:paraId="20AE3CA6" w14:textId="77777777" w:rsidR="00E43E22" w:rsidRPr="004774AA" w:rsidRDefault="00E43E22" w:rsidP="00320E83">
      <w:pPr>
        <w:pStyle w:val="Bibliography"/>
        <w:spacing w:before="100" w:beforeAutospacing="1" w:line="480" w:lineRule="auto"/>
        <w:ind w:left="720" w:hanging="720"/>
        <w:jc w:val="both"/>
        <w:rPr>
          <w:rFonts w:ascii="Times New Roman" w:hAnsi="Times New Roman"/>
          <w:sz w:val="24"/>
          <w:szCs w:val="24"/>
        </w:rPr>
      </w:pPr>
      <w:r w:rsidRPr="004774AA">
        <w:rPr>
          <w:rFonts w:ascii="Times New Roman" w:hAnsi="Times New Roman"/>
          <w:i/>
          <w:iCs/>
          <w:color w:val="222222"/>
          <w:sz w:val="24"/>
          <w:szCs w:val="24"/>
          <w:shd w:val="clear" w:color="auto" w:fill="FFFFFF"/>
        </w:rPr>
        <w:t>Journal of Fish Biology</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76</w:t>
      </w:r>
      <w:r w:rsidRPr="004774AA">
        <w:rPr>
          <w:rFonts w:ascii="Times New Roman" w:hAnsi="Times New Roman"/>
          <w:color w:val="222222"/>
          <w:sz w:val="24"/>
          <w:szCs w:val="24"/>
          <w:shd w:val="clear" w:color="auto" w:fill="FFFFFF"/>
        </w:rPr>
        <w:t>(10), 2540-2557.</w:t>
      </w:r>
    </w:p>
    <w:p w14:paraId="57596147"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Jubb</w:t>
      </w:r>
      <w:proofErr w:type="spellEnd"/>
      <w:r w:rsidRPr="004774AA">
        <w:rPr>
          <w:rFonts w:ascii="Times New Roman" w:hAnsi="Times New Roman"/>
          <w:sz w:val="24"/>
          <w:szCs w:val="24"/>
        </w:rPr>
        <w:t xml:space="preserve"> RA. 1961. An illustrated guide to the freshwater fishes of the Zambezi </w:t>
      </w:r>
      <w:proofErr w:type="gramStart"/>
      <w:r w:rsidRPr="004774AA">
        <w:rPr>
          <w:rFonts w:ascii="Times New Roman" w:hAnsi="Times New Roman"/>
          <w:sz w:val="24"/>
          <w:szCs w:val="24"/>
        </w:rPr>
        <w:t>river</w:t>
      </w:r>
      <w:proofErr w:type="gramEnd"/>
      <w:r w:rsidRPr="004774AA">
        <w:rPr>
          <w:rFonts w:ascii="Times New Roman" w:hAnsi="Times New Roman"/>
          <w:sz w:val="24"/>
          <w:szCs w:val="24"/>
        </w:rPr>
        <w:t xml:space="preserve">, Lake Kariba, </w:t>
      </w:r>
      <w:proofErr w:type="spellStart"/>
      <w:r w:rsidRPr="004774AA">
        <w:rPr>
          <w:rFonts w:ascii="Times New Roman" w:hAnsi="Times New Roman"/>
          <w:sz w:val="24"/>
          <w:szCs w:val="24"/>
        </w:rPr>
        <w:t>Pungwe</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Sabi</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Lundi</w:t>
      </w:r>
      <w:proofErr w:type="spellEnd"/>
      <w:r w:rsidRPr="004774AA">
        <w:rPr>
          <w:rFonts w:ascii="Times New Roman" w:hAnsi="Times New Roman"/>
          <w:sz w:val="24"/>
          <w:szCs w:val="24"/>
        </w:rPr>
        <w:t xml:space="preserve"> and Limpopo rivers. </w:t>
      </w:r>
      <w:r w:rsidRPr="004774AA">
        <w:rPr>
          <w:rFonts w:ascii="Times New Roman" w:hAnsi="Times New Roman"/>
          <w:i/>
          <w:iCs/>
          <w:sz w:val="24"/>
          <w:szCs w:val="24"/>
        </w:rPr>
        <w:t>Stuart Manning, Cape Town</w:t>
      </w:r>
      <w:r w:rsidRPr="004774AA">
        <w:rPr>
          <w:rFonts w:ascii="Times New Roman" w:hAnsi="Times New Roman"/>
          <w:sz w:val="24"/>
          <w:szCs w:val="24"/>
        </w:rPr>
        <w:t>.</w:t>
      </w:r>
    </w:p>
    <w:p w14:paraId="1AF5CABF"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color w:val="222222"/>
          <w:sz w:val="24"/>
          <w:szCs w:val="24"/>
          <w:shd w:val="clear" w:color="auto" w:fill="FFFFFF"/>
        </w:rPr>
        <w:t>Kapombe</w:t>
      </w:r>
      <w:proofErr w:type="spellEnd"/>
      <w:r w:rsidRPr="004774AA">
        <w:rPr>
          <w:rFonts w:ascii="Times New Roman" w:hAnsi="Times New Roman"/>
          <w:color w:val="222222"/>
          <w:sz w:val="24"/>
          <w:szCs w:val="24"/>
          <w:shd w:val="clear" w:color="auto" w:fill="FFFFFF"/>
        </w:rPr>
        <w:t xml:space="preserve"> L. 2016. Assessment of the ecological integrity of lower Sabaki river using macro-benthic invertebrates as biological indicators (</w:t>
      </w:r>
      <w:r w:rsidRPr="004774AA">
        <w:rPr>
          <w:rFonts w:ascii="Times New Roman" w:hAnsi="Times New Roman"/>
          <w:i/>
          <w:iCs/>
          <w:color w:val="222222"/>
          <w:sz w:val="24"/>
          <w:szCs w:val="24"/>
          <w:shd w:val="clear" w:color="auto" w:fill="FFFFFF"/>
        </w:rPr>
        <w:t>Doctoral dissertation, Pwani University</w:t>
      </w:r>
      <w:r w:rsidRPr="004774AA">
        <w:rPr>
          <w:rFonts w:ascii="Times New Roman" w:hAnsi="Times New Roman"/>
          <w:color w:val="222222"/>
          <w:sz w:val="24"/>
          <w:szCs w:val="24"/>
          <w:shd w:val="clear" w:color="auto" w:fill="FFFFFF"/>
        </w:rPr>
        <w:t>)</w:t>
      </w:r>
    </w:p>
    <w:p w14:paraId="626FAEB7" w14:textId="77777777" w:rsidR="00E43E22" w:rsidRPr="004774AA" w:rsidRDefault="00E43E22" w:rsidP="00320E83">
      <w:pPr>
        <w:pStyle w:val="Bibliography"/>
        <w:spacing w:line="480" w:lineRule="auto"/>
        <w:ind w:left="720" w:hanging="720"/>
        <w:jc w:val="both"/>
        <w:rPr>
          <w:rFonts w:ascii="Times New Roman" w:eastAsia="Arial Unicode MS" w:hAnsi="Times New Roman"/>
          <w:sz w:val="24"/>
          <w:szCs w:val="24"/>
          <w:lang w:eastAsia="fr-FR"/>
        </w:rPr>
      </w:pPr>
      <w:proofErr w:type="spellStart"/>
      <w:r w:rsidRPr="004774AA">
        <w:rPr>
          <w:rFonts w:ascii="Times New Roman" w:eastAsia="Arial Unicode MS" w:hAnsi="Times New Roman"/>
          <w:sz w:val="24"/>
          <w:szCs w:val="24"/>
          <w:lang w:eastAsia="fr-FR"/>
        </w:rPr>
        <w:t>Katwijk</w:t>
      </w:r>
      <w:proofErr w:type="spellEnd"/>
      <w:r w:rsidRPr="004774AA">
        <w:rPr>
          <w:rFonts w:ascii="Times New Roman" w:eastAsia="Arial Unicode MS" w:hAnsi="Times New Roman"/>
          <w:sz w:val="24"/>
          <w:szCs w:val="24"/>
          <w:lang w:eastAsia="fr-FR"/>
        </w:rPr>
        <w:t xml:space="preserve"> MM, Meier NE, Loon R, Hove EM, </w:t>
      </w:r>
      <w:proofErr w:type="spellStart"/>
      <w:r w:rsidRPr="004774AA">
        <w:rPr>
          <w:rFonts w:ascii="Times New Roman" w:eastAsia="Arial Unicode MS" w:hAnsi="Times New Roman"/>
          <w:sz w:val="24"/>
          <w:szCs w:val="24"/>
          <w:lang w:eastAsia="fr-FR"/>
        </w:rPr>
        <w:t>Giesen</w:t>
      </w:r>
      <w:proofErr w:type="spellEnd"/>
      <w:r w:rsidRPr="004774AA">
        <w:rPr>
          <w:rFonts w:ascii="Times New Roman" w:eastAsia="Arial Unicode MS" w:hAnsi="Times New Roman"/>
          <w:sz w:val="24"/>
          <w:szCs w:val="24"/>
          <w:lang w:eastAsia="fr-FR"/>
        </w:rPr>
        <w:t xml:space="preserve"> WBJT, </w:t>
      </w:r>
      <w:proofErr w:type="spellStart"/>
      <w:r w:rsidRPr="004774AA">
        <w:rPr>
          <w:rFonts w:ascii="Times New Roman" w:eastAsia="Arial Unicode MS" w:hAnsi="Times New Roman"/>
          <w:sz w:val="24"/>
          <w:szCs w:val="24"/>
          <w:lang w:eastAsia="fr-FR"/>
        </w:rPr>
        <w:t>Velde</w:t>
      </w:r>
      <w:proofErr w:type="spellEnd"/>
      <w:r w:rsidRPr="004774AA">
        <w:rPr>
          <w:rFonts w:ascii="Times New Roman" w:eastAsia="Arial Unicode MS" w:hAnsi="Times New Roman"/>
          <w:sz w:val="24"/>
          <w:szCs w:val="24"/>
          <w:lang w:eastAsia="fr-FR"/>
        </w:rPr>
        <w:t xml:space="preserve"> G, Hartog C. 1993. Sabaki River sediment load and coral stress: correlation between sediments and condition of the Malindi-Watamu reefs in Kenya (Indian Ocean). </w:t>
      </w:r>
      <w:r w:rsidRPr="004774AA">
        <w:rPr>
          <w:rFonts w:ascii="Times New Roman" w:eastAsia="Arial Unicode MS" w:hAnsi="Times New Roman"/>
          <w:i/>
          <w:iCs/>
          <w:sz w:val="24"/>
          <w:szCs w:val="24"/>
          <w:lang w:eastAsia="fr-FR"/>
        </w:rPr>
        <w:t>Marine Biology</w:t>
      </w:r>
      <w:r w:rsidRPr="004774AA">
        <w:rPr>
          <w:rFonts w:ascii="Times New Roman" w:eastAsia="Arial Unicode MS" w:hAnsi="Times New Roman"/>
          <w:sz w:val="24"/>
          <w:szCs w:val="24"/>
          <w:lang w:eastAsia="fr-FR"/>
        </w:rPr>
        <w:t xml:space="preserve"> 117, 675-683.</w:t>
      </w:r>
    </w:p>
    <w:p w14:paraId="718E9E8F" w14:textId="77777777" w:rsidR="00E43E22" w:rsidRDefault="00E43E22" w:rsidP="005753FC">
      <w:pPr>
        <w:pStyle w:val="Bibliography"/>
        <w:spacing w:line="480" w:lineRule="auto"/>
        <w:ind w:left="720" w:hanging="720"/>
        <w:jc w:val="both"/>
        <w:rPr>
          <w:rFonts w:ascii="Times New Roman" w:hAnsi="Times New Roman"/>
          <w:sz w:val="24"/>
          <w:szCs w:val="24"/>
        </w:rPr>
      </w:pPr>
      <w:r w:rsidRPr="005753FC">
        <w:rPr>
          <w:rFonts w:ascii="Times New Roman" w:hAnsi="Times New Roman"/>
          <w:sz w:val="24"/>
          <w:szCs w:val="24"/>
        </w:rPr>
        <w:lastRenderedPageBreak/>
        <w:t xml:space="preserve">Keith P. </w:t>
      </w:r>
      <w:r>
        <w:rPr>
          <w:rFonts w:ascii="Times New Roman" w:hAnsi="Times New Roman"/>
          <w:sz w:val="24"/>
          <w:szCs w:val="24"/>
        </w:rPr>
        <w:t xml:space="preserve">2002. </w:t>
      </w:r>
      <w:r w:rsidRPr="005753FC">
        <w:rPr>
          <w:rFonts w:ascii="Times New Roman" w:hAnsi="Times New Roman"/>
          <w:sz w:val="24"/>
          <w:szCs w:val="24"/>
        </w:rPr>
        <w:t xml:space="preserve">Freshwater fish and decapod crustacean populations on Réunion Island, with an assessment of species introductions. </w:t>
      </w:r>
      <w:r w:rsidRPr="005753FC">
        <w:rPr>
          <w:rFonts w:ascii="Times New Roman" w:hAnsi="Times New Roman"/>
          <w:i/>
          <w:iCs/>
          <w:sz w:val="24"/>
          <w:szCs w:val="24"/>
        </w:rPr>
        <w:t xml:space="preserve">Bulletin </w:t>
      </w:r>
      <w:proofErr w:type="spellStart"/>
      <w:r w:rsidRPr="005753FC">
        <w:rPr>
          <w:rFonts w:ascii="Times New Roman" w:hAnsi="Times New Roman"/>
          <w:i/>
          <w:iCs/>
          <w:sz w:val="24"/>
          <w:szCs w:val="24"/>
        </w:rPr>
        <w:t>Français</w:t>
      </w:r>
      <w:proofErr w:type="spellEnd"/>
      <w:r w:rsidRPr="005753FC">
        <w:rPr>
          <w:rFonts w:ascii="Times New Roman" w:hAnsi="Times New Roman"/>
          <w:i/>
          <w:iCs/>
          <w:sz w:val="24"/>
          <w:szCs w:val="24"/>
        </w:rPr>
        <w:t xml:space="preserve"> de la </w:t>
      </w:r>
      <w:proofErr w:type="spellStart"/>
      <w:r w:rsidRPr="005753FC">
        <w:rPr>
          <w:rFonts w:ascii="Times New Roman" w:hAnsi="Times New Roman"/>
          <w:i/>
          <w:iCs/>
          <w:sz w:val="24"/>
          <w:szCs w:val="24"/>
        </w:rPr>
        <w:t>Pêche</w:t>
      </w:r>
      <w:proofErr w:type="spellEnd"/>
      <w:r w:rsidRPr="005753FC">
        <w:rPr>
          <w:rFonts w:ascii="Times New Roman" w:hAnsi="Times New Roman"/>
          <w:i/>
          <w:iCs/>
          <w:sz w:val="24"/>
          <w:szCs w:val="24"/>
        </w:rPr>
        <w:t xml:space="preserve"> et de la Pisciculture</w:t>
      </w:r>
      <w:r>
        <w:rPr>
          <w:rFonts w:ascii="Times New Roman" w:hAnsi="Times New Roman"/>
          <w:i/>
          <w:iCs/>
          <w:sz w:val="24"/>
          <w:szCs w:val="24"/>
        </w:rPr>
        <w:t xml:space="preserve"> </w:t>
      </w:r>
      <w:r w:rsidRPr="005753FC">
        <w:rPr>
          <w:rFonts w:ascii="Times New Roman" w:hAnsi="Times New Roman"/>
          <w:i/>
          <w:iCs/>
          <w:sz w:val="24"/>
          <w:szCs w:val="24"/>
        </w:rPr>
        <w:t>(364)</w:t>
      </w:r>
      <w:r w:rsidRPr="005753FC">
        <w:rPr>
          <w:rFonts w:ascii="Times New Roman" w:hAnsi="Times New Roman"/>
          <w:sz w:val="24"/>
          <w:szCs w:val="24"/>
        </w:rPr>
        <w:t>:97-107.</w:t>
      </w:r>
    </w:p>
    <w:p w14:paraId="0765CC5D" w14:textId="77777777" w:rsidR="00E43E22" w:rsidRPr="004774AA" w:rsidRDefault="00E43E22" w:rsidP="00320E83">
      <w:pPr>
        <w:spacing w:line="480" w:lineRule="auto"/>
        <w:ind w:left="720" w:hanging="720"/>
        <w:jc w:val="both"/>
        <w:rPr>
          <w:rFonts w:ascii="Times New Roman" w:hAnsi="Times New Roman"/>
          <w:color w:val="222222"/>
          <w:sz w:val="24"/>
          <w:szCs w:val="24"/>
          <w:shd w:val="clear" w:color="auto" w:fill="FFFFFF"/>
        </w:rPr>
      </w:pPr>
      <w:r w:rsidRPr="004774AA">
        <w:rPr>
          <w:rFonts w:ascii="Times New Roman" w:hAnsi="Times New Roman"/>
          <w:sz w:val="24"/>
          <w:szCs w:val="24"/>
        </w:rPr>
        <w:t>Kenya Marine &amp; Fisheries Research Institute (KMFRI). (2010). ‘The Prawn Fishery Management Plan 2010’. KMFRI</w:t>
      </w:r>
    </w:p>
    <w:p w14:paraId="675DBB5D" w14:textId="77777777" w:rsidR="00E43E22" w:rsidRPr="004774AA" w:rsidRDefault="00E43E22" w:rsidP="00320E83">
      <w:pPr>
        <w:spacing w:line="480" w:lineRule="auto"/>
        <w:ind w:left="720" w:hanging="720"/>
        <w:jc w:val="both"/>
        <w:rPr>
          <w:rFonts w:ascii="Times New Roman" w:hAnsi="Times New Roman"/>
          <w:color w:val="222222"/>
          <w:sz w:val="24"/>
          <w:szCs w:val="24"/>
          <w:shd w:val="clear" w:color="auto" w:fill="FFFFFF"/>
        </w:rPr>
      </w:pPr>
      <w:r w:rsidRPr="004774AA">
        <w:rPr>
          <w:rFonts w:ascii="Times New Roman" w:hAnsi="Times New Roman"/>
          <w:color w:val="222222"/>
          <w:sz w:val="24"/>
          <w:szCs w:val="24"/>
          <w:shd w:val="clear" w:color="auto" w:fill="FFFFFF"/>
        </w:rPr>
        <w:t>Kimmerer, W.J</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(2002). Physical, biological, and management responses to variable freshwater        flow into the San Francisco Estuary. </w:t>
      </w:r>
      <w:r w:rsidRPr="004774AA">
        <w:rPr>
          <w:rFonts w:ascii="Times New Roman" w:hAnsi="Times New Roman"/>
          <w:i/>
          <w:iCs/>
          <w:color w:val="222222"/>
          <w:sz w:val="24"/>
          <w:szCs w:val="24"/>
          <w:shd w:val="clear" w:color="auto" w:fill="FFFFFF"/>
        </w:rPr>
        <w:t>Estuaries</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25</w:t>
      </w:r>
      <w:r w:rsidRPr="004774AA">
        <w:rPr>
          <w:rFonts w:ascii="Times New Roman" w:hAnsi="Times New Roman"/>
          <w:color w:val="222222"/>
          <w:sz w:val="24"/>
          <w:szCs w:val="24"/>
          <w:shd w:val="clear" w:color="auto" w:fill="FFFFFF"/>
        </w:rPr>
        <w:t>(6),1275-1290.</w:t>
      </w:r>
    </w:p>
    <w:p w14:paraId="11E9C5BD" w14:textId="77777777" w:rsidR="00E43E22" w:rsidRPr="004774AA" w:rsidRDefault="00E43E22" w:rsidP="00320E83">
      <w:pPr>
        <w:pStyle w:val="Bibliography"/>
        <w:spacing w:line="480" w:lineRule="auto"/>
        <w:ind w:left="720" w:hanging="720"/>
        <w:jc w:val="both"/>
        <w:rPr>
          <w:rFonts w:ascii="Times New Roman" w:hAnsi="Times New Roman"/>
          <w:i/>
          <w:iCs/>
          <w:sz w:val="24"/>
          <w:szCs w:val="24"/>
        </w:rPr>
      </w:pPr>
      <w:r w:rsidRPr="004774AA">
        <w:rPr>
          <w:rFonts w:ascii="Times New Roman" w:hAnsi="Times New Roman"/>
          <w:sz w:val="24"/>
          <w:szCs w:val="24"/>
        </w:rPr>
        <w:t xml:space="preserve">Kitheka JU and Mavuti KM. 2016. Tana Delta and Sabaki Estuaries of Kenya: Freshwater and Sediment Input, Upstream Threats and Management Challenges.  In: </w:t>
      </w:r>
      <w:proofErr w:type="spellStart"/>
      <w:r w:rsidRPr="004774AA">
        <w:rPr>
          <w:rFonts w:ascii="Times New Roman" w:hAnsi="Times New Roman"/>
          <w:sz w:val="24"/>
          <w:szCs w:val="24"/>
        </w:rPr>
        <w:t>Diop</w:t>
      </w:r>
      <w:proofErr w:type="spellEnd"/>
      <w:r w:rsidRPr="004774AA">
        <w:rPr>
          <w:rFonts w:ascii="Times New Roman" w:hAnsi="Times New Roman"/>
          <w:sz w:val="24"/>
          <w:szCs w:val="24"/>
        </w:rPr>
        <w:t xml:space="preserve"> S, </w:t>
      </w:r>
      <w:proofErr w:type="spellStart"/>
      <w:r w:rsidRPr="004774AA">
        <w:rPr>
          <w:rFonts w:ascii="Times New Roman" w:hAnsi="Times New Roman"/>
          <w:sz w:val="24"/>
          <w:szCs w:val="24"/>
        </w:rPr>
        <w:t>Scheren</w:t>
      </w:r>
      <w:proofErr w:type="spellEnd"/>
      <w:r w:rsidRPr="004774AA">
        <w:rPr>
          <w:rFonts w:ascii="Times New Roman" w:hAnsi="Times New Roman"/>
          <w:sz w:val="24"/>
          <w:szCs w:val="24"/>
        </w:rPr>
        <w:t xml:space="preserve"> P, </w:t>
      </w:r>
      <w:proofErr w:type="spellStart"/>
      <w:r w:rsidRPr="004774AA">
        <w:rPr>
          <w:rFonts w:ascii="Times New Roman" w:hAnsi="Times New Roman"/>
          <w:sz w:val="24"/>
          <w:szCs w:val="24"/>
        </w:rPr>
        <w:t>Machiwa</w:t>
      </w:r>
      <w:proofErr w:type="spellEnd"/>
      <w:r w:rsidRPr="004774AA">
        <w:rPr>
          <w:rFonts w:ascii="Times New Roman" w:hAnsi="Times New Roman"/>
          <w:sz w:val="24"/>
          <w:szCs w:val="24"/>
        </w:rPr>
        <w:t xml:space="preserve"> JF. Estuaries: </w:t>
      </w:r>
      <w:r w:rsidRPr="004774AA">
        <w:rPr>
          <w:rFonts w:ascii="Times New Roman" w:hAnsi="Times New Roman"/>
          <w:i/>
          <w:iCs/>
          <w:sz w:val="24"/>
          <w:szCs w:val="24"/>
        </w:rPr>
        <w:t>A Lifeline of Ecosystem Services in the Western Indian Ocean. Estuaries of the World. Springer, Cham.</w:t>
      </w:r>
    </w:p>
    <w:p w14:paraId="5053AD2A" w14:textId="77777777" w:rsidR="00E43E22" w:rsidRPr="004774AA" w:rsidRDefault="00E43E22" w:rsidP="00320E83">
      <w:pPr>
        <w:pStyle w:val="Bibliography"/>
        <w:spacing w:line="480" w:lineRule="auto"/>
        <w:ind w:left="720" w:hanging="720"/>
        <w:jc w:val="both"/>
        <w:rPr>
          <w:rFonts w:ascii="Times New Roman" w:hAnsi="Times New Roman"/>
          <w:sz w:val="24"/>
          <w:szCs w:val="24"/>
          <w:lang w:val="en-US"/>
        </w:rPr>
      </w:pPr>
      <w:proofErr w:type="spellStart"/>
      <w:r w:rsidRPr="004774AA">
        <w:rPr>
          <w:rFonts w:ascii="Times New Roman" w:hAnsi="Times New Roman"/>
          <w:sz w:val="24"/>
          <w:szCs w:val="24"/>
          <w:lang w:val="en-US"/>
        </w:rPr>
        <w:t>Kitheka</w:t>
      </w:r>
      <w:proofErr w:type="spellEnd"/>
      <w:r w:rsidRPr="004774AA">
        <w:rPr>
          <w:rFonts w:ascii="Times New Roman" w:hAnsi="Times New Roman"/>
          <w:sz w:val="24"/>
          <w:szCs w:val="24"/>
          <w:lang w:val="en-US"/>
        </w:rPr>
        <w:t xml:space="preserve"> JU, </w:t>
      </w:r>
      <w:proofErr w:type="spellStart"/>
      <w:r w:rsidRPr="004774AA">
        <w:rPr>
          <w:rFonts w:ascii="Times New Roman" w:hAnsi="Times New Roman"/>
          <w:sz w:val="24"/>
          <w:szCs w:val="24"/>
          <w:lang w:val="en-US"/>
        </w:rPr>
        <w:t>Mavuti</w:t>
      </w:r>
      <w:proofErr w:type="spellEnd"/>
      <w:r w:rsidRPr="004774AA">
        <w:rPr>
          <w:rFonts w:ascii="Times New Roman" w:hAnsi="Times New Roman"/>
          <w:sz w:val="24"/>
          <w:szCs w:val="24"/>
          <w:lang w:val="en-US"/>
        </w:rPr>
        <w:t xml:space="preserve"> KM, </w:t>
      </w:r>
      <w:proofErr w:type="spellStart"/>
      <w:r w:rsidRPr="004774AA">
        <w:rPr>
          <w:rFonts w:ascii="Times New Roman" w:hAnsi="Times New Roman"/>
          <w:sz w:val="24"/>
          <w:szCs w:val="24"/>
          <w:lang w:val="en-US"/>
        </w:rPr>
        <w:t>Nthenge</w:t>
      </w:r>
      <w:proofErr w:type="spellEnd"/>
      <w:r w:rsidRPr="004774AA">
        <w:rPr>
          <w:rFonts w:ascii="Times New Roman" w:hAnsi="Times New Roman"/>
          <w:sz w:val="24"/>
          <w:szCs w:val="24"/>
          <w:lang w:val="en-US"/>
        </w:rPr>
        <w:t xml:space="preserve"> P, </w:t>
      </w:r>
      <w:proofErr w:type="spellStart"/>
      <w:r w:rsidRPr="004774AA">
        <w:rPr>
          <w:rFonts w:ascii="Times New Roman" w:hAnsi="Times New Roman"/>
          <w:sz w:val="24"/>
          <w:szCs w:val="24"/>
          <w:lang w:val="en-US"/>
        </w:rPr>
        <w:t>Obiero</w:t>
      </w:r>
      <w:proofErr w:type="spellEnd"/>
      <w:r w:rsidRPr="004774AA">
        <w:rPr>
          <w:rFonts w:ascii="Times New Roman" w:hAnsi="Times New Roman"/>
          <w:sz w:val="24"/>
          <w:szCs w:val="24"/>
          <w:lang w:val="en-US"/>
        </w:rPr>
        <w:t xml:space="preserve"> M. 2015. The characteristics of the turbidity maximum zone in a shallow, well-</w:t>
      </w:r>
      <w:r w:rsidRPr="004774AA">
        <w:rPr>
          <w:rFonts w:ascii="Times New Roman" w:hAnsi="Times New Roman"/>
          <w:sz w:val="24"/>
          <w:szCs w:val="24"/>
        </w:rPr>
        <w:t>ﬂ</w:t>
      </w:r>
      <w:r w:rsidRPr="004774AA">
        <w:rPr>
          <w:rFonts w:ascii="Times New Roman" w:hAnsi="Times New Roman"/>
          <w:sz w:val="24"/>
          <w:szCs w:val="24"/>
          <w:lang w:val="en-US"/>
        </w:rPr>
        <w:t xml:space="preserve">ushed Sabaki Estuary in Kenya </w:t>
      </w:r>
      <w:r w:rsidRPr="004774AA">
        <w:rPr>
          <w:rFonts w:ascii="Times New Roman" w:hAnsi="Times New Roman"/>
          <w:i/>
          <w:iCs/>
          <w:sz w:val="24"/>
          <w:szCs w:val="24"/>
          <w:lang w:val="en-US"/>
        </w:rPr>
        <w:t>Journal of Sea Research</w:t>
      </w:r>
      <w:r w:rsidRPr="004774AA">
        <w:rPr>
          <w:rFonts w:ascii="Times New Roman" w:hAnsi="Times New Roman"/>
          <w:sz w:val="24"/>
          <w:szCs w:val="24"/>
          <w:lang w:val="en-US"/>
        </w:rPr>
        <w:t>, 110; 17-28.</w:t>
      </w:r>
    </w:p>
    <w:p w14:paraId="3527055E" w14:textId="77777777" w:rsidR="00E43E22" w:rsidRPr="004774AA" w:rsidRDefault="00E43E22" w:rsidP="00320E83">
      <w:pPr>
        <w:pStyle w:val="Bibliography"/>
        <w:spacing w:line="480" w:lineRule="auto"/>
        <w:ind w:left="720" w:hanging="720"/>
        <w:jc w:val="both"/>
        <w:rPr>
          <w:rFonts w:ascii="Times New Roman" w:hAnsi="Times New Roman"/>
          <w:sz w:val="24"/>
          <w:szCs w:val="24"/>
          <w:lang w:val="en-US"/>
        </w:rPr>
      </w:pPr>
      <w:r w:rsidRPr="004774AA">
        <w:rPr>
          <w:rFonts w:ascii="Times New Roman" w:hAnsi="Times New Roman"/>
          <w:sz w:val="24"/>
          <w:szCs w:val="24"/>
          <w:lang w:val="en-US"/>
        </w:rPr>
        <w:t>Kitheka JU. 2013. River sediment supply, sedimentation and transport of the highly turbid sediment plume in Malindi Bay, Kenya.</w:t>
      </w:r>
      <w:r w:rsidRPr="004774AA">
        <w:rPr>
          <w:rFonts w:ascii="Times New Roman" w:hAnsi="Times New Roman"/>
          <w:i/>
          <w:iCs/>
          <w:sz w:val="24"/>
          <w:szCs w:val="24"/>
          <w:lang w:val="en-US"/>
        </w:rPr>
        <w:t xml:space="preserve"> Journal of Geographical Sciences</w:t>
      </w:r>
      <w:r w:rsidRPr="004774AA">
        <w:rPr>
          <w:rFonts w:ascii="Times New Roman" w:hAnsi="Times New Roman"/>
          <w:sz w:val="24"/>
          <w:szCs w:val="24"/>
          <w:lang w:val="en-US"/>
        </w:rPr>
        <w:t>, 23(3): 465-489.</w:t>
      </w:r>
    </w:p>
    <w:p w14:paraId="3505AA36"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Kitheka, J. U. (2002). </w:t>
      </w:r>
      <w:r w:rsidRPr="004774AA">
        <w:rPr>
          <w:rFonts w:ascii="Times New Roman" w:hAnsi="Times New Roman"/>
          <w:i/>
          <w:iCs/>
          <w:sz w:val="24"/>
          <w:szCs w:val="24"/>
        </w:rPr>
        <w:t>Freshwater and sediment discharge in Ungwana bay: the role of the Tana and Sabaki rivers. pp 2-16 In Current Status of trawl fishery of Malindi-Ungwana Bay-Final Report</w:t>
      </w:r>
      <w:r w:rsidRPr="004774AA">
        <w:rPr>
          <w:rFonts w:ascii="Times New Roman" w:hAnsi="Times New Roman"/>
          <w:sz w:val="24"/>
          <w:szCs w:val="24"/>
        </w:rPr>
        <w:t>. Kenya Marine and Fisheries Research Institute (KMFRI), Mombasa (Kenya).</w:t>
      </w:r>
    </w:p>
    <w:p w14:paraId="355FA2E6"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lastRenderedPageBreak/>
        <w:t>Kitheka, J. U</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Obiero</w:t>
      </w:r>
      <w:proofErr w:type="spellEnd"/>
      <w:r w:rsidRPr="004774AA">
        <w:rPr>
          <w:rFonts w:ascii="Times New Roman" w:hAnsi="Times New Roman"/>
          <w:sz w:val="24"/>
          <w:szCs w:val="24"/>
        </w:rPr>
        <w:t>, M</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Nthenge</w:t>
      </w:r>
      <w:proofErr w:type="spellEnd"/>
      <w:r w:rsidRPr="004774AA">
        <w:rPr>
          <w:rFonts w:ascii="Times New Roman" w:hAnsi="Times New Roman"/>
          <w:sz w:val="24"/>
          <w:szCs w:val="24"/>
        </w:rPr>
        <w:t xml:space="preserve">, P. (2005). River discharge, sediment transport and exchange in the Tana Estuary, Kenya. </w:t>
      </w:r>
      <w:r w:rsidRPr="004774AA">
        <w:rPr>
          <w:rFonts w:ascii="Times New Roman" w:hAnsi="Times New Roman"/>
          <w:i/>
          <w:iCs/>
          <w:sz w:val="24"/>
          <w:szCs w:val="24"/>
        </w:rPr>
        <w:t>Estuarine, Coastal and Shelf Science</w:t>
      </w:r>
      <w:r w:rsidRPr="004774AA">
        <w:rPr>
          <w:rFonts w:ascii="Times New Roman" w:hAnsi="Times New Roman"/>
          <w:sz w:val="24"/>
          <w:szCs w:val="24"/>
        </w:rPr>
        <w:t xml:space="preserve">, </w:t>
      </w:r>
      <w:r w:rsidRPr="004774AA">
        <w:rPr>
          <w:rFonts w:ascii="Times New Roman" w:hAnsi="Times New Roman"/>
          <w:i/>
          <w:iCs/>
          <w:sz w:val="24"/>
          <w:szCs w:val="24"/>
        </w:rPr>
        <w:t>63</w:t>
      </w:r>
      <w:r w:rsidRPr="004774AA">
        <w:rPr>
          <w:rFonts w:ascii="Times New Roman" w:hAnsi="Times New Roman"/>
          <w:sz w:val="24"/>
          <w:szCs w:val="24"/>
        </w:rPr>
        <w:t>(3), 455–468.</w:t>
      </w:r>
    </w:p>
    <w:p w14:paraId="30F91DC2" w14:textId="77777777" w:rsidR="00E43E22" w:rsidRPr="004774AA" w:rsidRDefault="00E43E22" w:rsidP="00320E83">
      <w:pPr>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Kitheka</w:t>
      </w:r>
      <w:proofErr w:type="spellEnd"/>
      <w:r w:rsidRPr="004774AA">
        <w:rPr>
          <w:rFonts w:ascii="Times New Roman" w:hAnsi="Times New Roman"/>
          <w:sz w:val="24"/>
          <w:szCs w:val="24"/>
        </w:rPr>
        <w:t>, J.U</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Ongwenyi</w:t>
      </w:r>
      <w:proofErr w:type="spellEnd"/>
      <w:r w:rsidRPr="004774AA">
        <w:rPr>
          <w:rFonts w:ascii="Times New Roman" w:hAnsi="Times New Roman"/>
          <w:sz w:val="24"/>
          <w:szCs w:val="24"/>
        </w:rPr>
        <w:t>, G. S. (2002). The Tana River Basin and the opportunity for research on the land-ocean interactions in the Tana delta. In: African basins: LOICZ global change assessment and synthesis of river catchment-coastal sea interaction and human dimensions. LOICZ Reports &amp; Studies No. 25, 203-209.</w:t>
      </w:r>
    </w:p>
    <w:p w14:paraId="5FF76AE6"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Kithiia</w:t>
      </w:r>
      <w:proofErr w:type="spellEnd"/>
      <w:r w:rsidRPr="004774AA">
        <w:rPr>
          <w:rFonts w:ascii="Times New Roman" w:hAnsi="Times New Roman"/>
          <w:sz w:val="24"/>
          <w:szCs w:val="24"/>
        </w:rPr>
        <w:t xml:space="preserve"> S. 2007. An assessment of water quality changes within the Athi and Nairobi river basins during the last decade. </w:t>
      </w:r>
      <w:r w:rsidRPr="004774AA">
        <w:rPr>
          <w:rFonts w:ascii="Times New Roman" w:hAnsi="Times New Roman"/>
          <w:i/>
          <w:iCs/>
          <w:sz w:val="24"/>
          <w:szCs w:val="24"/>
        </w:rPr>
        <w:t>IAHS publication</w:t>
      </w:r>
      <w:r w:rsidRPr="004774AA">
        <w:rPr>
          <w:rFonts w:ascii="Times New Roman" w:hAnsi="Times New Roman"/>
          <w:sz w:val="24"/>
          <w:szCs w:val="24"/>
        </w:rPr>
        <w:t xml:space="preserve"> 314: 134-205.</w:t>
      </w:r>
    </w:p>
    <w:p w14:paraId="31CCE813"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Laffaille</w:t>
      </w:r>
      <w:proofErr w:type="spellEnd"/>
      <w:r w:rsidRPr="004774AA">
        <w:rPr>
          <w:rFonts w:ascii="Times New Roman" w:hAnsi="Times New Roman"/>
          <w:sz w:val="24"/>
          <w:szCs w:val="24"/>
          <w:shd w:val="clear" w:color="auto" w:fill="FFFFFF"/>
        </w:rPr>
        <w:t xml:space="preserve"> P, </w:t>
      </w:r>
      <w:proofErr w:type="spellStart"/>
      <w:r w:rsidRPr="004774AA">
        <w:rPr>
          <w:rFonts w:ascii="Times New Roman" w:hAnsi="Times New Roman"/>
          <w:sz w:val="24"/>
          <w:szCs w:val="24"/>
          <w:shd w:val="clear" w:color="auto" w:fill="FFFFFF"/>
        </w:rPr>
        <w:t>Caraguel</w:t>
      </w:r>
      <w:proofErr w:type="spellEnd"/>
      <w:r w:rsidRPr="004774AA">
        <w:rPr>
          <w:rFonts w:ascii="Times New Roman" w:hAnsi="Times New Roman"/>
          <w:sz w:val="24"/>
          <w:szCs w:val="24"/>
          <w:shd w:val="clear" w:color="auto" w:fill="FFFFFF"/>
        </w:rPr>
        <w:t xml:space="preserve"> JM, Legault A. 2007. Temporal patterns in the upstream migration of European glass eels (</w:t>
      </w:r>
      <w:r w:rsidRPr="004774AA">
        <w:rPr>
          <w:rFonts w:ascii="Times New Roman" w:hAnsi="Times New Roman"/>
          <w:i/>
          <w:iCs/>
          <w:sz w:val="24"/>
          <w:szCs w:val="24"/>
          <w:shd w:val="clear" w:color="auto" w:fill="FFFFFF"/>
        </w:rPr>
        <w:t xml:space="preserve">Anguilla </w:t>
      </w:r>
      <w:proofErr w:type="spellStart"/>
      <w:r w:rsidRPr="004774AA">
        <w:rPr>
          <w:rFonts w:ascii="Times New Roman" w:hAnsi="Times New Roman"/>
          <w:i/>
          <w:iCs/>
          <w:sz w:val="24"/>
          <w:szCs w:val="24"/>
          <w:shd w:val="clear" w:color="auto" w:fill="FFFFFF"/>
        </w:rPr>
        <w:t>anguilla</w:t>
      </w:r>
      <w:proofErr w:type="spellEnd"/>
      <w:r w:rsidRPr="004774AA">
        <w:rPr>
          <w:rFonts w:ascii="Times New Roman" w:hAnsi="Times New Roman"/>
          <w:sz w:val="24"/>
          <w:szCs w:val="24"/>
          <w:shd w:val="clear" w:color="auto" w:fill="FFFFFF"/>
        </w:rPr>
        <w:t xml:space="preserve">) at the </w:t>
      </w:r>
      <w:proofErr w:type="spellStart"/>
      <w:r w:rsidRPr="004774AA">
        <w:rPr>
          <w:rFonts w:ascii="Times New Roman" w:hAnsi="Times New Roman"/>
          <w:sz w:val="24"/>
          <w:szCs w:val="24"/>
          <w:shd w:val="clear" w:color="auto" w:fill="FFFFFF"/>
        </w:rPr>
        <w:t>Couesnon</w:t>
      </w:r>
      <w:proofErr w:type="spellEnd"/>
      <w:r w:rsidRPr="004774AA">
        <w:rPr>
          <w:rFonts w:ascii="Times New Roman" w:hAnsi="Times New Roman"/>
          <w:sz w:val="24"/>
          <w:szCs w:val="24"/>
          <w:shd w:val="clear" w:color="auto" w:fill="FFFFFF"/>
        </w:rPr>
        <w:t xml:space="preserve"> estuarine dam. </w:t>
      </w:r>
      <w:r w:rsidRPr="004774AA">
        <w:rPr>
          <w:rFonts w:ascii="Times New Roman" w:hAnsi="Times New Roman"/>
          <w:i/>
          <w:iCs/>
          <w:sz w:val="24"/>
          <w:szCs w:val="24"/>
          <w:shd w:val="clear" w:color="auto" w:fill="FFFFFF"/>
        </w:rPr>
        <w:t>Estuarine Coastal and Shelf Science</w:t>
      </w:r>
      <w:r w:rsidRPr="004774AA">
        <w:rPr>
          <w:rFonts w:ascii="Times New Roman" w:hAnsi="Times New Roman"/>
          <w:sz w:val="24"/>
          <w:szCs w:val="24"/>
          <w:shd w:val="clear" w:color="auto" w:fill="FFFFFF"/>
        </w:rPr>
        <w:t xml:space="preserve"> 73(1-2):81-90.</w:t>
      </w:r>
    </w:p>
    <w:p w14:paraId="1CEFF7AC"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Leauthaud</w:t>
      </w:r>
      <w:proofErr w:type="spellEnd"/>
      <w:r w:rsidRPr="004774AA">
        <w:rPr>
          <w:rFonts w:ascii="Times New Roman" w:hAnsi="Times New Roman"/>
          <w:sz w:val="24"/>
          <w:szCs w:val="24"/>
        </w:rPr>
        <w:t>, C</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Duvail</w:t>
      </w:r>
      <w:proofErr w:type="spellEnd"/>
      <w:r w:rsidRPr="004774AA">
        <w:rPr>
          <w:rFonts w:ascii="Times New Roman" w:hAnsi="Times New Roman"/>
          <w:sz w:val="24"/>
          <w:szCs w:val="24"/>
        </w:rPr>
        <w:t>, S</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Hamerlynck</w:t>
      </w:r>
      <w:proofErr w:type="spellEnd"/>
      <w:r w:rsidRPr="004774AA">
        <w:rPr>
          <w:rFonts w:ascii="Times New Roman" w:hAnsi="Times New Roman"/>
          <w:sz w:val="24"/>
          <w:szCs w:val="24"/>
        </w:rPr>
        <w:t>, O</w:t>
      </w:r>
      <w:r w:rsidRPr="004774AA">
        <w:rPr>
          <w:rFonts w:ascii="Times New Roman" w:hAnsi="Times New Roman"/>
          <w:i/>
          <w:iCs/>
          <w:sz w:val="24"/>
          <w:szCs w:val="24"/>
        </w:rPr>
        <w:t>.,</w:t>
      </w:r>
      <w:r w:rsidRPr="004774AA">
        <w:rPr>
          <w:rFonts w:ascii="Times New Roman" w:hAnsi="Times New Roman"/>
          <w:sz w:val="24"/>
          <w:szCs w:val="24"/>
        </w:rPr>
        <w:t xml:space="preserve"> Paul, J.-L</w:t>
      </w:r>
      <w:r w:rsidRPr="004774AA">
        <w:rPr>
          <w:rFonts w:ascii="Times New Roman" w:hAnsi="Times New Roman"/>
          <w:i/>
          <w:iCs/>
          <w:sz w:val="24"/>
          <w:szCs w:val="24"/>
        </w:rPr>
        <w:t>.,</w:t>
      </w:r>
      <w:r w:rsidRPr="004774AA">
        <w:rPr>
          <w:rFonts w:ascii="Times New Roman" w:hAnsi="Times New Roman"/>
          <w:sz w:val="24"/>
          <w:szCs w:val="24"/>
        </w:rPr>
        <w:t xml:space="preserve"> Cochet, H</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Nyunja</w:t>
      </w:r>
      <w:proofErr w:type="spellEnd"/>
      <w:r w:rsidRPr="004774AA">
        <w:rPr>
          <w:rFonts w:ascii="Times New Roman" w:hAnsi="Times New Roman"/>
          <w:sz w:val="24"/>
          <w:szCs w:val="24"/>
        </w:rPr>
        <w:t>,</w:t>
      </w:r>
      <w:r w:rsidRPr="004774AA">
        <w:rPr>
          <w:rFonts w:ascii="Times New Roman" w:hAnsi="Times New Roman"/>
          <w:color w:val="222222"/>
          <w:sz w:val="24"/>
          <w:szCs w:val="24"/>
          <w:shd w:val="clear" w:color="auto" w:fill="FFFFFF"/>
        </w:rPr>
        <w:t xml:space="preserve"> J</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Albergel</w:t>
      </w:r>
      <w:proofErr w:type="spellEnd"/>
      <w:r w:rsidRPr="004774AA">
        <w:rPr>
          <w:rFonts w:ascii="Times New Roman" w:hAnsi="Times New Roman"/>
          <w:color w:val="222222"/>
          <w:sz w:val="24"/>
          <w:szCs w:val="24"/>
          <w:shd w:val="clear" w:color="auto" w:fill="FFFFFF"/>
        </w:rPr>
        <w:t xml:space="preserve">, J. and </w:t>
      </w:r>
      <w:proofErr w:type="spellStart"/>
      <w:r w:rsidRPr="004774AA">
        <w:rPr>
          <w:rFonts w:ascii="Times New Roman" w:hAnsi="Times New Roman"/>
          <w:sz w:val="24"/>
          <w:szCs w:val="24"/>
        </w:rPr>
        <w:t>Grünberger</w:t>
      </w:r>
      <w:proofErr w:type="spellEnd"/>
      <w:r w:rsidRPr="004774AA">
        <w:rPr>
          <w:rFonts w:ascii="Times New Roman" w:hAnsi="Times New Roman"/>
          <w:sz w:val="24"/>
          <w:szCs w:val="24"/>
        </w:rPr>
        <w:t xml:space="preserve">, O. (2013). Floods and livelihoods: The impact of changing water resources on wetland agro-ecological production systems in the Tana River Delta, Kenya. </w:t>
      </w:r>
      <w:r w:rsidRPr="004774AA">
        <w:rPr>
          <w:rFonts w:ascii="Times New Roman" w:hAnsi="Times New Roman"/>
          <w:i/>
          <w:iCs/>
          <w:sz w:val="24"/>
          <w:szCs w:val="24"/>
        </w:rPr>
        <w:t>Global Environmental Change</w:t>
      </w:r>
      <w:r w:rsidRPr="004774AA">
        <w:rPr>
          <w:rFonts w:ascii="Times New Roman" w:hAnsi="Times New Roman"/>
          <w:sz w:val="24"/>
          <w:szCs w:val="24"/>
        </w:rPr>
        <w:t xml:space="preserve">, </w:t>
      </w:r>
      <w:r w:rsidRPr="004774AA">
        <w:rPr>
          <w:rFonts w:ascii="Times New Roman" w:hAnsi="Times New Roman"/>
          <w:i/>
          <w:iCs/>
          <w:sz w:val="24"/>
          <w:szCs w:val="24"/>
        </w:rPr>
        <w:t>23</w:t>
      </w:r>
      <w:r w:rsidRPr="004774AA">
        <w:rPr>
          <w:rFonts w:ascii="Times New Roman" w:hAnsi="Times New Roman"/>
          <w:sz w:val="24"/>
          <w:szCs w:val="24"/>
        </w:rPr>
        <w:t>(1), 252–263.</w:t>
      </w:r>
    </w:p>
    <w:p w14:paraId="3CFD4200" w14:textId="77777777" w:rsidR="00E43E22" w:rsidRPr="004774AA" w:rsidRDefault="00E43E22" w:rsidP="00320E83">
      <w:pPr>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Levene</w:t>
      </w:r>
      <w:proofErr w:type="spellEnd"/>
      <w:r w:rsidRPr="004774AA">
        <w:rPr>
          <w:rFonts w:ascii="Times New Roman" w:hAnsi="Times New Roman"/>
          <w:sz w:val="24"/>
          <w:szCs w:val="24"/>
        </w:rPr>
        <w:t>, H. (1960). Robust Tests for Equality of Variances, in Contributions to Probability and Statistics, ed. I. Olkin, Palo Alto, CA: Stanford University Press 278-292.</w:t>
      </w:r>
    </w:p>
    <w:p w14:paraId="5AD9BC89" w14:textId="77777777" w:rsidR="00E43E22" w:rsidRPr="004774AA" w:rsidRDefault="00E43E22" w:rsidP="00320E83">
      <w:pPr>
        <w:spacing w:line="480" w:lineRule="auto"/>
        <w:ind w:left="720" w:hanging="720"/>
        <w:jc w:val="both"/>
        <w:rPr>
          <w:rFonts w:ascii="Times New Roman" w:hAnsi="Times New Roman"/>
          <w:sz w:val="24"/>
          <w:szCs w:val="24"/>
        </w:rPr>
      </w:pPr>
      <w:r w:rsidRPr="004774AA">
        <w:rPr>
          <w:rFonts w:ascii="Times New Roman" w:hAnsi="Times New Roman"/>
          <w:sz w:val="24"/>
          <w:szCs w:val="24"/>
        </w:rPr>
        <w:t>Lieske, E</w:t>
      </w:r>
      <w:r w:rsidRPr="004774AA">
        <w:rPr>
          <w:rFonts w:ascii="Times New Roman" w:hAnsi="Times New Roman"/>
          <w:i/>
          <w:iCs/>
          <w:sz w:val="24"/>
          <w:szCs w:val="24"/>
        </w:rPr>
        <w:t>.,</w:t>
      </w:r>
      <w:r w:rsidRPr="004774AA">
        <w:rPr>
          <w:rFonts w:ascii="Times New Roman" w:hAnsi="Times New Roman"/>
          <w:sz w:val="24"/>
          <w:szCs w:val="24"/>
        </w:rPr>
        <w:t xml:space="preserve"> and Myers, R. F. (1996). </w:t>
      </w:r>
      <w:r w:rsidRPr="004774AA">
        <w:rPr>
          <w:rFonts w:ascii="Times New Roman" w:hAnsi="Times New Roman"/>
          <w:i/>
          <w:iCs/>
          <w:sz w:val="24"/>
          <w:szCs w:val="24"/>
        </w:rPr>
        <w:t>Coral Reef Fishes: Caribbean, Indian Ocean and Pacific Ocean Including the Red Sea</w:t>
      </w:r>
      <w:r w:rsidRPr="004774AA">
        <w:rPr>
          <w:rFonts w:ascii="Times New Roman" w:hAnsi="Times New Roman"/>
          <w:sz w:val="24"/>
          <w:szCs w:val="24"/>
        </w:rPr>
        <w:t xml:space="preserve"> (Vol. 41). Princeton University Press Princeton, NJ.</w:t>
      </w:r>
    </w:p>
    <w:p w14:paraId="6E22B8FF" w14:textId="77777777" w:rsidR="00E43E22" w:rsidRPr="004774AA" w:rsidRDefault="00E43E22" w:rsidP="00320E83">
      <w:pPr>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lastRenderedPageBreak/>
        <w:t xml:space="preserve">Linton ED, </w:t>
      </w:r>
      <w:proofErr w:type="spellStart"/>
      <w:r w:rsidRPr="004774AA">
        <w:rPr>
          <w:rFonts w:ascii="Times New Roman" w:hAnsi="Times New Roman"/>
          <w:color w:val="222222"/>
          <w:sz w:val="24"/>
          <w:szCs w:val="24"/>
          <w:shd w:val="clear" w:color="auto" w:fill="FFFFFF"/>
        </w:rPr>
        <w:t>Jónsson</w:t>
      </w:r>
      <w:proofErr w:type="spellEnd"/>
      <w:r w:rsidRPr="004774AA">
        <w:rPr>
          <w:rFonts w:ascii="Times New Roman" w:hAnsi="Times New Roman"/>
          <w:color w:val="222222"/>
          <w:sz w:val="24"/>
          <w:szCs w:val="24"/>
          <w:shd w:val="clear" w:color="auto" w:fill="FFFFFF"/>
        </w:rPr>
        <w:t xml:space="preserve"> B, </w:t>
      </w:r>
      <w:proofErr w:type="spellStart"/>
      <w:r w:rsidRPr="004774AA">
        <w:rPr>
          <w:rFonts w:ascii="Times New Roman" w:hAnsi="Times New Roman"/>
          <w:color w:val="222222"/>
          <w:sz w:val="24"/>
          <w:szCs w:val="24"/>
          <w:shd w:val="clear" w:color="auto" w:fill="FFFFFF"/>
        </w:rPr>
        <w:t>Noakes</w:t>
      </w:r>
      <w:proofErr w:type="spellEnd"/>
      <w:r w:rsidRPr="004774AA">
        <w:rPr>
          <w:rFonts w:ascii="Times New Roman" w:hAnsi="Times New Roman"/>
          <w:color w:val="222222"/>
          <w:sz w:val="24"/>
          <w:szCs w:val="24"/>
          <w:shd w:val="clear" w:color="auto" w:fill="FFFFFF"/>
        </w:rPr>
        <w:t xml:space="preserve"> DL. (2007). Effects of water temperature on the swimming and climbing behaviour of glass eels, Anguilla spp. </w:t>
      </w:r>
      <w:r w:rsidRPr="004774AA">
        <w:rPr>
          <w:rFonts w:ascii="Times New Roman" w:hAnsi="Times New Roman"/>
          <w:i/>
          <w:iCs/>
          <w:color w:val="222222"/>
          <w:sz w:val="24"/>
          <w:szCs w:val="24"/>
          <w:shd w:val="clear" w:color="auto" w:fill="FFFFFF"/>
        </w:rPr>
        <w:t>Environmental Biology of Fishes 78(3)</w:t>
      </w:r>
      <w:r w:rsidRPr="004774AA">
        <w:rPr>
          <w:rFonts w:ascii="Times New Roman" w:hAnsi="Times New Roman"/>
          <w:color w:val="222222"/>
          <w:sz w:val="24"/>
          <w:szCs w:val="24"/>
          <w:shd w:val="clear" w:color="auto" w:fill="FFFFFF"/>
        </w:rPr>
        <w:t>:189-92.</w:t>
      </w:r>
    </w:p>
    <w:p w14:paraId="451FF7B0" w14:textId="77777777" w:rsidR="00E43E22" w:rsidRPr="004774AA" w:rsidRDefault="00E43E22" w:rsidP="00320E83">
      <w:pPr>
        <w:spacing w:line="480" w:lineRule="auto"/>
        <w:ind w:left="720" w:hanging="720"/>
        <w:jc w:val="both"/>
        <w:rPr>
          <w:rFonts w:ascii="Times New Roman" w:hAnsi="Times New Roman"/>
          <w:color w:val="222222"/>
          <w:sz w:val="24"/>
          <w:szCs w:val="24"/>
          <w:shd w:val="clear" w:color="auto" w:fill="FFFFFF"/>
        </w:rPr>
      </w:pPr>
      <w:r w:rsidRPr="004774AA">
        <w:rPr>
          <w:rFonts w:ascii="Times New Roman" w:hAnsi="Times New Roman"/>
          <w:color w:val="222222"/>
          <w:sz w:val="24"/>
          <w:szCs w:val="24"/>
          <w:shd w:val="clear" w:color="auto" w:fill="FFFFFF"/>
        </w:rPr>
        <w:t>Livingston, R.J</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(1997). Trophic response of estuarine fishes to long-term changes of river runoff. </w:t>
      </w:r>
      <w:r w:rsidRPr="004774AA">
        <w:rPr>
          <w:rFonts w:ascii="Times New Roman" w:hAnsi="Times New Roman"/>
          <w:i/>
          <w:iCs/>
          <w:color w:val="222222"/>
          <w:sz w:val="24"/>
          <w:szCs w:val="24"/>
          <w:shd w:val="clear" w:color="auto" w:fill="FFFFFF"/>
        </w:rPr>
        <w:t>Bulletin of Marine Science</w:t>
      </w:r>
      <w:r w:rsidRPr="004774AA">
        <w:rPr>
          <w:rFonts w:ascii="Times New Roman" w:hAnsi="Times New Roman"/>
          <w:color w:val="222222"/>
          <w:sz w:val="24"/>
          <w:szCs w:val="24"/>
          <w:shd w:val="clear" w:color="auto" w:fill="FFFFFF"/>
        </w:rPr>
        <w:t>,</w:t>
      </w:r>
      <w:r w:rsidRPr="004774AA">
        <w:rPr>
          <w:rFonts w:ascii="Times New Roman" w:hAnsi="Times New Roman"/>
          <w:i/>
          <w:iCs/>
          <w:color w:val="222222"/>
          <w:sz w:val="24"/>
          <w:szCs w:val="24"/>
          <w:shd w:val="clear" w:color="auto" w:fill="FFFFFF"/>
        </w:rPr>
        <w:t>60</w:t>
      </w:r>
      <w:r w:rsidRPr="004774AA">
        <w:rPr>
          <w:rFonts w:ascii="Times New Roman" w:hAnsi="Times New Roman"/>
          <w:color w:val="222222"/>
          <w:sz w:val="24"/>
          <w:szCs w:val="24"/>
          <w:shd w:val="clear" w:color="auto" w:fill="FFFFFF"/>
        </w:rPr>
        <w:t>(3), 984-1004.</w:t>
      </w:r>
    </w:p>
    <w:p w14:paraId="766DE7E3"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Lotze</w:t>
      </w:r>
      <w:proofErr w:type="spellEnd"/>
      <w:r w:rsidRPr="004774AA">
        <w:rPr>
          <w:rFonts w:ascii="Times New Roman" w:hAnsi="Times New Roman"/>
          <w:sz w:val="24"/>
          <w:szCs w:val="24"/>
        </w:rPr>
        <w:t xml:space="preserve"> HK, </w:t>
      </w:r>
      <w:proofErr w:type="spellStart"/>
      <w:r w:rsidRPr="004774AA">
        <w:rPr>
          <w:rFonts w:ascii="Times New Roman" w:hAnsi="Times New Roman"/>
          <w:sz w:val="24"/>
          <w:szCs w:val="24"/>
        </w:rPr>
        <w:t>Lenihan</w:t>
      </w:r>
      <w:proofErr w:type="spellEnd"/>
      <w:r w:rsidRPr="004774AA">
        <w:rPr>
          <w:rFonts w:ascii="Times New Roman" w:hAnsi="Times New Roman"/>
          <w:sz w:val="24"/>
          <w:szCs w:val="24"/>
        </w:rPr>
        <w:t xml:space="preserve"> HS, Bourque BJ, Bradbury RH, Cooke RG, Kay MC, Kidwell SM, Kirby MX, Peterson CH and Jackson JB. 2006. Depletion, degradation, and recovery potential of estuaries and coastal seas. </w:t>
      </w:r>
      <w:r w:rsidRPr="004774AA">
        <w:rPr>
          <w:rFonts w:ascii="Times New Roman" w:hAnsi="Times New Roman"/>
          <w:i/>
          <w:iCs/>
          <w:sz w:val="24"/>
          <w:szCs w:val="24"/>
        </w:rPr>
        <w:t>Science</w:t>
      </w:r>
      <w:r w:rsidRPr="004774AA">
        <w:rPr>
          <w:rFonts w:ascii="Times New Roman" w:hAnsi="Times New Roman"/>
          <w:sz w:val="24"/>
          <w:szCs w:val="24"/>
        </w:rPr>
        <w:t> Vol 312(5781), 1806-1809.</w:t>
      </w:r>
    </w:p>
    <w:p w14:paraId="7165DE35" w14:textId="77777777" w:rsidR="00E43E22" w:rsidRPr="001B0D14" w:rsidRDefault="00E43E22" w:rsidP="00320E83">
      <w:pPr>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 xml:space="preserve">Lunt J and Smee DL. 2020. Turbidity alters estuarine biodiversity and species composition. ICES Journal of </w:t>
      </w:r>
      <w:r w:rsidRPr="004774AA">
        <w:rPr>
          <w:rFonts w:ascii="Times New Roman" w:hAnsi="Times New Roman"/>
          <w:i/>
          <w:iCs/>
          <w:color w:val="222222"/>
          <w:sz w:val="24"/>
          <w:szCs w:val="24"/>
          <w:shd w:val="clear" w:color="auto" w:fill="FFFFFF"/>
        </w:rPr>
        <w:t>Marine Science 77(1)</w:t>
      </w:r>
      <w:r w:rsidRPr="004774AA">
        <w:rPr>
          <w:rFonts w:ascii="Times New Roman" w:hAnsi="Times New Roman"/>
          <w:color w:val="222222"/>
          <w:sz w:val="24"/>
          <w:szCs w:val="24"/>
          <w:shd w:val="clear" w:color="auto" w:fill="FFFFFF"/>
        </w:rPr>
        <w:t>:379-87.</w:t>
      </w:r>
    </w:p>
    <w:p w14:paraId="6C0A8313" w14:textId="77777777" w:rsidR="00E43E22" w:rsidRPr="004774AA" w:rsidRDefault="00E43E22" w:rsidP="00320E83">
      <w:pPr>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Lunt J, Smee DL. (2020). Turbidity alters estuarine biodiversity and species composition. ICES </w:t>
      </w:r>
      <w:r w:rsidRPr="004774AA">
        <w:rPr>
          <w:rFonts w:ascii="Times New Roman" w:hAnsi="Times New Roman"/>
          <w:i/>
          <w:iCs/>
          <w:sz w:val="24"/>
          <w:szCs w:val="24"/>
        </w:rPr>
        <w:t>Journal of Marine Science 77(1)</w:t>
      </w:r>
      <w:r w:rsidRPr="004774AA">
        <w:rPr>
          <w:rFonts w:ascii="Times New Roman" w:hAnsi="Times New Roman"/>
          <w:sz w:val="24"/>
          <w:szCs w:val="24"/>
        </w:rPr>
        <w:t>:379-87.</w:t>
      </w:r>
    </w:p>
    <w:p w14:paraId="6A53586D" w14:textId="77777777" w:rsidR="00E43E22" w:rsidRDefault="00E43E22" w:rsidP="00320E83">
      <w:pPr>
        <w:spacing w:line="480" w:lineRule="auto"/>
        <w:ind w:left="720" w:hanging="720"/>
        <w:jc w:val="both"/>
        <w:rPr>
          <w:rFonts w:ascii="Times New Roman" w:hAnsi="Times New Roman"/>
          <w:color w:val="222222"/>
          <w:sz w:val="24"/>
          <w:szCs w:val="24"/>
          <w:shd w:val="clear" w:color="auto" w:fill="FFFFFF"/>
        </w:rPr>
      </w:pPr>
      <w:r w:rsidRPr="00673D16">
        <w:rPr>
          <w:rFonts w:ascii="Times New Roman" w:hAnsi="Times New Roman"/>
          <w:sz w:val="24"/>
          <w:szCs w:val="24"/>
        </w:rPr>
        <w:t>Luo M, Guan R, Li Z</w:t>
      </w:r>
      <w:r>
        <w:rPr>
          <w:rFonts w:ascii="Times New Roman" w:hAnsi="Times New Roman"/>
          <w:sz w:val="24"/>
          <w:szCs w:val="24"/>
        </w:rPr>
        <w:t xml:space="preserve"> and</w:t>
      </w:r>
      <w:r w:rsidRPr="00673D16">
        <w:rPr>
          <w:rFonts w:ascii="Times New Roman" w:hAnsi="Times New Roman"/>
          <w:sz w:val="24"/>
          <w:szCs w:val="24"/>
        </w:rPr>
        <w:t xml:space="preserve"> </w:t>
      </w:r>
      <w:proofErr w:type="spellStart"/>
      <w:r w:rsidRPr="00673D16">
        <w:rPr>
          <w:rFonts w:ascii="Times New Roman" w:hAnsi="Times New Roman"/>
          <w:sz w:val="24"/>
          <w:szCs w:val="24"/>
        </w:rPr>
        <w:t>Jin</w:t>
      </w:r>
      <w:proofErr w:type="spellEnd"/>
      <w:r w:rsidRPr="00673D16">
        <w:rPr>
          <w:rFonts w:ascii="Times New Roman" w:hAnsi="Times New Roman"/>
          <w:sz w:val="24"/>
          <w:szCs w:val="24"/>
        </w:rPr>
        <w:t xml:space="preserve"> H.</w:t>
      </w:r>
      <w:r>
        <w:rPr>
          <w:rFonts w:ascii="Times New Roman" w:hAnsi="Times New Roman"/>
          <w:sz w:val="24"/>
          <w:szCs w:val="24"/>
        </w:rPr>
        <w:t xml:space="preserve"> 2013.</w:t>
      </w:r>
      <w:r w:rsidRPr="00673D16">
        <w:rPr>
          <w:rFonts w:ascii="Times New Roman" w:hAnsi="Times New Roman"/>
          <w:sz w:val="24"/>
          <w:szCs w:val="24"/>
        </w:rPr>
        <w:t xml:space="preserve"> The effects of water temperature on the survival, feeding, and growth of the juveniles of </w:t>
      </w:r>
      <w:r w:rsidRPr="0084029E">
        <w:rPr>
          <w:rFonts w:ascii="Times New Roman" w:hAnsi="Times New Roman"/>
          <w:i/>
          <w:iCs/>
          <w:sz w:val="24"/>
          <w:szCs w:val="24"/>
        </w:rPr>
        <w:t>Anguilla marmorata</w:t>
      </w:r>
      <w:r w:rsidRPr="00673D16">
        <w:rPr>
          <w:rFonts w:ascii="Times New Roman" w:hAnsi="Times New Roman"/>
          <w:sz w:val="24"/>
          <w:szCs w:val="24"/>
        </w:rPr>
        <w:t xml:space="preserve"> and </w:t>
      </w:r>
      <w:r w:rsidRPr="0084029E">
        <w:rPr>
          <w:rFonts w:ascii="Times New Roman" w:hAnsi="Times New Roman"/>
          <w:i/>
          <w:iCs/>
          <w:sz w:val="24"/>
          <w:szCs w:val="24"/>
        </w:rPr>
        <w:t xml:space="preserve">A. </w:t>
      </w:r>
      <w:proofErr w:type="spellStart"/>
      <w:r w:rsidRPr="0084029E">
        <w:rPr>
          <w:rFonts w:ascii="Times New Roman" w:hAnsi="Times New Roman"/>
          <w:i/>
          <w:iCs/>
          <w:sz w:val="24"/>
          <w:szCs w:val="24"/>
        </w:rPr>
        <w:t>bicolor</w:t>
      </w:r>
      <w:proofErr w:type="spellEnd"/>
      <w:r w:rsidRPr="0084029E">
        <w:rPr>
          <w:rFonts w:ascii="Times New Roman" w:hAnsi="Times New Roman"/>
          <w:i/>
          <w:iCs/>
          <w:sz w:val="24"/>
          <w:szCs w:val="24"/>
        </w:rPr>
        <w:t xml:space="preserve"> </w:t>
      </w:r>
      <w:proofErr w:type="spellStart"/>
      <w:r w:rsidRPr="0084029E">
        <w:rPr>
          <w:rFonts w:ascii="Times New Roman" w:hAnsi="Times New Roman"/>
          <w:i/>
          <w:iCs/>
          <w:sz w:val="24"/>
          <w:szCs w:val="24"/>
        </w:rPr>
        <w:t>pacifica</w:t>
      </w:r>
      <w:proofErr w:type="spellEnd"/>
      <w:r w:rsidRPr="00673D16">
        <w:rPr>
          <w:rFonts w:ascii="Times New Roman" w:hAnsi="Times New Roman"/>
          <w:sz w:val="24"/>
          <w:szCs w:val="24"/>
        </w:rPr>
        <w:t xml:space="preserve">. </w:t>
      </w:r>
      <w:r w:rsidRPr="0084029E">
        <w:rPr>
          <w:rFonts w:ascii="Times New Roman" w:hAnsi="Times New Roman"/>
          <w:i/>
          <w:iCs/>
          <w:sz w:val="24"/>
          <w:szCs w:val="24"/>
        </w:rPr>
        <w:t>Aquaculture</w:t>
      </w:r>
      <w:r>
        <w:rPr>
          <w:rFonts w:ascii="Times New Roman" w:hAnsi="Times New Roman"/>
          <w:i/>
          <w:iCs/>
          <w:sz w:val="24"/>
          <w:szCs w:val="24"/>
        </w:rPr>
        <w:t xml:space="preserve"> </w:t>
      </w:r>
      <w:r w:rsidRPr="0084029E">
        <w:rPr>
          <w:rFonts w:ascii="Times New Roman" w:hAnsi="Times New Roman"/>
          <w:i/>
          <w:iCs/>
          <w:sz w:val="24"/>
          <w:szCs w:val="24"/>
        </w:rPr>
        <w:t>400</w:t>
      </w:r>
      <w:r w:rsidRPr="00673D16">
        <w:rPr>
          <w:rFonts w:ascii="Times New Roman" w:hAnsi="Times New Roman"/>
          <w:sz w:val="24"/>
          <w:szCs w:val="24"/>
        </w:rPr>
        <w:t>:61-4.</w:t>
      </w:r>
    </w:p>
    <w:p w14:paraId="1A74366D"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r w:rsidRPr="004774AA">
        <w:rPr>
          <w:rFonts w:ascii="Times New Roman" w:hAnsi="Times New Roman"/>
          <w:sz w:val="24"/>
          <w:szCs w:val="24"/>
          <w:shd w:val="clear" w:color="auto" w:fill="FFFFFF"/>
        </w:rPr>
        <w:t xml:space="preserve">Lytle DA and </w:t>
      </w:r>
      <w:proofErr w:type="spellStart"/>
      <w:r w:rsidRPr="004774AA">
        <w:rPr>
          <w:rFonts w:ascii="Times New Roman" w:hAnsi="Times New Roman"/>
          <w:sz w:val="24"/>
          <w:szCs w:val="24"/>
          <w:shd w:val="clear" w:color="auto" w:fill="FFFFFF"/>
        </w:rPr>
        <w:t>Poff</w:t>
      </w:r>
      <w:proofErr w:type="spellEnd"/>
      <w:r w:rsidRPr="004774AA">
        <w:rPr>
          <w:rFonts w:ascii="Times New Roman" w:hAnsi="Times New Roman"/>
          <w:sz w:val="24"/>
          <w:szCs w:val="24"/>
          <w:shd w:val="clear" w:color="auto" w:fill="FFFFFF"/>
        </w:rPr>
        <w:t xml:space="preserve"> NL. 2004. Adaptation to natural flow regimes. </w:t>
      </w:r>
      <w:r w:rsidRPr="004774AA">
        <w:rPr>
          <w:rFonts w:ascii="Times New Roman" w:hAnsi="Times New Roman"/>
          <w:i/>
          <w:iCs/>
          <w:sz w:val="24"/>
          <w:szCs w:val="24"/>
          <w:shd w:val="clear" w:color="auto" w:fill="FFFFFF"/>
        </w:rPr>
        <w:t>Trends in ecology &amp; evolution</w:t>
      </w:r>
      <w:r w:rsidRPr="004774AA">
        <w:rPr>
          <w:rFonts w:ascii="Times New Roman" w:hAnsi="Times New Roman"/>
          <w:sz w:val="24"/>
          <w:szCs w:val="24"/>
          <w:shd w:val="clear" w:color="auto" w:fill="FFFFFF"/>
        </w:rPr>
        <w:t xml:space="preserve"> 19(2):94-100.</w:t>
      </w:r>
    </w:p>
    <w:p w14:paraId="7758AB7E" w14:textId="77777777" w:rsidR="00E43E22" w:rsidRPr="004774AA" w:rsidRDefault="00E43E22" w:rsidP="00320E83">
      <w:pPr>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Malleret</w:t>
      </w:r>
      <w:proofErr w:type="spellEnd"/>
      <w:r w:rsidRPr="004774AA">
        <w:rPr>
          <w:rFonts w:ascii="Times New Roman" w:hAnsi="Times New Roman"/>
          <w:sz w:val="24"/>
          <w:szCs w:val="24"/>
        </w:rPr>
        <w:t>-King, D</w:t>
      </w:r>
      <w:r w:rsidRPr="004774AA">
        <w:rPr>
          <w:rFonts w:ascii="Times New Roman" w:hAnsi="Times New Roman"/>
          <w:i/>
          <w:iCs/>
          <w:sz w:val="24"/>
          <w:szCs w:val="24"/>
        </w:rPr>
        <w:t>.,</w:t>
      </w:r>
      <w:r w:rsidRPr="004774AA">
        <w:rPr>
          <w:rFonts w:ascii="Times New Roman" w:hAnsi="Times New Roman"/>
          <w:sz w:val="24"/>
          <w:szCs w:val="24"/>
        </w:rPr>
        <w:t xml:space="preserve"> King, A</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Manghubhai</w:t>
      </w:r>
      <w:proofErr w:type="spellEnd"/>
      <w:r w:rsidRPr="004774AA">
        <w:rPr>
          <w:rFonts w:ascii="Times New Roman" w:hAnsi="Times New Roman"/>
          <w:sz w:val="24"/>
          <w:szCs w:val="24"/>
        </w:rPr>
        <w:t>, S</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Tunje</w:t>
      </w:r>
      <w:proofErr w:type="spellEnd"/>
      <w:r w:rsidRPr="004774AA">
        <w:rPr>
          <w:rFonts w:ascii="Times New Roman" w:hAnsi="Times New Roman"/>
          <w:sz w:val="24"/>
          <w:szCs w:val="24"/>
        </w:rPr>
        <w:t>, J</w:t>
      </w:r>
      <w:r w:rsidRPr="004774AA">
        <w:rPr>
          <w:rFonts w:ascii="Times New Roman" w:hAnsi="Times New Roman"/>
          <w:i/>
          <w:iCs/>
          <w:sz w:val="24"/>
          <w:szCs w:val="24"/>
        </w:rPr>
        <w:t>.,</w:t>
      </w:r>
      <w:r w:rsidRPr="004774AA">
        <w:rPr>
          <w:rFonts w:ascii="Times New Roman" w:hAnsi="Times New Roman"/>
          <w:sz w:val="24"/>
          <w:szCs w:val="24"/>
        </w:rPr>
        <w:t xml:space="preserve"> Muturi, J</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Mueni</w:t>
      </w:r>
      <w:proofErr w:type="spellEnd"/>
      <w:r w:rsidRPr="004774AA">
        <w:rPr>
          <w:rFonts w:ascii="Times New Roman" w:hAnsi="Times New Roman"/>
          <w:sz w:val="24"/>
          <w:szCs w:val="24"/>
        </w:rPr>
        <w:t>, E</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Ong’ada</w:t>
      </w:r>
      <w:proofErr w:type="spellEnd"/>
      <w:r w:rsidRPr="004774AA">
        <w:rPr>
          <w:rFonts w:ascii="Times New Roman" w:hAnsi="Times New Roman"/>
          <w:sz w:val="24"/>
          <w:szCs w:val="24"/>
        </w:rPr>
        <w:t xml:space="preserve">, H. (2003). Understanding fisheries associated livelihoods and the constraints to their development in Kenya and Tanzania. </w:t>
      </w:r>
      <w:r w:rsidRPr="004774AA">
        <w:rPr>
          <w:rFonts w:ascii="Times New Roman" w:hAnsi="Times New Roman"/>
          <w:i/>
          <w:iCs/>
          <w:sz w:val="24"/>
          <w:szCs w:val="24"/>
        </w:rPr>
        <w:t>FMSP Project</w:t>
      </w:r>
      <w:r w:rsidRPr="004774AA">
        <w:rPr>
          <w:rFonts w:ascii="Times New Roman" w:hAnsi="Times New Roman"/>
          <w:sz w:val="24"/>
          <w:szCs w:val="24"/>
        </w:rPr>
        <w:t xml:space="preserve"> R</w:t>
      </w:r>
      <w:r w:rsidRPr="004774AA">
        <w:rPr>
          <w:rFonts w:ascii="Times New Roman" w:hAnsi="Times New Roman"/>
          <w:i/>
          <w:iCs/>
          <w:sz w:val="24"/>
          <w:szCs w:val="24"/>
        </w:rPr>
        <w:t>8196</w:t>
      </w:r>
      <w:r w:rsidRPr="004774AA">
        <w:rPr>
          <w:rFonts w:ascii="Times New Roman" w:hAnsi="Times New Roman"/>
          <w:sz w:val="24"/>
          <w:szCs w:val="24"/>
        </w:rPr>
        <w:t>. FANRM, MKK, MRAG, London.</w:t>
      </w:r>
    </w:p>
    <w:p w14:paraId="1FB7EDF2" w14:textId="77777777" w:rsidR="00E43E22" w:rsidRPr="004774AA" w:rsidRDefault="00E43E22" w:rsidP="00320E83">
      <w:pPr>
        <w:spacing w:line="480" w:lineRule="auto"/>
        <w:ind w:left="720" w:hanging="720"/>
        <w:jc w:val="both"/>
        <w:rPr>
          <w:rFonts w:ascii="Times New Roman" w:hAnsi="Times New Roman"/>
          <w:color w:val="222222"/>
          <w:sz w:val="24"/>
          <w:szCs w:val="24"/>
          <w:shd w:val="clear" w:color="auto" w:fill="FFFFFF"/>
        </w:rPr>
      </w:pPr>
      <w:proofErr w:type="spellStart"/>
      <w:r w:rsidRPr="004774AA">
        <w:rPr>
          <w:rFonts w:ascii="Times New Roman" w:hAnsi="Times New Roman"/>
          <w:color w:val="222222"/>
          <w:sz w:val="24"/>
          <w:szCs w:val="24"/>
          <w:shd w:val="clear" w:color="auto" w:fill="FFFFFF"/>
        </w:rPr>
        <w:lastRenderedPageBreak/>
        <w:t>Mangi</w:t>
      </w:r>
      <w:proofErr w:type="spellEnd"/>
      <w:r w:rsidRPr="004774AA">
        <w:rPr>
          <w:rFonts w:ascii="Times New Roman" w:hAnsi="Times New Roman"/>
          <w:color w:val="222222"/>
          <w:sz w:val="24"/>
          <w:szCs w:val="24"/>
          <w:shd w:val="clear" w:color="auto" w:fill="FFFFFF"/>
        </w:rPr>
        <w:t>, S.C</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Roberts, C.M. and Rodwell, L.D. (2007). Reef fisheries management in Kenya: Preliminary approach using the driver–pressure–state–impacts–response (DPSIR) scheme of indicators. </w:t>
      </w:r>
      <w:r w:rsidRPr="004774AA">
        <w:rPr>
          <w:rFonts w:ascii="Times New Roman" w:hAnsi="Times New Roman"/>
          <w:i/>
          <w:iCs/>
          <w:color w:val="222222"/>
          <w:sz w:val="24"/>
          <w:szCs w:val="24"/>
          <w:shd w:val="clear" w:color="auto" w:fill="FFFFFF"/>
        </w:rPr>
        <w:t>Ocean &amp; Coastal Management</w:t>
      </w:r>
      <w:r w:rsidRPr="004774AA">
        <w:rPr>
          <w:rFonts w:ascii="Times New Roman" w:hAnsi="Times New Roman"/>
          <w:color w:val="222222"/>
          <w:sz w:val="24"/>
          <w:szCs w:val="24"/>
          <w:shd w:val="clear" w:color="auto" w:fill="FFFFFF"/>
        </w:rPr>
        <w:t xml:space="preserve">, </w:t>
      </w:r>
      <w:r w:rsidRPr="004774AA">
        <w:rPr>
          <w:rFonts w:ascii="Times New Roman" w:hAnsi="Times New Roman"/>
          <w:i/>
          <w:iCs/>
          <w:color w:val="222222"/>
          <w:sz w:val="24"/>
          <w:szCs w:val="24"/>
          <w:shd w:val="clear" w:color="auto" w:fill="FFFFFF"/>
        </w:rPr>
        <w:t>50</w:t>
      </w:r>
      <w:r w:rsidRPr="004774AA">
        <w:rPr>
          <w:rFonts w:ascii="Times New Roman" w:hAnsi="Times New Roman"/>
          <w:color w:val="222222"/>
          <w:sz w:val="24"/>
          <w:szCs w:val="24"/>
          <w:shd w:val="clear" w:color="auto" w:fill="FFFFFF"/>
        </w:rPr>
        <w:t>: 463-480.</w:t>
      </w:r>
    </w:p>
    <w:p w14:paraId="6E30296A" w14:textId="77777777" w:rsidR="00E43E22" w:rsidRPr="004774AA" w:rsidRDefault="00E43E22" w:rsidP="00320E83">
      <w:pPr>
        <w:spacing w:line="480" w:lineRule="auto"/>
        <w:ind w:left="720" w:hanging="720"/>
        <w:jc w:val="both"/>
        <w:rPr>
          <w:rFonts w:ascii="Times New Roman" w:hAnsi="Times New Roman"/>
          <w:sz w:val="24"/>
          <w:szCs w:val="24"/>
        </w:rPr>
      </w:pPr>
      <w:r w:rsidRPr="004774AA">
        <w:rPr>
          <w:rFonts w:ascii="Times New Roman" w:hAnsi="Times New Roman"/>
          <w:sz w:val="24"/>
          <w:szCs w:val="24"/>
        </w:rPr>
        <w:t>Mania GW (2012) A baseline report for the Kenyan small and medium marine pelagic fishery. Ministry of fisheries development, South West Indian Ocean Fisheries Project (SWIOFP) and EAF-Nansen Project. 74pp.</w:t>
      </w:r>
    </w:p>
    <w:p w14:paraId="48B1B2CE"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Marwick TR, </w:t>
      </w:r>
      <w:proofErr w:type="spellStart"/>
      <w:r w:rsidRPr="004774AA">
        <w:rPr>
          <w:rFonts w:ascii="Times New Roman" w:hAnsi="Times New Roman"/>
          <w:sz w:val="24"/>
          <w:szCs w:val="24"/>
        </w:rPr>
        <w:t>Tamooh</w:t>
      </w:r>
      <w:proofErr w:type="spellEnd"/>
      <w:r w:rsidRPr="004774AA">
        <w:rPr>
          <w:rFonts w:ascii="Times New Roman" w:hAnsi="Times New Roman"/>
          <w:sz w:val="24"/>
          <w:szCs w:val="24"/>
        </w:rPr>
        <w:t xml:space="preserve"> F, </w:t>
      </w:r>
      <w:proofErr w:type="spellStart"/>
      <w:r w:rsidRPr="004774AA">
        <w:rPr>
          <w:rFonts w:ascii="Times New Roman" w:hAnsi="Times New Roman"/>
          <w:sz w:val="24"/>
          <w:szCs w:val="24"/>
        </w:rPr>
        <w:t>Ogwoka</w:t>
      </w:r>
      <w:proofErr w:type="spellEnd"/>
      <w:r w:rsidRPr="004774AA">
        <w:rPr>
          <w:rFonts w:ascii="Times New Roman" w:hAnsi="Times New Roman"/>
          <w:sz w:val="24"/>
          <w:szCs w:val="24"/>
        </w:rPr>
        <w:t xml:space="preserve"> B, Borges AV, </w:t>
      </w:r>
      <w:proofErr w:type="spellStart"/>
      <w:r w:rsidRPr="004774AA">
        <w:rPr>
          <w:rFonts w:ascii="Times New Roman" w:hAnsi="Times New Roman"/>
          <w:sz w:val="24"/>
          <w:szCs w:val="24"/>
        </w:rPr>
        <w:t>Darchambeau</w:t>
      </w:r>
      <w:proofErr w:type="spellEnd"/>
      <w:r w:rsidRPr="004774AA">
        <w:rPr>
          <w:rFonts w:ascii="Times New Roman" w:hAnsi="Times New Roman"/>
          <w:sz w:val="24"/>
          <w:szCs w:val="24"/>
        </w:rPr>
        <w:t xml:space="preserve"> F and Bouillon S. 2018. A comprehensive biogeochemical record and annual flux estimates for the Sabaki River estimates. </w:t>
      </w:r>
      <w:proofErr w:type="spellStart"/>
      <w:r w:rsidRPr="004774AA">
        <w:rPr>
          <w:rFonts w:ascii="Times New Roman" w:hAnsi="Times New Roman"/>
          <w:i/>
          <w:iCs/>
          <w:sz w:val="24"/>
          <w:szCs w:val="24"/>
        </w:rPr>
        <w:t>Biogeosciences</w:t>
      </w:r>
      <w:proofErr w:type="spellEnd"/>
      <w:r w:rsidRPr="004774AA">
        <w:rPr>
          <w:rFonts w:ascii="Times New Roman" w:hAnsi="Times New Roman"/>
          <w:i/>
          <w:iCs/>
          <w:sz w:val="24"/>
          <w:szCs w:val="24"/>
        </w:rPr>
        <w:t>,</w:t>
      </w:r>
      <w:r w:rsidRPr="004774AA">
        <w:rPr>
          <w:rFonts w:ascii="Times New Roman" w:hAnsi="Times New Roman"/>
          <w:sz w:val="24"/>
          <w:szCs w:val="24"/>
        </w:rPr>
        <w:t xml:space="preserve"> 15, 1683–1700.</w:t>
      </w:r>
    </w:p>
    <w:p w14:paraId="642566DE" w14:textId="77777777" w:rsidR="00E43E22" w:rsidRPr="004774AA" w:rsidRDefault="00E43E22" w:rsidP="00320E83">
      <w:pPr>
        <w:pStyle w:val="Bibliography"/>
        <w:spacing w:line="480" w:lineRule="auto"/>
        <w:ind w:left="720" w:hanging="720"/>
        <w:jc w:val="both"/>
        <w:rPr>
          <w:rFonts w:ascii="Times New Roman" w:eastAsia="Arial Unicode MS" w:hAnsi="Times New Roman"/>
          <w:sz w:val="24"/>
          <w:szCs w:val="24"/>
          <w:lang w:eastAsia="fr-FR"/>
        </w:rPr>
      </w:pPr>
      <w:r w:rsidRPr="004774AA">
        <w:rPr>
          <w:rFonts w:ascii="Times New Roman" w:eastAsia="Arial Unicode MS" w:hAnsi="Times New Roman"/>
          <w:sz w:val="24"/>
          <w:szCs w:val="24"/>
          <w:lang w:eastAsia="fr-FR"/>
        </w:rPr>
        <w:t xml:space="preserve">Marwick TR, </w:t>
      </w:r>
      <w:proofErr w:type="spellStart"/>
      <w:r w:rsidRPr="004774AA">
        <w:rPr>
          <w:rFonts w:ascii="Times New Roman" w:eastAsia="Arial Unicode MS" w:hAnsi="Times New Roman"/>
          <w:sz w:val="24"/>
          <w:szCs w:val="24"/>
          <w:lang w:eastAsia="fr-FR"/>
        </w:rPr>
        <w:t>Tamooh</w:t>
      </w:r>
      <w:proofErr w:type="spellEnd"/>
      <w:r w:rsidRPr="004774AA">
        <w:rPr>
          <w:rFonts w:ascii="Times New Roman" w:eastAsia="Arial Unicode MS" w:hAnsi="Times New Roman"/>
          <w:sz w:val="24"/>
          <w:szCs w:val="24"/>
          <w:lang w:eastAsia="fr-FR"/>
        </w:rPr>
        <w:t xml:space="preserve"> F, </w:t>
      </w:r>
      <w:proofErr w:type="spellStart"/>
      <w:r w:rsidRPr="004774AA">
        <w:rPr>
          <w:rFonts w:ascii="Times New Roman" w:eastAsia="Arial Unicode MS" w:hAnsi="Times New Roman"/>
          <w:sz w:val="24"/>
          <w:szCs w:val="24"/>
          <w:lang w:eastAsia="fr-FR"/>
        </w:rPr>
        <w:t>Ogwoka</w:t>
      </w:r>
      <w:proofErr w:type="spellEnd"/>
      <w:r w:rsidRPr="004774AA">
        <w:rPr>
          <w:rFonts w:ascii="Times New Roman" w:eastAsia="Arial Unicode MS" w:hAnsi="Times New Roman"/>
          <w:sz w:val="24"/>
          <w:szCs w:val="24"/>
          <w:lang w:eastAsia="fr-FR"/>
        </w:rPr>
        <w:t xml:space="preserve"> B, </w:t>
      </w:r>
      <w:proofErr w:type="spellStart"/>
      <w:r w:rsidRPr="004774AA">
        <w:rPr>
          <w:rFonts w:ascii="Times New Roman" w:eastAsia="Arial Unicode MS" w:hAnsi="Times New Roman"/>
          <w:sz w:val="24"/>
          <w:szCs w:val="24"/>
          <w:lang w:eastAsia="fr-FR"/>
        </w:rPr>
        <w:t>Teodoru</w:t>
      </w:r>
      <w:proofErr w:type="spellEnd"/>
      <w:r w:rsidRPr="004774AA">
        <w:rPr>
          <w:rFonts w:ascii="Times New Roman" w:eastAsia="Arial Unicode MS" w:hAnsi="Times New Roman"/>
          <w:sz w:val="24"/>
          <w:szCs w:val="24"/>
          <w:lang w:eastAsia="fr-FR"/>
        </w:rPr>
        <w:t xml:space="preserve"> C, Borges AV, </w:t>
      </w:r>
      <w:proofErr w:type="spellStart"/>
      <w:r w:rsidRPr="004774AA">
        <w:rPr>
          <w:rFonts w:ascii="Times New Roman" w:eastAsia="Arial Unicode MS" w:hAnsi="Times New Roman"/>
          <w:sz w:val="24"/>
          <w:szCs w:val="24"/>
          <w:lang w:eastAsia="fr-FR"/>
        </w:rPr>
        <w:t>Darchambeau</w:t>
      </w:r>
      <w:proofErr w:type="spellEnd"/>
      <w:r w:rsidRPr="004774AA">
        <w:rPr>
          <w:rFonts w:ascii="Times New Roman" w:eastAsia="Arial Unicode MS" w:hAnsi="Times New Roman"/>
          <w:sz w:val="24"/>
          <w:szCs w:val="24"/>
          <w:lang w:eastAsia="fr-FR"/>
        </w:rPr>
        <w:t xml:space="preserve"> F, and Bouillon S. 2014. Dynamic seasonal nitrogen cycling in response to anthropogenic N loading in a tropical catchment, Athi-Galana-Sabaki River, Kenya. </w:t>
      </w:r>
      <w:proofErr w:type="spellStart"/>
      <w:r w:rsidRPr="004774AA">
        <w:rPr>
          <w:rFonts w:ascii="Times New Roman" w:eastAsia="Arial Unicode MS" w:hAnsi="Times New Roman"/>
          <w:i/>
          <w:iCs/>
          <w:sz w:val="24"/>
          <w:szCs w:val="24"/>
          <w:lang w:eastAsia="fr-FR"/>
        </w:rPr>
        <w:t>Biogeosciences</w:t>
      </w:r>
      <w:proofErr w:type="spellEnd"/>
      <w:r w:rsidRPr="004774AA">
        <w:rPr>
          <w:rFonts w:ascii="Times New Roman" w:eastAsia="Arial Unicode MS" w:hAnsi="Times New Roman"/>
          <w:i/>
          <w:iCs/>
          <w:sz w:val="24"/>
          <w:szCs w:val="24"/>
          <w:lang w:eastAsia="fr-FR"/>
        </w:rPr>
        <w:t>,</w:t>
      </w:r>
      <w:r w:rsidRPr="004774AA">
        <w:rPr>
          <w:rFonts w:ascii="Times New Roman" w:eastAsia="Arial Unicode MS" w:hAnsi="Times New Roman"/>
          <w:sz w:val="24"/>
          <w:szCs w:val="24"/>
          <w:lang w:eastAsia="fr-FR"/>
        </w:rPr>
        <w:t xml:space="preserve"> 11, 443–460.</w:t>
      </w:r>
    </w:p>
    <w:p w14:paraId="09E85148"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Mascolo</w:t>
      </w:r>
      <w:proofErr w:type="spellEnd"/>
      <w:r w:rsidRPr="004774AA">
        <w:rPr>
          <w:rFonts w:ascii="Times New Roman" w:hAnsi="Times New Roman"/>
          <w:sz w:val="24"/>
          <w:szCs w:val="24"/>
        </w:rPr>
        <w:t xml:space="preserve"> C, </w:t>
      </w:r>
      <w:proofErr w:type="spellStart"/>
      <w:r w:rsidRPr="004774AA">
        <w:rPr>
          <w:rFonts w:ascii="Times New Roman" w:hAnsi="Times New Roman"/>
          <w:sz w:val="24"/>
          <w:szCs w:val="24"/>
        </w:rPr>
        <w:t>Ceruso</w:t>
      </w:r>
      <w:proofErr w:type="spellEnd"/>
      <w:r w:rsidRPr="004774AA">
        <w:rPr>
          <w:rFonts w:ascii="Times New Roman" w:hAnsi="Times New Roman"/>
          <w:sz w:val="24"/>
          <w:szCs w:val="24"/>
        </w:rPr>
        <w:t xml:space="preserve"> M, Sordino P, Palma G, </w:t>
      </w:r>
      <w:proofErr w:type="spellStart"/>
      <w:r w:rsidRPr="004774AA">
        <w:rPr>
          <w:rFonts w:ascii="Times New Roman" w:hAnsi="Times New Roman"/>
          <w:sz w:val="24"/>
          <w:szCs w:val="24"/>
        </w:rPr>
        <w:t>Anastasio</w:t>
      </w:r>
      <w:proofErr w:type="spellEnd"/>
      <w:r w:rsidRPr="004774AA">
        <w:rPr>
          <w:rFonts w:ascii="Times New Roman" w:hAnsi="Times New Roman"/>
          <w:sz w:val="24"/>
          <w:szCs w:val="24"/>
        </w:rPr>
        <w:t xml:space="preserve"> A and Pepe T. 2019. Comparison of mitochondrial DNA enrichment and sequencing methods from fish tissue. </w:t>
      </w:r>
      <w:r w:rsidRPr="004774AA">
        <w:rPr>
          <w:rFonts w:ascii="Times New Roman" w:hAnsi="Times New Roman"/>
          <w:i/>
          <w:iCs/>
          <w:sz w:val="24"/>
          <w:szCs w:val="24"/>
        </w:rPr>
        <w:t>Food chemistry</w:t>
      </w:r>
      <w:r w:rsidRPr="004774AA">
        <w:rPr>
          <w:rFonts w:ascii="Times New Roman" w:hAnsi="Times New Roman"/>
          <w:sz w:val="24"/>
          <w:szCs w:val="24"/>
        </w:rPr>
        <w:t>, 294, pp.333-338.</w:t>
      </w:r>
    </w:p>
    <w:p w14:paraId="3082E996"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McClanahan, T. R. (1988). Seasonality in East Africa’s coastal waters. </w:t>
      </w:r>
      <w:r w:rsidRPr="004774AA">
        <w:rPr>
          <w:rFonts w:ascii="Times New Roman" w:hAnsi="Times New Roman"/>
          <w:i/>
          <w:iCs/>
          <w:sz w:val="24"/>
          <w:szCs w:val="24"/>
        </w:rPr>
        <w:t xml:space="preserve">Marine Ecology Progress Series. </w:t>
      </w:r>
      <w:proofErr w:type="spellStart"/>
      <w:r w:rsidRPr="004774AA">
        <w:rPr>
          <w:rFonts w:ascii="Times New Roman" w:hAnsi="Times New Roman"/>
          <w:i/>
          <w:iCs/>
          <w:sz w:val="24"/>
          <w:szCs w:val="24"/>
        </w:rPr>
        <w:t>Oldendorf</w:t>
      </w:r>
      <w:proofErr w:type="spellEnd"/>
      <w:r w:rsidRPr="004774AA">
        <w:rPr>
          <w:rFonts w:ascii="Times New Roman" w:hAnsi="Times New Roman"/>
          <w:sz w:val="24"/>
          <w:szCs w:val="24"/>
        </w:rPr>
        <w:t xml:space="preserve">, </w:t>
      </w:r>
      <w:r w:rsidRPr="004774AA">
        <w:rPr>
          <w:rFonts w:ascii="Times New Roman" w:hAnsi="Times New Roman"/>
          <w:i/>
          <w:iCs/>
          <w:sz w:val="24"/>
          <w:szCs w:val="24"/>
        </w:rPr>
        <w:t>44</w:t>
      </w:r>
      <w:r w:rsidRPr="004774AA">
        <w:rPr>
          <w:rFonts w:ascii="Times New Roman" w:hAnsi="Times New Roman"/>
          <w:sz w:val="24"/>
          <w:szCs w:val="24"/>
        </w:rPr>
        <w:t>(2), 191–199.</w:t>
      </w:r>
    </w:p>
    <w:p w14:paraId="2947DC56"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McClanahan, T</w:t>
      </w:r>
      <w:r w:rsidRPr="004774AA">
        <w:rPr>
          <w:rFonts w:ascii="Times New Roman" w:hAnsi="Times New Roman"/>
          <w:i/>
          <w:iCs/>
          <w:sz w:val="24"/>
          <w:szCs w:val="24"/>
        </w:rPr>
        <w:t>.,</w:t>
      </w:r>
      <w:r w:rsidRPr="004774AA">
        <w:rPr>
          <w:rFonts w:ascii="Times New Roman" w:hAnsi="Times New Roman"/>
          <w:sz w:val="24"/>
          <w:szCs w:val="24"/>
        </w:rPr>
        <w:t xml:space="preserve"> and Arthur, R. (2001). The effect of marine reserves and habitat on populations of East African coral reef fishes. </w:t>
      </w:r>
      <w:r w:rsidRPr="004774AA">
        <w:rPr>
          <w:rFonts w:ascii="Times New Roman" w:hAnsi="Times New Roman"/>
          <w:i/>
          <w:iCs/>
          <w:sz w:val="24"/>
          <w:szCs w:val="24"/>
        </w:rPr>
        <w:t>Ecological Applications</w:t>
      </w:r>
      <w:r w:rsidRPr="004774AA">
        <w:rPr>
          <w:rFonts w:ascii="Times New Roman" w:hAnsi="Times New Roman"/>
          <w:sz w:val="24"/>
          <w:szCs w:val="24"/>
        </w:rPr>
        <w:t xml:space="preserve">, </w:t>
      </w:r>
      <w:r w:rsidRPr="004774AA">
        <w:rPr>
          <w:rFonts w:ascii="Times New Roman" w:hAnsi="Times New Roman"/>
          <w:i/>
          <w:iCs/>
          <w:sz w:val="24"/>
          <w:szCs w:val="24"/>
        </w:rPr>
        <w:t>11</w:t>
      </w:r>
      <w:r w:rsidRPr="004774AA">
        <w:rPr>
          <w:rFonts w:ascii="Times New Roman" w:hAnsi="Times New Roman"/>
          <w:sz w:val="24"/>
          <w:szCs w:val="24"/>
        </w:rPr>
        <w:t>(2), 559–569.</w:t>
      </w:r>
    </w:p>
    <w:p w14:paraId="44DC959A"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lastRenderedPageBreak/>
        <w:t>McClanahan, T</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Mangi</w:t>
      </w:r>
      <w:proofErr w:type="spellEnd"/>
      <w:r w:rsidRPr="004774AA">
        <w:rPr>
          <w:rFonts w:ascii="Times New Roman" w:hAnsi="Times New Roman"/>
          <w:sz w:val="24"/>
          <w:szCs w:val="24"/>
        </w:rPr>
        <w:t xml:space="preserve">, S. (2004). Gear‐based management of a tropical artisanal fishery based on species selectivity and capture size. </w:t>
      </w:r>
      <w:r w:rsidRPr="004774AA">
        <w:rPr>
          <w:rFonts w:ascii="Times New Roman" w:hAnsi="Times New Roman"/>
          <w:i/>
          <w:iCs/>
          <w:sz w:val="24"/>
          <w:szCs w:val="24"/>
        </w:rPr>
        <w:t>Fisheries Management and Ecology</w:t>
      </w:r>
      <w:r w:rsidRPr="004774AA">
        <w:rPr>
          <w:rFonts w:ascii="Times New Roman" w:hAnsi="Times New Roman"/>
          <w:sz w:val="24"/>
          <w:szCs w:val="24"/>
        </w:rPr>
        <w:t xml:space="preserve">, </w:t>
      </w:r>
      <w:r w:rsidRPr="004774AA">
        <w:rPr>
          <w:rFonts w:ascii="Times New Roman" w:hAnsi="Times New Roman"/>
          <w:i/>
          <w:iCs/>
          <w:sz w:val="24"/>
          <w:szCs w:val="24"/>
        </w:rPr>
        <w:t>11</w:t>
      </w:r>
      <w:r w:rsidRPr="004774AA">
        <w:rPr>
          <w:rFonts w:ascii="Times New Roman" w:hAnsi="Times New Roman"/>
          <w:sz w:val="24"/>
          <w:szCs w:val="24"/>
        </w:rPr>
        <w:t>(1), 51–60.</w:t>
      </w:r>
    </w:p>
    <w:p w14:paraId="5D63FDED" w14:textId="77777777" w:rsidR="00E43E22" w:rsidRPr="004774AA" w:rsidRDefault="00E43E22" w:rsidP="00320E83">
      <w:pPr>
        <w:spacing w:line="480" w:lineRule="auto"/>
        <w:ind w:left="720" w:hanging="720"/>
        <w:jc w:val="both"/>
        <w:rPr>
          <w:rFonts w:ascii="Times New Roman" w:hAnsi="Times New Roman"/>
          <w:sz w:val="24"/>
          <w:szCs w:val="24"/>
        </w:rPr>
      </w:pPr>
      <w:proofErr w:type="spellStart"/>
      <w:r w:rsidRPr="004774AA">
        <w:rPr>
          <w:rFonts w:ascii="Times New Roman" w:hAnsi="Times New Roman"/>
          <w:color w:val="222222"/>
          <w:sz w:val="24"/>
          <w:szCs w:val="24"/>
          <w:shd w:val="clear" w:color="auto" w:fill="FFFFFF"/>
        </w:rPr>
        <w:t>Meynecke</w:t>
      </w:r>
      <w:proofErr w:type="spellEnd"/>
      <w:r w:rsidRPr="004774AA">
        <w:rPr>
          <w:rFonts w:ascii="Times New Roman" w:hAnsi="Times New Roman"/>
          <w:color w:val="222222"/>
          <w:sz w:val="24"/>
          <w:szCs w:val="24"/>
          <w:shd w:val="clear" w:color="auto" w:fill="FFFFFF"/>
        </w:rPr>
        <w:t>, J.O</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Lee, S.Y</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Duke, N.C. and </w:t>
      </w:r>
      <w:proofErr w:type="spellStart"/>
      <w:r w:rsidRPr="004774AA">
        <w:rPr>
          <w:rFonts w:ascii="Times New Roman" w:hAnsi="Times New Roman"/>
          <w:color w:val="222222"/>
          <w:sz w:val="24"/>
          <w:szCs w:val="24"/>
          <w:shd w:val="clear" w:color="auto" w:fill="FFFFFF"/>
        </w:rPr>
        <w:t>Warnken</w:t>
      </w:r>
      <w:proofErr w:type="spellEnd"/>
      <w:r w:rsidRPr="004774AA">
        <w:rPr>
          <w:rFonts w:ascii="Times New Roman" w:hAnsi="Times New Roman"/>
          <w:color w:val="222222"/>
          <w:sz w:val="24"/>
          <w:szCs w:val="24"/>
          <w:shd w:val="clear" w:color="auto" w:fill="FFFFFF"/>
        </w:rPr>
        <w:t>, J. (2006). Effect of rainfall as a component of climate change on estuarine fish production in Queensland, Australia. </w:t>
      </w:r>
      <w:r w:rsidRPr="004774AA">
        <w:rPr>
          <w:rFonts w:ascii="Times New Roman" w:hAnsi="Times New Roman"/>
          <w:i/>
          <w:iCs/>
          <w:color w:val="222222"/>
          <w:sz w:val="24"/>
          <w:szCs w:val="24"/>
          <w:shd w:val="clear" w:color="auto" w:fill="FFFFFF"/>
        </w:rPr>
        <w:t>Estuarine, Coastal and Shelf Science</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69</w:t>
      </w:r>
      <w:r w:rsidRPr="004774AA">
        <w:rPr>
          <w:rFonts w:ascii="Times New Roman" w:hAnsi="Times New Roman"/>
          <w:color w:val="222222"/>
          <w:sz w:val="24"/>
          <w:szCs w:val="24"/>
          <w:shd w:val="clear" w:color="auto" w:fill="FFFFFF"/>
        </w:rPr>
        <w:t>(3-4), 491-504.</w:t>
      </w:r>
    </w:p>
    <w:p w14:paraId="601143CA"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Miller MJ and Mc Cleave JD. 2018. Eels. </w:t>
      </w:r>
      <w:proofErr w:type="spellStart"/>
      <w:r w:rsidRPr="004774AA">
        <w:rPr>
          <w:rFonts w:ascii="Times New Roman" w:hAnsi="Times New Roman"/>
          <w:i/>
          <w:iCs/>
          <w:sz w:val="24"/>
          <w:szCs w:val="24"/>
        </w:rPr>
        <w:t>Encyclopedia</w:t>
      </w:r>
      <w:proofErr w:type="spellEnd"/>
      <w:r w:rsidRPr="004774AA">
        <w:rPr>
          <w:rFonts w:ascii="Times New Roman" w:hAnsi="Times New Roman"/>
          <w:i/>
          <w:iCs/>
          <w:sz w:val="24"/>
          <w:szCs w:val="24"/>
        </w:rPr>
        <w:t xml:space="preserve"> of Ocean Sciences</w:t>
      </w:r>
      <w:r w:rsidRPr="004774AA">
        <w:rPr>
          <w:rFonts w:ascii="Times New Roman" w:hAnsi="Times New Roman"/>
          <w:sz w:val="24"/>
          <w:szCs w:val="24"/>
        </w:rPr>
        <w:t xml:space="preserve"> 409548-9.10773.</w:t>
      </w:r>
    </w:p>
    <w:p w14:paraId="11627C4B"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Miller MJ, </w:t>
      </w:r>
      <w:proofErr w:type="spellStart"/>
      <w:r w:rsidRPr="004774AA">
        <w:rPr>
          <w:rFonts w:ascii="Times New Roman" w:hAnsi="Times New Roman"/>
          <w:sz w:val="24"/>
          <w:szCs w:val="24"/>
        </w:rPr>
        <w:t>Wouthuyzen</w:t>
      </w:r>
      <w:proofErr w:type="spellEnd"/>
      <w:r w:rsidRPr="004774AA">
        <w:rPr>
          <w:rFonts w:ascii="Times New Roman" w:hAnsi="Times New Roman"/>
          <w:sz w:val="24"/>
          <w:szCs w:val="24"/>
        </w:rPr>
        <w:t xml:space="preserve"> S, </w:t>
      </w:r>
      <w:proofErr w:type="spellStart"/>
      <w:r w:rsidRPr="004774AA">
        <w:rPr>
          <w:rFonts w:ascii="Times New Roman" w:hAnsi="Times New Roman"/>
          <w:sz w:val="24"/>
          <w:szCs w:val="24"/>
        </w:rPr>
        <w:t>Feunteun</w:t>
      </w:r>
      <w:proofErr w:type="spellEnd"/>
      <w:r w:rsidRPr="004774AA">
        <w:rPr>
          <w:rFonts w:ascii="Times New Roman" w:hAnsi="Times New Roman"/>
          <w:sz w:val="24"/>
          <w:szCs w:val="24"/>
        </w:rPr>
        <w:t xml:space="preserve">, E, Aoyama J, Watanabe S, </w:t>
      </w:r>
      <w:proofErr w:type="spellStart"/>
      <w:r w:rsidRPr="004774AA">
        <w:rPr>
          <w:rFonts w:ascii="Times New Roman" w:hAnsi="Times New Roman"/>
          <w:sz w:val="24"/>
          <w:szCs w:val="24"/>
        </w:rPr>
        <w:t>Syahailatua</w:t>
      </w:r>
      <w:proofErr w:type="spellEnd"/>
      <w:r w:rsidRPr="004774AA">
        <w:rPr>
          <w:rFonts w:ascii="Times New Roman" w:hAnsi="Times New Roman"/>
          <w:sz w:val="24"/>
          <w:szCs w:val="24"/>
        </w:rPr>
        <w:t xml:space="preserve"> A, Kuroki M, </w:t>
      </w:r>
      <w:proofErr w:type="spellStart"/>
      <w:r w:rsidRPr="004774AA">
        <w:rPr>
          <w:rFonts w:ascii="Times New Roman" w:hAnsi="Times New Roman"/>
          <w:sz w:val="24"/>
          <w:szCs w:val="24"/>
        </w:rPr>
        <w:t>Robinet</w:t>
      </w:r>
      <w:proofErr w:type="spellEnd"/>
      <w:r w:rsidRPr="004774AA">
        <w:rPr>
          <w:rFonts w:ascii="Times New Roman" w:hAnsi="Times New Roman"/>
          <w:sz w:val="24"/>
          <w:szCs w:val="24"/>
        </w:rPr>
        <w:t xml:space="preserve"> T, </w:t>
      </w:r>
      <w:proofErr w:type="spellStart"/>
      <w:r w:rsidRPr="004774AA">
        <w:rPr>
          <w:rFonts w:ascii="Times New Roman" w:hAnsi="Times New Roman"/>
          <w:sz w:val="24"/>
          <w:szCs w:val="24"/>
        </w:rPr>
        <w:t>Hagihara</w:t>
      </w:r>
      <w:proofErr w:type="spellEnd"/>
      <w:r w:rsidRPr="004774AA">
        <w:rPr>
          <w:rFonts w:ascii="Times New Roman" w:hAnsi="Times New Roman"/>
          <w:sz w:val="24"/>
          <w:szCs w:val="24"/>
        </w:rPr>
        <w:t xml:space="preserve"> S, </w:t>
      </w:r>
      <w:proofErr w:type="spellStart"/>
      <w:r w:rsidRPr="004774AA">
        <w:rPr>
          <w:rFonts w:ascii="Times New Roman" w:hAnsi="Times New Roman"/>
          <w:sz w:val="24"/>
          <w:szCs w:val="24"/>
        </w:rPr>
        <w:t>Otake</w:t>
      </w:r>
      <w:proofErr w:type="spellEnd"/>
      <w:r w:rsidRPr="004774AA">
        <w:rPr>
          <w:rFonts w:ascii="Times New Roman" w:hAnsi="Times New Roman"/>
          <w:sz w:val="24"/>
          <w:szCs w:val="24"/>
        </w:rPr>
        <w:t xml:space="preserve"> T. 2018. Contrasting biodiversity of eel larvae across the central Indian Ocean subtropical gyre. Deep Sea Research Part II: Topical Studies in Oceanography. </w:t>
      </w:r>
      <w:r w:rsidRPr="004774AA">
        <w:rPr>
          <w:rFonts w:ascii="Times New Roman" w:hAnsi="Times New Roman"/>
          <w:i/>
          <w:sz w:val="24"/>
          <w:szCs w:val="24"/>
        </w:rPr>
        <w:t>Encyclopaedia of Ocean Sciences 3</w:t>
      </w:r>
      <w:r w:rsidRPr="004774AA">
        <w:rPr>
          <w:rFonts w:ascii="Times New Roman" w:hAnsi="Times New Roman"/>
          <w:i/>
          <w:sz w:val="24"/>
          <w:szCs w:val="24"/>
          <w:vertAlign w:val="superscript"/>
        </w:rPr>
        <w:t>rd</w:t>
      </w:r>
      <w:r w:rsidRPr="004774AA">
        <w:rPr>
          <w:rFonts w:ascii="Times New Roman" w:hAnsi="Times New Roman"/>
          <w:i/>
          <w:sz w:val="24"/>
          <w:szCs w:val="24"/>
        </w:rPr>
        <w:t xml:space="preserve"> edition.</w:t>
      </w:r>
    </w:p>
    <w:p w14:paraId="0A470FE8"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Miller MJ. 2009. Ecology of anguilliform leptocephali: remarkable transparent ﬁsh larvae of the ocean surface layer. </w:t>
      </w:r>
      <w:r w:rsidRPr="004774AA">
        <w:rPr>
          <w:rFonts w:ascii="Times New Roman" w:hAnsi="Times New Roman"/>
          <w:i/>
          <w:iCs/>
          <w:sz w:val="24"/>
          <w:szCs w:val="24"/>
        </w:rPr>
        <w:t>Aquatic Biology Science</w:t>
      </w:r>
      <w:r w:rsidRPr="004774AA">
        <w:rPr>
          <w:rFonts w:ascii="Times New Roman" w:hAnsi="Times New Roman"/>
          <w:sz w:val="24"/>
          <w:szCs w:val="24"/>
        </w:rPr>
        <w:t xml:space="preserve"> 2: 1–94</w:t>
      </w:r>
    </w:p>
    <w:p w14:paraId="6339F5C5"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Minha</w:t>
      </w:r>
      <w:proofErr w:type="spellEnd"/>
      <w:r w:rsidRPr="004774AA">
        <w:rPr>
          <w:rFonts w:ascii="Times New Roman" w:hAnsi="Times New Roman"/>
          <w:sz w:val="24"/>
          <w:szCs w:val="24"/>
        </w:rPr>
        <w:t xml:space="preserve"> LTN, </w:t>
      </w:r>
      <w:proofErr w:type="spellStart"/>
      <w:r w:rsidRPr="004774AA">
        <w:rPr>
          <w:rFonts w:ascii="Times New Roman" w:hAnsi="Times New Roman"/>
          <w:sz w:val="24"/>
          <w:szCs w:val="24"/>
        </w:rPr>
        <w:t>Josettea</w:t>
      </w:r>
      <w:proofErr w:type="spellEnd"/>
      <w:r w:rsidRPr="004774AA">
        <w:rPr>
          <w:rFonts w:ascii="Times New Roman" w:hAnsi="Times New Roman"/>
          <w:sz w:val="24"/>
          <w:szCs w:val="24"/>
        </w:rPr>
        <w:t xml:space="preserve"> G, </w:t>
      </w:r>
      <w:proofErr w:type="spellStart"/>
      <w:r w:rsidRPr="004774AA">
        <w:rPr>
          <w:rFonts w:ascii="Times New Roman" w:hAnsi="Times New Roman"/>
          <w:sz w:val="24"/>
          <w:szCs w:val="24"/>
        </w:rPr>
        <w:t>Gillesa</w:t>
      </w:r>
      <w:proofErr w:type="spellEnd"/>
      <w:r w:rsidRPr="004774AA">
        <w:rPr>
          <w:rFonts w:ascii="Times New Roman" w:hAnsi="Times New Roman"/>
          <w:sz w:val="24"/>
          <w:szCs w:val="24"/>
        </w:rPr>
        <w:t xml:space="preserve"> B, </w:t>
      </w:r>
      <w:proofErr w:type="spellStart"/>
      <w:r w:rsidRPr="004774AA">
        <w:rPr>
          <w:rFonts w:ascii="Times New Roman" w:hAnsi="Times New Roman"/>
          <w:sz w:val="24"/>
          <w:szCs w:val="24"/>
        </w:rPr>
        <w:t>Didierc</w:t>
      </w:r>
      <w:proofErr w:type="spellEnd"/>
      <w:r w:rsidRPr="004774AA">
        <w:rPr>
          <w:rFonts w:ascii="Times New Roman" w:hAnsi="Times New Roman"/>
          <w:sz w:val="24"/>
          <w:szCs w:val="24"/>
        </w:rPr>
        <w:t xml:space="preserve"> O, </w:t>
      </w:r>
      <w:proofErr w:type="spellStart"/>
      <w:r w:rsidRPr="004774AA">
        <w:rPr>
          <w:rFonts w:ascii="Times New Roman" w:hAnsi="Times New Roman"/>
          <w:sz w:val="24"/>
          <w:szCs w:val="24"/>
        </w:rPr>
        <w:t>Juliene</w:t>
      </w:r>
      <w:proofErr w:type="spellEnd"/>
      <w:r w:rsidRPr="004774AA">
        <w:rPr>
          <w:rFonts w:ascii="Times New Roman" w:hAnsi="Times New Roman"/>
          <w:sz w:val="24"/>
          <w:szCs w:val="24"/>
        </w:rPr>
        <w:t xml:space="preserve"> N, </w:t>
      </w:r>
      <w:proofErr w:type="spellStart"/>
      <w:r w:rsidRPr="004774AA">
        <w:rPr>
          <w:rFonts w:ascii="Times New Roman" w:hAnsi="Times New Roman"/>
          <w:sz w:val="24"/>
          <w:szCs w:val="24"/>
        </w:rPr>
        <w:t>Quynhf</w:t>
      </w:r>
      <w:proofErr w:type="spellEnd"/>
      <w:r w:rsidRPr="004774AA">
        <w:rPr>
          <w:rFonts w:ascii="Times New Roman" w:hAnsi="Times New Roman"/>
          <w:sz w:val="24"/>
          <w:szCs w:val="24"/>
        </w:rPr>
        <w:t xml:space="preserve"> LTP, </w:t>
      </w:r>
      <w:proofErr w:type="spellStart"/>
      <w:r w:rsidRPr="004774AA">
        <w:rPr>
          <w:rFonts w:ascii="Times New Roman" w:hAnsi="Times New Roman"/>
          <w:sz w:val="24"/>
          <w:szCs w:val="24"/>
        </w:rPr>
        <w:t>Thaig</w:t>
      </w:r>
      <w:proofErr w:type="spellEnd"/>
      <w:r w:rsidRPr="004774AA">
        <w:rPr>
          <w:rFonts w:ascii="Times New Roman" w:hAnsi="Times New Roman"/>
          <w:sz w:val="24"/>
          <w:szCs w:val="24"/>
        </w:rPr>
        <w:t xml:space="preserve"> TH, </w:t>
      </w:r>
      <w:proofErr w:type="spellStart"/>
      <w:r w:rsidRPr="004774AA">
        <w:rPr>
          <w:rFonts w:ascii="Times New Roman" w:hAnsi="Times New Roman"/>
          <w:sz w:val="24"/>
          <w:szCs w:val="24"/>
        </w:rPr>
        <w:t>Anhb</w:t>
      </w:r>
      <w:proofErr w:type="spellEnd"/>
      <w:r w:rsidRPr="004774AA">
        <w:rPr>
          <w:rFonts w:ascii="Times New Roman" w:hAnsi="Times New Roman"/>
          <w:sz w:val="24"/>
          <w:szCs w:val="24"/>
        </w:rPr>
        <w:t xml:space="preserve"> LL. 2010. Hydrological regime and water budget of the Red River Delta (Northern Vietnam). </w:t>
      </w:r>
      <w:r w:rsidRPr="004774AA">
        <w:rPr>
          <w:rFonts w:ascii="Times New Roman" w:hAnsi="Times New Roman"/>
          <w:i/>
          <w:iCs/>
          <w:sz w:val="24"/>
          <w:szCs w:val="24"/>
        </w:rPr>
        <w:t xml:space="preserve">Journal of Asian Earth Sciences </w:t>
      </w:r>
      <w:r w:rsidRPr="004774AA">
        <w:rPr>
          <w:rFonts w:ascii="Times New Roman" w:hAnsi="Times New Roman"/>
          <w:sz w:val="24"/>
          <w:szCs w:val="24"/>
        </w:rPr>
        <w:t>37; 219–228.</w:t>
      </w:r>
    </w:p>
    <w:p w14:paraId="41967323"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bookmarkStart w:id="703" w:name="_Hlk4492507"/>
      <w:proofErr w:type="spellStart"/>
      <w:r w:rsidRPr="004774AA">
        <w:rPr>
          <w:rFonts w:ascii="Times New Roman" w:hAnsi="Times New Roman"/>
          <w:sz w:val="24"/>
          <w:szCs w:val="24"/>
        </w:rPr>
        <w:t>Mireri</w:t>
      </w:r>
      <w:proofErr w:type="spellEnd"/>
      <w:r w:rsidRPr="004774AA">
        <w:rPr>
          <w:rFonts w:ascii="Times New Roman" w:hAnsi="Times New Roman"/>
          <w:sz w:val="24"/>
          <w:szCs w:val="24"/>
        </w:rPr>
        <w:t xml:space="preserve">, C. (2010). </w:t>
      </w:r>
      <w:r w:rsidRPr="004774AA">
        <w:rPr>
          <w:rFonts w:ascii="Times New Roman" w:hAnsi="Times New Roman"/>
          <w:iCs/>
          <w:sz w:val="24"/>
          <w:szCs w:val="24"/>
        </w:rPr>
        <w:t>Tana River Delta (TRD) Conservation and Development Master Plan</w:t>
      </w:r>
      <w:r w:rsidRPr="004774AA">
        <w:rPr>
          <w:rFonts w:ascii="Times New Roman" w:hAnsi="Times New Roman"/>
          <w:i/>
          <w:iCs/>
          <w:sz w:val="24"/>
          <w:szCs w:val="24"/>
        </w:rPr>
        <w:t>.</w:t>
      </w:r>
      <w:r w:rsidRPr="004774AA">
        <w:rPr>
          <w:rFonts w:ascii="Times New Roman" w:hAnsi="Times New Roman"/>
          <w:sz w:val="24"/>
          <w:szCs w:val="24"/>
        </w:rPr>
        <w:t xml:space="preserve"> (p. 72pp). Nairobi: Nature Kenya.</w:t>
      </w:r>
    </w:p>
    <w:bookmarkEnd w:id="703"/>
    <w:p w14:paraId="43CBE71F"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Mireri</w:t>
      </w:r>
      <w:proofErr w:type="spellEnd"/>
      <w:r w:rsidRPr="004774AA">
        <w:rPr>
          <w:rFonts w:ascii="Times New Roman" w:hAnsi="Times New Roman"/>
          <w:sz w:val="24"/>
          <w:szCs w:val="24"/>
        </w:rPr>
        <w:t>, C</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Onjala</w:t>
      </w:r>
      <w:proofErr w:type="spellEnd"/>
      <w:r w:rsidRPr="004774AA">
        <w:rPr>
          <w:rFonts w:ascii="Times New Roman" w:hAnsi="Times New Roman"/>
          <w:sz w:val="24"/>
          <w:szCs w:val="24"/>
        </w:rPr>
        <w:t>, J</w:t>
      </w:r>
      <w:r w:rsidRPr="004774AA">
        <w:rPr>
          <w:rFonts w:ascii="Times New Roman" w:hAnsi="Times New Roman"/>
          <w:i/>
          <w:iCs/>
          <w:sz w:val="24"/>
          <w:szCs w:val="24"/>
        </w:rPr>
        <w:t>.,</w:t>
      </w:r>
      <w:r w:rsidRPr="004774AA">
        <w:rPr>
          <w:rFonts w:ascii="Times New Roman" w:hAnsi="Times New Roman"/>
          <w:sz w:val="24"/>
          <w:szCs w:val="24"/>
        </w:rPr>
        <w:t xml:space="preserve"> &amp; </w:t>
      </w:r>
      <w:proofErr w:type="spellStart"/>
      <w:r w:rsidRPr="004774AA">
        <w:rPr>
          <w:rFonts w:ascii="Times New Roman" w:hAnsi="Times New Roman"/>
          <w:sz w:val="24"/>
          <w:szCs w:val="24"/>
        </w:rPr>
        <w:t>Oguge</w:t>
      </w:r>
      <w:proofErr w:type="spellEnd"/>
      <w:r w:rsidRPr="004774AA">
        <w:rPr>
          <w:rFonts w:ascii="Times New Roman" w:hAnsi="Times New Roman"/>
          <w:sz w:val="24"/>
          <w:szCs w:val="24"/>
        </w:rPr>
        <w:t>, N. (2008). The Economic Valuation of the Proposed Tana Integrated Sugar Project (TISP), Kenya.</w:t>
      </w:r>
    </w:p>
    <w:p w14:paraId="006E6F33"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lastRenderedPageBreak/>
        <w:t>Mkare</w:t>
      </w:r>
      <w:proofErr w:type="spellEnd"/>
      <w:r w:rsidRPr="004774AA">
        <w:rPr>
          <w:rFonts w:ascii="Times New Roman" w:hAnsi="Times New Roman"/>
          <w:sz w:val="24"/>
          <w:szCs w:val="24"/>
        </w:rPr>
        <w:t xml:space="preserve"> TK</w:t>
      </w:r>
      <w:proofErr w:type="gramStart"/>
      <w:r w:rsidRPr="004774AA">
        <w:rPr>
          <w:rFonts w:ascii="Times New Roman" w:hAnsi="Times New Roman"/>
          <w:sz w:val="24"/>
          <w:szCs w:val="24"/>
        </w:rPr>
        <w:t>,  Von</w:t>
      </w:r>
      <w:proofErr w:type="gramEnd"/>
      <w:r w:rsidRPr="004774AA">
        <w:rPr>
          <w:rFonts w:ascii="Times New Roman" w:hAnsi="Times New Roman"/>
          <w:sz w:val="24"/>
          <w:szCs w:val="24"/>
        </w:rPr>
        <w:t xml:space="preserve"> der </w:t>
      </w:r>
      <w:proofErr w:type="spellStart"/>
      <w:r w:rsidRPr="004774AA">
        <w:rPr>
          <w:rFonts w:ascii="Times New Roman" w:hAnsi="Times New Roman"/>
          <w:sz w:val="24"/>
          <w:szCs w:val="24"/>
        </w:rPr>
        <w:t>Heyden</w:t>
      </w:r>
      <w:proofErr w:type="spellEnd"/>
      <w:r w:rsidRPr="004774AA">
        <w:rPr>
          <w:rFonts w:ascii="Times New Roman" w:hAnsi="Times New Roman"/>
          <w:sz w:val="24"/>
          <w:szCs w:val="24"/>
        </w:rPr>
        <w:t xml:space="preserve"> S, </w:t>
      </w:r>
      <w:proofErr w:type="spellStart"/>
      <w:r w:rsidRPr="004774AA">
        <w:rPr>
          <w:rFonts w:ascii="Times New Roman" w:hAnsi="Times New Roman"/>
          <w:sz w:val="24"/>
          <w:szCs w:val="24"/>
        </w:rPr>
        <w:t>Groeneveld</w:t>
      </w:r>
      <w:proofErr w:type="spellEnd"/>
      <w:r w:rsidRPr="004774AA">
        <w:rPr>
          <w:rFonts w:ascii="Times New Roman" w:hAnsi="Times New Roman"/>
          <w:sz w:val="24"/>
          <w:szCs w:val="24"/>
        </w:rPr>
        <w:t xml:space="preserve"> JC and </w:t>
      </w:r>
      <w:proofErr w:type="spellStart"/>
      <w:r w:rsidRPr="004774AA">
        <w:rPr>
          <w:rFonts w:ascii="Times New Roman" w:hAnsi="Times New Roman"/>
          <w:sz w:val="24"/>
          <w:szCs w:val="24"/>
        </w:rPr>
        <w:t>Matthee</w:t>
      </w:r>
      <w:proofErr w:type="spellEnd"/>
      <w:r w:rsidRPr="004774AA">
        <w:rPr>
          <w:rFonts w:ascii="Times New Roman" w:hAnsi="Times New Roman"/>
          <w:sz w:val="24"/>
          <w:szCs w:val="24"/>
        </w:rPr>
        <w:t xml:space="preserve"> CA. 2014. Genetic population structure and recruitment patterns of three sympatric shallow-water penaeid prawns in Ungwana Bay, Kenya, with implication for fisheries management. </w:t>
      </w:r>
      <w:r w:rsidRPr="004774AA">
        <w:rPr>
          <w:rFonts w:ascii="Times New Roman" w:hAnsi="Times New Roman"/>
          <w:i/>
          <w:iCs/>
          <w:sz w:val="24"/>
          <w:szCs w:val="24"/>
        </w:rPr>
        <w:t>Marine and Freshwater Research</w:t>
      </w:r>
      <w:r w:rsidRPr="004774AA">
        <w:rPr>
          <w:rFonts w:ascii="Times New Roman" w:hAnsi="Times New Roman"/>
          <w:sz w:val="24"/>
          <w:szCs w:val="24"/>
        </w:rPr>
        <w:t xml:space="preserve"> 65, 255–266.</w:t>
      </w:r>
    </w:p>
    <w:p w14:paraId="27ACB053"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Muchlisin</w:t>
      </w:r>
      <w:proofErr w:type="spellEnd"/>
      <w:r w:rsidRPr="004774AA">
        <w:rPr>
          <w:rFonts w:ascii="Times New Roman" w:hAnsi="Times New Roman"/>
          <w:sz w:val="24"/>
          <w:szCs w:val="24"/>
        </w:rPr>
        <w:t xml:space="preserve"> ZA, Batubara AS, </w:t>
      </w:r>
      <w:proofErr w:type="spellStart"/>
      <w:r w:rsidRPr="004774AA">
        <w:rPr>
          <w:rFonts w:ascii="Times New Roman" w:hAnsi="Times New Roman"/>
          <w:sz w:val="24"/>
          <w:szCs w:val="24"/>
        </w:rPr>
        <w:t>Fadli</w:t>
      </w:r>
      <w:proofErr w:type="spellEnd"/>
      <w:r w:rsidRPr="004774AA">
        <w:rPr>
          <w:rFonts w:ascii="Times New Roman" w:hAnsi="Times New Roman"/>
          <w:sz w:val="24"/>
          <w:szCs w:val="24"/>
        </w:rPr>
        <w:t xml:space="preserve"> N, </w:t>
      </w:r>
      <w:proofErr w:type="spellStart"/>
      <w:r w:rsidRPr="004774AA">
        <w:rPr>
          <w:rFonts w:ascii="Times New Roman" w:hAnsi="Times New Roman"/>
          <w:sz w:val="24"/>
          <w:szCs w:val="24"/>
        </w:rPr>
        <w:t>Muhammadar</w:t>
      </w:r>
      <w:proofErr w:type="spellEnd"/>
      <w:r w:rsidRPr="004774AA">
        <w:rPr>
          <w:rFonts w:ascii="Times New Roman" w:hAnsi="Times New Roman"/>
          <w:sz w:val="24"/>
          <w:szCs w:val="24"/>
        </w:rPr>
        <w:t xml:space="preserve"> AA, </w:t>
      </w:r>
      <w:proofErr w:type="spellStart"/>
      <w:r w:rsidRPr="004774AA">
        <w:rPr>
          <w:rFonts w:ascii="Times New Roman" w:hAnsi="Times New Roman"/>
          <w:sz w:val="24"/>
          <w:szCs w:val="24"/>
        </w:rPr>
        <w:t>Utami</w:t>
      </w:r>
      <w:proofErr w:type="spellEnd"/>
      <w:r w:rsidRPr="004774AA">
        <w:rPr>
          <w:rFonts w:ascii="Times New Roman" w:hAnsi="Times New Roman"/>
          <w:sz w:val="24"/>
          <w:szCs w:val="24"/>
        </w:rPr>
        <w:t xml:space="preserve"> AI, </w:t>
      </w:r>
      <w:proofErr w:type="spellStart"/>
      <w:r w:rsidRPr="004774AA">
        <w:rPr>
          <w:rFonts w:ascii="Times New Roman" w:hAnsi="Times New Roman"/>
          <w:sz w:val="24"/>
          <w:szCs w:val="24"/>
        </w:rPr>
        <w:t>Farhana</w:t>
      </w:r>
      <w:proofErr w:type="spellEnd"/>
      <w:r w:rsidRPr="004774AA">
        <w:rPr>
          <w:rFonts w:ascii="Times New Roman" w:hAnsi="Times New Roman"/>
          <w:sz w:val="24"/>
          <w:szCs w:val="24"/>
        </w:rPr>
        <w:t xml:space="preserve"> N and </w:t>
      </w:r>
      <w:proofErr w:type="spellStart"/>
      <w:r w:rsidRPr="004774AA">
        <w:rPr>
          <w:rFonts w:ascii="Times New Roman" w:hAnsi="Times New Roman"/>
          <w:sz w:val="24"/>
          <w:szCs w:val="24"/>
        </w:rPr>
        <w:t>Siti-Azizah</w:t>
      </w:r>
      <w:proofErr w:type="spellEnd"/>
      <w:r w:rsidRPr="004774AA">
        <w:rPr>
          <w:rFonts w:ascii="Times New Roman" w:hAnsi="Times New Roman"/>
          <w:sz w:val="24"/>
          <w:szCs w:val="24"/>
        </w:rPr>
        <w:t xml:space="preserve"> MN. 2017. Assessing the species composition of tropical eels (</w:t>
      </w:r>
      <w:r w:rsidRPr="004774AA">
        <w:rPr>
          <w:rFonts w:ascii="Times New Roman" w:hAnsi="Times New Roman"/>
          <w:i/>
          <w:iCs/>
          <w:sz w:val="24"/>
          <w:szCs w:val="24"/>
        </w:rPr>
        <w:t>Anguillidae</w:t>
      </w:r>
      <w:r w:rsidRPr="004774AA">
        <w:rPr>
          <w:rFonts w:ascii="Times New Roman" w:hAnsi="Times New Roman"/>
          <w:sz w:val="24"/>
          <w:szCs w:val="24"/>
        </w:rPr>
        <w:t>) in Aceh Waters, Indonesia, with DNA barcoding gene cox1. </w:t>
      </w:r>
      <w:r w:rsidRPr="004774AA">
        <w:rPr>
          <w:rFonts w:ascii="Times New Roman" w:hAnsi="Times New Roman"/>
          <w:i/>
          <w:iCs/>
          <w:sz w:val="24"/>
          <w:szCs w:val="24"/>
        </w:rPr>
        <w:t>F1000Research, 6</w:t>
      </w:r>
      <w:r w:rsidRPr="004774AA">
        <w:rPr>
          <w:rFonts w:ascii="Times New Roman" w:hAnsi="Times New Roman"/>
          <w:sz w:val="24"/>
          <w:szCs w:val="24"/>
        </w:rPr>
        <w:t>.</w:t>
      </w:r>
    </w:p>
    <w:p w14:paraId="26F52DDB" w14:textId="77777777" w:rsidR="00E43E22" w:rsidRPr="004774AA" w:rsidRDefault="00E43E22" w:rsidP="00320E83">
      <w:pPr>
        <w:pStyle w:val="Bibliography"/>
        <w:spacing w:line="480" w:lineRule="auto"/>
        <w:ind w:left="720" w:hanging="720"/>
        <w:jc w:val="both"/>
        <w:rPr>
          <w:rFonts w:ascii="Times New Roman" w:hAnsi="Times New Roman"/>
          <w:i/>
          <w:iCs/>
          <w:sz w:val="24"/>
          <w:szCs w:val="24"/>
          <w:shd w:val="clear" w:color="auto" w:fill="FFFFFF"/>
        </w:rPr>
      </w:pPr>
      <w:proofErr w:type="spellStart"/>
      <w:r w:rsidRPr="004774AA">
        <w:rPr>
          <w:rFonts w:ascii="Times New Roman" w:hAnsi="Times New Roman"/>
          <w:sz w:val="24"/>
          <w:szCs w:val="24"/>
          <w:shd w:val="clear" w:color="auto" w:fill="FFFFFF"/>
        </w:rPr>
        <w:t>Munga</w:t>
      </w:r>
      <w:proofErr w:type="spellEnd"/>
      <w:r w:rsidRPr="004774AA">
        <w:rPr>
          <w:rFonts w:ascii="Times New Roman" w:hAnsi="Times New Roman"/>
          <w:sz w:val="24"/>
          <w:szCs w:val="24"/>
          <w:shd w:val="clear" w:color="auto" w:fill="FFFFFF"/>
        </w:rPr>
        <w:t xml:space="preserve"> CN, Kimani E, </w:t>
      </w:r>
      <w:proofErr w:type="spellStart"/>
      <w:r w:rsidRPr="004774AA">
        <w:rPr>
          <w:rFonts w:ascii="Times New Roman" w:hAnsi="Times New Roman"/>
          <w:sz w:val="24"/>
          <w:szCs w:val="24"/>
          <w:shd w:val="clear" w:color="auto" w:fill="FFFFFF"/>
        </w:rPr>
        <w:t>Ruwa</w:t>
      </w:r>
      <w:proofErr w:type="spellEnd"/>
      <w:r w:rsidRPr="004774AA">
        <w:rPr>
          <w:rFonts w:ascii="Times New Roman" w:hAnsi="Times New Roman"/>
          <w:sz w:val="24"/>
          <w:szCs w:val="24"/>
          <w:shd w:val="clear" w:color="auto" w:fill="FFFFFF"/>
        </w:rPr>
        <w:t xml:space="preserve"> RK and </w:t>
      </w:r>
      <w:proofErr w:type="spellStart"/>
      <w:r w:rsidRPr="004774AA">
        <w:rPr>
          <w:rFonts w:ascii="Times New Roman" w:hAnsi="Times New Roman"/>
          <w:sz w:val="24"/>
          <w:szCs w:val="24"/>
          <w:shd w:val="clear" w:color="auto" w:fill="FFFFFF"/>
        </w:rPr>
        <w:t>Vanreusel</w:t>
      </w:r>
      <w:proofErr w:type="spellEnd"/>
      <w:r w:rsidRPr="004774AA">
        <w:rPr>
          <w:rFonts w:ascii="Times New Roman" w:hAnsi="Times New Roman"/>
          <w:sz w:val="24"/>
          <w:szCs w:val="24"/>
          <w:shd w:val="clear" w:color="auto" w:fill="FFFFFF"/>
        </w:rPr>
        <w:t xml:space="preserve"> A. 2016. Species Composition of Fisheries Resources of the Tana and Sabaki Estuaries in the Malindi-Ungwana Bay, Kenya. In: </w:t>
      </w:r>
      <w:r w:rsidRPr="004774AA">
        <w:rPr>
          <w:rFonts w:ascii="Times New Roman" w:hAnsi="Times New Roman"/>
          <w:i/>
          <w:iCs/>
          <w:sz w:val="24"/>
          <w:szCs w:val="24"/>
          <w:shd w:val="clear" w:color="auto" w:fill="FFFFFF"/>
        </w:rPr>
        <w:t>S. Diop et al. (eds.), Estuaries: A Lifeline of Ecosystem Services in the Western Indian Ocean, Estuaries of the World, DOI 10.1007/978-3-319-25370-1_2</w:t>
      </w:r>
    </w:p>
    <w:p w14:paraId="26ECF766"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C. N</w:t>
      </w:r>
      <w:r w:rsidRPr="004774AA">
        <w:rPr>
          <w:rFonts w:ascii="Times New Roman" w:hAnsi="Times New Roman"/>
          <w:i/>
          <w:iCs/>
          <w:sz w:val="24"/>
          <w:szCs w:val="24"/>
        </w:rPr>
        <w:t>.,</w:t>
      </w:r>
      <w:r w:rsidRPr="004774AA">
        <w:rPr>
          <w:rFonts w:ascii="Times New Roman" w:hAnsi="Times New Roman"/>
          <w:sz w:val="24"/>
          <w:szCs w:val="24"/>
        </w:rPr>
        <w:t xml:space="preserve"> Kimani, E</w:t>
      </w:r>
      <w:r w:rsidRPr="004774AA">
        <w:rPr>
          <w:rFonts w:ascii="Times New Roman" w:hAnsi="Times New Roman"/>
          <w:i/>
          <w:iCs/>
          <w:sz w:val="24"/>
          <w:szCs w:val="24"/>
        </w:rPr>
        <w:t>.,</w:t>
      </w:r>
      <w:r w:rsidRPr="004774AA">
        <w:rPr>
          <w:rFonts w:ascii="Times New Roman" w:hAnsi="Times New Roman"/>
          <w:sz w:val="24"/>
          <w:szCs w:val="24"/>
        </w:rPr>
        <w:t xml:space="preserve"> Ruwa, R. K</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Vanreusel</w:t>
      </w:r>
      <w:proofErr w:type="spellEnd"/>
      <w:r w:rsidRPr="004774AA">
        <w:rPr>
          <w:rFonts w:ascii="Times New Roman" w:hAnsi="Times New Roman"/>
          <w:sz w:val="24"/>
          <w:szCs w:val="24"/>
        </w:rPr>
        <w:t xml:space="preserve">, A. (2016). Species Composition of Fisheries Resources of the Tana and Sabaki Estuaries in the Malindi-Ungwana Bay, Kenya. In </w:t>
      </w:r>
      <w:r w:rsidRPr="004774AA">
        <w:rPr>
          <w:rFonts w:ascii="Times New Roman" w:hAnsi="Times New Roman"/>
          <w:i/>
          <w:iCs/>
          <w:sz w:val="24"/>
          <w:szCs w:val="24"/>
        </w:rPr>
        <w:t>Estuaries: A Lifeline of Ecosystem Services in the Western Indian Ocean, Springer</w:t>
      </w:r>
      <w:r w:rsidRPr="004774AA">
        <w:rPr>
          <w:rFonts w:ascii="Times New Roman" w:hAnsi="Times New Roman"/>
          <w:sz w:val="24"/>
          <w:szCs w:val="24"/>
        </w:rPr>
        <w:t xml:space="preserve"> (27–38pp).</w:t>
      </w:r>
    </w:p>
    <w:p w14:paraId="6BDBD52A"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C.N, </w:t>
      </w:r>
      <w:proofErr w:type="spellStart"/>
      <w:r w:rsidRPr="004774AA">
        <w:rPr>
          <w:rFonts w:ascii="Times New Roman" w:hAnsi="Times New Roman"/>
          <w:sz w:val="24"/>
          <w:szCs w:val="24"/>
        </w:rPr>
        <w:t>Omukoto</w:t>
      </w:r>
      <w:proofErr w:type="spellEnd"/>
      <w:r w:rsidRPr="004774AA">
        <w:rPr>
          <w:rFonts w:ascii="Times New Roman" w:hAnsi="Times New Roman"/>
          <w:sz w:val="24"/>
          <w:szCs w:val="24"/>
        </w:rPr>
        <w:t>, J. O</w:t>
      </w:r>
      <w:r w:rsidRPr="004774AA">
        <w:rPr>
          <w:rFonts w:ascii="Times New Roman" w:hAnsi="Times New Roman"/>
          <w:i/>
          <w:iCs/>
          <w:sz w:val="24"/>
          <w:szCs w:val="24"/>
        </w:rPr>
        <w:t>.,</w:t>
      </w:r>
      <w:r w:rsidRPr="004774AA">
        <w:rPr>
          <w:rFonts w:ascii="Times New Roman" w:hAnsi="Times New Roman"/>
          <w:sz w:val="24"/>
          <w:szCs w:val="24"/>
        </w:rPr>
        <w:t xml:space="preserve"> Kimani, E. N</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Vanreusel</w:t>
      </w:r>
      <w:proofErr w:type="spellEnd"/>
      <w:r w:rsidRPr="004774AA">
        <w:rPr>
          <w:rFonts w:ascii="Times New Roman" w:hAnsi="Times New Roman"/>
          <w:sz w:val="24"/>
          <w:szCs w:val="24"/>
        </w:rPr>
        <w:t>, A. (2014). Propulsion-gear-</w:t>
      </w:r>
      <w:r w:rsidRPr="004774AA">
        <w:rPr>
          <w:rFonts w:ascii="Times New Roman" w:hAnsi="Times New Roman"/>
          <w:sz w:val="24"/>
          <w:szCs w:val="24"/>
        </w:rPr>
        <w:tab/>
        <w:t xml:space="preserve">based            characterisation of artisanal fisheries in the Malindi-Ungwana Bay, Kenya and its use for fisheries management. </w:t>
      </w:r>
      <w:r w:rsidRPr="004774AA">
        <w:rPr>
          <w:rFonts w:ascii="Times New Roman" w:hAnsi="Times New Roman"/>
          <w:i/>
          <w:iCs/>
          <w:sz w:val="24"/>
          <w:szCs w:val="24"/>
        </w:rPr>
        <w:t>Ocean &amp; Coastal Management</w:t>
      </w:r>
      <w:r w:rsidRPr="004774AA">
        <w:rPr>
          <w:rFonts w:ascii="Times New Roman" w:hAnsi="Times New Roman"/>
          <w:sz w:val="24"/>
          <w:szCs w:val="24"/>
        </w:rPr>
        <w:t xml:space="preserve">, </w:t>
      </w:r>
      <w:r w:rsidRPr="004774AA">
        <w:rPr>
          <w:rFonts w:ascii="Times New Roman" w:hAnsi="Times New Roman"/>
          <w:i/>
          <w:iCs/>
          <w:sz w:val="24"/>
          <w:szCs w:val="24"/>
        </w:rPr>
        <w:t>98</w:t>
      </w:r>
      <w:r w:rsidRPr="004774AA">
        <w:rPr>
          <w:rFonts w:ascii="Times New Roman" w:hAnsi="Times New Roman"/>
          <w:sz w:val="24"/>
          <w:szCs w:val="24"/>
        </w:rPr>
        <w:t>, 130–139.</w:t>
      </w:r>
    </w:p>
    <w:p w14:paraId="6B8D8AED"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C.N. (2013). </w:t>
      </w:r>
      <w:r w:rsidRPr="004774AA">
        <w:rPr>
          <w:rFonts w:ascii="Times New Roman" w:hAnsi="Times New Roman"/>
          <w:iCs/>
          <w:sz w:val="24"/>
          <w:szCs w:val="24"/>
        </w:rPr>
        <w:t>Ecological and socio-economic assessment of Kenyan coastal fisheries: the case of Malindi-Ungwana Bay artisanal fisheries versus semi-industrial bottom trawling</w:t>
      </w:r>
      <w:r w:rsidRPr="004774AA">
        <w:rPr>
          <w:rFonts w:ascii="Times New Roman" w:hAnsi="Times New Roman"/>
          <w:sz w:val="24"/>
          <w:szCs w:val="24"/>
        </w:rPr>
        <w:t xml:space="preserve"> ((Doctoral dissertation, Ghent University).) (237pp).</w:t>
      </w:r>
    </w:p>
    <w:p w14:paraId="3017A673"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lastRenderedPageBreak/>
        <w:t>Munga</w:t>
      </w:r>
      <w:proofErr w:type="spellEnd"/>
      <w:r w:rsidRPr="004774AA">
        <w:rPr>
          <w:rFonts w:ascii="Times New Roman" w:hAnsi="Times New Roman"/>
          <w:sz w:val="24"/>
          <w:szCs w:val="24"/>
        </w:rPr>
        <w:t>, C.N</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Ndegwa</w:t>
      </w:r>
      <w:proofErr w:type="spellEnd"/>
      <w:r w:rsidRPr="004774AA">
        <w:rPr>
          <w:rFonts w:ascii="Times New Roman" w:hAnsi="Times New Roman"/>
          <w:sz w:val="24"/>
          <w:szCs w:val="24"/>
        </w:rPr>
        <w:t>, S</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Fulanda</w:t>
      </w:r>
      <w:proofErr w:type="spellEnd"/>
      <w:r w:rsidRPr="004774AA">
        <w:rPr>
          <w:rFonts w:ascii="Times New Roman" w:hAnsi="Times New Roman"/>
          <w:sz w:val="24"/>
          <w:szCs w:val="24"/>
        </w:rPr>
        <w:t>, B</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Manyala</w:t>
      </w:r>
      <w:proofErr w:type="spellEnd"/>
      <w:r w:rsidRPr="004774AA">
        <w:rPr>
          <w:rFonts w:ascii="Times New Roman" w:hAnsi="Times New Roman"/>
          <w:sz w:val="24"/>
          <w:szCs w:val="24"/>
        </w:rPr>
        <w:t>, J</w:t>
      </w:r>
      <w:r w:rsidRPr="004774AA">
        <w:rPr>
          <w:rFonts w:ascii="Times New Roman" w:hAnsi="Times New Roman"/>
          <w:i/>
          <w:iCs/>
          <w:sz w:val="24"/>
          <w:szCs w:val="24"/>
        </w:rPr>
        <w:t>.,</w:t>
      </w:r>
      <w:r w:rsidRPr="004774AA">
        <w:rPr>
          <w:rFonts w:ascii="Times New Roman" w:hAnsi="Times New Roman"/>
          <w:sz w:val="24"/>
          <w:szCs w:val="24"/>
        </w:rPr>
        <w:t xml:space="preserve"> Kimani, E</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Ohtomi</w:t>
      </w:r>
      <w:proofErr w:type="spellEnd"/>
      <w:r w:rsidRPr="004774AA">
        <w:rPr>
          <w:rFonts w:ascii="Times New Roman" w:hAnsi="Times New Roman"/>
          <w:sz w:val="24"/>
          <w:szCs w:val="24"/>
        </w:rPr>
        <w:t>, J</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Vanreusel</w:t>
      </w:r>
      <w:proofErr w:type="spellEnd"/>
      <w:r w:rsidRPr="004774AA">
        <w:rPr>
          <w:rFonts w:ascii="Times New Roman" w:hAnsi="Times New Roman"/>
          <w:sz w:val="24"/>
          <w:szCs w:val="24"/>
        </w:rPr>
        <w:t xml:space="preserve">, A. (2012). Bottom shrimp trawling impacts on species distribution and fishery dynamics; Ungwana Bay fishery Kenya before and after the 2006 trawl ban. </w:t>
      </w:r>
      <w:r w:rsidRPr="004774AA">
        <w:rPr>
          <w:rFonts w:ascii="Times New Roman" w:hAnsi="Times New Roman"/>
          <w:i/>
          <w:iCs/>
          <w:sz w:val="24"/>
          <w:szCs w:val="24"/>
        </w:rPr>
        <w:t>Fisheries Science</w:t>
      </w:r>
      <w:r w:rsidRPr="004774AA">
        <w:rPr>
          <w:rFonts w:ascii="Times New Roman" w:hAnsi="Times New Roman"/>
          <w:sz w:val="24"/>
          <w:szCs w:val="24"/>
        </w:rPr>
        <w:t xml:space="preserve">, </w:t>
      </w:r>
      <w:r w:rsidRPr="004774AA">
        <w:rPr>
          <w:rFonts w:ascii="Times New Roman" w:hAnsi="Times New Roman"/>
          <w:i/>
          <w:iCs/>
          <w:sz w:val="24"/>
          <w:szCs w:val="24"/>
        </w:rPr>
        <w:t>78</w:t>
      </w:r>
      <w:r w:rsidRPr="004774AA">
        <w:rPr>
          <w:rFonts w:ascii="Times New Roman" w:hAnsi="Times New Roman"/>
          <w:sz w:val="24"/>
          <w:szCs w:val="24"/>
        </w:rPr>
        <w:t>(2), 209–219.</w:t>
      </w:r>
    </w:p>
    <w:p w14:paraId="16596977" w14:textId="77777777" w:rsidR="00E43E22" w:rsidRPr="004774AA" w:rsidRDefault="00E43E22" w:rsidP="00320E83">
      <w:pPr>
        <w:spacing w:line="480" w:lineRule="auto"/>
        <w:ind w:left="720" w:hanging="720"/>
        <w:jc w:val="both"/>
        <w:rPr>
          <w:rFonts w:ascii="Times New Roman" w:hAnsi="Times New Roman"/>
          <w:color w:val="222222"/>
          <w:sz w:val="24"/>
          <w:szCs w:val="24"/>
          <w:shd w:val="clear" w:color="auto" w:fill="FFFFFF"/>
        </w:rPr>
      </w:pPr>
      <w:proofErr w:type="spellStart"/>
      <w:r w:rsidRPr="004774AA">
        <w:rPr>
          <w:rFonts w:ascii="Times New Roman" w:hAnsi="Times New Roman"/>
          <w:color w:val="222222"/>
          <w:sz w:val="24"/>
          <w:szCs w:val="24"/>
          <w:shd w:val="clear" w:color="auto" w:fill="FFFFFF"/>
        </w:rPr>
        <w:t>Mwangudza</w:t>
      </w:r>
      <w:proofErr w:type="spellEnd"/>
      <w:r w:rsidRPr="004774AA">
        <w:rPr>
          <w:rFonts w:ascii="Times New Roman" w:hAnsi="Times New Roman"/>
          <w:color w:val="222222"/>
          <w:sz w:val="24"/>
          <w:szCs w:val="24"/>
          <w:shd w:val="clear" w:color="auto" w:fill="FFFFFF"/>
        </w:rPr>
        <w:t>, P.M</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Mlewa</w:t>
      </w:r>
      <w:proofErr w:type="spellEnd"/>
      <w:r w:rsidRPr="004774AA">
        <w:rPr>
          <w:rFonts w:ascii="Times New Roman" w:hAnsi="Times New Roman"/>
          <w:color w:val="222222"/>
          <w:sz w:val="24"/>
          <w:szCs w:val="24"/>
          <w:shd w:val="clear" w:color="auto" w:fill="FFFFFF"/>
        </w:rPr>
        <w:t xml:space="preserve">, C.M. and </w:t>
      </w:r>
      <w:proofErr w:type="spellStart"/>
      <w:r w:rsidRPr="004774AA">
        <w:rPr>
          <w:rFonts w:ascii="Times New Roman" w:hAnsi="Times New Roman"/>
          <w:color w:val="222222"/>
          <w:sz w:val="24"/>
          <w:szCs w:val="24"/>
          <w:shd w:val="clear" w:color="auto" w:fill="FFFFFF"/>
        </w:rPr>
        <w:t>Munga</w:t>
      </w:r>
      <w:proofErr w:type="spellEnd"/>
      <w:r w:rsidRPr="004774AA">
        <w:rPr>
          <w:rFonts w:ascii="Times New Roman" w:hAnsi="Times New Roman"/>
          <w:color w:val="222222"/>
          <w:sz w:val="24"/>
          <w:szCs w:val="24"/>
          <w:shd w:val="clear" w:color="auto" w:fill="FFFFFF"/>
        </w:rPr>
        <w:t>, C.N</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(2017). Evaluating the fisheries potential of solar salt works reservoirs at Ungwana Bay, North Coast, Kenya. </w:t>
      </w:r>
      <w:r w:rsidRPr="004774AA">
        <w:rPr>
          <w:rFonts w:ascii="Times New Roman" w:hAnsi="Times New Roman"/>
          <w:i/>
          <w:iCs/>
          <w:color w:val="222222"/>
          <w:sz w:val="24"/>
          <w:szCs w:val="24"/>
          <w:shd w:val="clear" w:color="auto" w:fill="FFFFFF"/>
        </w:rPr>
        <w:t>Western Indian Ocean Journal of Marine Science</w:t>
      </w:r>
      <w:r w:rsidRPr="004774AA">
        <w:rPr>
          <w:rFonts w:ascii="Times New Roman" w:hAnsi="Times New Roman"/>
          <w:color w:val="222222"/>
          <w:sz w:val="24"/>
          <w:szCs w:val="24"/>
          <w:shd w:val="clear" w:color="auto" w:fill="FFFFFF"/>
        </w:rPr>
        <w:t xml:space="preserve">, </w:t>
      </w:r>
      <w:r w:rsidRPr="004774AA">
        <w:rPr>
          <w:rFonts w:ascii="Times New Roman" w:hAnsi="Times New Roman"/>
          <w:i/>
          <w:iCs/>
          <w:color w:val="222222"/>
          <w:sz w:val="24"/>
          <w:szCs w:val="24"/>
          <w:shd w:val="clear" w:color="auto" w:fill="FFFFFF"/>
        </w:rPr>
        <w:t>16</w:t>
      </w:r>
      <w:r w:rsidRPr="004774AA">
        <w:rPr>
          <w:rFonts w:ascii="Times New Roman" w:hAnsi="Times New Roman"/>
          <w:color w:val="222222"/>
          <w:sz w:val="24"/>
          <w:szCs w:val="24"/>
          <w:shd w:val="clear" w:color="auto" w:fill="FFFFFF"/>
        </w:rPr>
        <w:t>(1), 61-71.</w:t>
      </w:r>
    </w:p>
    <w:p w14:paraId="7F2FABFB" w14:textId="77777777" w:rsidR="00E43E22" w:rsidRPr="004774AA" w:rsidRDefault="00E43E22" w:rsidP="00320E83">
      <w:pPr>
        <w:spacing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 xml:space="preserve">Negi, R.K. and </w:t>
      </w:r>
      <w:proofErr w:type="spellStart"/>
      <w:r w:rsidRPr="004774AA">
        <w:rPr>
          <w:rFonts w:ascii="Times New Roman" w:hAnsi="Times New Roman"/>
          <w:color w:val="222222"/>
          <w:sz w:val="24"/>
          <w:szCs w:val="24"/>
          <w:shd w:val="clear" w:color="auto" w:fill="FFFFFF"/>
        </w:rPr>
        <w:t>Mamgain</w:t>
      </w:r>
      <w:proofErr w:type="spellEnd"/>
      <w:r w:rsidRPr="004774AA">
        <w:rPr>
          <w:rFonts w:ascii="Times New Roman" w:hAnsi="Times New Roman"/>
          <w:color w:val="222222"/>
          <w:sz w:val="24"/>
          <w:szCs w:val="24"/>
          <w:shd w:val="clear" w:color="auto" w:fill="FFFFFF"/>
        </w:rPr>
        <w:t>, S. (2013). Species diversity, abundance and distribution of fish community and conservation status of Tons river of Uttarakhand State, India. </w:t>
      </w:r>
      <w:r w:rsidRPr="004774AA">
        <w:rPr>
          <w:rFonts w:ascii="Times New Roman" w:hAnsi="Times New Roman"/>
          <w:i/>
          <w:iCs/>
          <w:color w:val="222222"/>
          <w:sz w:val="24"/>
          <w:szCs w:val="24"/>
          <w:shd w:val="clear" w:color="auto" w:fill="FFFFFF"/>
        </w:rPr>
        <w:t>Journal of Fisheries and Aquatic Science</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8</w:t>
      </w:r>
      <w:r w:rsidRPr="004774AA">
        <w:rPr>
          <w:rFonts w:ascii="Times New Roman" w:hAnsi="Times New Roman"/>
          <w:color w:val="222222"/>
          <w:sz w:val="24"/>
          <w:szCs w:val="24"/>
          <w:shd w:val="clear" w:color="auto" w:fill="FFFFFF"/>
        </w:rPr>
        <w:t>(5), 617-626.</w:t>
      </w:r>
    </w:p>
    <w:p w14:paraId="62E5AD66"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Njuguna, S. G</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Mburugu</w:t>
      </w:r>
      <w:proofErr w:type="spellEnd"/>
      <w:r w:rsidRPr="004774AA">
        <w:rPr>
          <w:rFonts w:ascii="Times New Roman" w:hAnsi="Times New Roman"/>
          <w:sz w:val="24"/>
          <w:szCs w:val="24"/>
        </w:rPr>
        <w:t>, J. (1992). Conservation and management of wetland biodiversity in Tana River Delta, Kenya (Vol. 30, 301–308pp). Presented at the Conservation    of Biodiversity in Africa: Local Initiatives and Institutional Roles. Proceedings of a Conference Held at the National Museums of Kenya.</w:t>
      </w:r>
    </w:p>
    <w:p w14:paraId="203A0D94" w14:textId="77777777" w:rsidR="00E43E22" w:rsidRPr="004774AA" w:rsidRDefault="00E43E22" w:rsidP="00320E83">
      <w:pPr>
        <w:spacing w:line="480" w:lineRule="auto"/>
        <w:ind w:left="720" w:hanging="720"/>
        <w:jc w:val="both"/>
        <w:rPr>
          <w:rFonts w:ascii="Times New Roman" w:hAnsi="Times New Roman"/>
          <w:sz w:val="24"/>
          <w:szCs w:val="24"/>
        </w:rPr>
      </w:pPr>
      <w:proofErr w:type="spellStart"/>
      <w:r w:rsidRPr="004774AA">
        <w:rPr>
          <w:rFonts w:ascii="Times New Roman" w:hAnsi="Times New Roman"/>
          <w:color w:val="222222"/>
          <w:sz w:val="24"/>
          <w:szCs w:val="24"/>
          <w:shd w:val="clear" w:color="auto" w:fill="FFFFFF"/>
        </w:rPr>
        <w:t>Odhengo</w:t>
      </w:r>
      <w:proofErr w:type="spellEnd"/>
      <w:r w:rsidRPr="004774AA">
        <w:rPr>
          <w:rFonts w:ascii="Times New Roman" w:hAnsi="Times New Roman"/>
          <w:color w:val="222222"/>
          <w:sz w:val="24"/>
          <w:szCs w:val="24"/>
          <w:shd w:val="clear" w:color="auto" w:fill="FFFFFF"/>
        </w:rPr>
        <w:t>, P</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Matiku</w:t>
      </w:r>
      <w:proofErr w:type="spellEnd"/>
      <w:r w:rsidRPr="004774AA">
        <w:rPr>
          <w:rFonts w:ascii="Times New Roman" w:hAnsi="Times New Roman"/>
          <w:color w:val="222222"/>
          <w:sz w:val="24"/>
          <w:szCs w:val="24"/>
          <w:shd w:val="clear" w:color="auto" w:fill="FFFFFF"/>
        </w:rPr>
        <w:t>, P</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Nyangena</w:t>
      </w:r>
      <w:proofErr w:type="spellEnd"/>
      <w:r w:rsidRPr="004774AA">
        <w:rPr>
          <w:rFonts w:ascii="Times New Roman" w:hAnsi="Times New Roman"/>
          <w:color w:val="222222"/>
          <w:sz w:val="24"/>
          <w:szCs w:val="24"/>
          <w:shd w:val="clear" w:color="auto" w:fill="FFFFFF"/>
        </w:rPr>
        <w:t>, J</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Wahome</w:t>
      </w:r>
      <w:proofErr w:type="spellEnd"/>
      <w:r w:rsidRPr="004774AA">
        <w:rPr>
          <w:rFonts w:ascii="Times New Roman" w:hAnsi="Times New Roman"/>
          <w:color w:val="222222"/>
          <w:sz w:val="24"/>
          <w:szCs w:val="24"/>
          <w:shd w:val="clear" w:color="auto" w:fill="FFFFFF"/>
        </w:rPr>
        <w:t>, K.U</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Opaa</w:t>
      </w:r>
      <w:proofErr w:type="spellEnd"/>
      <w:r w:rsidRPr="004774AA">
        <w:rPr>
          <w:rFonts w:ascii="Times New Roman" w:hAnsi="Times New Roman"/>
          <w:color w:val="222222"/>
          <w:sz w:val="24"/>
          <w:szCs w:val="24"/>
          <w:shd w:val="clear" w:color="auto" w:fill="FFFFFF"/>
        </w:rPr>
        <w:t>, B</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Munguti</w:t>
      </w:r>
      <w:proofErr w:type="spellEnd"/>
      <w:r w:rsidRPr="004774AA">
        <w:rPr>
          <w:rFonts w:ascii="Times New Roman" w:hAnsi="Times New Roman"/>
          <w:color w:val="222222"/>
          <w:sz w:val="24"/>
          <w:szCs w:val="24"/>
          <w:shd w:val="clear" w:color="auto" w:fill="FFFFFF"/>
        </w:rPr>
        <w:t>, S</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Koyier</w:t>
      </w:r>
      <w:proofErr w:type="spellEnd"/>
      <w:r w:rsidRPr="004774AA">
        <w:rPr>
          <w:rFonts w:ascii="Times New Roman" w:hAnsi="Times New Roman"/>
          <w:color w:val="222222"/>
          <w:sz w:val="24"/>
          <w:szCs w:val="24"/>
          <w:shd w:val="clear" w:color="auto" w:fill="FFFFFF"/>
        </w:rPr>
        <w:t>, G</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Nelson, P</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Mnyamwezi</w:t>
      </w:r>
      <w:proofErr w:type="spellEnd"/>
      <w:r w:rsidRPr="004774AA">
        <w:rPr>
          <w:rFonts w:ascii="Times New Roman" w:hAnsi="Times New Roman"/>
          <w:color w:val="222222"/>
          <w:sz w:val="24"/>
          <w:szCs w:val="24"/>
          <w:shd w:val="clear" w:color="auto" w:fill="FFFFFF"/>
        </w:rPr>
        <w:t xml:space="preserve">, E. and </w:t>
      </w:r>
      <w:proofErr w:type="spellStart"/>
      <w:r w:rsidRPr="004774AA">
        <w:rPr>
          <w:rFonts w:ascii="Times New Roman" w:hAnsi="Times New Roman"/>
          <w:color w:val="222222"/>
          <w:sz w:val="24"/>
          <w:szCs w:val="24"/>
          <w:shd w:val="clear" w:color="auto" w:fill="FFFFFF"/>
        </w:rPr>
        <w:t>Misati</w:t>
      </w:r>
      <w:proofErr w:type="spellEnd"/>
      <w:r w:rsidRPr="004774AA">
        <w:rPr>
          <w:rFonts w:ascii="Times New Roman" w:hAnsi="Times New Roman"/>
          <w:color w:val="222222"/>
          <w:sz w:val="24"/>
          <w:szCs w:val="24"/>
          <w:shd w:val="clear" w:color="auto" w:fill="FFFFFF"/>
        </w:rPr>
        <w:t xml:space="preserve">, P. (2012). Tana River Delta Strategic Environmental Assessment Scoping Report. </w:t>
      </w:r>
      <w:r w:rsidRPr="004774AA">
        <w:rPr>
          <w:rFonts w:ascii="Times New Roman" w:hAnsi="Times New Roman"/>
          <w:i/>
          <w:iCs/>
          <w:color w:val="222222"/>
          <w:sz w:val="24"/>
          <w:szCs w:val="24"/>
          <w:shd w:val="clear" w:color="auto" w:fill="FFFFFF"/>
        </w:rPr>
        <w:t>Published by the Ministry of Lands, Physical Planning Department, Nairobi, Kenya</w:t>
      </w:r>
      <w:r w:rsidRPr="004774AA">
        <w:rPr>
          <w:rFonts w:ascii="Times New Roman" w:hAnsi="Times New Roman"/>
          <w:color w:val="222222"/>
          <w:sz w:val="24"/>
          <w:szCs w:val="24"/>
          <w:shd w:val="clear" w:color="auto" w:fill="FFFFFF"/>
        </w:rPr>
        <w:t>.</w:t>
      </w:r>
    </w:p>
    <w:p w14:paraId="6E27B357"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Oduori</w:t>
      </w:r>
      <w:proofErr w:type="spellEnd"/>
      <w:r w:rsidRPr="004774AA">
        <w:rPr>
          <w:rFonts w:ascii="Times New Roman" w:hAnsi="Times New Roman"/>
          <w:sz w:val="24"/>
          <w:szCs w:val="24"/>
        </w:rPr>
        <w:t xml:space="preserve"> LH, </w:t>
      </w:r>
      <w:proofErr w:type="spellStart"/>
      <w:r w:rsidRPr="004774AA">
        <w:rPr>
          <w:rFonts w:ascii="Times New Roman" w:hAnsi="Times New Roman"/>
          <w:sz w:val="24"/>
          <w:szCs w:val="24"/>
        </w:rPr>
        <w:t>Njeru</w:t>
      </w:r>
      <w:proofErr w:type="spellEnd"/>
      <w:r w:rsidRPr="004774AA">
        <w:rPr>
          <w:rFonts w:ascii="Times New Roman" w:hAnsi="Times New Roman"/>
          <w:sz w:val="24"/>
          <w:szCs w:val="24"/>
        </w:rPr>
        <w:t xml:space="preserve"> T and </w:t>
      </w:r>
      <w:proofErr w:type="spellStart"/>
      <w:r w:rsidRPr="004774AA">
        <w:rPr>
          <w:rFonts w:ascii="Times New Roman" w:hAnsi="Times New Roman"/>
          <w:sz w:val="24"/>
          <w:szCs w:val="24"/>
        </w:rPr>
        <w:t>Kilimani</w:t>
      </w:r>
      <w:proofErr w:type="spellEnd"/>
      <w:r w:rsidRPr="004774AA">
        <w:rPr>
          <w:rFonts w:ascii="Times New Roman" w:hAnsi="Times New Roman"/>
          <w:sz w:val="24"/>
          <w:szCs w:val="24"/>
        </w:rPr>
        <w:t xml:space="preserve"> N. 2016. A Review Paper on Large scale Irrigation in Kenya: A Case Study of Maize. </w:t>
      </w:r>
      <w:r w:rsidRPr="004774AA">
        <w:rPr>
          <w:rFonts w:ascii="Times New Roman" w:hAnsi="Times New Roman"/>
          <w:i/>
          <w:iCs/>
          <w:sz w:val="24"/>
          <w:szCs w:val="24"/>
        </w:rPr>
        <w:t xml:space="preserve">No. WP58/2016, </w:t>
      </w:r>
      <w:proofErr w:type="spellStart"/>
      <w:r w:rsidRPr="004774AA">
        <w:rPr>
          <w:rFonts w:ascii="Times New Roman" w:hAnsi="Times New Roman"/>
          <w:i/>
          <w:iCs/>
          <w:sz w:val="24"/>
          <w:szCs w:val="24"/>
        </w:rPr>
        <w:t>Tegemeo</w:t>
      </w:r>
      <w:proofErr w:type="spellEnd"/>
      <w:r w:rsidRPr="004774AA">
        <w:rPr>
          <w:rFonts w:ascii="Times New Roman" w:hAnsi="Times New Roman"/>
          <w:i/>
          <w:iCs/>
          <w:sz w:val="24"/>
          <w:szCs w:val="24"/>
        </w:rPr>
        <w:t xml:space="preserve"> Institute of Agricultural Policy and Development, Egerton University. Improvement Project (</w:t>
      </w:r>
      <w:proofErr w:type="spellStart"/>
      <w:r w:rsidRPr="004774AA">
        <w:rPr>
          <w:rFonts w:ascii="Times New Roman" w:hAnsi="Times New Roman"/>
          <w:i/>
          <w:iCs/>
          <w:sz w:val="24"/>
          <w:szCs w:val="24"/>
        </w:rPr>
        <w:t>AgMIP</w:t>
      </w:r>
      <w:proofErr w:type="spellEnd"/>
      <w:r w:rsidRPr="004774AA">
        <w:rPr>
          <w:rFonts w:ascii="Times New Roman" w:hAnsi="Times New Roman"/>
          <w:i/>
          <w:iCs/>
          <w:sz w:val="24"/>
          <w:szCs w:val="24"/>
        </w:rPr>
        <w:t>): Protocols and pilot studies.” Agricultural and Forest Meteorology,</w:t>
      </w:r>
      <w:r w:rsidRPr="004774AA">
        <w:rPr>
          <w:rFonts w:ascii="Times New Roman" w:hAnsi="Times New Roman"/>
          <w:sz w:val="24"/>
          <w:szCs w:val="24"/>
        </w:rPr>
        <w:t> 170, pp.166-182.</w:t>
      </w:r>
    </w:p>
    <w:p w14:paraId="041802E0"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shd w:val="clear" w:color="auto" w:fill="FFFFFF"/>
        </w:rPr>
        <w:lastRenderedPageBreak/>
        <w:t>Okeyo</w:t>
      </w:r>
      <w:proofErr w:type="spellEnd"/>
      <w:r w:rsidRPr="004774AA">
        <w:rPr>
          <w:rFonts w:ascii="Times New Roman" w:hAnsi="Times New Roman"/>
          <w:sz w:val="24"/>
          <w:szCs w:val="24"/>
          <w:shd w:val="clear" w:color="auto" w:fill="FFFFFF"/>
        </w:rPr>
        <w:t xml:space="preserve"> DO. 1998. Updating names, distribution and ecology of riverine fish of Kenya in the Athi-Galana-Sabaki River drainage system. </w:t>
      </w:r>
      <w:r w:rsidRPr="004774AA">
        <w:rPr>
          <w:rFonts w:ascii="Times New Roman" w:hAnsi="Times New Roman"/>
          <w:i/>
          <w:iCs/>
          <w:sz w:val="24"/>
          <w:szCs w:val="24"/>
        </w:rPr>
        <w:t>Naga, The ICLARM Quarterly</w:t>
      </w:r>
      <w:r w:rsidRPr="004774AA">
        <w:rPr>
          <w:rFonts w:ascii="Times New Roman" w:hAnsi="Times New Roman"/>
          <w:sz w:val="24"/>
          <w:szCs w:val="24"/>
        </w:rPr>
        <w:t> 21 pp.44-53.</w:t>
      </w:r>
    </w:p>
    <w:p w14:paraId="2832FF01"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Okeyo</w:t>
      </w:r>
      <w:proofErr w:type="spellEnd"/>
      <w:r w:rsidRPr="004774AA">
        <w:rPr>
          <w:rFonts w:ascii="Times New Roman" w:hAnsi="Times New Roman"/>
          <w:sz w:val="24"/>
          <w:szCs w:val="24"/>
        </w:rPr>
        <w:t xml:space="preserve">, D. (2003). Riverine fishes of Kenya: the current status on the diversity and distribution in the </w:t>
      </w:r>
      <w:proofErr w:type="spellStart"/>
      <w:r w:rsidRPr="004774AA">
        <w:rPr>
          <w:rFonts w:ascii="Times New Roman" w:hAnsi="Times New Roman"/>
          <w:sz w:val="24"/>
          <w:szCs w:val="24"/>
        </w:rPr>
        <w:t>Ragati-Sagana-Tana</w:t>
      </w:r>
      <w:proofErr w:type="spellEnd"/>
      <w:r w:rsidRPr="004774AA">
        <w:rPr>
          <w:rFonts w:ascii="Times New Roman" w:hAnsi="Times New Roman"/>
          <w:sz w:val="24"/>
          <w:szCs w:val="24"/>
        </w:rPr>
        <w:t xml:space="preserve"> Rivers drainage system. </w:t>
      </w:r>
      <w:r w:rsidRPr="004774AA">
        <w:rPr>
          <w:rFonts w:ascii="Times New Roman" w:hAnsi="Times New Roman"/>
          <w:i/>
          <w:iCs/>
          <w:sz w:val="24"/>
          <w:szCs w:val="24"/>
        </w:rPr>
        <w:t>Discovery and Innovation</w:t>
      </w:r>
      <w:r w:rsidRPr="004774AA">
        <w:rPr>
          <w:rFonts w:ascii="Times New Roman" w:hAnsi="Times New Roman"/>
          <w:sz w:val="24"/>
          <w:szCs w:val="24"/>
        </w:rPr>
        <w:t xml:space="preserve">, </w:t>
      </w:r>
      <w:r w:rsidRPr="004774AA">
        <w:rPr>
          <w:rFonts w:ascii="Times New Roman" w:hAnsi="Times New Roman"/>
          <w:i/>
          <w:iCs/>
          <w:sz w:val="24"/>
          <w:szCs w:val="24"/>
        </w:rPr>
        <w:t>15</w:t>
      </w:r>
      <w:r w:rsidRPr="004774AA">
        <w:rPr>
          <w:rFonts w:ascii="Times New Roman" w:hAnsi="Times New Roman"/>
          <w:sz w:val="24"/>
          <w:szCs w:val="24"/>
        </w:rPr>
        <w:t>(1), 87–97.</w:t>
      </w:r>
    </w:p>
    <w:p w14:paraId="476D829C"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Okuku</w:t>
      </w:r>
      <w:proofErr w:type="spellEnd"/>
      <w:r w:rsidRPr="004774AA">
        <w:rPr>
          <w:rFonts w:ascii="Times New Roman" w:hAnsi="Times New Roman"/>
          <w:sz w:val="24"/>
          <w:szCs w:val="24"/>
        </w:rPr>
        <w:t xml:space="preserve"> EO, </w:t>
      </w:r>
      <w:proofErr w:type="spellStart"/>
      <w:r w:rsidRPr="004774AA">
        <w:rPr>
          <w:rFonts w:ascii="Times New Roman" w:hAnsi="Times New Roman"/>
          <w:sz w:val="24"/>
          <w:szCs w:val="24"/>
        </w:rPr>
        <w:t>Ohowa</w:t>
      </w:r>
      <w:proofErr w:type="spellEnd"/>
      <w:r w:rsidRPr="004774AA">
        <w:rPr>
          <w:rFonts w:ascii="Times New Roman" w:hAnsi="Times New Roman"/>
          <w:sz w:val="24"/>
          <w:szCs w:val="24"/>
        </w:rPr>
        <w:t xml:space="preserve"> B, </w:t>
      </w:r>
      <w:proofErr w:type="spellStart"/>
      <w:r w:rsidRPr="004774AA">
        <w:rPr>
          <w:rFonts w:ascii="Times New Roman" w:hAnsi="Times New Roman"/>
          <w:sz w:val="24"/>
          <w:szCs w:val="24"/>
        </w:rPr>
        <w:t>Kiteresi</w:t>
      </w:r>
      <w:proofErr w:type="spellEnd"/>
      <w:r w:rsidRPr="004774AA">
        <w:rPr>
          <w:rFonts w:ascii="Times New Roman" w:hAnsi="Times New Roman"/>
          <w:sz w:val="24"/>
          <w:szCs w:val="24"/>
        </w:rPr>
        <w:t xml:space="preserve"> L, </w:t>
      </w:r>
      <w:proofErr w:type="spellStart"/>
      <w:r w:rsidRPr="004774AA">
        <w:rPr>
          <w:rFonts w:ascii="Times New Roman" w:hAnsi="Times New Roman"/>
          <w:sz w:val="24"/>
          <w:szCs w:val="24"/>
        </w:rPr>
        <w:t>Wanjeri</w:t>
      </w:r>
      <w:proofErr w:type="spellEnd"/>
      <w:r w:rsidRPr="004774AA">
        <w:rPr>
          <w:rFonts w:ascii="Times New Roman" w:hAnsi="Times New Roman"/>
          <w:sz w:val="24"/>
          <w:szCs w:val="24"/>
        </w:rPr>
        <w:t xml:space="preserve"> VO, </w:t>
      </w:r>
      <w:proofErr w:type="spellStart"/>
      <w:r w:rsidRPr="004774AA">
        <w:rPr>
          <w:rFonts w:ascii="Times New Roman" w:hAnsi="Times New Roman"/>
          <w:sz w:val="24"/>
          <w:szCs w:val="24"/>
        </w:rPr>
        <w:t>Okumu</w:t>
      </w:r>
      <w:proofErr w:type="spellEnd"/>
      <w:r w:rsidRPr="004774AA">
        <w:rPr>
          <w:rFonts w:ascii="Times New Roman" w:hAnsi="Times New Roman"/>
          <w:sz w:val="24"/>
          <w:szCs w:val="24"/>
        </w:rPr>
        <w:t xml:space="preserve"> S, </w:t>
      </w:r>
      <w:proofErr w:type="spellStart"/>
      <w:r w:rsidRPr="004774AA">
        <w:rPr>
          <w:rFonts w:ascii="Times New Roman" w:hAnsi="Times New Roman"/>
          <w:sz w:val="24"/>
          <w:szCs w:val="24"/>
        </w:rPr>
        <w:t>Ochola</w:t>
      </w:r>
      <w:proofErr w:type="spellEnd"/>
      <w:r w:rsidRPr="004774AA">
        <w:rPr>
          <w:rFonts w:ascii="Times New Roman" w:hAnsi="Times New Roman"/>
          <w:sz w:val="24"/>
          <w:szCs w:val="24"/>
        </w:rPr>
        <w:t xml:space="preserve"> O and </w:t>
      </w:r>
      <w:proofErr w:type="spellStart"/>
      <w:r w:rsidRPr="004774AA">
        <w:rPr>
          <w:rFonts w:ascii="Times New Roman" w:hAnsi="Times New Roman"/>
          <w:sz w:val="24"/>
          <w:szCs w:val="24"/>
        </w:rPr>
        <w:t>Ongore</w:t>
      </w:r>
      <w:proofErr w:type="spellEnd"/>
      <w:r w:rsidRPr="004774AA">
        <w:rPr>
          <w:rFonts w:ascii="Times New Roman" w:hAnsi="Times New Roman"/>
          <w:sz w:val="24"/>
          <w:szCs w:val="24"/>
        </w:rPr>
        <w:t xml:space="preserve"> CO. 2013. Screening of potential ecological risk of metal contamination in some Kenyan 1080 estuaries. </w:t>
      </w:r>
      <w:r w:rsidRPr="004774AA">
        <w:rPr>
          <w:rFonts w:ascii="Times New Roman" w:hAnsi="Times New Roman"/>
          <w:i/>
          <w:iCs/>
          <w:sz w:val="24"/>
          <w:szCs w:val="24"/>
        </w:rPr>
        <w:t>Research journal of Physical and Applied Science</w:t>
      </w:r>
      <w:r w:rsidRPr="004774AA">
        <w:rPr>
          <w:rFonts w:ascii="Times New Roman" w:hAnsi="Times New Roman"/>
          <w:sz w:val="24"/>
          <w:szCs w:val="24"/>
        </w:rPr>
        <w:t>, 2: 52-63</w:t>
      </w:r>
    </w:p>
    <w:p w14:paraId="4F386BD2" w14:textId="77777777" w:rsidR="00E43E22" w:rsidRPr="004774AA" w:rsidRDefault="00E43E22" w:rsidP="00320E83">
      <w:pPr>
        <w:spacing w:line="480" w:lineRule="auto"/>
        <w:ind w:left="720" w:hanging="720"/>
        <w:jc w:val="both"/>
        <w:rPr>
          <w:rFonts w:ascii="Times New Roman" w:hAnsi="Times New Roman"/>
          <w:color w:val="000000" w:themeColor="text1"/>
          <w:sz w:val="24"/>
          <w:szCs w:val="24"/>
        </w:rPr>
      </w:pPr>
      <w:proofErr w:type="spellStart"/>
      <w:r w:rsidRPr="004774AA">
        <w:rPr>
          <w:rFonts w:ascii="Times New Roman" w:hAnsi="Times New Roman"/>
          <w:color w:val="000000" w:themeColor="text1"/>
          <w:sz w:val="24"/>
          <w:szCs w:val="24"/>
          <w:shd w:val="clear" w:color="auto" w:fill="FFFFFF"/>
        </w:rPr>
        <w:t>Okuku</w:t>
      </w:r>
      <w:proofErr w:type="spellEnd"/>
      <w:r w:rsidRPr="004774AA">
        <w:rPr>
          <w:rFonts w:ascii="Times New Roman" w:hAnsi="Times New Roman"/>
          <w:color w:val="000000" w:themeColor="text1"/>
          <w:sz w:val="24"/>
          <w:szCs w:val="24"/>
          <w:shd w:val="clear" w:color="auto" w:fill="FFFFFF"/>
        </w:rPr>
        <w:t>, E. O</w:t>
      </w:r>
      <w:r w:rsidRPr="004774AA">
        <w:rPr>
          <w:rFonts w:ascii="Times New Roman" w:hAnsi="Times New Roman"/>
          <w:i/>
          <w:iCs/>
          <w:color w:val="000000" w:themeColor="text1"/>
          <w:sz w:val="24"/>
          <w:szCs w:val="24"/>
          <w:shd w:val="clear" w:color="auto" w:fill="FFFFFF"/>
        </w:rPr>
        <w:t>.,</w:t>
      </w:r>
      <w:r w:rsidRPr="004774AA">
        <w:rPr>
          <w:rFonts w:ascii="Times New Roman" w:hAnsi="Times New Roman"/>
          <w:color w:val="000000" w:themeColor="text1"/>
          <w:sz w:val="24"/>
          <w:szCs w:val="24"/>
          <w:shd w:val="clear" w:color="auto" w:fill="FFFFFF"/>
        </w:rPr>
        <w:t xml:space="preserve"> Bouillon, S</w:t>
      </w:r>
      <w:r w:rsidRPr="004774AA">
        <w:rPr>
          <w:rFonts w:ascii="Times New Roman" w:hAnsi="Times New Roman"/>
          <w:i/>
          <w:iCs/>
          <w:color w:val="000000" w:themeColor="text1"/>
          <w:sz w:val="24"/>
          <w:szCs w:val="24"/>
          <w:shd w:val="clear" w:color="auto" w:fill="FFFFFF"/>
        </w:rPr>
        <w:t>.,</w:t>
      </w:r>
      <w:r w:rsidRPr="004774AA">
        <w:rPr>
          <w:rFonts w:ascii="Times New Roman" w:hAnsi="Times New Roman"/>
          <w:color w:val="000000" w:themeColor="text1"/>
          <w:sz w:val="24"/>
          <w:szCs w:val="24"/>
          <w:shd w:val="clear" w:color="auto" w:fill="FFFFFF"/>
        </w:rPr>
        <w:t xml:space="preserve"> </w:t>
      </w:r>
      <w:proofErr w:type="spellStart"/>
      <w:r w:rsidRPr="004774AA">
        <w:rPr>
          <w:rFonts w:ascii="Times New Roman" w:hAnsi="Times New Roman"/>
          <w:color w:val="000000" w:themeColor="text1"/>
          <w:sz w:val="24"/>
          <w:szCs w:val="24"/>
          <w:shd w:val="clear" w:color="auto" w:fill="FFFFFF"/>
        </w:rPr>
        <w:t>Ochiewo</w:t>
      </w:r>
      <w:proofErr w:type="spellEnd"/>
      <w:r w:rsidRPr="004774AA">
        <w:rPr>
          <w:rFonts w:ascii="Times New Roman" w:hAnsi="Times New Roman"/>
          <w:color w:val="000000" w:themeColor="text1"/>
          <w:sz w:val="24"/>
          <w:szCs w:val="24"/>
          <w:shd w:val="clear" w:color="auto" w:fill="FFFFFF"/>
        </w:rPr>
        <w:t>, J. O</w:t>
      </w:r>
      <w:r w:rsidRPr="004774AA">
        <w:rPr>
          <w:rFonts w:ascii="Times New Roman" w:hAnsi="Times New Roman"/>
          <w:i/>
          <w:iCs/>
          <w:color w:val="000000" w:themeColor="text1"/>
          <w:sz w:val="24"/>
          <w:szCs w:val="24"/>
          <w:shd w:val="clear" w:color="auto" w:fill="FFFFFF"/>
        </w:rPr>
        <w:t>.,</w:t>
      </w:r>
      <w:r w:rsidRPr="004774AA">
        <w:rPr>
          <w:rFonts w:ascii="Times New Roman" w:hAnsi="Times New Roman"/>
          <w:color w:val="000000" w:themeColor="text1"/>
          <w:sz w:val="24"/>
          <w:szCs w:val="24"/>
          <w:shd w:val="clear" w:color="auto" w:fill="FFFFFF"/>
        </w:rPr>
        <w:t xml:space="preserve"> </w:t>
      </w:r>
      <w:proofErr w:type="spellStart"/>
      <w:r w:rsidRPr="004774AA">
        <w:rPr>
          <w:rFonts w:ascii="Times New Roman" w:hAnsi="Times New Roman"/>
          <w:color w:val="000000" w:themeColor="text1"/>
          <w:sz w:val="24"/>
          <w:szCs w:val="24"/>
          <w:shd w:val="clear" w:color="auto" w:fill="FFFFFF"/>
        </w:rPr>
        <w:t>Munyi</w:t>
      </w:r>
      <w:proofErr w:type="spellEnd"/>
      <w:r w:rsidRPr="004774AA">
        <w:rPr>
          <w:rFonts w:ascii="Times New Roman" w:hAnsi="Times New Roman"/>
          <w:color w:val="000000" w:themeColor="text1"/>
          <w:sz w:val="24"/>
          <w:szCs w:val="24"/>
          <w:shd w:val="clear" w:color="auto" w:fill="FFFFFF"/>
        </w:rPr>
        <w:t>, F</w:t>
      </w:r>
      <w:r w:rsidRPr="004774AA">
        <w:rPr>
          <w:rFonts w:ascii="Times New Roman" w:hAnsi="Times New Roman"/>
          <w:i/>
          <w:iCs/>
          <w:color w:val="000000" w:themeColor="text1"/>
          <w:sz w:val="24"/>
          <w:szCs w:val="24"/>
          <w:shd w:val="clear" w:color="auto" w:fill="FFFFFF"/>
        </w:rPr>
        <w:t>.,</w:t>
      </w:r>
      <w:r w:rsidRPr="004774AA">
        <w:rPr>
          <w:rFonts w:ascii="Times New Roman" w:hAnsi="Times New Roman"/>
          <w:color w:val="000000" w:themeColor="text1"/>
          <w:sz w:val="24"/>
          <w:szCs w:val="24"/>
          <w:shd w:val="clear" w:color="auto" w:fill="FFFFFF"/>
        </w:rPr>
        <w:t xml:space="preserve"> </w:t>
      </w:r>
      <w:proofErr w:type="spellStart"/>
      <w:r w:rsidRPr="004774AA">
        <w:rPr>
          <w:rFonts w:ascii="Times New Roman" w:hAnsi="Times New Roman"/>
          <w:color w:val="000000" w:themeColor="text1"/>
          <w:sz w:val="24"/>
          <w:szCs w:val="24"/>
          <w:shd w:val="clear" w:color="auto" w:fill="FFFFFF"/>
        </w:rPr>
        <w:t>Kiteresi</w:t>
      </w:r>
      <w:proofErr w:type="spellEnd"/>
      <w:r w:rsidRPr="004774AA">
        <w:rPr>
          <w:rFonts w:ascii="Times New Roman" w:hAnsi="Times New Roman"/>
          <w:color w:val="000000" w:themeColor="text1"/>
          <w:sz w:val="24"/>
          <w:szCs w:val="24"/>
          <w:shd w:val="clear" w:color="auto" w:fill="FFFFFF"/>
        </w:rPr>
        <w:t>, L. I</w:t>
      </w:r>
      <w:r w:rsidRPr="004774AA">
        <w:rPr>
          <w:rFonts w:ascii="Times New Roman" w:hAnsi="Times New Roman"/>
          <w:i/>
          <w:iCs/>
          <w:color w:val="000000" w:themeColor="text1"/>
          <w:sz w:val="24"/>
          <w:szCs w:val="24"/>
          <w:shd w:val="clear" w:color="auto" w:fill="FFFFFF"/>
        </w:rPr>
        <w:t>.,</w:t>
      </w:r>
      <w:r w:rsidRPr="004774AA">
        <w:rPr>
          <w:rFonts w:ascii="Times New Roman" w:hAnsi="Times New Roman"/>
          <w:color w:val="000000" w:themeColor="text1"/>
          <w:sz w:val="24"/>
          <w:szCs w:val="24"/>
          <w:shd w:val="clear" w:color="auto" w:fill="FFFFFF"/>
        </w:rPr>
        <w:t xml:space="preserve"> and Tole, M. (2016). The impacts of hydropower development on rural livelihood sustenance. </w:t>
      </w:r>
      <w:r w:rsidRPr="004774AA">
        <w:rPr>
          <w:rFonts w:ascii="Times New Roman" w:hAnsi="Times New Roman"/>
          <w:i/>
          <w:iCs/>
          <w:color w:val="000000" w:themeColor="text1"/>
          <w:sz w:val="24"/>
          <w:szCs w:val="24"/>
          <w:shd w:val="clear" w:color="auto" w:fill="FFFFFF"/>
        </w:rPr>
        <w:t>International Journal of Water Resources Development</w:t>
      </w:r>
      <w:r w:rsidRPr="004774AA">
        <w:rPr>
          <w:rFonts w:ascii="Times New Roman" w:hAnsi="Times New Roman"/>
          <w:color w:val="000000" w:themeColor="text1"/>
          <w:sz w:val="24"/>
          <w:szCs w:val="24"/>
          <w:shd w:val="clear" w:color="auto" w:fill="FFFFFF"/>
        </w:rPr>
        <w:t>, </w:t>
      </w:r>
      <w:r w:rsidRPr="004774AA">
        <w:rPr>
          <w:rFonts w:ascii="Times New Roman" w:hAnsi="Times New Roman"/>
          <w:i/>
          <w:iCs/>
          <w:color w:val="000000" w:themeColor="text1"/>
          <w:sz w:val="24"/>
          <w:szCs w:val="24"/>
          <w:shd w:val="clear" w:color="auto" w:fill="FFFFFF"/>
        </w:rPr>
        <w:t>32</w:t>
      </w:r>
      <w:r w:rsidRPr="004774AA">
        <w:rPr>
          <w:rFonts w:ascii="Times New Roman" w:hAnsi="Times New Roman"/>
          <w:color w:val="000000" w:themeColor="text1"/>
          <w:sz w:val="24"/>
          <w:szCs w:val="24"/>
          <w:shd w:val="clear" w:color="auto" w:fill="FFFFFF"/>
        </w:rPr>
        <w:t>(2), 267-285.</w:t>
      </w:r>
    </w:p>
    <w:p w14:paraId="428D2643" w14:textId="77777777" w:rsidR="00E43E22" w:rsidRPr="004774AA" w:rsidRDefault="00E43E22" w:rsidP="00320E83">
      <w:pPr>
        <w:pStyle w:val="Bibliography"/>
        <w:spacing w:line="480" w:lineRule="auto"/>
        <w:ind w:left="720" w:hanging="720"/>
        <w:jc w:val="both"/>
        <w:rPr>
          <w:rFonts w:ascii="Times New Roman" w:hAnsi="Times New Roman"/>
          <w:i/>
          <w:iCs/>
          <w:sz w:val="24"/>
          <w:szCs w:val="24"/>
        </w:rPr>
      </w:pPr>
      <w:proofErr w:type="spellStart"/>
      <w:r w:rsidRPr="004774AA">
        <w:rPr>
          <w:rFonts w:ascii="Times New Roman" w:hAnsi="Times New Roman"/>
          <w:sz w:val="24"/>
          <w:szCs w:val="24"/>
        </w:rPr>
        <w:t>Otake</w:t>
      </w:r>
      <w:proofErr w:type="spellEnd"/>
      <w:r w:rsidRPr="004774AA">
        <w:rPr>
          <w:rFonts w:ascii="Times New Roman" w:hAnsi="Times New Roman"/>
          <w:sz w:val="24"/>
          <w:szCs w:val="24"/>
        </w:rPr>
        <w:t xml:space="preserve"> T. 2003. Metamorphosis. pp. 61–74. In: </w:t>
      </w:r>
      <w:r w:rsidRPr="004774AA">
        <w:rPr>
          <w:rFonts w:ascii="Times New Roman" w:hAnsi="Times New Roman"/>
          <w:i/>
          <w:iCs/>
          <w:sz w:val="24"/>
          <w:szCs w:val="24"/>
        </w:rPr>
        <w:t>Aida K, Tsukamoto K and Yamauchi K (eds.). Eel Biology. Springer, Tokyo.</w:t>
      </w:r>
    </w:p>
    <w:p w14:paraId="3C01C36A"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Pauly, D</w:t>
      </w:r>
      <w:r w:rsidRPr="004774AA">
        <w:rPr>
          <w:rFonts w:ascii="Times New Roman" w:hAnsi="Times New Roman"/>
          <w:i/>
          <w:iCs/>
          <w:sz w:val="24"/>
          <w:szCs w:val="24"/>
        </w:rPr>
        <w:t>.,</w:t>
      </w:r>
      <w:r w:rsidRPr="004774AA">
        <w:rPr>
          <w:rFonts w:ascii="Times New Roman" w:hAnsi="Times New Roman"/>
          <w:sz w:val="24"/>
          <w:szCs w:val="24"/>
        </w:rPr>
        <w:t xml:space="preserve"> Christensen, V</w:t>
      </w:r>
      <w:r w:rsidRPr="004774AA">
        <w:rPr>
          <w:rFonts w:ascii="Times New Roman" w:hAnsi="Times New Roman"/>
          <w:i/>
          <w:iCs/>
          <w:sz w:val="24"/>
          <w:szCs w:val="24"/>
        </w:rPr>
        <w:t>.,</w:t>
      </w:r>
      <w:r w:rsidRPr="004774AA">
        <w:rPr>
          <w:rFonts w:ascii="Times New Roman" w:hAnsi="Times New Roman"/>
          <w:sz w:val="24"/>
          <w:szCs w:val="24"/>
        </w:rPr>
        <w:t xml:space="preserve"> and Walters, C. (2000). Ecopath, Ecosim, and Ecospace as tools for evaluating ecosystem impact of fisheries. </w:t>
      </w:r>
      <w:r w:rsidRPr="004774AA">
        <w:rPr>
          <w:rFonts w:ascii="Times New Roman" w:hAnsi="Times New Roman"/>
          <w:i/>
          <w:iCs/>
          <w:sz w:val="24"/>
          <w:szCs w:val="24"/>
        </w:rPr>
        <w:t>ICES Journal of Marine Science: Journal Du Conseil</w:t>
      </w:r>
      <w:r w:rsidRPr="004774AA">
        <w:rPr>
          <w:rFonts w:ascii="Times New Roman" w:hAnsi="Times New Roman"/>
          <w:sz w:val="24"/>
          <w:szCs w:val="24"/>
        </w:rPr>
        <w:t xml:space="preserve">, </w:t>
      </w:r>
      <w:r w:rsidRPr="004774AA">
        <w:rPr>
          <w:rFonts w:ascii="Times New Roman" w:hAnsi="Times New Roman"/>
          <w:i/>
          <w:iCs/>
          <w:sz w:val="24"/>
          <w:szCs w:val="24"/>
        </w:rPr>
        <w:t>57</w:t>
      </w:r>
      <w:r w:rsidRPr="004774AA">
        <w:rPr>
          <w:rFonts w:ascii="Times New Roman" w:hAnsi="Times New Roman"/>
          <w:sz w:val="24"/>
          <w:szCs w:val="24"/>
        </w:rPr>
        <w:t>(3), 697–706.</w:t>
      </w:r>
    </w:p>
    <w:p w14:paraId="2AB282A4" w14:textId="77777777" w:rsidR="00E43E22" w:rsidRPr="004774AA" w:rsidRDefault="00E43E22" w:rsidP="00320E83">
      <w:pPr>
        <w:spacing w:before="100" w:beforeAutospacing="1" w:after="100" w:afterAutospacing="1"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t>Pease, B.C. (1999). A spatially oriented analysis of estuaries and their associated commercial fisheries in New South Wales, Australia. </w:t>
      </w:r>
      <w:r w:rsidRPr="004774AA">
        <w:rPr>
          <w:rFonts w:ascii="Times New Roman" w:hAnsi="Times New Roman"/>
          <w:i/>
          <w:iCs/>
          <w:color w:val="222222"/>
          <w:sz w:val="24"/>
          <w:szCs w:val="24"/>
          <w:shd w:val="clear" w:color="auto" w:fill="FFFFFF"/>
        </w:rPr>
        <w:t>Fisheries research</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42</w:t>
      </w:r>
      <w:r w:rsidRPr="004774AA">
        <w:rPr>
          <w:rFonts w:ascii="Times New Roman" w:hAnsi="Times New Roman"/>
          <w:color w:val="222222"/>
          <w:sz w:val="24"/>
          <w:szCs w:val="24"/>
          <w:shd w:val="clear" w:color="auto" w:fill="FFFFFF"/>
        </w:rPr>
        <w:t>(1-2),67-86.</w:t>
      </w:r>
    </w:p>
    <w:p w14:paraId="1D4A8BD9"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Peninal</w:t>
      </w:r>
      <w:proofErr w:type="spellEnd"/>
      <w:r w:rsidRPr="004774AA">
        <w:rPr>
          <w:rFonts w:ascii="Times New Roman" w:hAnsi="Times New Roman"/>
          <w:sz w:val="24"/>
          <w:szCs w:val="24"/>
        </w:rPr>
        <w:t xml:space="preserve"> S, </w:t>
      </w:r>
      <w:proofErr w:type="spellStart"/>
      <w:r w:rsidRPr="004774AA">
        <w:rPr>
          <w:rFonts w:ascii="Times New Roman" w:hAnsi="Times New Roman"/>
          <w:sz w:val="24"/>
          <w:szCs w:val="24"/>
        </w:rPr>
        <w:t>Subranian</w:t>
      </w:r>
      <w:proofErr w:type="spellEnd"/>
      <w:r w:rsidRPr="004774AA">
        <w:rPr>
          <w:rFonts w:ascii="Times New Roman" w:hAnsi="Times New Roman"/>
          <w:sz w:val="24"/>
          <w:szCs w:val="24"/>
        </w:rPr>
        <w:t xml:space="preserve"> J, </w:t>
      </w:r>
      <w:proofErr w:type="spellStart"/>
      <w:r w:rsidRPr="004774AA">
        <w:rPr>
          <w:rFonts w:ascii="Times New Roman" w:hAnsi="Times New Roman"/>
          <w:sz w:val="24"/>
          <w:szCs w:val="24"/>
        </w:rPr>
        <w:t>Elavarasi</w:t>
      </w:r>
      <w:proofErr w:type="spellEnd"/>
      <w:r w:rsidRPr="004774AA">
        <w:rPr>
          <w:rFonts w:ascii="Times New Roman" w:hAnsi="Times New Roman"/>
          <w:sz w:val="24"/>
          <w:szCs w:val="24"/>
        </w:rPr>
        <w:t xml:space="preserve"> A and </w:t>
      </w:r>
      <w:proofErr w:type="spellStart"/>
      <w:r w:rsidRPr="004774AA">
        <w:rPr>
          <w:rFonts w:ascii="Times New Roman" w:hAnsi="Times New Roman"/>
          <w:sz w:val="24"/>
          <w:szCs w:val="24"/>
        </w:rPr>
        <w:t>Kalaiselyam</w:t>
      </w:r>
      <w:proofErr w:type="spellEnd"/>
      <w:r w:rsidRPr="004774AA">
        <w:rPr>
          <w:rFonts w:ascii="Times New Roman" w:hAnsi="Times New Roman"/>
          <w:sz w:val="24"/>
          <w:szCs w:val="24"/>
        </w:rPr>
        <w:t xml:space="preserve"> M. 2017. Genetic identification of marine eels through DNA barcoding from </w:t>
      </w:r>
      <w:proofErr w:type="spellStart"/>
      <w:r w:rsidRPr="004774AA">
        <w:rPr>
          <w:rFonts w:ascii="Times New Roman" w:hAnsi="Times New Roman"/>
          <w:sz w:val="24"/>
          <w:szCs w:val="24"/>
        </w:rPr>
        <w:t>Parangipettai</w:t>
      </w:r>
      <w:proofErr w:type="spellEnd"/>
      <w:r w:rsidRPr="004774AA">
        <w:rPr>
          <w:rFonts w:ascii="Times New Roman" w:hAnsi="Times New Roman"/>
          <w:sz w:val="24"/>
          <w:szCs w:val="24"/>
        </w:rPr>
        <w:t xml:space="preserve"> coastal waters. Genomics data 1: 11: 81-4.</w:t>
      </w:r>
    </w:p>
    <w:p w14:paraId="4FE3B522" w14:textId="77777777" w:rsidR="00E43E22" w:rsidRPr="004774AA" w:rsidRDefault="00E43E22" w:rsidP="00320E83">
      <w:pPr>
        <w:pStyle w:val="Bibliography"/>
        <w:spacing w:line="480" w:lineRule="auto"/>
        <w:ind w:left="720" w:hanging="720"/>
        <w:jc w:val="both"/>
        <w:rPr>
          <w:rFonts w:ascii="Times New Roman" w:hAnsi="Times New Roman"/>
          <w:sz w:val="24"/>
          <w:szCs w:val="24"/>
          <w:bdr w:val="none" w:sz="0" w:space="0" w:color="auto" w:frame="1"/>
          <w:shd w:val="clear" w:color="auto" w:fill="FFFFFF"/>
        </w:rPr>
      </w:pPr>
      <w:r w:rsidRPr="004774AA">
        <w:rPr>
          <w:rFonts w:ascii="Times New Roman" w:hAnsi="Times New Roman"/>
          <w:sz w:val="24"/>
          <w:szCs w:val="24"/>
          <w:shd w:val="clear" w:color="auto" w:fill="FFFFFF"/>
        </w:rPr>
        <w:lastRenderedPageBreak/>
        <w:t xml:space="preserve">Pike C, Crook V, </w:t>
      </w:r>
      <w:proofErr w:type="spellStart"/>
      <w:r w:rsidRPr="004774AA">
        <w:rPr>
          <w:rFonts w:ascii="Times New Roman" w:hAnsi="Times New Roman"/>
          <w:sz w:val="24"/>
          <w:szCs w:val="24"/>
          <w:shd w:val="clear" w:color="auto" w:fill="FFFFFF"/>
        </w:rPr>
        <w:t>Gollock</w:t>
      </w:r>
      <w:proofErr w:type="spellEnd"/>
      <w:r w:rsidRPr="004774AA">
        <w:rPr>
          <w:rFonts w:ascii="Times New Roman" w:hAnsi="Times New Roman"/>
          <w:sz w:val="24"/>
          <w:szCs w:val="24"/>
          <w:shd w:val="clear" w:color="auto" w:fill="FFFFFF"/>
        </w:rPr>
        <w:t xml:space="preserve"> M and Jacoby D. 2019a. </w:t>
      </w:r>
      <w:r w:rsidRPr="004774AA">
        <w:rPr>
          <w:rFonts w:ascii="Times New Roman" w:hAnsi="Times New Roman"/>
          <w:i/>
          <w:iCs/>
          <w:sz w:val="24"/>
          <w:szCs w:val="24"/>
          <w:shd w:val="clear" w:color="auto" w:fill="FFFFFF"/>
        </w:rPr>
        <w:t>Anguilla bicolor</w:t>
      </w:r>
      <w:r w:rsidRPr="004774AA">
        <w:rPr>
          <w:rFonts w:ascii="Times New Roman" w:hAnsi="Times New Roman"/>
          <w:sz w:val="24"/>
          <w:szCs w:val="24"/>
          <w:shd w:val="clear" w:color="auto" w:fill="FFFFFF"/>
        </w:rPr>
        <w:t>. </w:t>
      </w:r>
      <w:r w:rsidRPr="004774AA">
        <w:rPr>
          <w:rFonts w:ascii="Times New Roman" w:hAnsi="Times New Roman"/>
          <w:i/>
          <w:iCs/>
          <w:sz w:val="24"/>
          <w:szCs w:val="24"/>
          <w:shd w:val="clear" w:color="auto" w:fill="FFFFFF"/>
        </w:rPr>
        <w:t>The IUCN Red List of Threatened Species</w:t>
      </w:r>
      <w:r w:rsidRPr="004774AA">
        <w:rPr>
          <w:rFonts w:ascii="Times New Roman" w:hAnsi="Times New Roman"/>
          <w:sz w:val="24"/>
          <w:szCs w:val="24"/>
          <w:shd w:val="clear" w:color="auto" w:fill="FFFFFF"/>
        </w:rPr>
        <w:t> 2019: e.T166894A96228348</w:t>
      </w:r>
      <w:r w:rsidRPr="004774AA">
        <w:rPr>
          <w:rFonts w:ascii="Times New Roman" w:hAnsi="Times New Roman"/>
          <w:sz w:val="24"/>
          <w:szCs w:val="24"/>
          <w:bdr w:val="none" w:sz="0" w:space="0" w:color="auto" w:frame="1"/>
          <w:shd w:val="clear" w:color="auto" w:fill="FFFFFF"/>
        </w:rPr>
        <w:t>.</w:t>
      </w:r>
    </w:p>
    <w:p w14:paraId="6DA8C71E"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r w:rsidRPr="004774AA">
        <w:rPr>
          <w:rFonts w:ascii="Times New Roman" w:hAnsi="Times New Roman"/>
          <w:sz w:val="24"/>
          <w:szCs w:val="24"/>
          <w:shd w:val="clear" w:color="auto" w:fill="FFFFFF"/>
        </w:rPr>
        <w:t xml:space="preserve">Pike C, Crook V, </w:t>
      </w:r>
      <w:proofErr w:type="spellStart"/>
      <w:r w:rsidRPr="004774AA">
        <w:rPr>
          <w:rFonts w:ascii="Times New Roman" w:hAnsi="Times New Roman"/>
          <w:sz w:val="24"/>
          <w:szCs w:val="24"/>
          <w:shd w:val="clear" w:color="auto" w:fill="FFFFFF"/>
        </w:rPr>
        <w:t>Gollock</w:t>
      </w:r>
      <w:proofErr w:type="spellEnd"/>
      <w:r w:rsidRPr="004774AA">
        <w:rPr>
          <w:rFonts w:ascii="Times New Roman" w:hAnsi="Times New Roman"/>
          <w:sz w:val="24"/>
          <w:szCs w:val="24"/>
          <w:shd w:val="clear" w:color="auto" w:fill="FFFFFF"/>
        </w:rPr>
        <w:t xml:space="preserve"> M and Jacoby D. 2019b. </w:t>
      </w:r>
      <w:r w:rsidRPr="004774AA">
        <w:rPr>
          <w:rFonts w:ascii="Times New Roman" w:hAnsi="Times New Roman"/>
          <w:i/>
          <w:iCs/>
          <w:sz w:val="24"/>
          <w:szCs w:val="24"/>
          <w:shd w:val="clear" w:color="auto" w:fill="FFFFFF"/>
        </w:rPr>
        <w:t>Anguilla marmorata</w:t>
      </w:r>
      <w:r w:rsidRPr="004774AA">
        <w:rPr>
          <w:rFonts w:ascii="Times New Roman" w:hAnsi="Times New Roman"/>
          <w:sz w:val="24"/>
          <w:szCs w:val="24"/>
          <w:shd w:val="clear" w:color="auto" w:fill="FFFFFF"/>
        </w:rPr>
        <w:t> (errata version published in 2020). </w:t>
      </w:r>
      <w:r w:rsidRPr="004774AA">
        <w:rPr>
          <w:rFonts w:ascii="Times New Roman" w:hAnsi="Times New Roman"/>
          <w:i/>
          <w:iCs/>
          <w:sz w:val="24"/>
          <w:szCs w:val="24"/>
          <w:shd w:val="clear" w:color="auto" w:fill="FFFFFF"/>
        </w:rPr>
        <w:t>The IUCN Red List of Threatened Species</w:t>
      </w:r>
      <w:r w:rsidRPr="004774AA">
        <w:rPr>
          <w:rFonts w:ascii="Times New Roman" w:hAnsi="Times New Roman"/>
          <w:sz w:val="24"/>
          <w:szCs w:val="24"/>
          <w:shd w:val="clear" w:color="auto" w:fill="FFFFFF"/>
        </w:rPr>
        <w:t> 2019: e.T166189A167699312.</w:t>
      </w:r>
    </w:p>
    <w:p w14:paraId="7EEBCE12"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Pous</w:t>
      </w:r>
      <w:proofErr w:type="spellEnd"/>
      <w:r w:rsidRPr="004774AA">
        <w:rPr>
          <w:rFonts w:ascii="Times New Roman" w:hAnsi="Times New Roman"/>
          <w:sz w:val="24"/>
          <w:szCs w:val="24"/>
          <w:shd w:val="clear" w:color="auto" w:fill="FFFFFF"/>
        </w:rPr>
        <w:t xml:space="preserve"> S, </w:t>
      </w:r>
      <w:proofErr w:type="spellStart"/>
      <w:r w:rsidRPr="004774AA">
        <w:rPr>
          <w:rFonts w:ascii="Times New Roman" w:hAnsi="Times New Roman"/>
          <w:sz w:val="24"/>
          <w:szCs w:val="24"/>
          <w:shd w:val="clear" w:color="auto" w:fill="FFFFFF"/>
        </w:rPr>
        <w:t>Feunteun</w:t>
      </w:r>
      <w:proofErr w:type="spellEnd"/>
      <w:r w:rsidRPr="004774AA">
        <w:rPr>
          <w:rFonts w:ascii="Times New Roman" w:hAnsi="Times New Roman"/>
          <w:sz w:val="24"/>
          <w:szCs w:val="24"/>
          <w:shd w:val="clear" w:color="auto" w:fill="FFFFFF"/>
        </w:rPr>
        <w:t xml:space="preserve"> E and </w:t>
      </w:r>
      <w:proofErr w:type="spellStart"/>
      <w:r w:rsidRPr="004774AA">
        <w:rPr>
          <w:rFonts w:ascii="Times New Roman" w:hAnsi="Times New Roman"/>
          <w:sz w:val="24"/>
          <w:szCs w:val="24"/>
          <w:shd w:val="clear" w:color="auto" w:fill="FFFFFF"/>
        </w:rPr>
        <w:t>Ellien</w:t>
      </w:r>
      <w:proofErr w:type="spellEnd"/>
      <w:r w:rsidRPr="004774AA">
        <w:rPr>
          <w:rFonts w:ascii="Times New Roman" w:hAnsi="Times New Roman"/>
          <w:sz w:val="24"/>
          <w:szCs w:val="24"/>
          <w:shd w:val="clear" w:color="auto" w:fill="FFFFFF"/>
        </w:rPr>
        <w:t xml:space="preserve"> C. 2010. Investigation of tropical eel spawning area in the South-Western Indian Ocean: Influence of the oceanic circulation. </w:t>
      </w:r>
      <w:r w:rsidRPr="004774AA">
        <w:rPr>
          <w:rFonts w:ascii="Times New Roman" w:hAnsi="Times New Roman"/>
          <w:i/>
          <w:iCs/>
          <w:sz w:val="24"/>
          <w:szCs w:val="24"/>
          <w:shd w:val="clear" w:color="auto" w:fill="FFFFFF"/>
        </w:rPr>
        <w:t>Progress in Oceanography</w:t>
      </w:r>
      <w:r w:rsidRPr="004774AA">
        <w:rPr>
          <w:rFonts w:ascii="Times New Roman" w:hAnsi="Times New Roman"/>
          <w:sz w:val="24"/>
          <w:szCs w:val="24"/>
          <w:shd w:val="clear" w:color="auto" w:fill="FFFFFF"/>
        </w:rPr>
        <w:t xml:space="preserve"> 1;86(3-4):396-413.</w:t>
      </w:r>
    </w:p>
    <w:p w14:paraId="374D7244"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Radulovici</w:t>
      </w:r>
      <w:proofErr w:type="spellEnd"/>
      <w:r w:rsidRPr="004774AA">
        <w:rPr>
          <w:rFonts w:ascii="Times New Roman" w:hAnsi="Times New Roman"/>
          <w:sz w:val="24"/>
          <w:szCs w:val="24"/>
        </w:rPr>
        <w:t xml:space="preserve"> AE, </w:t>
      </w:r>
      <w:proofErr w:type="spellStart"/>
      <w:r w:rsidRPr="004774AA">
        <w:rPr>
          <w:rFonts w:ascii="Times New Roman" w:hAnsi="Times New Roman"/>
          <w:sz w:val="24"/>
          <w:szCs w:val="24"/>
        </w:rPr>
        <w:t>Archambault</w:t>
      </w:r>
      <w:proofErr w:type="spellEnd"/>
      <w:r w:rsidRPr="004774AA">
        <w:rPr>
          <w:rFonts w:ascii="Times New Roman" w:hAnsi="Times New Roman"/>
          <w:sz w:val="24"/>
          <w:szCs w:val="24"/>
        </w:rPr>
        <w:t xml:space="preserve"> P and Dufresne F. 2010. DNA barcodes for marine biodiversity: moving fast forward? </w:t>
      </w:r>
      <w:r w:rsidRPr="004774AA">
        <w:rPr>
          <w:rFonts w:ascii="Times New Roman" w:hAnsi="Times New Roman"/>
          <w:i/>
          <w:iCs/>
          <w:sz w:val="24"/>
          <w:szCs w:val="24"/>
        </w:rPr>
        <w:t>Diversity</w:t>
      </w:r>
      <w:r w:rsidRPr="004774AA">
        <w:rPr>
          <w:rFonts w:ascii="Times New Roman" w:hAnsi="Times New Roman"/>
          <w:sz w:val="24"/>
          <w:szCs w:val="24"/>
        </w:rPr>
        <w:t xml:space="preserve"> 2(4):450-72.</w:t>
      </w:r>
    </w:p>
    <w:p w14:paraId="31255992"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Rall</w:t>
      </w:r>
      <w:proofErr w:type="spellEnd"/>
      <w:r w:rsidRPr="004774AA">
        <w:rPr>
          <w:rFonts w:ascii="Times New Roman" w:hAnsi="Times New Roman"/>
          <w:sz w:val="24"/>
          <w:szCs w:val="24"/>
        </w:rPr>
        <w:t xml:space="preserve"> BC, </w:t>
      </w:r>
      <w:proofErr w:type="spellStart"/>
      <w:r w:rsidRPr="004774AA">
        <w:rPr>
          <w:rFonts w:ascii="Times New Roman" w:hAnsi="Times New Roman"/>
          <w:sz w:val="24"/>
          <w:szCs w:val="24"/>
        </w:rPr>
        <w:t>Vucic‐Pestic</w:t>
      </w:r>
      <w:proofErr w:type="spellEnd"/>
      <w:r w:rsidRPr="004774AA">
        <w:rPr>
          <w:rFonts w:ascii="Times New Roman" w:hAnsi="Times New Roman"/>
          <w:sz w:val="24"/>
          <w:szCs w:val="24"/>
        </w:rPr>
        <w:t xml:space="preserve"> O, </w:t>
      </w:r>
      <w:proofErr w:type="spellStart"/>
      <w:r w:rsidRPr="004774AA">
        <w:rPr>
          <w:rFonts w:ascii="Times New Roman" w:hAnsi="Times New Roman"/>
          <w:sz w:val="24"/>
          <w:szCs w:val="24"/>
        </w:rPr>
        <w:t>Ehnes</w:t>
      </w:r>
      <w:proofErr w:type="spellEnd"/>
      <w:r w:rsidRPr="004774AA">
        <w:rPr>
          <w:rFonts w:ascii="Times New Roman" w:hAnsi="Times New Roman"/>
          <w:sz w:val="24"/>
          <w:szCs w:val="24"/>
        </w:rPr>
        <w:t xml:space="preserve"> RB, Emmerson M and Brose U. 2010. Temperature, predator–prey interaction strength and population stability. </w:t>
      </w:r>
      <w:r w:rsidRPr="004774AA">
        <w:rPr>
          <w:rFonts w:ascii="Times New Roman" w:hAnsi="Times New Roman"/>
          <w:i/>
          <w:iCs/>
          <w:sz w:val="24"/>
          <w:szCs w:val="24"/>
        </w:rPr>
        <w:t>Global Change Biology</w:t>
      </w:r>
      <w:r w:rsidRPr="004774AA">
        <w:rPr>
          <w:rFonts w:ascii="Times New Roman" w:hAnsi="Times New Roman"/>
          <w:sz w:val="24"/>
          <w:szCs w:val="24"/>
        </w:rPr>
        <w:t>, 16(8) pp.2145-2157.</w:t>
      </w:r>
    </w:p>
    <w:p w14:paraId="00E9F8BB"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lang w:val="fr-FR"/>
        </w:rPr>
        <w:t>Réveillac</w:t>
      </w:r>
      <w:proofErr w:type="spellEnd"/>
      <w:r w:rsidRPr="004774AA">
        <w:rPr>
          <w:rFonts w:ascii="Times New Roman" w:hAnsi="Times New Roman"/>
          <w:sz w:val="24"/>
          <w:szCs w:val="24"/>
          <w:lang w:val="fr-FR"/>
        </w:rPr>
        <w:t xml:space="preserve"> É, Robinet T, </w:t>
      </w:r>
      <w:proofErr w:type="spellStart"/>
      <w:r w:rsidRPr="004774AA">
        <w:rPr>
          <w:rFonts w:ascii="Times New Roman" w:hAnsi="Times New Roman"/>
          <w:sz w:val="24"/>
          <w:szCs w:val="24"/>
          <w:lang w:val="fr-FR"/>
        </w:rPr>
        <w:t>Rabenevanana</w:t>
      </w:r>
      <w:proofErr w:type="spellEnd"/>
      <w:r w:rsidRPr="004774AA">
        <w:rPr>
          <w:rFonts w:ascii="Times New Roman" w:hAnsi="Times New Roman"/>
          <w:sz w:val="24"/>
          <w:szCs w:val="24"/>
          <w:lang w:val="fr-FR"/>
        </w:rPr>
        <w:t xml:space="preserve"> MW, Valade P and </w:t>
      </w:r>
      <w:proofErr w:type="spellStart"/>
      <w:r w:rsidRPr="004774AA">
        <w:rPr>
          <w:rFonts w:ascii="Times New Roman" w:hAnsi="Times New Roman"/>
          <w:sz w:val="24"/>
          <w:szCs w:val="24"/>
          <w:lang w:val="fr-FR"/>
        </w:rPr>
        <w:t>Feunteun</w:t>
      </w:r>
      <w:proofErr w:type="spellEnd"/>
      <w:r w:rsidRPr="004774AA">
        <w:rPr>
          <w:rFonts w:ascii="Times New Roman" w:hAnsi="Times New Roman"/>
          <w:sz w:val="24"/>
          <w:szCs w:val="24"/>
          <w:lang w:val="fr-FR"/>
        </w:rPr>
        <w:t xml:space="preserve"> É. 2009. </w:t>
      </w:r>
      <w:r w:rsidRPr="004774AA">
        <w:rPr>
          <w:rFonts w:ascii="Times New Roman" w:hAnsi="Times New Roman"/>
          <w:sz w:val="24"/>
          <w:szCs w:val="24"/>
        </w:rPr>
        <w:t xml:space="preserve">Clues to the location of the spawning area and larval migration characteristics of </w:t>
      </w:r>
      <w:r w:rsidRPr="004774AA">
        <w:rPr>
          <w:rFonts w:ascii="Times New Roman" w:hAnsi="Times New Roman"/>
          <w:i/>
          <w:iCs/>
          <w:sz w:val="24"/>
          <w:szCs w:val="24"/>
        </w:rPr>
        <w:t>Anguilla mossambica</w:t>
      </w:r>
      <w:r w:rsidRPr="004774AA">
        <w:rPr>
          <w:rFonts w:ascii="Times New Roman" w:hAnsi="Times New Roman"/>
          <w:sz w:val="24"/>
          <w:szCs w:val="24"/>
        </w:rPr>
        <w:t xml:space="preserve"> as inferred from otolith microstructural analyses. </w:t>
      </w:r>
      <w:r w:rsidRPr="004774AA">
        <w:rPr>
          <w:rFonts w:ascii="Times New Roman" w:hAnsi="Times New Roman"/>
          <w:i/>
          <w:iCs/>
          <w:sz w:val="24"/>
          <w:szCs w:val="24"/>
        </w:rPr>
        <w:t>Journal of Fish Biology</w:t>
      </w:r>
      <w:r w:rsidRPr="004774AA">
        <w:rPr>
          <w:rFonts w:ascii="Times New Roman" w:hAnsi="Times New Roman"/>
          <w:sz w:val="24"/>
          <w:szCs w:val="24"/>
        </w:rPr>
        <w:t xml:space="preserve"> 74, 1866–1877.</w:t>
      </w:r>
    </w:p>
    <w:p w14:paraId="2AF7C460"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Riungu</w:t>
      </w:r>
      <w:proofErr w:type="spellEnd"/>
      <w:r w:rsidRPr="004774AA">
        <w:rPr>
          <w:rFonts w:ascii="Times New Roman" w:hAnsi="Times New Roman"/>
          <w:sz w:val="24"/>
          <w:szCs w:val="24"/>
        </w:rPr>
        <w:t xml:space="preserve">, G. M. (2009). Human activities; the key threat to the rich Tana delta mangrove forest in Kenya. </w:t>
      </w:r>
      <w:r w:rsidRPr="004774AA">
        <w:rPr>
          <w:rFonts w:ascii="Times New Roman" w:hAnsi="Times New Roman"/>
          <w:i/>
          <w:iCs/>
          <w:sz w:val="24"/>
          <w:szCs w:val="24"/>
        </w:rPr>
        <w:t xml:space="preserve">Nature &amp; </w:t>
      </w:r>
      <w:proofErr w:type="spellStart"/>
      <w:r w:rsidRPr="004774AA">
        <w:rPr>
          <w:rFonts w:ascii="Times New Roman" w:hAnsi="Times New Roman"/>
          <w:i/>
          <w:iCs/>
          <w:sz w:val="24"/>
          <w:szCs w:val="24"/>
        </w:rPr>
        <w:t>Faune</w:t>
      </w:r>
      <w:proofErr w:type="spellEnd"/>
      <w:r w:rsidRPr="004774AA">
        <w:rPr>
          <w:rFonts w:ascii="Times New Roman" w:hAnsi="Times New Roman"/>
          <w:sz w:val="24"/>
          <w:szCs w:val="24"/>
        </w:rPr>
        <w:t>, 69pp.</w:t>
      </w:r>
    </w:p>
    <w:p w14:paraId="7E355151"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Roberge</w:t>
      </w:r>
      <w:proofErr w:type="spellEnd"/>
      <w:r w:rsidRPr="004774AA">
        <w:rPr>
          <w:rFonts w:ascii="Times New Roman" w:hAnsi="Times New Roman"/>
          <w:sz w:val="24"/>
          <w:szCs w:val="24"/>
        </w:rPr>
        <w:t xml:space="preserve"> JM and </w:t>
      </w:r>
      <w:proofErr w:type="spellStart"/>
      <w:r w:rsidRPr="004774AA">
        <w:rPr>
          <w:rFonts w:ascii="Times New Roman" w:hAnsi="Times New Roman"/>
          <w:sz w:val="24"/>
          <w:szCs w:val="24"/>
        </w:rPr>
        <w:t>Angelstam</w:t>
      </w:r>
      <w:proofErr w:type="spellEnd"/>
      <w:r w:rsidRPr="004774AA">
        <w:rPr>
          <w:rFonts w:ascii="Times New Roman" w:hAnsi="Times New Roman"/>
          <w:sz w:val="24"/>
          <w:szCs w:val="24"/>
        </w:rPr>
        <w:t xml:space="preserve"> PER. 2004. Usefulness of the umbrella species concept as a conservation tool. </w:t>
      </w:r>
      <w:r w:rsidRPr="004774AA">
        <w:rPr>
          <w:rFonts w:ascii="Times New Roman" w:hAnsi="Times New Roman"/>
          <w:i/>
          <w:iCs/>
          <w:sz w:val="24"/>
          <w:szCs w:val="24"/>
        </w:rPr>
        <w:t>Conservation biology</w:t>
      </w:r>
      <w:r w:rsidRPr="004774AA">
        <w:rPr>
          <w:rFonts w:ascii="Times New Roman" w:hAnsi="Times New Roman"/>
          <w:sz w:val="24"/>
          <w:szCs w:val="24"/>
        </w:rPr>
        <w:t>, 18(1), pp.76-85.</w:t>
      </w:r>
    </w:p>
    <w:p w14:paraId="5E7D8FD7" w14:textId="77777777" w:rsidR="00E43E22" w:rsidRPr="004774AA" w:rsidRDefault="00E43E22" w:rsidP="00320E83">
      <w:pPr>
        <w:spacing w:before="100" w:beforeAutospacing="1" w:after="100" w:afterAutospacing="1" w:line="480" w:lineRule="auto"/>
        <w:ind w:left="720" w:hanging="720"/>
        <w:jc w:val="both"/>
        <w:rPr>
          <w:rFonts w:ascii="Times New Roman" w:hAnsi="Times New Roman"/>
          <w:sz w:val="24"/>
          <w:szCs w:val="24"/>
        </w:rPr>
      </w:pPr>
      <w:r w:rsidRPr="004774AA">
        <w:rPr>
          <w:rFonts w:ascii="Times New Roman" w:hAnsi="Times New Roman"/>
          <w:color w:val="222222"/>
          <w:sz w:val="24"/>
          <w:szCs w:val="24"/>
          <w:shd w:val="clear" w:color="auto" w:fill="FFFFFF"/>
        </w:rPr>
        <w:lastRenderedPageBreak/>
        <w:t>Robertson, A. I</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&amp; Duke, N. C. (1987). Mangroves as nursery sites: comparisons of the abundance and species composition of fish and crustaceans in mangroves and other nearshore habitats in tropical Australia. </w:t>
      </w:r>
      <w:r w:rsidRPr="004774AA">
        <w:rPr>
          <w:rFonts w:ascii="Times New Roman" w:hAnsi="Times New Roman"/>
          <w:i/>
          <w:iCs/>
          <w:color w:val="222222"/>
          <w:sz w:val="24"/>
          <w:szCs w:val="24"/>
          <w:shd w:val="clear" w:color="auto" w:fill="FFFFFF"/>
        </w:rPr>
        <w:t>Marine Biology</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96</w:t>
      </w:r>
      <w:r w:rsidRPr="004774AA">
        <w:rPr>
          <w:rFonts w:ascii="Times New Roman" w:hAnsi="Times New Roman"/>
          <w:color w:val="222222"/>
          <w:sz w:val="24"/>
          <w:szCs w:val="24"/>
          <w:shd w:val="clear" w:color="auto" w:fill="FFFFFF"/>
        </w:rPr>
        <w:t>(2), 193-205.</w:t>
      </w:r>
    </w:p>
    <w:p w14:paraId="120413A2"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shd w:val="clear" w:color="auto" w:fill="FFFFFF"/>
        </w:rPr>
        <w:t>Robinet</w:t>
      </w:r>
      <w:proofErr w:type="spellEnd"/>
      <w:r w:rsidRPr="004774AA">
        <w:rPr>
          <w:rFonts w:ascii="Times New Roman" w:hAnsi="Times New Roman"/>
          <w:sz w:val="24"/>
          <w:szCs w:val="24"/>
          <w:shd w:val="clear" w:color="auto" w:fill="FFFFFF"/>
        </w:rPr>
        <w:t xml:space="preserve"> T and </w:t>
      </w:r>
      <w:proofErr w:type="spellStart"/>
      <w:r w:rsidRPr="004774AA">
        <w:rPr>
          <w:rFonts w:ascii="Times New Roman" w:hAnsi="Times New Roman"/>
          <w:sz w:val="24"/>
          <w:szCs w:val="24"/>
          <w:shd w:val="clear" w:color="auto" w:fill="FFFFFF"/>
        </w:rPr>
        <w:t>Feunteun</w:t>
      </w:r>
      <w:proofErr w:type="spellEnd"/>
      <w:r w:rsidRPr="004774AA">
        <w:rPr>
          <w:rFonts w:ascii="Times New Roman" w:hAnsi="Times New Roman"/>
          <w:sz w:val="24"/>
          <w:szCs w:val="24"/>
          <w:shd w:val="clear" w:color="auto" w:fill="FFFFFF"/>
        </w:rPr>
        <w:t xml:space="preserve"> E. 2002. First observations of short-finned </w:t>
      </w:r>
      <w:r w:rsidRPr="004774AA">
        <w:rPr>
          <w:rFonts w:ascii="Times New Roman" w:hAnsi="Times New Roman"/>
          <w:i/>
          <w:iCs/>
          <w:sz w:val="24"/>
          <w:szCs w:val="24"/>
          <w:shd w:val="clear" w:color="auto" w:fill="FFFFFF"/>
        </w:rPr>
        <w:t xml:space="preserve">Anguilla </w:t>
      </w:r>
      <w:proofErr w:type="spellStart"/>
      <w:r w:rsidRPr="004774AA">
        <w:rPr>
          <w:rFonts w:ascii="Times New Roman" w:hAnsi="Times New Roman"/>
          <w:i/>
          <w:iCs/>
          <w:sz w:val="24"/>
          <w:szCs w:val="24"/>
          <w:shd w:val="clear" w:color="auto" w:fill="FFFFFF"/>
        </w:rPr>
        <w:t>bicolor</w:t>
      </w:r>
      <w:proofErr w:type="spellEnd"/>
      <w:r w:rsidRPr="004774AA">
        <w:rPr>
          <w:rFonts w:ascii="Times New Roman" w:hAnsi="Times New Roman"/>
          <w:i/>
          <w:iCs/>
          <w:sz w:val="24"/>
          <w:szCs w:val="24"/>
          <w:shd w:val="clear" w:color="auto" w:fill="FFFFFF"/>
        </w:rPr>
        <w:t xml:space="preserve"> </w:t>
      </w:r>
      <w:proofErr w:type="spellStart"/>
      <w:r w:rsidRPr="004774AA">
        <w:rPr>
          <w:rFonts w:ascii="Times New Roman" w:hAnsi="Times New Roman"/>
          <w:i/>
          <w:iCs/>
          <w:sz w:val="24"/>
          <w:szCs w:val="24"/>
          <w:shd w:val="clear" w:color="auto" w:fill="FFFFFF"/>
        </w:rPr>
        <w:t>bicolor</w:t>
      </w:r>
      <w:proofErr w:type="spellEnd"/>
      <w:r w:rsidRPr="004774AA">
        <w:rPr>
          <w:rFonts w:ascii="Times New Roman" w:hAnsi="Times New Roman"/>
          <w:sz w:val="24"/>
          <w:szCs w:val="24"/>
          <w:shd w:val="clear" w:color="auto" w:fill="FFFFFF"/>
        </w:rPr>
        <w:t xml:space="preserve"> and long-finned </w:t>
      </w:r>
      <w:r w:rsidRPr="004774AA">
        <w:rPr>
          <w:rFonts w:ascii="Times New Roman" w:hAnsi="Times New Roman"/>
          <w:i/>
          <w:iCs/>
          <w:sz w:val="24"/>
          <w:szCs w:val="24"/>
          <w:shd w:val="clear" w:color="auto" w:fill="FFFFFF"/>
        </w:rPr>
        <w:t>Anguilla marmorata</w:t>
      </w:r>
      <w:r w:rsidRPr="004774AA">
        <w:rPr>
          <w:rFonts w:ascii="Times New Roman" w:hAnsi="Times New Roman"/>
          <w:sz w:val="24"/>
          <w:szCs w:val="24"/>
          <w:shd w:val="clear" w:color="auto" w:fill="FFFFFF"/>
        </w:rPr>
        <w:t xml:space="preserve"> silver eels in the Reunion </w:t>
      </w:r>
      <w:proofErr w:type="gramStart"/>
      <w:r w:rsidRPr="004774AA">
        <w:rPr>
          <w:rFonts w:ascii="Times New Roman" w:hAnsi="Times New Roman"/>
          <w:sz w:val="24"/>
          <w:szCs w:val="24"/>
          <w:shd w:val="clear" w:color="auto" w:fill="FFFFFF"/>
        </w:rPr>
        <w:t>island</w:t>
      </w:r>
      <w:proofErr w:type="gramEnd"/>
      <w:r w:rsidRPr="004774AA">
        <w:rPr>
          <w:rFonts w:ascii="Times New Roman" w:hAnsi="Times New Roman"/>
          <w:sz w:val="24"/>
          <w:szCs w:val="24"/>
          <w:shd w:val="clear" w:color="auto" w:fill="FFFFFF"/>
        </w:rPr>
        <w:t xml:space="preserve">. </w:t>
      </w:r>
      <w:r w:rsidRPr="004774AA">
        <w:rPr>
          <w:rFonts w:ascii="Times New Roman" w:hAnsi="Times New Roman"/>
          <w:i/>
          <w:iCs/>
          <w:sz w:val="24"/>
          <w:szCs w:val="24"/>
          <w:shd w:val="clear" w:color="auto" w:fill="FFFFFF"/>
        </w:rPr>
        <w:t xml:space="preserve">Bulletin </w:t>
      </w:r>
      <w:proofErr w:type="spellStart"/>
      <w:r w:rsidRPr="004774AA">
        <w:rPr>
          <w:rFonts w:ascii="Times New Roman" w:hAnsi="Times New Roman"/>
          <w:i/>
          <w:iCs/>
          <w:sz w:val="24"/>
          <w:szCs w:val="24"/>
          <w:shd w:val="clear" w:color="auto" w:fill="FFFFFF"/>
        </w:rPr>
        <w:t>Français</w:t>
      </w:r>
      <w:proofErr w:type="spellEnd"/>
      <w:r w:rsidRPr="004774AA">
        <w:rPr>
          <w:rFonts w:ascii="Times New Roman" w:hAnsi="Times New Roman"/>
          <w:i/>
          <w:iCs/>
          <w:sz w:val="24"/>
          <w:szCs w:val="24"/>
          <w:shd w:val="clear" w:color="auto" w:fill="FFFFFF"/>
        </w:rPr>
        <w:t xml:space="preserve"> de La </w:t>
      </w:r>
      <w:proofErr w:type="spellStart"/>
      <w:r w:rsidRPr="004774AA">
        <w:rPr>
          <w:rFonts w:ascii="Times New Roman" w:hAnsi="Times New Roman"/>
          <w:i/>
          <w:iCs/>
          <w:sz w:val="24"/>
          <w:szCs w:val="24"/>
          <w:shd w:val="clear" w:color="auto" w:fill="FFFFFF"/>
        </w:rPr>
        <w:t>Pêche</w:t>
      </w:r>
      <w:proofErr w:type="spellEnd"/>
      <w:r w:rsidRPr="004774AA">
        <w:rPr>
          <w:rFonts w:ascii="Times New Roman" w:hAnsi="Times New Roman"/>
          <w:i/>
          <w:iCs/>
          <w:sz w:val="24"/>
          <w:szCs w:val="24"/>
          <w:shd w:val="clear" w:color="auto" w:fill="FFFFFF"/>
        </w:rPr>
        <w:t xml:space="preserve"> et de La Pisciculture</w:t>
      </w:r>
      <w:r w:rsidRPr="004774AA">
        <w:rPr>
          <w:rFonts w:ascii="Times New Roman" w:hAnsi="Times New Roman"/>
          <w:sz w:val="24"/>
          <w:szCs w:val="24"/>
          <w:shd w:val="clear" w:color="auto" w:fill="FFFFFF"/>
        </w:rPr>
        <w:t xml:space="preserve"> 364, 87–95</w:t>
      </w:r>
      <w:r w:rsidRPr="004774AA">
        <w:rPr>
          <w:rFonts w:ascii="Times New Roman" w:hAnsi="Times New Roman"/>
          <w:sz w:val="24"/>
          <w:szCs w:val="24"/>
        </w:rPr>
        <w:t>.</w:t>
      </w:r>
    </w:p>
    <w:p w14:paraId="4171F03D"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Robinet</w:t>
      </w:r>
      <w:proofErr w:type="spellEnd"/>
      <w:r w:rsidRPr="004774AA">
        <w:rPr>
          <w:rFonts w:ascii="Times New Roman" w:hAnsi="Times New Roman"/>
          <w:sz w:val="24"/>
          <w:szCs w:val="24"/>
          <w:shd w:val="clear" w:color="auto" w:fill="FFFFFF"/>
        </w:rPr>
        <w:t xml:space="preserve"> T, </w:t>
      </w:r>
      <w:proofErr w:type="spellStart"/>
      <w:r w:rsidRPr="004774AA">
        <w:rPr>
          <w:rFonts w:ascii="Times New Roman" w:hAnsi="Times New Roman"/>
          <w:sz w:val="24"/>
          <w:szCs w:val="24"/>
          <w:shd w:val="clear" w:color="auto" w:fill="FFFFFF"/>
        </w:rPr>
        <w:t>Feunteun</w:t>
      </w:r>
      <w:proofErr w:type="spellEnd"/>
      <w:r w:rsidRPr="004774AA">
        <w:rPr>
          <w:rFonts w:ascii="Times New Roman" w:hAnsi="Times New Roman"/>
          <w:sz w:val="24"/>
          <w:szCs w:val="24"/>
          <w:shd w:val="clear" w:color="auto" w:fill="FFFFFF"/>
        </w:rPr>
        <w:t xml:space="preserve"> E, Keith P, </w:t>
      </w:r>
      <w:proofErr w:type="spellStart"/>
      <w:r w:rsidRPr="004774AA">
        <w:rPr>
          <w:rFonts w:ascii="Times New Roman" w:hAnsi="Times New Roman"/>
          <w:sz w:val="24"/>
          <w:szCs w:val="24"/>
          <w:shd w:val="clear" w:color="auto" w:fill="FFFFFF"/>
        </w:rPr>
        <w:t>Marquet</w:t>
      </w:r>
      <w:proofErr w:type="spellEnd"/>
      <w:r w:rsidRPr="004774AA">
        <w:rPr>
          <w:rFonts w:ascii="Times New Roman" w:hAnsi="Times New Roman"/>
          <w:sz w:val="24"/>
          <w:szCs w:val="24"/>
          <w:shd w:val="clear" w:color="auto" w:fill="FFFFFF"/>
        </w:rPr>
        <w:t xml:space="preserve"> G, Olivier JM, </w:t>
      </w:r>
      <w:proofErr w:type="spellStart"/>
      <w:r w:rsidRPr="004774AA">
        <w:rPr>
          <w:rFonts w:ascii="Times New Roman" w:hAnsi="Times New Roman"/>
          <w:sz w:val="24"/>
          <w:szCs w:val="24"/>
          <w:shd w:val="clear" w:color="auto" w:fill="FFFFFF"/>
        </w:rPr>
        <w:t>Réveillac</w:t>
      </w:r>
      <w:proofErr w:type="spellEnd"/>
      <w:r w:rsidRPr="004774AA">
        <w:rPr>
          <w:rFonts w:ascii="Times New Roman" w:hAnsi="Times New Roman"/>
          <w:sz w:val="24"/>
          <w:szCs w:val="24"/>
          <w:shd w:val="clear" w:color="auto" w:fill="FFFFFF"/>
        </w:rPr>
        <w:t xml:space="preserve"> E and </w:t>
      </w:r>
      <w:proofErr w:type="spellStart"/>
      <w:r w:rsidRPr="004774AA">
        <w:rPr>
          <w:rFonts w:ascii="Times New Roman" w:hAnsi="Times New Roman"/>
          <w:sz w:val="24"/>
          <w:szCs w:val="24"/>
          <w:shd w:val="clear" w:color="auto" w:fill="FFFFFF"/>
        </w:rPr>
        <w:t>Valade</w:t>
      </w:r>
      <w:proofErr w:type="spellEnd"/>
      <w:r w:rsidRPr="004774AA">
        <w:rPr>
          <w:rFonts w:ascii="Times New Roman" w:hAnsi="Times New Roman"/>
          <w:sz w:val="24"/>
          <w:szCs w:val="24"/>
          <w:shd w:val="clear" w:color="auto" w:fill="FFFFFF"/>
        </w:rPr>
        <w:t xml:space="preserve"> P. 2007. Eel community structure, fluvial recruitment of </w:t>
      </w:r>
      <w:r w:rsidRPr="004774AA">
        <w:rPr>
          <w:rFonts w:ascii="Times New Roman" w:hAnsi="Times New Roman"/>
          <w:i/>
          <w:iCs/>
          <w:sz w:val="24"/>
          <w:szCs w:val="24"/>
          <w:shd w:val="clear" w:color="auto" w:fill="FFFFFF"/>
        </w:rPr>
        <w:t>Anguilla marmorata</w:t>
      </w:r>
      <w:r w:rsidRPr="004774AA">
        <w:rPr>
          <w:rFonts w:ascii="Times New Roman" w:hAnsi="Times New Roman"/>
          <w:sz w:val="24"/>
          <w:szCs w:val="24"/>
          <w:shd w:val="clear" w:color="auto" w:fill="FFFFFF"/>
        </w:rPr>
        <w:t xml:space="preserve"> and indication for a weak local production of spawners from rivers of Réunion and Mauritius islands. </w:t>
      </w:r>
      <w:r w:rsidRPr="004774AA">
        <w:rPr>
          <w:rFonts w:ascii="Times New Roman" w:hAnsi="Times New Roman"/>
          <w:i/>
          <w:iCs/>
          <w:sz w:val="24"/>
          <w:szCs w:val="24"/>
          <w:shd w:val="clear" w:color="auto" w:fill="FFFFFF"/>
        </w:rPr>
        <w:t>Environmental Biology of Fishes</w:t>
      </w:r>
      <w:r w:rsidRPr="004774AA">
        <w:rPr>
          <w:rFonts w:ascii="Times New Roman" w:hAnsi="Times New Roman"/>
          <w:sz w:val="24"/>
          <w:szCs w:val="24"/>
          <w:shd w:val="clear" w:color="auto" w:fill="FFFFFF"/>
        </w:rPr>
        <w:t xml:space="preserve"> 78(2), 93–105.</w:t>
      </w:r>
    </w:p>
    <w:p w14:paraId="4B1A2B74"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Robinet</w:t>
      </w:r>
      <w:proofErr w:type="spellEnd"/>
      <w:r w:rsidRPr="004774AA">
        <w:rPr>
          <w:rFonts w:ascii="Times New Roman" w:hAnsi="Times New Roman"/>
          <w:sz w:val="24"/>
          <w:szCs w:val="24"/>
        </w:rPr>
        <w:t xml:space="preserve"> T, </w:t>
      </w:r>
      <w:proofErr w:type="spellStart"/>
      <w:r w:rsidRPr="004774AA">
        <w:rPr>
          <w:rFonts w:ascii="Times New Roman" w:hAnsi="Times New Roman"/>
          <w:sz w:val="24"/>
          <w:szCs w:val="24"/>
        </w:rPr>
        <w:t>Lecomte-Finiger</w:t>
      </w:r>
      <w:proofErr w:type="spellEnd"/>
      <w:r w:rsidRPr="004774AA">
        <w:rPr>
          <w:rFonts w:ascii="Times New Roman" w:hAnsi="Times New Roman"/>
          <w:sz w:val="24"/>
          <w:szCs w:val="24"/>
        </w:rPr>
        <w:t xml:space="preserve"> R</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Escoubeyrou</w:t>
      </w:r>
      <w:proofErr w:type="spellEnd"/>
      <w:r w:rsidRPr="004774AA">
        <w:rPr>
          <w:rFonts w:ascii="Times New Roman" w:hAnsi="Times New Roman"/>
          <w:sz w:val="24"/>
          <w:szCs w:val="24"/>
        </w:rPr>
        <w:t xml:space="preserve"> K and </w:t>
      </w:r>
      <w:proofErr w:type="spellStart"/>
      <w:r w:rsidRPr="004774AA">
        <w:rPr>
          <w:rFonts w:ascii="Times New Roman" w:hAnsi="Times New Roman"/>
          <w:sz w:val="24"/>
          <w:szCs w:val="24"/>
        </w:rPr>
        <w:t>Feunteun</w:t>
      </w:r>
      <w:proofErr w:type="spellEnd"/>
      <w:r w:rsidRPr="004774AA">
        <w:rPr>
          <w:rFonts w:ascii="Times New Roman" w:hAnsi="Times New Roman"/>
          <w:sz w:val="24"/>
          <w:szCs w:val="24"/>
        </w:rPr>
        <w:t xml:space="preserve">, E. 2003. Tropical eels </w:t>
      </w:r>
      <w:r w:rsidRPr="004774AA">
        <w:rPr>
          <w:rFonts w:ascii="Times New Roman" w:hAnsi="Times New Roman"/>
          <w:i/>
          <w:sz w:val="24"/>
          <w:szCs w:val="24"/>
        </w:rPr>
        <w:t>Anguilla</w:t>
      </w:r>
      <w:r w:rsidRPr="004774AA">
        <w:rPr>
          <w:rFonts w:ascii="Times New Roman" w:hAnsi="Times New Roman"/>
          <w:sz w:val="24"/>
          <w:szCs w:val="24"/>
        </w:rPr>
        <w:t xml:space="preserve"> spp. recruiting to Réunion Island in the Indian Ocean: taxonomy, patterns of recruitment and early life histories. </w:t>
      </w:r>
      <w:r w:rsidRPr="004774AA">
        <w:rPr>
          <w:rFonts w:ascii="Times New Roman" w:hAnsi="Times New Roman"/>
          <w:i/>
          <w:iCs/>
          <w:sz w:val="24"/>
          <w:szCs w:val="24"/>
        </w:rPr>
        <w:t>Marine Ecology Progress Series</w:t>
      </w:r>
      <w:r w:rsidRPr="004774AA">
        <w:rPr>
          <w:rFonts w:ascii="Times New Roman" w:hAnsi="Times New Roman"/>
          <w:sz w:val="24"/>
          <w:szCs w:val="24"/>
        </w:rPr>
        <w:t xml:space="preserve"> 259, 263–272.</w:t>
      </w:r>
    </w:p>
    <w:p w14:paraId="4601CC12"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Robinet</w:t>
      </w:r>
      <w:proofErr w:type="spellEnd"/>
      <w:r w:rsidRPr="004774AA">
        <w:rPr>
          <w:rFonts w:ascii="Times New Roman" w:hAnsi="Times New Roman"/>
          <w:sz w:val="24"/>
          <w:szCs w:val="24"/>
        </w:rPr>
        <w:t xml:space="preserve"> T, </w:t>
      </w:r>
      <w:proofErr w:type="spellStart"/>
      <w:r w:rsidRPr="004774AA">
        <w:rPr>
          <w:rFonts w:ascii="Times New Roman" w:hAnsi="Times New Roman"/>
          <w:sz w:val="24"/>
          <w:szCs w:val="24"/>
        </w:rPr>
        <w:t>Réveillac</w:t>
      </w:r>
      <w:proofErr w:type="spellEnd"/>
      <w:r w:rsidRPr="004774AA">
        <w:rPr>
          <w:rFonts w:ascii="Times New Roman" w:hAnsi="Times New Roman"/>
          <w:sz w:val="24"/>
          <w:szCs w:val="24"/>
        </w:rPr>
        <w:t xml:space="preserve"> E, Kuroki M, Aoyama J, Tsukamoto K, </w:t>
      </w:r>
      <w:proofErr w:type="spellStart"/>
      <w:r w:rsidRPr="004774AA">
        <w:rPr>
          <w:rFonts w:ascii="Times New Roman" w:hAnsi="Times New Roman"/>
          <w:sz w:val="24"/>
          <w:szCs w:val="24"/>
        </w:rPr>
        <w:t>Rabenevanana</w:t>
      </w:r>
      <w:proofErr w:type="spellEnd"/>
      <w:r w:rsidRPr="004774AA">
        <w:rPr>
          <w:rFonts w:ascii="Times New Roman" w:hAnsi="Times New Roman"/>
          <w:sz w:val="24"/>
          <w:szCs w:val="24"/>
        </w:rPr>
        <w:t xml:space="preserve"> MW, </w:t>
      </w:r>
      <w:proofErr w:type="spellStart"/>
      <w:r w:rsidRPr="004774AA">
        <w:rPr>
          <w:rFonts w:ascii="Times New Roman" w:hAnsi="Times New Roman"/>
          <w:sz w:val="24"/>
          <w:szCs w:val="24"/>
        </w:rPr>
        <w:t>Valade</w:t>
      </w:r>
      <w:proofErr w:type="spellEnd"/>
      <w:r w:rsidRPr="004774AA">
        <w:rPr>
          <w:rFonts w:ascii="Times New Roman" w:hAnsi="Times New Roman"/>
          <w:sz w:val="24"/>
          <w:szCs w:val="24"/>
        </w:rPr>
        <w:t xml:space="preserve"> P, </w:t>
      </w:r>
      <w:proofErr w:type="spellStart"/>
      <w:r w:rsidRPr="004774AA">
        <w:rPr>
          <w:rFonts w:ascii="Times New Roman" w:hAnsi="Times New Roman"/>
          <w:sz w:val="24"/>
          <w:szCs w:val="24"/>
        </w:rPr>
        <w:t>Gagnaire</w:t>
      </w:r>
      <w:proofErr w:type="spellEnd"/>
      <w:r w:rsidRPr="004774AA">
        <w:rPr>
          <w:rFonts w:ascii="Times New Roman" w:hAnsi="Times New Roman"/>
          <w:sz w:val="24"/>
          <w:szCs w:val="24"/>
        </w:rPr>
        <w:t xml:space="preserve"> PA, </w:t>
      </w:r>
      <w:proofErr w:type="spellStart"/>
      <w:r w:rsidRPr="004774AA">
        <w:rPr>
          <w:rFonts w:ascii="Times New Roman" w:hAnsi="Times New Roman"/>
          <w:sz w:val="24"/>
          <w:szCs w:val="24"/>
        </w:rPr>
        <w:t>Berrebi</w:t>
      </w:r>
      <w:proofErr w:type="spellEnd"/>
      <w:r w:rsidRPr="004774AA">
        <w:rPr>
          <w:rFonts w:ascii="Times New Roman" w:hAnsi="Times New Roman"/>
          <w:sz w:val="24"/>
          <w:szCs w:val="24"/>
        </w:rPr>
        <w:t xml:space="preserve"> P and </w:t>
      </w:r>
      <w:proofErr w:type="spellStart"/>
      <w:r w:rsidRPr="004774AA">
        <w:rPr>
          <w:rFonts w:ascii="Times New Roman" w:hAnsi="Times New Roman"/>
          <w:sz w:val="24"/>
          <w:szCs w:val="24"/>
        </w:rPr>
        <w:t>Feunteun</w:t>
      </w:r>
      <w:proofErr w:type="spellEnd"/>
      <w:r w:rsidRPr="004774AA">
        <w:rPr>
          <w:rFonts w:ascii="Times New Roman" w:hAnsi="Times New Roman"/>
          <w:sz w:val="24"/>
          <w:szCs w:val="24"/>
        </w:rPr>
        <w:t xml:space="preserve"> E. 2008. New clues for freshwater eels (</w:t>
      </w:r>
      <w:r w:rsidRPr="004774AA">
        <w:rPr>
          <w:rFonts w:ascii="Times New Roman" w:hAnsi="Times New Roman"/>
          <w:i/>
          <w:iCs/>
          <w:sz w:val="24"/>
          <w:szCs w:val="24"/>
        </w:rPr>
        <w:t xml:space="preserve">Anguilla </w:t>
      </w:r>
      <w:r w:rsidRPr="004774AA">
        <w:rPr>
          <w:rFonts w:ascii="Times New Roman" w:hAnsi="Times New Roman"/>
          <w:sz w:val="24"/>
          <w:szCs w:val="24"/>
        </w:rPr>
        <w:t xml:space="preserve">spp.) migration routes to eastern Madagascar and surrounding islands. </w:t>
      </w:r>
      <w:r w:rsidRPr="004774AA">
        <w:rPr>
          <w:rFonts w:ascii="Times New Roman" w:hAnsi="Times New Roman"/>
          <w:i/>
          <w:iCs/>
          <w:sz w:val="24"/>
          <w:szCs w:val="24"/>
        </w:rPr>
        <w:t>Marine Biology</w:t>
      </w:r>
      <w:r w:rsidRPr="004774AA">
        <w:rPr>
          <w:rFonts w:ascii="Times New Roman" w:hAnsi="Times New Roman"/>
          <w:sz w:val="24"/>
          <w:szCs w:val="24"/>
        </w:rPr>
        <w:t xml:space="preserve"> 154:453–463.</w:t>
      </w:r>
    </w:p>
    <w:p w14:paraId="4DFE9A97" w14:textId="77777777" w:rsidR="00E43E22" w:rsidRPr="004774AA" w:rsidRDefault="00E43E22" w:rsidP="00320E83">
      <w:pPr>
        <w:spacing w:line="480" w:lineRule="auto"/>
        <w:ind w:left="720" w:hanging="720"/>
        <w:jc w:val="both"/>
        <w:rPr>
          <w:rFonts w:ascii="Times New Roman" w:hAnsi="Times New Roman"/>
          <w:sz w:val="24"/>
          <w:szCs w:val="24"/>
        </w:rPr>
      </w:pPr>
      <w:proofErr w:type="spellStart"/>
      <w:r w:rsidRPr="004774AA">
        <w:rPr>
          <w:rFonts w:ascii="Times New Roman" w:hAnsi="Times New Roman"/>
          <w:color w:val="222222"/>
          <w:sz w:val="24"/>
          <w:szCs w:val="24"/>
          <w:shd w:val="clear" w:color="auto" w:fill="FFFFFF"/>
        </w:rPr>
        <w:t>Rönnbäck</w:t>
      </w:r>
      <w:proofErr w:type="spellEnd"/>
      <w:r w:rsidRPr="004774AA">
        <w:rPr>
          <w:rFonts w:ascii="Times New Roman" w:hAnsi="Times New Roman"/>
          <w:color w:val="222222"/>
          <w:sz w:val="24"/>
          <w:szCs w:val="24"/>
          <w:shd w:val="clear" w:color="auto" w:fill="FFFFFF"/>
        </w:rPr>
        <w:t>, P. (1999). The ecological basis for economic value of seafood production supported by mangrove ecosystems. </w:t>
      </w:r>
      <w:r w:rsidRPr="004774AA">
        <w:rPr>
          <w:rFonts w:ascii="Times New Roman" w:hAnsi="Times New Roman"/>
          <w:i/>
          <w:iCs/>
          <w:color w:val="222222"/>
          <w:sz w:val="24"/>
          <w:szCs w:val="24"/>
          <w:shd w:val="clear" w:color="auto" w:fill="FFFFFF"/>
        </w:rPr>
        <w:t>Ecological Economics</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29</w:t>
      </w:r>
      <w:r w:rsidRPr="004774AA">
        <w:rPr>
          <w:rFonts w:ascii="Times New Roman" w:hAnsi="Times New Roman"/>
          <w:color w:val="222222"/>
          <w:sz w:val="24"/>
          <w:szCs w:val="24"/>
          <w:shd w:val="clear" w:color="auto" w:fill="FFFFFF"/>
        </w:rPr>
        <w:t>(2), 235-252.</w:t>
      </w:r>
    </w:p>
    <w:p w14:paraId="3B7D7AB5"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Samoilys</w:t>
      </w:r>
      <w:proofErr w:type="spellEnd"/>
      <w:r w:rsidRPr="004774AA">
        <w:rPr>
          <w:rFonts w:ascii="Times New Roman" w:hAnsi="Times New Roman"/>
          <w:sz w:val="24"/>
          <w:szCs w:val="24"/>
        </w:rPr>
        <w:t>, M</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Osuka</w:t>
      </w:r>
      <w:proofErr w:type="spellEnd"/>
      <w:r w:rsidRPr="004774AA">
        <w:rPr>
          <w:rFonts w:ascii="Times New Roman" w:hAnsi="Times New Roman"/>
          <w:sz w:val="24"/>
          <w:szCs w:val="24"/>
        </w:rPr>
        <w:t>, K</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Maina</w:t>
      </w:r>
      <w:proofErr w:type="spellEnd"/>
      <w:r w:rsidRPr="004774AA">
        <w:rPr>
          <w:rFonts w:ascii="Times New Roman" w:hAnsi="Times New Roman"/>
          <w:sz w:val="24"/>
          <w:szCs w:val="24"/>
        </w:rPr>
        <w:t>, G. W. (2011). Review and assessment of biodiversity values and conservation priorities along the Tana Delta-Pate Island coast of northern Kenya</w:t>
      </w:r>
    </w:p>
    <w:p w14:paraId="57D94227" w14:textId="77777777" w:rsidR="00E43E22" w:rsidRPr="004774AA" w:rsidRDefault="00E43E22" w:rsidP="00320E83">
      <w:pPr>
        <w:spacing w:line="480" w:lineRule="auto"/>
        <w:ind w:left="720" w:hanging="720"/>
        <w:jc w:val="both"/>
        <w:rPr>
          <w:rFonts w:ascii="Times New Roman" w:hAnsi="Times New Roman"/>
          <w:sz w:val="24"/>
          <w:szCs w:val="24"/>
        </w:rPr>
      </w:pPr>
      <w:r w:rsidRPr="004774AA">
        <w:rPr>
          <w:rFonts w:ascii="Times New Roman" w:hAnsi="Times New Roman"/>
          <w:sz w:val="24"/>
          <w:szCs w:val="24"/>
        </w:rPr>
        <w:lastRenderedPageBreak/>
        <w:t xml:space="preserve">Sanders, H. (1968). Marine benthic diversity: A comparative study. </w:t>
      </w:r>
      <w:r w:rsidRPr="004774AA">
        <w:rPr>
          <w:rFonts w:ascii="Times New Roman" w:hAnsi="Times New Roman"/>
          <w:i/>
          <w:sz w:val="24"/>
          <w:szCs w:val="24"/>
        </w:rPr>
        <w:t>American Naturalist</w:t>
      </w:r>
      <w:r w:rsidRPr="004774AA">
        <w:rPr>
          <w:rFonts w:ascii="Times New Roman" w:hAnsi="Times New Roman"/>
          <w:sz w:val="24"/>
          <w:szCs w:val="24"/>
        </w:rPr>
        <w:t xml:space="preserve"> 102: 243-282.</w:t>
      </w:r>
    </w:p>
    <w:p w14:paraId="44CBA830"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Schabetsberger</w:t>
      </w:r>
      <w:proofErr w:type="spellEnd"/>
      <w:r w:rsidRPr="004774AA">
        <w:rPr>
          <w:rFonts w:ascii="Times New Roman" w:hAnsi="Times New Roman"/>
          <w:sz w:val="24"/>
          <w:szCs w:val="24"/>
        </w:rPr>
        <w:t xml:space="preserve"> R, Miller MJ, </w:t>
      </w:r>
      <w:proofErr w:type="spellStart"/>
      <w:r w:rsidRPr="004774AA">
        <w:rPr>
          <w:rFonts w:ascii="Times New Roman" w:hAnsi="Times New Roman"/>
          <w:sz w:val="24"/>
          <w:szCs w:val="24"/>
        </w:rPr>
        <w:t>Olmo</w:t>
      </w:r>
      <w:proofErr w:type="spellEnd"/>
      <w:r w:rsidRPr="004774AA">
        <w:rPr>
          <w:rFonts w:ascii="Times New Roman" w:hAnsi="Times New Roman"/>
          <w:sz w:val="24"/>
          <w:szCs w:val="24"/>
        </w:rPr>
        <w:t xml:space="preserve"> GD, Kaiser R, </w:t>
      </w:r>
      <w:proofErr w:type="spellStart"/>
      <w:r w:rsidRPr="004774AA">
        <w:rPr>
          <w:rFonts w:ascii="Times New Roman" w:hAnsi="Times New Roman"/>
          <w:sz w:val="24"/>
          <w:szCs w:val="24"/>
        </w:rPr>
        <w:t>Økland</w:t>
      </w:r>
      <w:proofErr w:type="spellEnd"/>
      <w:r w:rsidRPr="004774AA">
        <w:rPr>
          <w:rFonts w:ascii="Times New Roman" w:hAnsi="Times New Roman"/>
          <w:sz w:val="24"/>
          <w:szCs w:val="24"/>
        </w:rPr>
        <w:t xml:space="preserve"> F, Watanabe S, </w:t>
      </w:r>
      <w:proofErr w:type="spellStart"/>
      <w:r w:rsidRPr="004774AA">
        <w:rPr>
          <w:rFonts w:ascii="Times New Roman" w:hAnsi="Times New Roman"/>
          <w:sz w:val="24"/>
          <w:szCs w:val="24"/>
        </w:rPr>
        <w:t>Aarestrup</w:t>
      </w:r>
      <w:proofErr w:type="spellEnd"/>
      <w:r w:rsidRPr="004774AA">
        <w:rPr>
          <w:rFonts w:ascii="Times New Roman" w:hAnsi="Times New Roman"/>
          <w:sz w:val="24"/>
          <w:szCs w:val="24"/>
        </w:rPr>
        <w:t xml:space="preserve"> K and Tsukamoto K. 2016. Hydrographic features of anguillid spawning areas: potential signposts for migrating eels. </w:t>
      </w:r>
      <w:r w:rsidRPr="004774AA">
        <w:rPr>
          <w:rFonts w:ascii="Times New Roman" w:hAnsi="Times New Roman"/>
          <w:i/>
          <w:iCs/>
          <w:sz w:val="24"/>
          <w:szCs w:val="24"/>
        </w:rPr>
        <w:t>Marine Ecology Progress Series</w:t>
      </w:r>
      <w:r w:rsidRPr="004774AA">
        <w:rPr>
          <w:rFonts w:ascii="Times New Roman" w:hAnsi="Times New Roman"/>
          <w:sz w:val="24"/>
          <w:szCs w:val="24"/>
        </w:rPr>
        <w:t>, 554, pp.141-155.</w:t>
      </w:r>
    </w:p>
    <w:p w14:paraId="540000FE" w14:textId="77777777" w:rsidR="00E43E22" w:rsidRPr="004774AA" w:rsidRDefault="00E43E22" w:rsidP="00320E83">
      <w:pPr>
        <w:spacing w:line="480" w:lineRule="auto"/>
        <w:ind w:left="720" w:hanging="720"/>
        <w:jc w:val="both"/>
        <w:rPr>
          <w:rFonts w:ascii="Times New Roman" w:hAnsi="Times New Roman"/>
          <w:color w:val="222222"/>
          <w:sz w:val="24"/>
          <w:szCs w:val="24"/>
          <w:shd w:val="clear" w:color="auto" w:fill="FFFFFF"/>
        </w:rPr>
      </w:pPr>
      <w:proofErr w:type="spellStart"/>
      <w:r w:rsidRPr="004774AA">
        <w:rPr>
          <w:rFonts w:ascii="Times New Roman" w:hAnsi="Times New Roman"/>
          <w:color w:val="222222"/>
          <w:sz w:val="24"/>
          <w:szCs w:val="24"/>
          <w:shd w:val="clear" w:color="auto" w:fill="FFFFFF"/>
        </w:rPr>
        <w:t>Selleslagh</w:t>
      </w:r>
      <w:proofErr w:type="spellEnd"/>
      <w:r w:rsidRPr="004774AA">
        <w:rPr>
          <w:rFonts w:ascii="Times New Roman" w:hAnsi="Times New Roman"/>
          <w:color w:val="222222"/>
          <w:sz w:val="24"/>
          <w:szCs w:val="24"/>
          <w:shd w:val="clear" w:color="auto" w:fill="FFFFFF"/>
        </w:rPr>
        <w:t>, J. and Amara, R. (2008). Environmental factors structuring fish composition and assemblages in a small macrotidal estuary (eastern English Channel). </w:t>
      </w:r>
      <w:r w:rsidRPr="004774AA">
        <w:rPr>
          <w:rFonts w:ascii="Times New Roman" w:hAnsi="Times New Roman"/>
          <w:i/>
          <w:iCs/>
          <w:color w:val="222222"/>
          <w:sz w:val="24"/>
          <w:szCs w:val="24"/>
          <w:shd w:val="clear" w:color="auto" w:fill="FFFFFF"/>
        </w:rPr>
        <w:t>Estuarine, Coastal and Shelf Science</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79</w:t>
      </w:r>
      <w:r w:rsidRPr="004774AA">
        <w:rPr>
          <w:rFonts w:ascii="Times New Roman" w:hAnsi="Times New Roman"/>
          <w:color w:val="222222"/>
          <w:sz w:val="24"/>
          <w:szCs w:val="24"/>
          <w:shd w:val="clear" w:color="auto" w:fill="FFFFFF"/>
        </w:rPr>
        <w:t>(3), 507-517.</w:t>
      </w:r>
    </w:p>
    <w:p w14:paraId="1F32FC06" w14:textId="77777777" w:rsidR="00E43E22" w:rsidRPr="004774AA" w:rsidRDefault="00E43E22" w:rsidP="00320E83">
      <w:pPr>
        <w:spacing w:line="480" w:lineRule="auto"/>
        <w:ind w:left="720" w:hanging="720"/>
        <w:jc w:val="both"/>
        <w:rPr>
          <w:rFonts w:ascii="Times New Roman" w:hAnsi="Times New Roman"/>
          <w:sz w:val="24"/>
          <w:szCs w:val="24"/>
        </w:rPr>
      </w:pPr>
      <w:proofErr w:type="spellStart"/>
      <w:r w:rsidRPr="004774AA">
        <w:rPr>
          <w:rFonts w:ascii="Times New Roman" w:hAnsi="Times New Roman"/>
          <w:color w:val="222222"/>
          <w:sz w:val="24"/>
          <w:szCs w:val="24"/>
          <w:shd w:val="clear" w:color="auto" w:fill="FFFFFF"/>
        </w:rPr>
        <w:t>Selleslagh</w:t>
      </w:r>
      <w:proofErr w:type="spellEnd"/>
      <w:r w:rsidRPr="004774AA">
        <w:rPr>
          <w:rFonts w:ascii="Times New Roman" w:hAnsi="Times New Roman"/>
          <w:color w:val="222222"/>
          <w:sz w:val="24"/>
          <w:szCs w:val="24"/>
          <w:shd w:val="clear" w:color="auto" w:fill="FFFFFF"/>
        </w:rPr>
        <w:t>, J</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Amara, R</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Laffargue</w:t>
      </w:r>
      <w:proofErr w:type="spellEnd"/>
      <w:r w:rsidRPr="004774AA">
        <w:rPr>
          <w:rFonts w:ascii="Times New Roman" w:hAnsi="Times New Roman"/>
          <w:color w:val="222222"/>
          <w:sz w:val="24"/>
          <w:szCs w:val="24"/>
          <w:shd w:val="clear" w:color="auto" w:fill="FFFFFF"/>
        </w:rPr>
        <w:t>, P</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Lesourd</w:t>
      </w:r>
      <w:proofErr w:type="spellEnd"/>
      <w:r w:rsidRPr="004774AA">
        <w:rPr>
          <w:rFonts w:ascii="Times New Roman" w:hAnsi="Times New Roman"/>
          <w:color w:val="222222"/>
          <w:sz w:val="24"/>
          <w:szCs w:val="24"/>
          <w:shd w:val="clear" w:color="auto" w:fill="FFFFFF"/>
        </w:rPr>
        <w:t>, S</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Lepage, M. and Girardin, M. (2009). Fish composition and assemblage structure in three Eastern English Channel macrotidal estuaries: a comparison with other French estuaries. </w:t>
      </w:r>
      <w:r w:rsidRPr="004774AA">
        <w:rPr>
          <w:rFonts w:ascii="Times New Roman" w:hAnsi="Times New Roman"/>
          <w:i/>
          <w:iCs/>
          <w:color w:val="222222"/>
          <w:sz w:val="24"/>
          <w:szCs w:val="24"/>
          <w:shd w:val="clear" w:color="auto" w:fill="FFFFFF"/>
        </w:rPr>
        <w:t>Estuarine, Coastal and Shelf Science</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81</w:t>
      </w:r>
      <w:r w:rsidRPr="004774AA">
        <w:rPr>
          <w:rFonts w:ascii="Times New Roman" w:hAnsi="Times New Roman"/>
          <w:color w:val="222222"/>
          <w:sz w:val="24"/>
          <w:szCs w:val="24"/>
          <w:shd w:val="clear" w:color="auto" w:fill="FFFFFF"/>
        </w:rPr>
        <w:t>(2),149-159.</w:t>
      </w:r>
    </w:p>
    <w:p w14:paraId="01FB2D4D"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Shirotori</w:t>
      </w:r>
      <w:proofErr w:type="spellEnd"/>
      <w:r w:rsidRPr="004774AA">
        <w:rPr>
          <w:rFonts w:ascii="Times New Roman" w:hAnsi="Times New Roman"/>
          <w:sz w:val="24"/>
          <w:szCs w:val="24"/>
        </w:rPr>
        <w:t xml:space="preserve"> F, Ishikawa T, Tanaka C, Aoyama J, </w:t>
      </w:r>
      <w:proofErr w:type="spellStart"/>
      <w:r w:rsidRPr="004774AA">
        <w:rPr>
          <w:rFonts w:ascii="Times New Roman" w:hAnsi="Times New Roman"/>
          <w:sz w:val="24"/>
          <w:szCs w:val="24"/>
        </w:rPr>
        <w:t>Shinoda</w:t>
      </w:r>
      <w:proofErr w:type="spellEnd"/>
      <w:r w:rsidRPr="004774AA">
        <w:rPr>
          <w:rFonts w:ascii="Times New Roman" w:hAnsi="Times New Roman"/>
          <w:sz w:val="24"/>
          <w:szCs w:val="24"/>
        </w:rPr>
        <w:t xml:space="preserve"> A, </w:t>
      </w:r>
      <w:proofErr w:type="spellStart"/>
      <w:r w:rsidRPr="004774AA">
        <w:rPr>
          <w:rFonts w:ascii="Times New Roman" w:hAnsi="Times New Roman"/>
          <w:sz w:val="24"/>
          <w:szCs w:val="24"/>
        </w:rPr>
        <w:t>Yambot</w:t>
      </w:r>
      <w:proofErr w:type="spellEnd"/>
      <w:r w:rsidRPr="004774AA">
        <w:rPr>
          <w:rFonts w:ascii="Times New Roman" w:hAnsi="Times New Roman"/>
          <w:sz w:val="24"/>
          <w:szCs w:val="24"/>
        </w:rPr>
        <w:t xml:space="preserve"> AV and </w:t>
      </w:r>
      <w:proofErr w:type="spellStart"/>
      <w:r w:rsidRPr="004774AA">
        <w:rPr>
          <w:rFonts w:ascii="Times New Roman" w:hAnsi="Times New Roman"/>
          <w:sz w:val="24"/>
          <w:szCs w:val="24"/>
        </w:rPr>
        <w:t>Yoshinaga</w:t>
      </w:r>
      <w:proofErr w:type="spellEnd"/>
      <w:r w:rsidRPr="004774AA">
        <w:rPr>
          <w:rFonts w:ascii="Times New Roman" w:hAnsi="Times New Roman"/>
          <w:sz w:val="24"/>
          <w:szCs w:val="24"/>
        </w:rPr>
        <w:t xml:space="preserve"> T. 2016. Species composition of anguillid glass eels recruited at southern Mindanao Island, the Philippines. </w:t>
      </w:r>
      <w:r w:rsidRPr="004774AA">
        <w:rPr>
          <w:rFonts w:ascii="Times New Roman" w:hAnsi="Times New Roman"/>
          <w:i/>
          <w:iCs/>
          <w:sz w:val="24"/>
          <w:szCs w:val="24"/>
        </w:rPr>
        <w:t>Fisheries science</w:t>
      </w:r>
      <w:r w:rsidRPr="004774AA">
        <w:rPr>
          <w:rFonts w:ascii="Times New Roman" w:hAnsi="Times New Roman"/>
          <w:sz w:val="24"/>
          <w:szCs w:val="24"/>
        </w:rPr>
        <w:t> 82(6), pp.915-922.</w:t>
      </w:r>
    </w:p>
    <w:p w14:paraId="1C05A284" w14:textId="77777777" w:rsidR="00E43E22" w:rsidRDefault="00E43E22" w:rsidP="00320E83">
      <w:pPr>
        <w:spacing w:line="480" w:lineRule="auto"/>
        <w:ind w:left="720" w:hanging="720"/>
        <w:jc w:val="both"/>
        <w:rPr>
          <w:rFonts w:ascii="Times New Roman" w:hAnsi="Times New Roman"/>
          <w:color w:val="222222"/>
          <w:sz w:val="24"/>
          <w:szCs w:val="24"/>
          <w:shd w:val="clear" w:color="auto" w:fill="FFFFFF"/>
        </w:rPr>
      </w:pPr>
      <w:bookmarkStart w:id="704" w:name="_Hlk119969271"/>
      <w:proofErr w:type="spellStart"/>
      <w:r w:rsidRPr="008817BE">
        <w:rPr>
          <w:rFonts w:ascii="Times New Roman" w:hAnsi="Times New Roman"/>
          <w:sz w:val="24"/>
          <w:szCs w:val="24"/>
        </w:rPr>
        <w:t>Silberschneider</w:t>
      </w:r>
      <w:proofErr w:type="spellEnd"/>
      <w:r w:rsidRPr="008817BE">
        <w:rPr>
          <w:rFonts w:ascii="Times New Roman" w:hAnsi="Times New Roman"/>
          <w:sz w:val="24"/>
          <w:szCs w:val="24"/>
        </w:rPr>
        <w:t xml:space="preserve"> V, Pease BC</w:t>
      </w:r>
      <w:r>
        <w:rPr>
          <w:rFonts w:ascii="Times New Roman" w:hAnsi="Times New Roman"/>
          <w:sz w:val="24"/>
          <w:szCs w:val="24"/>
        </w:rPr>
        <w:t xml:space="preserve"> and</w:t>
      </w:r>
      <w:r w:rsidRPr="008817BE">
        <w:rPr>
          <w:rFonts w:ascii="Times New Roman" w:hAnsi="Times New Roman"/>
          <w:sz w:val="24"/>
          <w:szCs w:val="24"/>
        </w:rPr>
        <w:t xml:space="preserve"> Booth DJ.</w:t>
      </w:r>
      <w:r>
        <w:rPr>
          <w:rFonts w:ascii="Times New Roman" w:hAnsi="Times New Roman"/>
          <w:sz w:val="24"/>
          <w:szCs w:val="24"/>
        </w:rPr>
        <w:t xml:space="preserve"> 2001.</w:t>
      </w:r>
      <w:r w:rsidRPr="008817BE">
        <w:rPr>
          <w:rFonts w:ascii="Times New Roman" w:hAnsi="Times New Roman"/>
          <w:sz w:val="24"/>
          <w:szCs w:val="24"/>
        </w:rPr>
        <w:t xml:space="preserve"> A novel artificial habitat collection device for studying resettlement patterns in anguillid glass eels. </w:t>
      </w:r>
      <w:r w:rsidRPr="008817BE">
        <w:rPr>
          <w:rFonts w:ascii="Times New Roman" w:hAnsi="Times New Roman"/>
          <w:i/>
          <w:iCs/>
          <w:sz w:val="24"/>
          <w:szCs w:val="24"/>
        </w:rPr>
        <w:t>Journal of Fish Biology</w:t>
      </w:r>
      <w:r>
        <w:rPr>
          <w:rFonts w:ascii="Times New Roman" w:hAnsi="Times New Roman"/>
          <w:sz w:val="24"/>
          <w:szCs w:val="24"/>
        </w:rPr>
        <w:t xml:space="preserve"> </w:t>
      </w:r>
      <w:r w:rsidRPr="008817BE">
        <w:rPr>
          <w:rFonts w:ascii="Times New Roman" w:hAnsi="Times New Roman"/>
          <w:i/>
          <w:iCs/>
          <w:sz w:val="24"/>
          <w:szCs w:val="24"/>
        </w:rPr>
        <w:t>58(5)</w:t>
      </w:r>
      <w:r w:rsidRPr="008817BE">
        <w:rPr>
          <w:rFonts w:ascii="Times New Roman" w:hAnsi="Times New Roman"/>
          <w:sz w:val="24"/>
          <w:szCs w:val="24"/>
        </w:rPr>
        <w:t>:1359-70</w:t>
      </w:r>
      <w:r>
        <w:rPr>
          <w:rFonts w:ascii="Times New Roman" w:hAnsi="Times New Roman"/>
          <w:sz w:val="24"/>
          <w:szCs w:val="24"/>
        </w:rPr>
        <w:t>.</w:t>
      </w:r>
    </w:p>
    <w:p w14:paraId="1F3856A2"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Smith, J. L. B</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Heemstra</w:t>
      </w:r>
      <w:proofErr w:type="spellEnd"/>
      <w:r w:rsidRPr="004774AA">
        <w:rPr>
          <w:rFonts w:ascii="Times New Roman" w:hAnsi="Times New Roman"/>
          <w:sz w:val="24"/>
          <w:szCs w:val="24"/>
        </w:rPr>
        <w:t xml:space="preserve">, P. C. (2003). </w:t>
      </w:r>
      <w:r w:rsidRPr="004774AA">
        <w:rPr>
          <w:rFonts w:ascii="Times New Roman" w:hAnsi="Times New Roman"/>
          <w:i/>
          <w:iCs/>
          <w:sz w:val="24"/>
          <w:szCs w:val="24"/>
        </w:rPr>
        <w:t>Smiths’ sea fishes</w:t>
      </w:r>
      <w:r w:rsidRPr="004774AA">
        <w:rPr>
          <w:rFonts w:ascii="Times New Roman" w:hAnsi="Times New Roman"/>
          <w:sz w:val="24"/>
          <w:szCs w:val="24"/>
        </w:rPr>
        <w:t xml:space="preserve">. </w:t>
      </w:r>
      <w:proofErr w:type="spellStart"/>
      <w:r w:rsidRPr="004774AA">
        <w:rPr>
          <w:rFonts w:ascii="Times New Roman" w:hAnsi="Times New Roman"/>
          <w:sz w:val="24"/>
          <w:szCs w:val="24"/>
        </w:rPr>
        <w:t>Struik</w:t>
      </w:r>
      <w:proofErr w:type="spellEnd"/>
      <w:r w:rsidRPr="004774AA">
        <w:rPr>
          <w:rFonts w:ascii="Times New Roman" w:hAnsi="Times New Roman"/>
          <w:sz w:val="24"/>
          <w:szCs w:val="24"/>
        </w:rPr>
        <w:t>.</w:t>
      </w:r>
    </w:p>
    <w:p w14:paraId="4F604391" w14:textId="77777777" w:rsidR="00E43E22" w:rsidRPr="004774AA" w:rsidRDefault="00E43E22" w:rsidP="00320E83">
      <w:pPr>
        <w:spacing w:line="480" w:lineRule="auto"/>
        <w:ind w:left="720" w:hanging="720"/>
        <w:jc w:val="both"/>
        <w:rPr>
          <w:rFonts w:ascii="Times New Roman" w:hAnsi="Times New Roman"/>
          <w:sz w:val="24"/>
          <w:szCs w:val="24"/>
        </w:rPr>
      </w:pPr>
      <w:proofErr w:type="spellStart"/>
      <w:r w:rsidRPr="004774AA">
        <w:rPr>
          <w:rFonts w:ascii="Times New Roman" w:hAnsi="Times New Roman"/>
          <w:color w:val="222222"/>
          <w:sz w:val="24"/>
          <w:szCs w:val="24"/>
          <w:shd w:val="clear" w:color="auto" w:fill="FFFFFF"/>
        </w:rPr>
        <w:lastRenderedPageBreak/>
        <w:t>Snoussi</w:t>
      </w:r>
      <w:proofErr w:type="spellEnd"/>
      <w:r w:rsidRPr="004774AA">
        <w:rPr>
          <w:rFonts w:ascii="Times New Roman" w:hAnsi="Times New Roman"/>
          <w:color w:val="222222"/>
          <w:sz w:val="24"/>
          <w:szCs w:val="24"/>
          <w:shd w:val="clear" w:color="auto" w:fill="FFFFFF"/>
        </w:rPr>
        <w:t>, M</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Kitheka, J</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Shaghude</w:t>
      </w:r>
      <w:proofErr w:type="spellEnd"/>
      <w:r w:rsidRPr="004774AA">
        <w:rPr>
          <w:rFonts w:ascii="Times New Roman" w:hAnsi="Times New Roman"/>
          <w:color w:val="222222"/>
          <w:sz w:val="24"/>
          <w:szCs w:val="24"/>
          <w:shd w:val="clear" w:color="auto" w:fill="FFFFFF"/>
        </w:rPr>
        <w:t>, Y</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Kane, A</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Arthurton, R</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Le Tissier, M</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&amp; </w:t>
      </w:r>
      <w:proofErr w:type="spellStart"/>
      <w:r w:rsidRPr="004774AA">
        <w:rPr>
          <w:rFonts w:ascii="Times New Roman" w:hAnsi="Times New Roman"/>
          <w:color w:val="222222"/>
          <w:sz w:val="24"/>
          <w:szCs w:val="24"/>
          <w:shd w:val="clear" w:color="auto" w:fill="FFFFFF"/>
        </w:rPr>
        <w:t>Virji</w:t>
      </w:r>
      <w:proofErr w:type="spellEnd"/>
      <w:r w:rsidRPr="004774AA">
        <w:rPr>
          <w:rFonts w:ascii="Times New Roman" w:hAnsi="Times New Roman"/>
          <w:color w:val="222222"/>
          <w:sz w:val="24"/>
          <w:szCs w:val="24"/>
          <w:shd w:val="clear" w:color="auto" w:fill="FFFFFF"/>
        </w:rPr>
        <w:t>, H. (2007). Downstream and coastal impacts of damming and water abstraction in Africa. </w:t>
      </w:r>
      <w:r w:rsidRPr="004774AA">
        <w:rPr>
          <w:rFonts w:ascii="Times New Roman" w:hAnsi="Times New Roman"/>
          <w:i/>
          <w:iCs/>
          <w:color w:val="222222"/>
          <w:sz w:val="24"/>
          <w:szCs w:val="24"/>
          <w:shd w:val="clear" w:color="auto" w:fill="FFFFFF"/>
        </w:rPr>
        <w:t>Environmental Management</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39</w:t>
      </w:r>
      <w:r w:rsidRPr="004774AA">
        <w:rPr>
          <w:rFonts w:ascii="Times New Roman" w:hAnsi="Times New Roman"/>
          <w:color w:val="222222"/>
          <w:sz w:val="24"/>
          <w:szCs w:val="24"/>
          <w:shd w:val="clear" w:color="auto" w:fill="FFFFFF"/>
        </w:rPr>
        <w:t>(5), 587-600.</w:t>
      </w:r>
    </w:p>
    <w:p w14:paraId="3B0CECCA"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Strubberg</w:t>
      </w:r>
      <w:proofErr w:type="spellEnd"/>
      <w:r w:rsidRPr="004774AA">
        <w:rPr>
          <w:rFonts w:ascii="Times New Roman" w:hAnsi="Times New Roman"/>
          <w:sz w:val="24"/>
          <w:szCs w:val="24"/>
        </w:rPr>
        <w:t xml:space="preserve"> A. 1913. The metamorphosis of elvers as inﬂuenced by outward conditions. </w:t>
      </w:r>
      <w:proofErr w:type="spellStart"/>
      <w:r w:rsidRPr="004774AA">
        <w:rPr>
          <w:rFonts w:ascii="Times New Roman" w:hAnsi="Times New Roman"/>
          <w:i/>
          <w:iCs/>
          <w:sz w:val="24"/>
          <w:szCs w:val="24"/>
        </w:rPr>
        <w:t>Meddelelser</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fra</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Kommissionen</w:t>
      </w:r>
      <w:proofErr w:type="spellEnd"/>
      <w:r w:rsidRPr="004774AA">
        <w:rPr>
          <w:rFonts w:ascii="Times New Roman" w:hAnsi="Times New Roman"/>
          <w:i/>
          <w:iCs/>
          <w:sz w:val="24"/>
          <w:szCs w:val="24"/>
        </w:rPr>
        <w:t xml:space="preserve"> for </w:t>
      </w:r>
      <w:proofErr w:type="spellStart"/>
      <w:r w:rsidRPr="004774AA">
        <w:rPr>
          <w:rFonts w:ascii="Times New Roman" w:hAnsi="Times New Roman"/>
          <w:i/>
          <w:iCs/>
          <w:sz w:val="24"/>
          <w:szCs w:val="24"/>
        </w:rPr>
        <w:t>Havunders¯gelser</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Serie</w:t>
      </w:r>
      <w:proofErr w:type="spellEnd"/>
      <w:r w:rsidRPr="004774AA">
        <w:rPr>
          <w:rFonts w:ascii="Times New Roman" w:hAnsi="Times New Roman"/>
          <w:i/>
          <w:iCs/>
          <w:sz w:val="24"/>
          <w:szCs w:val="24"/>
        </w:rPr>
        <w:t xml:space="preserve">: </w:t>
      </w:r>
      <w:proofErr w:type="spellStart"/>
      <w:r w:rsidRPr="004774AA">
        <w:rPr>
          <w:rFonts w:ascii="Times New Roman" w:hAnsi="Times New Roman"/>
          <w:i/>
          <w:iCs/>
          <w:sz w:val="24"/>
          <w:szCs w:val="24"/>
        </w:rPr>
        <w:t>Fiskeri</w:t>
      </w:r>
      <w:proofErr w:type="spellEnd"/>
      <w:r w:rsidRPr="004774AA">
        <w:rPr>
          <w:rFonts w:ascii="Times New Roman" w:hAnsi="Times New Roman"/>
          <w:sz w:val="24"/>
          <w:szCs w:val="24"/>
        </w:rPr>
        <w:t xml:space="preserve"> 4: 1–11.</w:t>
      </w:r>
    </w:p>
    <w:p w14:paraId="79E4D66C" w14:textId="77777777" w:rsidR="00E43E22" w:rsidRPr="001B0D14" w:rsidRDefault="00E43E22" w:rsidP="00320E83">
      <w:pPr>
        <w:spacing w:line="480" w:lineRule="auto"/>
        <w:ind w:left="720" w:hanging="720"/>
        <w:jc w:val="both"/>
        <w:rPr>
          <w:rFonts w:ascii="Times New Roman" w:hAnsi="Times New Roman"/>
          <w:sz w:val="24"/>
          <w:szCs w:val="24"/>
        </w:rPr>
      </w:pPr>
      <w:proofErr w:type="spellStart"/>
      <w:r w:rsidRPr="004774AA">
        <w:rPr>
          <w:rFonts w:ascii="Times New Roman" w:hAnsi="Times New Roman"/>
          <w:color w:val="222222"/>
          <w:sz w:val="24"/>
          <w:szCs w:val="24"/>
          <w:shd w:val="clear" w:color="auto" w:fill="FFFFFF"/>
        </w:rPr>
        <w:t>Sugeha</w:t>
      </w:r>
      <w:proofErr w:type="spellEnd"/>
      <w:r w:rsidRPr="004774AA">
        <w:rPr>
          <w:rFonts w:ascii="Times New Roman" w:hAnsi="Times New Roman"/>
          <w:color w:val="222222"/>
          <w:sz w:val="24"/>
          <w:szCs w:val="24"/>
          <w:shd w:val="clear" w:color="auto" w:fill="FFFFFF"/>
        </w:rPr>
        <w:t xml:space="preserve"> HY, Arai T, Miller MJ, </w:t>
      </w:r>
      <w:proofErr w:type="spellStart"/>
      <w:r w:rsidRPr="004774AA">
        <w:rPr>
          <w:rFonts w:ascii="Times New Roman" w:hAnsi="Times New Roman"/>
          <w:color w:val="222222"/>
          <w:sz w:val="24"/>
          <w:szCs w:val="24"/>
          <w:shd w:val="clear" w:color="auto" w:fill="FFFFFF"/>
        </w:rPr>
        <w:t>Limbong</w:t>
      </w:r>
      <w:proofErr w:type="spellEnd"/>
      <w:r w:rsidRPr="004774AA">
        <w:rPr>
          <w:rFonts w:ascii="Times New Roman" w:hAnsi="Times New Roman"/>
          <w:color w:val="222222"/>
          <w:sz w:val="24"/>
          <w:szCs w:val="24"/>
          <w:shd w:val="clear" w:color="auto" w:fill="FFFFFF"/>
        </w:rPr>
        <w:t xml:space="preserve"> D and Tsukamoto K. (2001). Inshore migration of the tropical eels </w:t>
      </w:r>
      <w:r w:rsidRPr="004774AA">
        <w:rPr>
          <w:rFonts w:ascii="Times New Roman" w:hAnsi="Times New Roman"/>
          <w:i/>
          <w:iCs/>
          <w:color w:val="222222"/>
          <w:sz w:val="24"/>
          <w:szCs w:val="24"/>
          <w:shd w:val="clear" w:color="auto" w:fill="FFFFFF"/>
        </w:rPr>
        <w:t>Anguilla spp</w:t>
      </w:r>
      <w:r w:rsidRPr="004774AA">
        <w:rPr>
          <w:rFonts w:ascii="Times New Roman" w:hAnsi="Times New Roman"/>
          <w:color w:val="222222"/>
          <w:sz w:val="24"/>
          <w:szCs w:val="24"/>
          <w:shd w:val="clear" w:color="auto" w:fill="FFFFFF"/>
        </w:rPr>
        <w:t xml:space="preserve">. recruiting to the </w:t>
      </w:r>
      <w:proofErr w:type="spellStart"/>
      <w:r w:rsidRPr="004774AA">
        <w:rPr>
          <w:rFonts w:ascii="Times New Roman" w:hAnsi="Times New Roman"/>
          <w:color w:val="222222"/>
          <w:sz w:val="24"/>
          <w:szCs w:val="24"/>
          <w:shd w:val="clear" w:color="auto" w:fill="FFFFFF"/>
        </w:rPr>
        <w:t>Poigar</w:t>
      </w:r>
      <w:proofErr w:type="spellEnd"/>
      <w:r w:rsidRPr="004774AA">
        <w:rPr>
          <w:rFonts w:ascii="Times New Roman" w:hAnsi="Times New Roman"/>
          <w:color w:val="222222"/>
          <w:sz w:val="24"/>
          <w:szCs w:val="24"/>
          <w:shd w:val="clear" w:color="auto" w:fill="FFFFFF"/>
        </w:rPr>
        <w:t xml:space="preserve"> River estuary on north Sulawesi Island. Marine </w:t>
      </w:r>
      <w:r w:rsidRPr="004774AA">
        <w:rPr>
          <w:rFonts w:ascii="Times New Roman" w:hAnsi="Times New Roman"/>
          <w:i/>
          <w:iCs/>
          <w:color w:val="222222"/>
          <w:sz w:val="24"/>
          <w:szCs w:val="24"/>
          <w:shd w:val="clear" w:color="auto" w:fill="FFFFFF"/>
        </w:rPr>
        <w:t>Ecology Progress Series</w:t>
      </w:r>
      <w:r w:rsidRPr="004774AA">
        <w:rPr>
          <w:rFonts w:ascii="Times New Roman" w:hAnsi="Times New Roman"/>
          <w:color w:val="222222"/>
          <w:sz w:val="24"/>
          <w:szCs w:val="24"/>
          <w:shd w:val="clear" w:color="auto" w:fill="FFFFFF"/>
        </w:rPr>
        <w:t xml:space="preserve"> </w:t>
      </w:r>
      <w:r w:rsidRPr="004774AA">
        <w:rPr>
          <w:rFonts w:ascii="Times New Roman" w:hAnsi="Times New Roman"/>
          <w:i/>
          <w:iCs/>
          <w:color w:val="222222"/>
          <w:sz w:val="24"/>
          <w:szCs w:val="24"/>
          <w:shd w:val="clear" w:color="auto" w:fill="FFFFFF"/>
        </w:rPr>
        <w:t>221</w:t>
      </w:r>
      <w:r w:rsidRPr="004774AA">
        <w:rPr>
          <w:rFonts w:ascii="Times New Roman" w:hAnsi="Times New Roman"/>
          <w:color w:val="222222"/>
          <w:sz w:val="24"/>
          <w:szCs w:val="24"/>
          <w:shd w:val="clear" w:color="auto" w:fill="FFFFFF"/>
        </w:rPr>
        <w:t>:233-43.</w:t>
      </w:r>
    </w:p>
    <w:p w14:paraId="5B02F3A8"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Trancart</w:t>
      </w:r>
      <w:proofErr w:type="spellEnd"/>
      <w:r w:rsidRPr="004774AA">
        <w:rPr>
          <w:rFonts w:ascii="Times New Roman" w:hAnsi="Times New Roman"/>
          <w:sz w:val="24"/>
          <w:szCs w:val="24"/>
        </w:rPr>
        <w:t xml:space="preserve"> T, Lambert P, </w:t>
      </w:r>
      <w:proofErr w:type="spellStart"/>
      <w:r w:rsidRPr="004774AA">
        <w:rPr>
          <w:rFonts w:ascii="Times New Roman" w:hAnsi="Times New Roman"/>
          <w:sz w:val="24"/>
          <w:szCs w:val="24"/>
        </w:rPr>
        <w:t>Rochard</w:t>
      </w:r>
      <w:proofErr w:type="spellEnd"/>
      <w:r w:rsidRPr="004774AA">
        <w:rPr>
          <w:rFonts w:ascii="Times New Roman" w:hAnsi="Times New Roman"/>
          <w:sz w:val="24"/>
          <w:szCs w:val="24"/>
        </w:rPr>
        <w:t xml:space="preserve"> E, </w:t>
      </w:r>
      <w:proofErr w:type="spellStart"/>
      <w:r w:rsidRPr="004774AA">
        <w:rPr>
          <w:rFonts w:ascii="Times New Roman" w:hAnsi="Times New Roman"/>
          <w:sz w:val="24"/>
          <w:szCs w:val="24"/>
        </w:rPr>
        <w:t>Daverat</w:t>
      </w:r>
      <w:proofErr w:type="spellEnd"/>
      <w:r w:rsidRPr="004774AA">
        <w:rPr>
          <w:rFonts w:ascii="Times New Roman" w:hAnsi="Times New Roman"/>
          <w:sz w:val="24"/>
          <w:szCs w:val="24"/>
        </w:rPr>
        <w:t xml:space="preserve"> F, </w:t>
      </w:r>
      <w:proofErr w:type="spellStart"/>
      <w:r w:rsidRPr="004774AA">
        <w:rPr>
          <w:rFonts w:ascii="Times New Roman" w:hAnsi="Times New Roman"/>
          <w:sz w:val="24"/>
          <w:szCs w:val="24"/>
        </w:rPr>
        <w:t>Coustillas</w:t>
      </w:r>
      <w:proofErr w:type="spellEnd"/>
      <w:r w:rsidRPr="004774AA">
        <w:rPr>
          <w:rFonts w:ascii="Times New Roman" w:hAnsi="Times New Roman"/>
          <w:sz w:val="24"/>
          <w:szCs w:val="24"/>
        </w:rPr>
        <w:t xml:space="preserve"> J, </w:t>
      </w:r>
      <w:proofErr w:type="spellStart"/>
      <w:r w:rsidRPr="004774AA">
        <w:rPr>
          <w:rFonts w:ascii="Times New Roman" w:hAnsi="Times New Roman"/>
          <w:sz w:val="24"/>
          <w:szCs w:val="24"/>
        </w:rPr>
        <w:t>Roqueplo</w:t>
      </w:r>
      <w:proofErr w:type="spellEnd"/>
      <w:r w:rsidRPr="004774AA">
        <w:rPr>
          <w:rFonts w:ascii="Times New Roman" w:hAnsi="Times New Roman"/>
          <w:sz w:val="24"/>
          <w:szCs w:val="24"/>
        </w:rPr>
        <w:t xml:space="preserve"> C. 2012. Alternative flood tide transport tactics in catadromous species: </w:t>
      </w:r>
      <w:r w:rsidRPr="004774AA">
        <w:rPr>
          <w:rFonts w:ascii="Times New Roman" w:hAnsi="Times New Roman"/>
          <w:i/>
          <w:iCs/>
          <w:sz w:val="24"/>
          <w:szCs w:val="24"/>
        </w:rPr>
        <w:t xml:space="preserve">Anguilla </w:t>
      </w:r>
      <w:proofErr w:type="spellStart"/>
      <w:r w:rsidRPr="004774AA">
        <w:rPr>
          <w:rFonts w:ascii="Times New Roman" w:hAnsi="Times New Roman"/>
          <w:i/>
          <w:iCs/>
          <w:sz w:val="24"/>
          <w:szCs w:val="24"/>
        </w:rPr>
        <w:t>anguilla</w:t>
      </w:r>
      <w:proofErr w:type="spellEnd"/>
      <w:r w:rsidRPr="004774AA">
        <w:rPr>
          <w:rFonts w:ascii="Times New Roman" w:hAnsi="Times New Roman"/>
          <w:sz w:val="24"/>
          <w:szCs w:val="24"/>
        </w:rPr>
        <w:t xml:space="preserve">, </w:t>
      </w:r>
      <w:r w:rsidRPr="004774AA">
        <w:rPr>
          <w:rFonts w:ascii="Times New Roman" w:hAnsi="Times New Roman"/>
          <w:i/>
          <w:iCs/>
          <w:sz w:val="24"/>
          <w:szCs w:val="24"/>
        </w:rPr>
        <w:t xml:space="preserve">Liza </w:t>
      </w:r>
      <w:proofErr w:type="spellStart"/>
      <w:r w:rsidRPr="004774AA">
        <w:rPr>
          <w:rFonts w:ascii="Times New Roman" w:hAnsi="Times New Roman"/>
          <w:i/>
          <w:iCs/>
          <w:sz w:val="24"/>
          <w:szCs w:val="24"/>
        </w:rPr>
        <w:t>ramada</w:t>
      </w:r>
      <w:proofErr w:type="spellEnd"/>
      <w:r w:rsidRPr="004774AA">
        <w:rPr>
          <w:rFonts w:ascii="Times New Roman" w:hAnsi="Times New Roman"/>
          <w:sz w:val="24"/>
          <w:szCs w:val="24"/>
        </w:rPr>
        <w:t xml:space="preserve"> and </w:t>
      </w:r>
      <w:proofErr w:type="spellStart"/>
      <w:r w:rsidRPr="004774AA">
        <w:rPr>
          <w:rFonts w:ascii="Times New Roman" w:hAnsi="Times New Roman"/>
          <w:i/>
          <w:iCs/>
          <w:sz w:val="24"/>
          <w:szCs w:val="24"/>
        </w:rPr>
        <w:t>Platichthys</w:t>
      </w:r>
      <w:proofErr w:type="spellEnd"/>
      <w:r w:rsidRPr="004774AA">
        <w:rPr>
          <w:rFonts w:ascii="Times New Roman" w:hAnsi="Times New Roman"/>
          <w:sz w:val="24"/>
          <w:szCs w:val="24"/>
        </w:rPr>
        <w:t xml:space="preserve"> </w:t>
      </w:r>
      <w:proofErr w:type="spellStart"/>
      <w:r w:rsidRPr="004774AA">
        <w:rPr>
          <w:rFonts w:ascii="Times New Roman" w:hAnsi="Times New Roman"/>
          <w:i/>
          <w:iCs/>
          <w:sz w:val="24"/>
          <w:szCs w:val="24"/>
        </w:rPr>
        <w:t>flesus</w:t>
      </w:r>
      <w:proofErr w:type="spellEnd"/>
      <w:r w:rsidRPr="004774AA">
        <w:rPr>
          <w:rFonts w:ascii="Times New Roman" w:hAnsi="Times New Roman"/>
          <w:sz w:val="24"/>
          <w:szCs w:val="24"/>
        </w:rPr>
        <w:t xml:space="preserve">. </w:t>
      </w:r>
      <w:r w:rsidRPr="004774AA">
        <w:rPr>
          <w:rFonts w:ascii="Times New Roman" w:hAnsi="Times New Roman"/>
          <w:i/>
          <w:iCs/>
          <w:sz w:val="24"/>
          <w:szCs w:val="24"/>
        </w:rPr>
        <w:t>Estuarine, Coastal and Shelf Science</w:t>
      </w:r>
      <w:r w:rsidRPr="004774AA">
        <w:rPr>
          <w:rFonts w:ascii="Times New Roman" w:hAnsi="Times New Roman"/>
          <w:sz w:val="24"/>
          <w:szCs w:val="24"/>
        </w:rPr>
        <w:t xml:space="preserve"> 1;99:191-8.</w:t>
      </w:r>
    </w:p>
    <w:p w14:paraId="1B4A48C7"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Trivedi S, </w:t>
      </w:r>
      <w:proofErr w:type="spellStart"/>
      <w:r w:rsidRPr="004774AA">
        <w:rPr>
          <w:rFonts w:ascii="Times New Roman" w:hAnsi="Times New Roman"/>
          <w:sz w:val="24"/>
          <w:szCs w:val="24"/>
        </w:rPr>
        <w:t>Aloufi</w:t>
      </w:r>
      <w:proofErr w:type="spellEnd"/>
      <w:r w:rsidRPr="004774AA">
        <w:rPr>
          <w:rFonts w:ascii="Times New Roman" w:hAnsi="Times New Roman"/>
          <w:sz w:val="24"/>
          <w:szCs w:val="24"/>
        </w:rPr>
        <w:t xml:space="preserve"> AA, Ansari AA, Ghosh SK. 2016. Role of barcoding in marine biodiversity assessment and conservation: an update. Saudi of biological sciences 1</w:t>
      </w:r>
      <w:proofErr w:type="gramStart"/>
      <w:r w:rsidRPr="004774AA">
        <w:rPr>
          <w:rFonts w:ascii="Times New Roman" w:hAnsi="Times New Roman"/>
          <w:sz w:val="24"/>
          <w:szCs w:val="24"/>
        </w:rPr>
        <w:t>;23:161</w:t>
      </w:r>
      <w:proofErr w:type="gramEnd"/>
      <w:r w:rsidRPr="004774AA">
        <w:rPr>
          <w:rFonts w:ascii="Times New Roman" w:hAnsi="Times New Roman"/>
          <w:sz w:val="24"/>
          <w:szCs w:val="24"/>
        </w:rPr>
        <w:t>-71.</w:t>
      </w:r>
    </w:p>
    <w:p w14:paraId="0BD6BE7B"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r w:rsidRPr="004774AA">
        <w:rPr>
          <w:rFonts w:ascii="Times New Roman" w:hAnsi="Times New Roman"/>
          <w:sz w:val="24"/>
          <w:szCs w:val="24"/>
          <w:shd w:val="clear" w:color="auto" w:fill="FFFFFF"/>
        </w:rPr>
        <w:t xml:space="preserve">Tsukamoto K, Aoyama J and Miller MJ. 2002. Migration, speciation, and the evolution of </w:t>
      </w:r>
      <w:proofErr w:type="spellStart"/>
      <w:r w:rsidRPr="004774AA">
        <w:rPr>
          <w:rFonts w:ascii="Times New Roman" w:hAnsi="Times New Roman"/>
          <w:sz w:val="24"/>
          <w:szCs w:val="24"/>
          <w:shd w:val="clear" w:color="auto" w:fill="FFFFFF"/>
        </w:rPr>
        <w:t>diadromy</w:t>
      </w:r>
      <w:proofErr w:type="spellEnd"/>
      <w:r w:rsidRPr="004774AA">
        <w:rPr>
          <w:rFonts w:ascii="Times New Roman" w:hAnsi="Times New Roman"/>
          <w:sz w:val="24"/>
          <w:szCs w:val="24"/>
          <w:shd w:val="clear" w:color="auto" w:fill="FFFFFF"/>
        </w:rPr>
        <w:t xml:space="preserve"> in </w:t>
      </w:r>
      <w:proofErr w:type="spellStart"/>
      <w:r w:rsidRPr="004774AA">
        <w:rPr>
          <w:rFonts w:ascii="Times New Roman" w:hAnsi="Times New Roman"/>
          <w:sz w:val="24"/>
          <w:szCs w:val="24"/>
          <w:shd w:val="clear" w:color="auto" w:fill="FFFFFF"/>
        </w:rPr>
        <w:t>anguillid</w:t>
      </w:r>
      <w:proofErr w:type="spellEnd"/>
      <w:r w:rsidRPr="004774AA">
        <w:rPr>
          <w:rFonts w:ascii="Times New Roman" w:hAnsi="Times New Roman"/>
          <w:sz w:val="24"/>
          <w:szCs w:val="24"/>
          <w:shd w:val="clear" w:color="auto" w:fill="FFFFFF"/>
        </w:rPr>
        <w:t xml:space="preserve"> eels. </w:t>
      </w:r>
      <w:r w:rsidRPr="004774AA">
        <w:rPr>
          <w:rFonts w:ascii="Times New Roman" w:hAnsi="Times New Roman"/>
          <w:i/>
          <w:iCs/>
          <w:sz w:val="24"/>
          <w:szCs w:val="24"/>
          <w:shd w:val="clear" w:color="auto" w:fill="FFFFFF"/>
        </w:rPr>
        <w:t>Canadian Journal of Fisheries and Aquatic Sciences</w:t>
      </w:r>
      <w:r w:rsidRPr="004774AA">
        <w:rPr>
          <w:rFonts w:ascii="Times New Roman" w:hAnsi="Times New Roman"/>
          <w:sz w:val="24"/>
          <w:szCs w:val="24"/>
          <w:shd w:val="clear" w:color="auto" w:fill="FFFFFF"/>
        </w:rPr>
        <w:t xml:space="preserve"> 59(12):1989-98.</w:t>
      </w:r>
    </w:p>
    <w:p w14:paraId="48563366" w14:textId="77777777" w:rsidR="00E43E22" w:rsidRPr="004774AA" w:rsidRDefault="00E43E22" w:rsidP="00320E83">
      <w:pPr>
        <w:spacing w:line="480" w:lineRule="auto"/>
        <w:ind w:left="720" w:hanging="720"/>
        <w:jc w:val="both"/>
        <w:rPr>
          <w:rFonts w:ascii="Times New Roman" w:hAnsi="Times New Roman"/>
          <w:sz w:val="24"/>
          <w:szCs w:val="24"/>
        </w:rPr>
      </w:pPr>
      <w:r w:rsidRPr="004774AA">
        <w:rPr>
          <w:rFonts w:ascii="Times New Roman" w:hAnsi="Times New Roman"/>
          <w:sz w:val="24"/>
          <w:szCs w:val="24"/>
        </w:rPr>
        <w:t>Tukey, J.W. (1977). Exploratory Data Analysis, Addison-Wesley.</w:t>
      </w:r>
    </w:p>
    <w:p w14:paraId="2DFEAB2B"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t>Tunje</w:t>
      </w:r>
      <w:proofErr w:type="spellEnd"/>
      <w:r w:rsidRPr="004774AA">
        <w:rPr>
          <w:rFonts w:ascii="Times New Roman" w:hAnsi="Times New Roman"/>
          <w:sz w:val="24"/>
          <w:szCs w:val="24"/>
        </w:rPr>
        <w:t>, J</w:t>
      </w:r>
      <w:r w:rsidRPr="004774AA">
        <w:rPr>
          <w:rFonts w:ascii="Times New Roman" w:hAnsi="Times New Roman"/>
          <w:i/>
          <w:iCs/>
          <w:sz w:val="24"/>
          <w:szCs w:val="24"/>
        </w:rPr>
        <w:t>.,</w:t>
      </w:r>
      <w:r w:rsidRPr="004774AA">
        <w:rPr>
          <w:rFonts w:ascii="Times New Roman" w:hAnsi="Times New Roman"/>
          <w:sz w:val="24"/>
          <w:szCs w:val="24"/>
        </w:rPr>
        <w:t xml:space="preserve"> Tole, M</w:t>
      </w:r>
      <w:r w:rsidRPr="004774AA">
        <w:rPr>
          <w:rFonts w:ascii="Times New Roman" w:hAnsi="Times New Roman"/>
          <w:i/>
          <w:iCs/>
          <w:sz w:val="24"/>
          <w:szCs w:val="24"/>
        </w:rPr>
        <w:t>.,</w:t>
      </w:r>
      <w:r w:rsidRPr="004774AA">
        <w:rPr>
          <w:rFonts w:ascii="Times New Roman" w:hAnsi="Times New Roman"/>
          <w:sz w:val="24"/>
          <w:szCs w:val="24"/>
        </w:rPr>
        <w:t xml:space="preserve"> </w:t>
      </w:r>
      <w:proofErr w:type="spellStart"/>
      <w:r w:rsidRPr="004774AA">
        <w:rPr>
          <w:rFonts w:ascii="Times New Roman" w:hAnsi="Times New Roman"/>
          <w:sz w:val="24"/>
          <w:szCs w:val="24"/>
        </w:rPr>
        <w:t>Hoorweg</w:t>
      </w:r>
      <w:proofErr w:type="spellEnd"/>
      <w:r w:rsidRPr="004774AA">
        <w:rPr>
          <w:rFonts w:ascii="Times New Roman" w:hAnsi="Times New Roman"/>
          <w:sz w:val="24"/>
          <w:szCs w:val="24"/>
        </w:rPr>
        <w:t>, J</w:t>
      </w:r>
      <w:r w:rsidRPr="004774AA">
        <w:rPr>
          <w:rFonts w:ascii="Times New Roman" w:hAnsi="Times New Roman"/>
          <w:i/>
          <w:iCs/>
          <w:sz w:val="24"/>
          <w:szCs w:val="24"/>
        </w:rPr>
        <w:t>.,</w:t>
      </w:r>
      <w:r w:rsidRPr="004774AA">
        <w:rPr>
          <w:rFonts w:ascii="Times New Roman" w:hAnsi="Times New Roman"/>
          <w:sz w:val="24"/>
          <w:szCs w:val="24"/>
        </w:rPr>
        <w:t xml:space="preserve"> Shauri, H</w:t>
      </w:r>
      <w:r w:rsidRPr="004774AA">
        <w:rPr>
          <w:rFonts w:ascii="Times New Roman" w:hAnsi="Times New Roman"/>
          <w:i/>
          <w:iCs/>
          <w:sz w:val="24"/>
          <w:szCs w:val="24"/>
        </w:rPr>
        <w:t>.,</w:t>
      </w:r>
      <w:r w:rsidRPr="004774AA">
        <w:rPr>
          <w:rFonts w:ascii="Times New Roman" w:hAnsi="Times New Roman"/>
          <w:sz w:val="24"/>
          <w:szCs w:val="24"/>
        </w:rPr>
        <w:t xml:space="preserve"> and </w:t>
      </w:r>
      <w:proofErr w:type="spellStart"/>
      <w:r w:rsidRPr="004774AA">
        <w:rPr>
          <w:rFonts w:ascii="Times New Roman" w:hAnsi="Times New Roman"/>
          <w:sz w:val="24"/>
          <w:szCs w:val="24"/>
        </w:rPr>
        <w:t>Munga</w:t>
      </w:r>
      <w:proofErr w:type="spellEnd"/>
      <w:r w:rsidRPr="004774AA">
        <w:rPr>
          <w:rFonts w:ascii="Times New Roman" w:hAnsi="Times New Roman"/>
          <w:sz w:val="24"/>
          <w:szCs w:val="24"/>
        </w:rPr>
        <w:t xml:space="preserve">, C. (2016). Conflicts in fisheries resource use along the </w:t>
      </w:r>
      <w:proofErr w:type="spellStart"/>
      <w:r w:rsidRPr="004774AA">
        <w:rPr>
          <w:rFonts w:ascii="Times New Roman" w:hAnsi="Times New Roman"/>
          <w:sz w:val="24"/>
          <w:szCs w:val="24"/>
        </w:rPr>
        <w:t>Vipingo-Mida</w:t>
      </w:r>
      <w:proofErr w:type="spellEnd"/>
      <w:r w:rsidRPr="004774AA">
        <w:rPr>
          <w:rFonts w:ascii="Times New Roman" w:hAnsi="Times New Roman"/>
          <w:sz w:val="24"/>
          <w:szCs w:val="24"/>
        </w:rPr>
        <w:t xml:space="preserve"> Creek stretch of the Kenyan coast: Causes and implications for fisheries management. </w:t>
      </w:r>
      <w:r w:rsidRPr="004774AA">
        <w:rPr>
          <w:rFonts w:ascii="Times New Roman" w:hAnsi="Times New Roman"/>
          <w:i/>
          <w:iCs/>
          <w:sz w:val="24"/>
          <w:szCs w:val="24"/>
        </w:rPr>
        <w:t>International Journal of Fisheries and Aquatic Studies</w:t>
      </w:r>
      <w:r w:rsidRPr="004774AA">
        <w:rPr>
          <w:rFonts w:ascii="Times New Roman" w:hAnsi="Times New Roman"/>
          <w:sz w:val="24"/>
          <w:szCs w:val="24"/>
        </w:rPr>
        <w:t xml:space="preserve">, </w:t>
      </w:r>
      <w:r w:rsidRPr="004774AA">
        <w:rPr>
          <w:rFonts w:ascii="Times New Roman" w:hAnsi="Times New Roman"/>
          <w:i/>
          <w:iCs/>
          <w:sz w:val="24"/>
          <w:szCs w:val="24"/>
        </w:rPr>
        <w:t>4</w:t>
      </w:r>
      <w:r w:rsidRPr="004774AA">
        <w:rPr>
          <w:rFonts w:ascii="Times New Roman" w:hAnsi="Times New Roman"/>
          <w:sz w:val="24"/>
          <w:szCs w:val="24"/>
        </w:rPr>
        <w:t>(5), 156–161.</w:t>
      </w:r>
    </w:p>
    <w:p w14:paraId="1DF965AB" w14:textId="77777777" w:rsidR="00E43E22" w:rsidRPr="004774AA" w:rsidRDefault="00E43E22" w:rsidP="00320E83">
      <w:pPr>
        <w:spacing w:line="480" w:lineRule="auto"/>
        <w:ind w:left="720" w:hanging="720"/>
        <w:jc w:val="both"/>
        <w:rPr>
          <w:rFonts w:ascii="Times New Roman" w:hAnsi="Times New Roman"/>
          <w:sz w:val="24"/>
          <w:szCs w:val="24"/>
        </w:rPr>
      </w:pPr>
      <w:proofErr w:type="spellStart"/>
      <w:r w:rsidRPr="004774AA">
        <w:rPr>
          <w:rFonts w:ascii="Times New Roman" w:hAnsi="Times New Roman"/>
          <w:sz w:val="24"/>
          <w:szCs w:val="24"/>
        </w:rPr>
        <w:lastRenderedPageBreak/>
        <w:t>Turpie</w:t>
      </w:r>
      <w:proofErr w:type="spellEnd"/>
      <w:r w:rsidRPr="004774AA">
        <w:rPr>
          <w:rFonts w:ascii="Times New Roman" w:hAnsi="Times New Roman"/>
          <w:sz w:val="24"/>
          <w:szCs w:val="24"/>
        </w:rPr>
        <w:t xml:space="preserve">, J.K. (2008). The valuation of riparian fisheries in Southern and Eastern Africa. In </w:t>
      </w:r>
      <w:r w:rsidRPr="004774AA">
        <w:rPr>
          <w:rFonts w:ascii="Times New Roman" w:hAnsi="Times New Roman"/>
          <w:i/>
          <w:iCs/>
          <w:sz w:val="24"/>
          <w:szCs w:val="24"/>
        </w:rPr>
        <w:t>Tropical river fisheries valuation: Background papers to a global synthesis</w:t>
      </w:r>
      <w:r w:rsidRPr="004774AA">
        <w:rPr>
          <w:rFonts w:ascii="Times New Roman" w:hAnsi="Times New Roman"/>
          <w:sz w:val="24"/>
          <w:szCs w:val="24"/>
        </w:rPr>
        <w:t xml:space="preserve">, 107-146pp. Penang, Malaysia: </w:t>
      </w:r>
      <w:proofErr w:type="spellStart"/>
      <w:r w:rsidRPr="004774AA">
        <w:rPr>
          <w:rFonts w:ascii="Times New Roman" w:hAnsi="Times New Roman"/>
          <w:sz w:val="24"/>
          <w:szCs w:val="24"/>
        </w:rPr>
        <w:t>WorldFish</w:t>
      </w:r>
      <w:proofErr w:type="spellEnd"/>
      <w:r w:rsidRPr="004774AA">
        <w:rPr>
          <w:rFonts w:ascii="Times New Roman" w:hAnsi="Times New Roman"/>
          <w:sz w:val="24"/>
          <w:szCs w:val="24"/>
        </w:rPr>
        <w:t xml:space="preserve"> </w:t>
      </w:r>
      <w:proofErr w:type="spellStart"/>
      <w:r w:rsidRPr="004774AA">
        <w:rPr>
          <w:rFonts w:ascii="Times New Roman" w:hAnsi="Times New Roman"/>
          <w:sz w:val="24"/>
          <w:szCs w:val="24"/>
        </w:rPr>
        <w:t>Center</w:t>
      </w:r>
      <w:proofErr w:type="spellEnd"/>
      <w:r w:rsidRPr="004774AA">
        <w:rPr>
          <w:rFonts w:ascii="Times New Roman" w:hAnsi="Times New Roman"/>
          <w:sz w:val="24"/>
          <w:szCs w:val="24"/>
        </w:rPr>
        <w:t>.</w:t>
      </w:r>
    </w:p>
    <w:p w14:paraId="03BE0AD2"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UNEP. (1998). </w:t>
      </w:r>
      <w:r w:rsidRPr="004774AA">
        <w:rPr>
          <w:rFonts w:ascii="Times New Roman" w:hAnsi="Times New Roman"/>
          <w:i/>
          <w:iCs/>
          <w:sz w:val="24"/>
          <w:szCs w:val="24"/>
        </w:rPr>
        <w:t>East Africa Atlas of Coastal Resources-Kenya</w:t>
      </w:r>
      <w:r w:rsidRPr="004774AA">
        <w:rPr>
          <w:rFonts w:ascii="Times New Roman" w:hAnsi="Times New Roman"/>
          <w:sz w:val="24"/>
          <w:szCs w:val="24"/>
        </w:rPr>
        <w:t xml:space="preserve"> (119 pages). UNEP, Nairobi, Kenya.</w:t>
      </w:r>
    </w:p>
    <w:p w14:paraId="2CB1C885"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Valentini</w:t>
      </w:r>
      <w:proofErr w:type="spellEnd"/>
      <w:r w:rsidRPr="004774AA">
        <w:rPr>
          <w:rFonts w:ascii="Times New Roman" w:hAnsi="Times New Roman"/>
          <w:sz w:val="24"/>
          <w:szCs w:val="24"/>
          <w:shd w:val="clear" w:color="auto" w:fill="FFFFFF"/>
        </w:rPr>
        <w:t xml:space="preserve"> A, </w:t>
      </w:r>
      <w:proofErr w:type="spellStart"/>
      <w:r w:rsidRPr="004774AA">
        <w:rPr>
          <w:rFonts w:ascii="Times New Roman" w:hAnsi="Times New Roman"/>
          <w:sz w:val="24"/>
          <w:szCs w:val="24"/>
          <w:shd w:val="clear" w:color="auto" w:fill="FFFFFF"/>
        </w:rPr>
        <w:t>Pompanon</w:t>
      </w:r>
      <w:proofErr w:type="spellEnd"/>
      <w:r w:rsidRPr="004774AA">
        <w:rPr>
          <w:rFonts w:ascii="Times New Roman" w:hAnsi="Times New Roman"/>
          <w:sz w:val="24"/>
          <w:szCs w:val="24"/>
          <w:shd w:val="clear" w:color="auto" w:fill="FFFFFF"/>
        </w:rPr>
        <w:t xml:space="preserve"> F and </w:t>
      </w:r>
      <w:proofErr w:type="spellStart"/>
      <w:r w:rsidRPr="004774AA">
        <w:rPr>
          <w:rFonts w:ascii="Times New Roman" w:hAnsi="Times New Roman"/>
          <w:sz w:val="24"/>
          <w:szCs w:val="24"/>
          <w:shd w:val="clear" w:color="auto" w:fill="FFFFFF"/>
        </w:rPr>
        <w:t>Taberlet</w:t>
      </w:r>
      <w:proofErr w:type="spellEnd"/>
      <w:r w:rsidRPr="004774AA">
        <w:rPr>
          <w:rFonts w:ascii="Times New Roman" w:hAnsi="Times New Roman"/>
          <w:sz w:val="24"/>
          <w:szCs w:val="24"/>
          <w:shd w:val="clear" w:color="auto" w:fill="FFFFFF"/>
        </w:rPr>
        <w:t xml:space="preserve"> P.2009. DNA barcoding for ecologists. </w:t>
      </w:r>
      <w:r w:rsidRPr="004774AA">
        <w:rPr>
          <w:rFonts w:ascii="Times New Roman" w:hAnsi="Times New Roman"/>
          <w:i/>
          <w:iCs/>
          <w:sz w:val="24"/>
          <w:szCs w:val="24"/>
          <w:shd w:val="clear" w:color="auto" w:fill="FFFFFF"/>
        </w:rPr>
        <w:t>Trends in ecology &amp; evolution</w:t>
      </w:r>
      <w:r w:rsidRPr="004774AA">
        <w:rPr>
          <w:rFonts w:ascii="Times New Roman" w:hAnsi="Times New Roman"/>
          <w:sz w:val="24"/>
          <w:szCs w:val="24"/>
          <w:shd w:val="clear" w:color="auto" w:fill="FFFFFF"/>
        </w:rPr>
        <w:t xml:space="preserve"> 24(2):110-7.</w:t>
      </w:r>
    </w:p>
    <w:p w14:paraId="3B6672EE" w14:textId="77777777" w:rsidR="00E43E22" w:rsidRPr="004774AA" w:rsidRDefault="00E43E22" w:rsidP="00320E83">
      <w:pPr>
        <w:spacing w:line="480" w:lineRule="auto"/>
        <w:ind w:left="720" w:hanging="720"/>
        <w:jc w:val="both"/>
        <w:rPr>
          <w:rFonts w:ascii="Times New Roman" w:hAnsi="Times New Roman"/>
          <w:sz w:val="24"/>
          <w:szCs w:val="24"/>
        </w:rPr>
      </w:pPr>
      <w:bookmarkStart w:id="705" w:name="_Hlk4492620"/>
      <w:r w:rsidRPr="004774AA">
        <w:rPr>
          <w:rFonts w:ascii="Times New Roman" w:hAnsi="Times New Roman"/>
          <w:color w:val="222222"/>
          <w:sz w:val="24"/>
          <w:szCs w:val="24"/>
          <w:shd w:val="clear" w:color="auto" w:fill="FFFFFF"/>
        </w:rPr>
        <w:t xml:space="preserve">van </w:t>
      </w:r>
      <w:proofErr w:type="spellStart"/>
      <w:r w:rsidRPr="004774AA">
        <w:rPr>
          <w:rFonts w:ascii="Times New Roman" w:hAnsi="Times New Roman"/>
          <w:color w:val="222222"/>
          <w:sz w:val="24"/>
          <w:szCs w:val="24"/>
          <w:shd w:val="clear" w:color="auto" w:fill="FFFFFF"/>
        </w:rPr>
        <w:t>Beukering</w:t>
      </w:r>
      <w:proofErr w:type="spellEnd"/>
      <w:r w:rsidRPr="004774AA">
        <w:rPr>
          <w:rFonts w:ascii="Times New Roman" w:hAnsi="Times New Roman"/>
          <w:color w:val="222222"/>
          <w:sz w:val="24"/>
          <w:szCs w:val="24"/>
          <w:shd w:val="clear" w:color="auto" w:fill="FFFFFF"/>
        </w:rPr>
        <w:t>, P.J.H</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de </w:t>
      </w:r>
      <w:proofErr w:type="spellStart"/>
      <w:r w:rsidRPr="004774AA">
        <w:rPr>
          <w:rFonts w:ascii="Times New Roman" w:hAnsi="Times New Roman"/>
          <w:color w:val="222222"/>
          <w:sz w:val="24"/>
          <w:szCs w:val="24"/>
          <w:shd w:val="clear" w:color="auto" w:fill="FFFFFF"/>
        </w:rPr>
        <w:t>Moel</w:t>
      </w:r>
      <w:proofErr w:type="spellEnd"/>
      <w:r w:rsidRPr="004774AA">
        <w:rPr>
          <w:rFonts w:ascii="Times New Roman" w:hAnsi="Times New Roman"/>
          <w:color w:val="222222"/>
          <w:sz w:val="24"/>
          <w:szCs w:val="24"/>
          <w:shd w:val="clear" w:color="auto" w:fill="FFFFFF"/>
        </w:rPr>
        <w:t>, H</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Botzen</w:t>
      </w:r>
      <w:proofErr w:type="spellEnd"/>
      <w:r w:rsidRPr="004774AA">
        <w:rPr>
          <w:rFonts w:ascii="Times New Roman" w:hAnsi="Times New Roman"/>
          <w:color w:val="222222"/>
          <w:sz w:val="24"/>
          <w:szCs w:val="24"/>
          <w:shd w:val="clear" w:color="auto" w:fill="FFFFFF"/>
        </w:rPr>
        <w:t>, W.J.W</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Eiselin</w:t>
      </w:r>
      <w:proofErr w:type="spellEnd"/>
      <w:r w:rsidRPr="004774AA">
        <w:rPr>
          <w:rFonts w:ascii="Times New Roman" w:hAnsi="Times New Roman"/>
          <w:color w:val="222222"/>
          <w:sz w:val="24"/>
          <w:szCs w:val="24"/>
          <w:shd w:val="clear" w:color="auto" w:fill="FFFFFF"/>
        </w:rPr>
        <w:t>, M</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Kamau, P</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Lange, K</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van </w:t>
      </w:r>
      <w:proofErr w:type="spellStart"/>
      <w:r w:rsidRPr="004774AA">
        <w:rPr>
          <w:rFonts w:ascii="Times New Roman" w:hAnsi="Times New Roman"/>
          <w:color w:val="222222"/>
          <w:sz w:val="24"/>
          <w:szCs w:val="24"/>
          <w:shd w:val="clear" w:color="auto" w:fill="FFFFFF"/>
        </w:rPr>
        <w:t>Maanen</w:t>
      </w:r>
      <w:proofErr w:type="spellEnd"/>
      <w:r w:rsidRPr="004774AA">
        <w:rPr>
          <w:rFonts w:ascii="Times New Roman" w:hAnsi="Times New Roman"/>
          <w:color w:val="222222"/>
          <w:sz w:val="24"/>
          <w:szCs w:val="24"/>
          <w:shd w:val="clear" w:color="auto" w:fill="FFFFFF"/>
        </w:rPr>
        <w:t>, E</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w:t>
      </w:r>
      <w:proofErr w:type="spellStart"/>
      <w:r w:rsidRPr="004774AA">
        <w:rPr>
          <w:rFonts w:ascii="Times New Roman" w:hAnsi="Times New Roman"/>
          <w:color w:val="222222"/>
          <w:sz w:val="24"/>
          <w:szCs w:val="24"/>
          <w:shd w:val="clear" w:color="auto" w:fill="FFFFFF"/>
        </w:rPr>
        <w:t>Mogol</w:t>
      </w:r>
      <w:proofErr w:type="spellEnd"/>
      <w:r w:rsidRPr="004774AA">
        <w:rPr>
          <w:rFonts w:ascii="Times New Roman" w:hAnsi="Times New Roman"/>
          <w:color w:val="222222"/>
          <w:sz w:val="24"/>
          <w:szCs w:val="24"/>
          <w:shd w:val="clear" w:color="auto" w:fill="FFFFFF"/>
        </w:rPr>
        <w:t>, S</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Mulwa, R</w:t>
      </w:r>
      <w:r w:rsidRPr="004774AA">
        <w:rPr>
          <w:rFonts w:ascii="Times New Roman" w:hAnsi="Times New Roman"/>
          <w:i/>
          <w:iCs/>
          <w:color w:val="222222"/>
          <w:sz w:val="24"/>
          <w:szCs w:val="24"/>
          <w:shd w:val="clear" w:color="auto" w:fill="FFFFFF"/>
        </w:rPr>
        <w:t>.,</w:t>
      </w:r>
      <w:r w:rsidRPr="004774AA">
        <w:rPr>
          <w:rFonts w:ascii="Times New Roman" w:hAnsi="Times New Roman"/>
          <w:color w:val="222222"/>
          <w:sz w:val="24"/>
          <w:szCs w:val="24"/>
          <w:shd w:val="clear" w:color="auto" w:fill="FFFFFF"/>
        </w:rPr>
        <w:t xml:space="preserve"> Otieno, P. and </w:t>
      </w:r>
      <w:proofErr w:type="spellStart"/>
      <w:r w:rsidRPr="004774AA">
        <w:rPr>
          <w:rFonts w:ascii="Times New Roman" w:hAnsi="Times New Roman"/>
          <w:color w:val="222222"/>
          <w:sz w:val="24"/>
          <w:szCs w:val="24"/>
          <w:shd w:val="clear" w:color="auto" w:fill="FFFFFF"/>
        </w:rPr>
        <w:t>Overgaauw</w:t>
      </w:r>
      <w:proofErr w:type="spellEnd"/>
      <w:r w:rsidRPr="004774AA">
        <w:rPr>
          <w:rFonts w:ascii="Times New Roman" w:hAnsi="Times New Roman"/>
          <w:color w:val="222222"/>
          <w:sz w:val="24"/>
          <w:szCs w:val="24"/>
          <w:shd w:val="clear" w:color="auto" w:fill="FFFFFF"/>
        </w:rPr>
        <w:t>, N. (2015). The Economics of Ecosystem Services of the Tana River Basin-Assessment of the impact of large infrastructural interventions. </w:t>
      </w:r>
      <w:r w:rsidRPr="004774AA">
        <w:rPr>
          <w:rFonts w:ascii="Times New Roman" w:hAnsi="Times New Roman"/>
          <w:i/>
          <w:iCs/>
          <w:color w:val="222222"/>
          <w:sz w:val="24"/>
          <w:szCs w:val="24"/>
          <w:shd w:val="clear" w:color="auto" w:fill="FFFFFF"/>
        </w:rPr>
        <w:t>R-report</w:t>
      </w:r>
      <w:r w:rsidRPr="004774AA">
        <w:rPr>
          <w:rFonts w:ascii="Times New Roman" w:hAnsi="Times New Roman"/>
          <w:color w:val="222222"/>
          <w:sz w:val="24"/>
          <w:szCs w:val="24"/>
          <w:shd w:val="clear" w:color="auto" w:fill="FFFFFF"/>
        </w:rPr>
        <w:t>, </w:t>
      </w:r>
      <w:r w:rsidRPr="004774AA">
        <w:rPr>
          <w:rFonts w:ascii="Times New Roman" w:hAnsi="Times New Roman"/>
          <w:i/>
          <w:iCs/>
          <w:color w:val="222222"/>
          <w:sz w:val="24"/>
          <w:szCs w:val="24"/>
          <w:shd w:val="clear" w:color="auto" w:fill="FFFFFF"/>
        </w:rPr>
        <w:t>15</w:t>
      </w:r>
      <w:r w:rsidRPr="004774AA">
        <w:rPr>
          <w:rFonts w:ascii="Times New Roman" w:hAnsi="Times New Roman"/>
          <w:color w:val="222222"/>
          <w:sz w:val="24"/>
          <w:szCs w:val="24"/>
          <w:shd w:val="clear" w:color="auto" w:fill="FFFFFF"/>
        </w:rPr>
        <w:t>(03).</w:t>
      </w:r>
    </w:p>
    <w:bookmarkEnd w:id="704"/>
    <w:bookmarkEnd w:id="705"/>
    <w:p w14:paraId="6453DB6B" w14:textId="77777777" w:rsidR="00E43E22" w:rsidRDefault="00E43E22" w:rsidP="00781494">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Van </w:t>
      </w:r>
      <w:proofErr w:type="spellStart"/>
      <w:r w:rsidRPr="004774AA">
        <w:rPr>
          <w:rFonts w:ascii="Times New Roman" w:hAnsi="Times New Roman"/>
          <w:sz w:val="24"/>
          <w:szCs w:val="24"/>
        </w:rPr>
        <w:t>Someren</w:t>
      </w:r>
      <w:proofErr w:type="spellEnd"/>
      <w:r w:rsidRPr="004774AA">
        <w:rPr>
          <w:rFonts w:ascii="Times New Roman" w:hAnsi="Times New Roman"/>
          <w:sz w:val="24"/>
          <w:szCs w:val="24"/>
        </w:rPr>
        <w:t xml:space="preserve"> VD and </w:t>
      </w:r>
      <w:proofErr w:type="spellStart"/>
      <w:r w:rsidRPr="004774AA">
        <w:rPr>
          <w:rFonts w:ascii="Times New Roman" w:hAnsi="Times New Roman"/>
          <w:sz w:val="24"/>
          <w:szCs w:val="24"/>
        </w:rPr>
        <w:t>Whitehed</w:t>
      </w:r>
      <w:proofErr w:type="spellEnd"/>
      <w:r w:rsidRPr="004774AA">
        <w:rPr>
          <w:rFonts w:ascii="Times New Roman" w:hAnsi="Times New Roman"/>
          <w:sz w:val="24"/>
          <w:szCs w:val="24"/>
        </w:rPr>
        <w:t xml:space="preserve"> PJ. 1959. Records of young eels in Kenya rivers. Nature 183; pp950-950.</w:t>
      </w:r>
    </w:p>
    <w:p w14:paraId="0015723D"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r w:rsidRPr="004774AA">
        <w:rPr>
          <w:rFonts w:ascii="Times New Roman" w:hAnsi="Times New Roman"/>
          <w:sz w:val="24"/>
          <w:szCs w:val="24"/>
        </w:rPr>
        <w:t>Wang L, Wu Z, Liu M, Liu W, Zhao W, Liu H and You F. 2018. DNA barcoding of marine fish species from Rongcheng Bay, China. </w:t>
      </w:r>
      <w:proofErr w:type="spellStart"/>
      <w:r w:rsidRPr="004774AA">
        <w:rPr>
          <w:rFonts w:ascii="Times New Roman" w:hAnsi="Times New Roman"/>
          <w:i/>
          <w:iCs/>
          <w:sz w:val="24"/>
          <w:szCs w:val="24"/>
        </w:rPr>
        <w:t>PeerJ</w:t>
      </w:r>
      <w:proofErr w:type="spellEnd"/>
      <w:r w:rsidRPr="004774AA">
        <w:rPr>
          <w:rFonts w:ascii="Times New Roman" w:hAnsi="Times New Roman"/>
          <w:sz w:val="24"/>
          <w:szCs w:val="24"/>
        </w:rPr>
        <w:t>, 6 p.e5013</w:t>
      </w:r>
      <w:r w:rsidRPr="004774AA">
        <w:rPr>
          <w:rFonts w:ascii="Times New Roman" w:hAnsi="Times New Roman"/>
          <w:sz w:val="24"/>
          <w:szCs w:val="24"/>
          <w:shd w:val="clear" w:color="auto" w:fill="FFFFFF"/>
        </w:rPr>
        <w:t>.</w:t>
      </w:r>
    </w:p>
    <w:p w14:paraId="51CC43E2" w14:textId="77777777" w:rsidR="00E43E22" w:rsidRPr="004774AA" w:rsidRDefault="00E43E22" w:rsidP="00320E83">
      <w:pPr>
        <w:pStyle w:val="Bibliography"/>
        <w:spacing w:line="480" w:lineRule="auto"/>
        <w:ind w:left="720" w:hanging="720"/>
        <w:jc w:val="both"/>
        <w:rPr>
          <w:rFonts w:ascii="Times New Roman" w:hAnsi="Times New Roman"/>
          <w:sz w:val="24"/>
          <w:szCs w:val="24"/>
        </w:rPr>
      </w:pPr>
      <w:r w:rsidRPr="004774AA">
        <w:rPr>
          <w:rFonts w:ascii="Times New Roman" w:hAnsi="Times New Roman"/>
          <w:sz w:val="24"/>
          <w:szCs w:val="24"/>
        </w:rPr>
        <w:t xml:space="preserve">Washington, H. (1984). Diversity, biotic and similarity indices: a review with special relevance to aquatic ecosystems. </w:t>
      </w:r>
      <w:r w:rsidRPr="004774AA">
        <w:rPr>
          <w:rFonts w:ascii="Times New Roman" w:hAnsi="Times New Roman"/>
          <w:i/>
          <w:iCs/>
          <w:sz w:val="24"/>
          <w:szCs w:val="24"/>
        </w:rPr>
        <w:t>Water Research</w:t>
      </w:r>
      <w:r w:rsidRPr="004774AA">
        <w:rPr>
          <w:rFonts w:ascii="Times New Roman" w:hAnsi="Times New Roman"/>
          <w:sz w:val="24"/>
          <w:szCs w:val="24"/>
        </w:rPr>
        <w:t xml:space="preserve">, </w:t>
      </w:r>
      <w:r w:rsidRPr="004774AA">
        <w:rPr>
          <w:rFonts w:ascii="Times New Roman" w:hAnsi="Times New Roman"/>
          <w:i/>
          <w:iCs/>
          <w:sz w:val="24"/>
          <w:szCs w:val="24"/>
        </w:rPr>
        <w:t>18</w:t>
      </w:r>
      <w:r w:rsidRPr="004774AA">
        <w:rPr>
          <w:rFonts w:ascii="Times New Roman" w:hAnsi="Times New Roman"/>
          <w:sz w:val="24"/>
          <w:szCs w:val="24"/>
        </w:rPr>
        <w:t>(6), 653–694.</w:t>
      </w:r>
    </w:p>
    <w:p w14:paraId="24551803"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r w:rsidRPr="004774AA">
        <w:rPr>
          <w:rFonts w:ascii="Times New Roman" w:hAnsi="Times New Roman"/>
          <w:sz w:val="24"/>
          <w:szCs w:val="24"/>
          <w:shd w:val="clear" w:color="auto" w:fill="FFFFFF"/>
        </w:rPr>
        <w:t xml:space="preserve">Whitfield A, </w:t>
      </w:r>
      <w:proofErr w:type="spellStart"/>
      <w:r w:rsidRPr="004774AA">
        <w:rPr>
          <w:rFonts w:ascii="Times New Roman" w:hAnsi="Times New Roman"/>
          <w:sz w:val="24"/>
          <w:szCs w:val="24"/>
          <w:shd w:val="clear" w:color="auto" w:fill="FFFFFF"/>
        </w:rPr>
        <w:t>Lamberth</w:t>
      </w:r>
      <w:proofErr w:type="spellEnd"/>
      <w:r w:rsidRPr="004774AA">
        <w:rPr>
          <w:rFonts w:ascii="Times New Roman" w:hAnsi="Times New Roman"/>
          <w:sz w:val="24"/>
          <w:szCs w:val="24"/>
          <w:shd w:val="clear" w:color="auto" w:fill="FFFFFF"/>
        </w:rPr>
        <w:t xml:space="preserve"> S, </w:t>
      </w:r>
      <w:proofErr w:type="spellStart"/>
      <w:r w:rsidRPr="004774AA">
        <w:rPr>
          <w:rFonts w:ascii="Times New Roman" w:hAnsi="Times New Roman"/>
          <w:sz w:val="24"/>
          <w:szCs w:val="24"/>
          <w:shd w:val="clear" w:color="auto" w:fill="FFFFFF"/>
        </w:rPr>
        <w:t>Cowley</w:t>
      </w:r>
      <w:proofErr w:type="spellEnd"/>
      <w:r w:rsidRPr="004774AA">
        <w:rPr>
          <w:rFonts w:ascii="Times New Roman" w:hAnsi="Times New Roman"/>
          <w:sz w:val="24"/>
          <w:szCs w:val="24"/>
          <w:shd w:val="clear" w:color="auto" w:fill="FFFFFF"/>
        </w:rPr>
        <w:t xml:space="preserve"> P, and Mann B. 2019. Fisheries in South African estuaries–are we on the right road? estuaries-cover story. </w:t>
      </w:r>
      <w:r w:rsidRPr="004774AA">
        <w:rPr>
          <w:rFonts w:ascii="Times New Roman" w:hAnsi="Times New Roman"/>
          <w:i/>
          <w:iCs/>
          <w:sz w:val="24"/>
          <w:szCs w:val="24"/>
          <w:shd w:val="clear" w:color="auto" w:fill="FFFFFF"/>
        </w:rPr>
        <w:t>Water Wheel</w:t>
      </w:r>
      <w:r w:rsidRPr="004774AA">
        <w:rPr>
          <w:rFonts w:ascii="Times New Roman" w:hAnsi="Times New Roman"/>
          <w:sz w:val="24"/>
          <w:szCs w:val="24"/>
          <w:shd w:val="clear" w:color="auto" w:fill="FFFFFF"/>
        </w:rPr>
        <w:t>, </w:t>
      </w:r>
      <w:r w:rsidRPr="00E43E22">
        <w:rPr>
          <w:rFonts w:ascii="Times New Roman" w:hAnsi="Times New Roman"/>
          <w:i/>
          <w:iCs/>
          <w:sz w:val="24"/>
          <w:szCs w:val="24"/>
          <w:shd w:val="clear" w:color="auto" w:fill="FFFFFF"/>
        </w:rPr>
        <w:t>18(6)</w:t>
      </w:r>
      <w:r w:rsidRPr="004774AA">
        <w:rPr>
          <w:rFonts w:ascii="Times New Roman" w:hAnsi="Times New Roman"/>
          <w:sz w:val="24"/>
          <w:szCs w:val="24"/>
          <w:shd w:val="clear" w:color="auto" w:fill="FFFFFF"/>
        </w:rPr>
        <w:t>, 12-15.</w:t>
      </w:r>
    </w:p>
    <w:p w14:paraId="6F86E335" w14:textId="77777777" w:rsidR="00E43E22" w:rsidRPr="004774AA" w:rsidRDefault="00E43E22" w:rsidP="00320E83">
      <w:pPr>
        <w:pStyle w:val="Bibliography"/>
        <w:spacing w:line="480" w:lineRule="auto"/>
        <w:ind w:left="720" w:hanging="720"/>
        <w:jc w:val="both"/>
        <w:rPr>
          <w:rFonts w:ascii="Times New Roman" w:hAnsi="Times New Roman"/>
          <w:sz w:val="24"/>
          <w:szCs w:val="24"/>
          <w:shd w:val="clear" w:color="auto" w:fill="FFFFFF"/>
        </w:rPr>
      </w:pPr>
      <w:proofErr w:type="spellStart"/>
      <w:r w:rsidRPr="004774AA">
        <w:rPr>
          <w:rFonts w:ascii="Times New Roman" w:hAnsi="Times New Roman"/>
          <w:sz w:val="24"/>
          <w:szCs w:val="24"/>
          <w:shd w:val="clear" w:color="auto" w:fill="FFFFFF"/>
        </w:rPr>
        <w:t>Yağcı</w:t>
      </w:r>
      <w:proofErr w:type="spellEnd"/>
      <w:r w:rsidRPr="004774AA">
        <w:rPr>
          <w:rFonts w:ascii="Times New Roman" w:hAnsi="Times New Roman"/>
          <w:sz w:val="24"/>
          <w:szCs w:val="24"/>
          <w:shd w:val="clear" w:color="auto" w:fill="FFFFFF"/>
        </w:rPr>
        <w:t xml:space="preserve"> A, </w:t>
      </w:r>
      <w:proofErr w:type="spellStart"/>
      <w:r w:rsidRPr="004774AA">
        <w:rPr>
          <w:rFonts w:ascii="Times New Roman" w:hAnsi="Times New Roman"/>
          <w:sz w:val="24"/>
          <w:szCs w:val="24"/>
          <w:shd w:val="clear" w:color="auto" w:fill="FFFFFF"/>
        </w:rPr>
        <w:t>Apaydın</w:t>
      </w:r>
      <w:proofErr w:type="spellEnd"/>
      <w:r w:rsidRPr="004774AA">
        <w:rPr>
          <w:rFonts w:ascii="Times New Roman" w:hAnsi="Times New Roman"/>
          <w:sz w:val="24"/>
          <w:szCs w:val="24"/>
          <w:shd w:val="clear" w:color="auto" w:fill="FFFFFF"/>
        </w:rPr>
        <w:t xml:space="preserve"> </w:t>
      </w:r>
      <w:proofErr w:type="spellStart"/>
      <w:r w:rsidRPr="004774AA">
        <w:rPr>
          <w:rFonts w:ascii="Times New Roman" w:hAnsi="Times New Roman"/>
          <w:sz w:val="24"/>
          <w:szCs w:val="24"/>
          <w:shd w:val="clear" w:color="auto" w:fill="FFFFFF"/>
        </w:rPr>
        <w:t>Yağcı</w:t>
      </w:r>
      <w:proofErr w:type="spellEnd"/>
      <w:r w:rsidRPr="004774AA">
        <w:rPr>
          <w:rFonts w:ascii="Times New Roman" w:hAnsi="Times New Roman"/>
          <w:sz w:val="24"/>
          <w:szCs w:val="24"/>
          <w:shd w:val="clear" w:color="auto" w:fill="FFFFFF"/>
        </w:rPr>
        <w:t xml:space="preserve"> M, </w:t>
      </w:r>
      <w:proofErr w:type="spellStart"/>
      <w:r w:rsidRPr="004774AA">
        <w:rPr>
          <w:rFonts w:ascii="Times New Roman" w:hAnsi="Times New Roman"/>
          <w:sz w:val="24"/>
          <w:szCs w:val="24"/>
          <w:shd w:val="clear" w:color="auto" w:fill="FFFFFF"/>
        </w:rPr>
        <w:t>Bilgin</w:t>
      </w:r>
      <w:proofErr w:type="spellEnd"/>
      <w:r w:rsidRPr="004774AA">
        <w:rPr>
          <w:rFonts w:ascii="Times New Roman" w:hAnsi="Times New Roman"/>
          <w:sz w:val="24"/>
          <w:szCs w:val="24"/>
          <w:shd w:val="clear" w:color="auto" w:fill="FFFFFF"/>
        </w:rPr>
        <w:t xml:space="preserve"> F, </w:t>
      </w:r>
      <w:proofErr w:type="spellStart"/>
      <w:r w:rsidRPr="004774AA">
        <w:rPr>
          <w:rFonts w:ascii="Times New Roman" w:hAnsi="Times New Roman"/>
          <w:sz w:val="24"/>
          <w:szCs w:val="24"/>
          <w:shd w:val="clear" w:color="auto" w:fill="FFFFFF"/>
        </w:rPr>
        <w:t>Erbatur</w:t>
      </w:r>
      <w:proofErr w:type="spellEnd"/>
      <w:r w:rsidRPr="004774AA">
        <w:rPr>
          <w:rFonts w:ascii="Times New Roman" w:hAnsi="Times New Roman"/>
          <w:sz w:val="24"/>
          <w:szCs w:val="24"/>
          <w:shd w:val="clear" w:color="auto" w:fill="FFFFFF"/>
        </w:rPr>
        <w:t xml:space="preserve"> İ. 2016. The effects of physicochemical parameters on fish distribution in </w:t>
      </w:r>
      <w:proofErr w:type="spellStart"/>
      <w:r w:rsidRPr="004774AA">
        <w:rPr>
          <w:rFonts w:ascii="Times New Roman" w:hAnsi="Times New Roman"/>
          <w:sz w:val="24"/>
          <w:szCs w:val="24"/>
          <w:shd w:val="clear" w:color="auto" w:fill="FFFFFF"/>
        </w:rPr>
        <w:t>Eğirdir</w:t>
      </w:r>
      <w:proofErr w:type="spellEnd"/>
      <w:r w:rsidRPr="004774AA">
        <w:rPr>
          <w:rFonts w:ascii="Times New Roman" w:hAnsi="Times New Roman"/>
          <w:sz w:val="24"/>
          <w:szCs w:val="24"/>
          <w:shd w:val="clear" w:color="auto" w:fill="FFFFFF"/>
        </w:rPr>
        <w:t xml:space="preserve"> Lake, Turkey</w:t>
      </w:r>
      <w:r w:rsidRPr="004774AA">
        <w:rPr>
          <w:rFonts w:ascii="Times New Roman" w:hAnsi="Times New Roman"/>
          <w:i/>
          <w:iCs/>
          <w:sz w:val="24"/>
          <w:szCs w:val="24"/>
          <w:shd w:val="clear" w:color="auto" w:fill="FFFFFF"/>
        </w:rPr>
        <w:t>. Iranian Journal of Fisheries Sciences</w:t>
      </w:r>
      <w:r w:rsidRPr="004774AA">
        <w:rPr>
          <w:rFonts w:ascii="Times New Roman" w:hAnsi="Times New Roman"/>
          <w:sz w:val="24"/>
          <w:szCs w:val="24"/>
          <w:shd w:val="clear" w:color="auto" w:fill="FFFFFF"/>
        </w:rPr>
        <w:t xml:space="preserve"> </w:t>
      </w:r>
      <w:r w:rsidRPr="00E43E22">
        <w:rPr>
          <w:rFonts w:ascii="Times New Roman" w:hAnsi="Times New Roman"/>
          <w:i/>
          <w:iCs/>
          <w:sz w:val="24"/>
          <w:szCs w:val="24"/>
          <w:shd w:val="clear" w:color="auto" w:fill="FFFFFF"/>
        </w:rPr>
        <w:t>15(2)</w:t>
      </w:r>
      <w:r w:rsidRPr="004774AA">
        <w:rPr>
          <w:rFonts w:ascii="Times New Roman" w:hAnsi="Times New Roman"/>
          <w:sz w:val="24"/>
          <w:szCs w:val="24"/>
          <w:shd w:val="clear" w:color="auto" w:fill="FFFFFF"/>
        </w:rPr>
        <w:t>:846-57.</w:t>
      </w:r>
    </w:p>
    <w:p w14:paraId="24C76A55" w14:textId="77777777" w:rsidR="00E43E22" w:rsidRDefault="00E43E22" w:rsidP="00320E83">
      <w:pPr>
        <w:spacing w:line="480" w:lineRule="auto"/>
        <w:ind w:left="720" w:hanging="720"/>
        <w:jc w:val="both"/>
        <w:rPr>
          <w:rFonts w:ascii="Times New Roman" w:hAnsi="Times New Roman"/>
          <w:color w:val="222222"/>
          <w:sz w:val="24"/>
          <w:szCs w:val="24"/>
          <w:shd w:val="clear" w:color="auto" w:fill="FFFFFF"/>
        </w:rPr>
      </w:pPr>
      <w:proofErr w:type="spellStart"/>
      <w:r w:rsidRPr="004774AA">
        <w:rPr>
          <w:rFonts w:ascii="Times New Roman" w:hAnsi="Times New Roman"/>
          <w:bCs/>
          <w:color w:val="000000"/>
          <w:sz w:val="24"/>
          <w:szCs w:val="24"/>
          <w:shd w:val="clear" w:color="auto" w:fill="FFFFFF"/>
        </w:rPr>
        <w:lastRenderedPageBreak/>
        <w:t>Zar</w:t>
      </w:r>
      <w:proofErr w:type="spellEnd"/>
      <w:r w:rsidRPr="004774AA">
        <w:rPr>
          <w:rFonts w:ascii="Times New Roman" w:hAnsi="Times New Roman"/>
          <w:color w:val="222222"/>
          <w:sz w:val="24"/>
          <w:szCs w:val="24"/>
          <w:shd w:val="clear" w:color="auto" w:fill="FFFFFF"/>
        </w:rPr>
        <w:t> </w:t>
      </w:r>
      <w:r w:rsidRPr="004774AA">
        <w:rPr>
          <w:rFonts w:ascii="Times New Roman" w:hAnsi="Times New Roman"/>
          <w:bCs/>
          <w:color w:val="000000"/>
          <w:sz w:val="24"/>
          <w:szCs w:val="24"/>
          <w:shd w:val="clear" w:color="auto" w:fill="FFFFFF"/>
        </w:rPr>
        <w:t>JH.</w:t>
      </w:r>
      <w:r w:rsidRPr="004774AA">
        <w:rPr>
          <w:rFonts w:ascii="Times New Roman" w:hAnsi="Times New Roman"/>
          <w:color w:val="222222"/>
          <w:sz w:val="24"/>
          <w:szCs w:val="24"/>
          <w:shd w:val="clear" w:color="auto" w:fill="FFFFFF"/>
        </w:rPr>
        <w:t> (</w:t>
      </w:r>
      <w:r w:rsidRPr="004774AA">
        <w:rPr>
          <w:rFonts w:ascii="Times New Roman" w:hAnsi="Times New Roman"/>
          <w:bCs/>
          <w:color w:val="000000"/>
          <w:sz w:val="24"/>
          <w:szCs w:val="24"/>
          <w:shd w:val="clear" w:color="auto" w:fill="FFFFFF"/>
        </w:rPr>
        <w:t>2010)</w:t>
      </w:r>
      <w:r w:rsidRPr="004774AA">
        <w:rPr>
          <w:rFonts w:ascii="Times New Roman" w:hAnsi="Times New Roman"/>
          <w:color w:val="222222"/>
          <w:sz w:val="24"/>
          <w:szCs w:val="24"/>
          <w:shd w:val="clear" w:color="auto" w:fill="FFFFFF"/>
        </w:rPr>
        <w:t>. </w:t>
      </w:r>
      <w:proofErr w:type="spellStart"/>
      <w:r w:rsidRPr="004774AA">
        <w:rPr>
          <w:rFonts w:ascii="Times New Roman" w:hAnsi="Times New Roman"/>
          <w:bCs/>
          <w:color w:val="000000"/>
          <w:sz w:val="24"/>
          <w:szCs w:val="24"/>
          <w:shd w:val="clear" w:color="auto" w:fill="FFFFFF"/>
        </w:rPr>
        <w:t>Biostatistical</w:t>
      </w:r>
      <w:proofErr w:type="spellEnd"/>
      <w:r w:rsidRPr="004774AA">
        <w:rPr>
          <w:rFonts w:ascii="Times New Roman" w:hAnsi="Times New Roman"/>
          <w:color w:val="222222"/>
          <w:sz w:val="24"/>
          <w:szCs w:val="24"/>
          <w:shd w:val="clear" w:color="auto" w:fill="FFFFFF"/>
        </w:rPr>
        <w:t> </w:t>
      </w:r>
      <w:r w:rsidRPr="004774AA">
        <w:rPr>
          <w:rFonts w:ascii="Times New Roman" w:hAnsi="Times New Roman"/>
          <w:bCs/>
          <w:color w:val="000000"/>
          <w:sz w:val="24"/>
          <w:szCs w:val="24"/>
          <w:shd w:val="clear" w:color="auto" w:fill="FFFFFF"/>
        </w:rPr>
        <w:t>analysis</w:t>
      </w:r>
      <w:r w:rsidRPr="004774AA">
        <w:rPr>
          <w:rFonts w:ascii="Times New Roman" w:hAnsi="Times New Roman"/>
          <w:color w:val="222222"/>
          <w:sz w:val="24"/>
          <w:szCs w:val="24"/>
          <w:shd w:val="clear" w:color="auto" w:fill="FFFFFF"/>
        </w:rPr>
        <w:t>. 5th ed. </w:t>
      </w:r>
      <w:r w:rsidRPr="004774AA">
        <w:rPr>
          <w:rFonts w:ascii="Times New Roman" w:hAnsi="Times New Roman"/>
          <w:bCs/>
          <w:color w:val="000000"/>
          <w:sz w:val="24"/>
          <w:szCs w:val="24"/>
          <w:shd w:val="clear" w:color="auto" w:fill="FFFFFF"/>
        </w:rPr>
        <w:t>Prentice</w:t>
      </w:r>
      <w:r w:rsidRPr="004774AA">
        <w:rPr>
          <w:rFonts w:ascii="Times New Roman" w:hAnsi="Times New Roman"/>
          <w:color w:val="222222"/>
          <w:sz w:val="24"/>
          <w:szCs w:val="24"/>
          <w:shd w:val="clear" w:color="auto" w:fill="FFFFFF"/>
        </w:rPr>
        <w:t> </w:t>
      </w:r>
      <w:r w:rsidRPr="004774AA">
        <w:rPr>
          <w:rFonts w:ascii="Times New Roman" w:hAnsi="Times New Roman"/>
          <w:bCs/>
          <w:color w:val="000000"/>
          <w:sz w:val="24"/>
          <w:szCs w:val="24"/>
          <w:shd w:val="clear" w:color="auto" w:fill="FFFFFF"/>
        </w:rPr>
        <w:t>Hall</w:t>
      </w:r>
      <w:r w:rsidRPr="004774AA">
        <w:rPr>
          <w:rFonts w:ascii="Times New Roman" w:hAnsi="Times New Roman"/>
          <w:color w:val="222222"/>
          <w:sz w:val="24"/>
          <w:szCs w:val="24"/>
          <w:shd w:val="clear" w:color="auto" w:fill="FFFFFF"/>
        </w:rPr>
        <w:t>, </w:t>
      </w:r>
      <w:r w:rsidRPr="004774AA">
        <w:rPr>
          <w:rFonts w:ascii="Times New Roman" w:hAnsi="Times New Roman"/>
          <w:bCs/>
          <w:color w:val="000000"/>
          <w:sz w:val="24"/>
          <w:szCs w:val="24"/>
          <w:shd w:val="clear" w:color="auto" w:fill="FFFFFF"/>
        </w:rPr>
        <w:t>New</w:t>
      </w:r>
      <w:r w:rsidRPr="004774AA">
        <w:rPr>
          <w:rFonts w:ascii="Times New Roman" w:hAnsi="Times New Roman"/>
          <w:color w:val="222222"/>
          <w:sz w:val="24"/>
          <w:szCs w:val="24"/>
          <w:shd w:val="clear" w:color="auto" w:fill="FFFFFF"/>
        </w:rPr>
        <w:t> </w:t>
      </w:r>
      <w:r w:rsidRPr="004774AA">
        <w:rPr>
          <w:rFonts w:ascii="Times New Roman" w:hAnsi="Times New Roman"/>
          <w:bCs/>
          <w:color w:val="000000"/>
          <w:sz w:val="24"/>
          <w:szCs w:val="24"/>
          <w:shd w:val="clear" w:color="auto" w:fill="FFFFFF"/>
        </w:rPr>
        <w:t>Jersey</w:t>
      </w:r>
      <w:r w:rsidRPr="004774AA">
        <w:rPr>
          <w:rFonts w:ascii="Times New Roman" w:hAnsi="Times New Roman"/>
          <w:color w:val="222222"/>
          <w:sz w:val="24"/>
          <w:szCs w:val="24"/>
          <w:shd w:val="clear" w:color="auto" w:fill="FFFFFF"/>
        </w:rPr>
        <w:t>, </w:t>
      </w:r>
      <w:r w:rsidRPr="004774AA">
        <w:rPr>
          <w:rFonts w:ascii="Times New Roman" w:hAnsi="Times New Roman"/>
          <w:bCs/>
          <w:color w:val="000000"/>
          <w:sz w:val="24"/>
          <w:szCs w:val="24"/>
          <w:shd w:val="clear" w:color="auto" w:fill="FFFFFF"/>
        </w:rPr>
        <w:t>944</w:t>
      </w:r>
      <w:r w:rsidRPr="004774AA">
        <w:rPr>
          <w:rFonts w:ascii="Times New Roman" w:hAnsi="Times New Roman"/>
          <w:color w:val="222222"/>
          <w:sz w:val="24"/>
          <w:szCs w:val="24"/>
          <w:shd w:val="clear" w:color="auto" w:fill="FFFFFF"/>
        </w:rPr>
        <w:t> </w:t>
      </w:r>
      <w:r w:rsidRPr="004774AA">
        <w:rPr>
          <w:rFonts w:ascii="Times New Roman" w:hAnsi="Times New Roman"/>
          <w:bCs/>
          <w:color w:val="000000"/>
          <w:sz w:val="24"/>
          <w:szCs w:val="24"/>
          <w:shd w:val="clear" w:color="auto" w:fill="FFFFFF"/>
        </w:rPr>
        <w:t>pp</w:t>
      </w:r>
      <w:r w:rsidRPr="004774AA">
        <w:rPr>
          <w:rFonts w:ascii="Times New Roman" w:hAnsi="Times New Roman"/>
          <w:color w:val="222222"/>
          <w:sz w:val="24"/>
          <w:szCs w:val="24"/>
          <w:shd w:val="clear" w:color="auto" w:fill="FFFFFF"/>
        </w:rPr>
        <w:t>.</w:t>
      </w:r>
    </w:p>
    <w:sectPr w:rsidR="00E43E22" w:rsidSect="00B44447">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4" w:author="Microsoft account" w:date="2023-01-31T15:44:00Z" w:initials="Ma">
    <w:p w14:paraId="79778AA6" w14:textId="79B5703A" w:rsidR="002E5F2A" w:rsidRDefault="002E5F2A">
      <w:pPr>
        <w:pStyle w:val="CommentText"/>
      </w:pPr>
      <w:r>
        <w:rPr>
          <w:rStyle w:val="CommentReference"/>
        </w:rPr>
        <w:annotationRef/>
      </w:r>
      <w:r>
        <w:t>Incomplete details here</w:t>
      </w:r>
    </w:p>
  </w:comment>
  <w:comment w:id="84" w:author="Microsoft account" w:date="2023-01-31T15:47:00Z" w:initials="Ma">
    <w:p w14:paraId="15949FB5" w14:textId="2CFED21A" w:rsidR="002E5F2A" w:rsidRDefault="002E5F2A">
      <w:pPr>
        <w:pStyle w:val="CommentText"/>
      </w:pPr>
      <w:r>
        <w:rPr>
          <w:rStyle w:val="CommentReference"/>
        </w:rPr>
        <w:annotationRef/>
      </w:r>
      <w:r>
        <w:t>Is Jilore still part of the Estuary??</w:t>
      </w:r>
    </w:p>
  </w:comment>
  <w:comment w:id="90" w:author="Microsoft account" w:date="2023-01-31T15:49:00Z" w:initials="Ma">
    <w:p w14:paraId="35319124" w14:textId="5717BABB" w:rsidR="002E5F2A" w:rsidRDefault="002E5F2A">
      <w:pPr>
        <w:pStyle w:val="CommentText"/>
      </w:pPr>
      <w:r>
        <w:rPr>
          <w:rStyle w:val="CommentReference"/>
        </w:rPr>
        <w:annotationRef/>
      </w:r>
      <w:r>
        <w:t>Meaning there is a fishery of anguilids in Sabaki Estuary? Am not sure about this</w:t>
      </w:r>
    </w:p>
  </w:comment>
  <w:comment w:id="131" w:author="Microsoft account" w:date="2023-02-02T16:20:00Z" w:initials="Ma">
    <w:p w14:paraId="5C408303" w14:textId="03091ED6" w:rsidR="002E5F2A" w:rsidRDefault="002E5F2A">
      <w:pPr>
        <w:pStyle w:val="CommentText"/>
      </w:pPr>
      <w:r>
        <w:rPr>
          <w:rStyle w:val="CommentReference"/>
        </w:rPr>
        <w:annotationRef/>
      </w:r>
      <w:r>
        <w:t>You need citations to support these assertions. The cannot be your own. And the rule is whatever is not yours MUST be attributed to the source</w:t>
      </w:r>
    </w:p>
  </w:comment>
  <w:comment w:id="138" w:author="Microsoft account" w:date="2023-02-02T16:24:00Z" w:initials="Ma">
    <w:p w14:paraId="47942C0B" w14:textId="2199FB4F" w:rsidR="002E5F2A" w:rsidRDefault="002E5F2A">
      <w:pPr>
        <w:pStyle w:val="CommentText"/>
      </w:pPr>
      <w:r>
        <w:rPr>
          <w:rStyle w:val="CommentReference"/>
        </w:rPr>
        <w:annotationRef/>
      </w:r>
      <w:r>
        <w:t>How much research to achieve this?</w:t>
      </w:r>
    </w:p>
  </w:comment>
  <w:comment w:id="139" w:author="Microsoft account" w:date="2023-02-02T16:25:00Z" w:initials="Ma">
    <w:p w14:paraId="2B4ABD13" w14:textId="6D443E4B" w:rsidR="002E5F2A" w:rsidRDefault="002E5F2A">
      <w:pPr>
        <w:pStyle w:val="CommentText"/>
      </w:pPr>
      <w:r>
        <w:rPr>
          <w:rStyle w:val="CommentReference"/>
        </w:rPr>
        <w:annotationRef/>
      </w:r>
    </w:p>
  </w:comment>
  <w:comment w:id="140" w:author="Microsoft account" w:date="2023-02-02T16:25:00Z" w:initials="Ma">
    <w:p w14:paraId="76E54C18" w14:textId="1DFDDAF4" w:rsidR="002E5F2A" w:rsidRDefault="002E5F2A">
      <w:pPr>
        <w:pStyle w:val="CommentText"/>
      </w:pPr>
      <w:r>
        <w:rPr>
          <w:rStyle w:val="CommentReference"/>
        </w:rPr>
        <w:annotationRef/>
      </w:r>
      <w:r>
        <w:t>Meaning?</w:t>
      </w:r>
    </w:p>
  </w:comment>
  <w:comment w:id="141" w:author="Microsoft account" w:date="2023-02-02T16:25:00Z" w:initials="Ma">
    <w:p w14:paraId="2EC57957" w14:textId="5C7CBE1D" w:rsidR="002E5F2A" w:rsidRDefault="002E5F2A">
      <w:pPr>
        <w:pStyle w:val="CommentText"/>
      </w:pPr>
      <w:r>
        <w:rPr>
          <w:rStyle w:val="CommentReference"/>
        </w:rPr>
        <w:annotationRef/>
      </w:r>
      <w:r>
        <w:t xml:space="preserve">Really speculative!! How do you arrive at this? </w:t>
      </w:r>
    </w:p>
  </w:comment>
  <w:comment w:id="145" w:author="Microsoft account" w:date="2023-02-02T16:28:00Z" w:initials="Ma">
    <w:p w14:paraId="2BB2C3DB" w14:textId="491611C9" w:rsidR="002E5F2A" w:rsidRDefault="002E5F2A">
      <w:pPr>
        <w:pStyle w:val="CommentText"/>
      </w:pPr>
      <w:r>
        <w:rPr>
          <w:rStyle w:val="CommentReference"/>
        </w:rPr>
        <w:annotationRef/>
      </w:r>
      <w:r>
        <w:t>See above comment</w:t>
      </w:r>
    </w:p>
  </w:comment>
  <w:comment w:id="146" w:author="Microsoft account" w:date="2023-02-02T16:29:00Z" w:initials="Ma">
    <w:p w14:paraId="6EB52AA7" w14:textId="1A8EEC19" w:rsidR="002E5F2A" w:rsidRDefault="002E5F2A">
      <w:pPr>
        <w:pStyle w:val="CommentText"/>
      </w:pPr>
      <w:r>
        <w:rPr>
          <w:rStyle w:val="CommentReference"/>
        </w:rPr>
        <w:annotationRef/>
      </w:r>
      <w:r>
        <w:t>Meaning??</w:t>
      </w:r>
    </w:p>
  </w:comment>
  <w:comment w:id="147" w:author="Microsoft account" w:date="2023-02-02T16:29:00Z" w:initials="Ma">
    <w:p w14:paraId="7804335A" w14:textId="5432ED58" w:rsidR="002E5F2A" w:rsidRDefault="002E5F2A">
      <w:pPr>
        <w:pStyle w:val="CommentText"/>
      </w:pPr>
      <w:r>
        <w:rPr>
          <w:rStyle w:val="CommentReference"/>
        </w:rPr>
        <w:annotationRef/>
      </w:r>
    </w:p>
  </w:comment>
  <w:comment w:id="148" w:author="Microsoft account" w:date="2023-02-02T16:31:00Z" w:initials="Ma">
    <w:p w14:paraId="7E0EA7B9" w14:textId="30997EE1" w:rsidR="002E5F2A" w:rsidRDefault="002E5F2A">
      <w:pPr>
        <w:pStyle w:val="CommentText"/>
      </w:pPr>
      <w:r>
        <w:rPr>
          <w:rStyle w:val="CommentReference"/>
        </w:rPr>
        <w:annotationRef/>
      </w:r>
      <w:r>
        <w:t>Who says?</w:t>
      </w:r>
    </w:p>
  </w:comment>
  <w:comment w:id="149" w:author="Microsoft account" w:date="2023-02-02T16:30:00Z" w:initials="Ma">
    <w:p w14:paraId="40C8274E" w14:textId="7FDDE106" w:rsidR="002E5F2A" w:rsidRDefault="002E5F2A">
      <w:pPr>
        <w:pStyle w:val="CommentText"/>
      </w:pPr>
      <w:r>
        <w:rPr>
          <w:rStyle w:val="CommentReference"/>
        </w:rPr>
        <w:annotationRef/>
      </w:r>
      <w:r>
        <w:t>What that this mean?</w:t>
      </w:r>
    </w:p>
  </w:comment>
  <w:comment w:id="150" w:author="Microsoft account" w:date="2023-02-02T16:31:00Z" w:initials="Ma">
    <w:p w14:paraId="0BA5400E" w14:textId="5EE8A865" w:rsidR="002E5F2A" w:rsidRDefault="002E5F2A">
      <w:pPr>
        <w:pStyle w:val="CommentText"/>
      </w:pPr>
      <w:r>
        <w:rPr>
          <w:rStyle w:val="CommentReference"/>
        </w:rPr>
        <w:annotationRef/>
      </w:r>
      <w:r>
        <w:t>Possible???</w:t>
      </w:r>
    </w:p>
  </w:comment>
  <w:comment w:id="158" w:author="Microsoft account" w:date="2023-02-02T16:33:00Z" w:initials="Ma">
    <w:p w14:paraId="1E912534" w14:textId="138AFA32" w:rsidR="002E5F2A" w:rsidRDefault="002E5F2A">
      <w:pPr>
        <w:pStyle w:val="CommentText"/>
      </w:pPr>
      <w:r>
        <w:rPr>
          <w:rStyle w:val="CommentReference"/>
        </w:rPr>
        <w:annotationRef/>
      </w:r>
      <w:r>
        <w:t>We can not have objective iii and iv as stated, essentially they are the same</w:t>
      </w:r>
    </w:p>
  </w:comment>
  <w:comment w:id="201" w:author="Microsoft account" w:date="2023-02-05T16:46:00Z" w:initials="Ma">
    <w:p w14:paraId="6FF8D013" w14:textId="7DB51DBC" w:rsidR="002E5F2A" w:rsidRDefault="002E5F2A">
      <w:pPr>
        <w:pStyle w:val="CommentText"/>
      </w:pPr>
      <w:r>
        <w:rPr>
          <w:rStyle w:val="CommentReference"/>
        </w:rPr>
        <w:annotationRef/>
      </w:r>
      <w:r>
        <w:t xml:space="preserve">Reconsider inclusion of this material – your research interest are stages in the estuary </w:t>
      </w:r>
    </w:p>
  </w:comment>
  <w:comment w:id="202" w:author="Microsoft account" w:date="2023-02-05T16:47:00Z" w:initials="Ma">
    <w:p w14:paraId="6990CD23" w14:textId="731A9FCA" w:rsidR="002E5F2A" w:rsidRDefault="002E5F2A">
      <w:pPr>
        <w:pStyle w:val="CommentText"/>
      </w:pPr>
      <w:r>
        <w:rPr>
          <w:rStyle w:val="CommentReference"/>
        </w:rPr>
        <w:annotationRef/>
      </w:r>
    </w:p>
  </w:comment>
  <w:comment w:id="247" w:author="Microsoft account" w:date="2023-02-13T11:37:00Z" w:initials="Ma">
    <w:p w14:paraId="3695A4BB" w14:textId="2BE9546D" w:rsidR="002E5F2A" w:rsidRDefault="002E5F2A">
      <w:pPr>
        <w:pStyle w:val="CommentText"/>
      </w:pPr>
      <w:r>
        <w:rPr>
          <w:rStyle w:val="CommentReference"/>
        </w:rPr>
        <w:annotationRef/>
      </w:r>
      <w:r>
        <w:t>Seems out of context- unless you provide more info- consider deleting or moving else where</w:t>
      </w:r>
    </w:p>
  </w:comment>
  <w:comment w:id="253" w:author="Microsoft account" w:date="2023-02-13T11:39:00Z" w:initials="Ma">
    <w:p w14:paraId="4966637B" w14:textId="28148BF1" w:rsidR="002E5F2A" w:rsidRDefault="002E5F2A">
      <w:pPr>
        <w:pStyle w:val="CommentText"/>
      </w:pPr>
      <w:r>
        <w:rPr>
          <w:rStyle w:val="CommentReference"/>
        </w:rPr>
        <w:annotationRef/>
      </w:r>
      <w:r>
        <w:t>Meaning??</w:t>
      </w:r>
    </w:p>
  </w:comment>
  <w:comment w:id="254" w:author="Microsoft account" w:date="2023-02-13T11:40:00Z" w:initials="Ma">
    <w:p w14:paraId="37497305" w14:textId="214E3CF2" w:rsidR="002E5F2A" w:rsidRDefault="002E5F2A">
      <w:pPr>
        <w:pStyle w:val="CommentText"/>
      </w:pPr>
      <w:r>
        <w:rPr>
          <w:rStyle w:val="CommentReference"/>
        </w:rPr>
        <w:annotationRef/>
      </w:r>
      <w:r>
        <w:t>Check your tenses</w:t>
      </w:r>
    </w:p>
  </w:comment>
  <w:comment w:id="259" w:author="Microsoft account" w:date="2023-02-13T11:42:00Z" w:initials="Ma">
    <w:p w14:paraId="394BA664" w14:textId="141332C3" w:rsidR="002E5F2A" w:rsidRDefault="002E5F2A">
      <w:pPr>
        <w:pStyle w:val="CommentText"/>
      </w:pPr>
      <w:r>
        <w:rPr>
          <w:rStyle w:val="CommentReference"/>
        </w:rPr>
        <w:annotationRef/>
      </w:r>
      <w:r>
        <w:t>Not clear what is being transported – the larvae or the migration pattern? Recast to enhance clarity</w:t>
      </w:r>
    </w:p>
  </w:comment>
  <w:comment w:id="261" w:author="Microsoft account" w:date="2023-02-13T11:43:00Z" w:initials="Ma">
    <w:p w14:paraId="3F8F11AC" w14:textId="32E4F730" w:rsidR="002E5F2A" w:rsidRDefault="002E5F2A">
      <w:pPr>
        <w:pStyle w:val="CommentText"/>
      </w:pPr>
      <w:r>
        <w:rPr>
          <w:rStyle w:val="CommentReference"/>
        </w:rPr>
        <w:annotationRef/>
      </w:r>
      <w:r>
        <w:t>What does this mean?</w:t>
      </w:r>
    </w:p>
  </w:comment>
  <w:comment w:id="262" w:author="Microsoft account" w:date="2023-02-13T11:44:00Z" w:initials="Ma">
    <w:p w14:paraId="14EBC0E2" w14:textId="3343FA84" w:rsidR="002E5F2A" w:rsidRDefault="002E5F2A">
      <w:pPr>
        <w:pStyle w:val="CommentText"/>
      </w:pPr>
      <w:r>
        <w:rPr>
          <w:rStyle w:val="CommentReference"/>
        </w:rPr>
        <w:annotationRef/>
      </w:r>
      <w:r>
        <w:t>Meaning the two studies referred to in the previous sentence?? Your writing style is winding and confusing</w:t>
      </w:r>
    </w:p>
  </w:comment>
  <w:comment w:id="263" w:author="Microsoft account" w:date="2023-02-13T11:45:00Z" w:initials="Ma">
    <w:p w14:paraId="51EE71C5" w14:textId="438F67E9" w:rsidR="002E5F2A" w:rsidRDefault="002E5F2A">
      <w:pPr>
        <w:pStyle w:val="CommentText"/>
      </w:pPr>
      <w:r>
        <w:rPr>
          <w:rStyle w:val="CommentReference"/>
        </w:rPr>
        <w:annotationRef/>
      </w:r>
    </w:p>
  </w:comment>
  <w:comment w:id="264" w:author="Microsoft account" w:date="2023-02-13T11:46:00Z" w:initials="Ma">
    <w:p w14:paraId="5590A117" w14:textId="721F59CA" w:rsidR="002E5F2A" w:rsidRDefault="002E5F2A">
      <w:pPr>
        <w:pStyle w:val="CommentText"/>
      </w:pPr>
      <w:r>
        <w:rPr>
          <w:rStyle w:val="CommentReference"/>
        </w:rPr>
        <w:annotationRef/>
      </w:r>
      <w:r>
        <w:t>Meaning??</w:t>
      </w:r>
    </w:p>
  </w:comment>
  <w:comment w:id="260" w:author="Microsoft account" w:date="2023-02-13T11:46:00Z" w:initials="Ma">
    <w:p w14:paraId="37C482C2" w14:textId="0DC8014A" w:rsidR="002E5F2A" w:rsidRDefault="002E5F2A">
      <w:pPr>
        <w:pStyle w:val="CommentText"/>
      </w:pPr>
      <w:r>
        <w:rPr>
          <w:rStyle w:val="CommentReference"/>
        </w:rPr>
        <w:annotationRef/>
      </w:r>
      <w:r>
        <w:t>Am not sure I can follow what you are trying to say here</w:t>
      </w:r>
    </w:p>
  </w:comment>
  <w:comment w:id="268" w:author="Microsoft account" w:date="2023-02-13T11:47:00Z" w:initials="Ma">
    <w:p w14:paraId="2D2DC689" w14:textId="4BD15E54" w:rsidR="002E5F2A" w:rsidRDefault="002E5F2A">
      <w:pPr>
        <w:pStyle w:val="CommentText"/>
      </w:pPr>
      <w:r>
        <w:rPr>
          <w:rStyle w:val="CommentReference"/>
        </w:rPr>
        <w:annotationRef/>
      </w:r>
      <w:r>
        <w:t>Which ones?</w:t>
      </w:r>
    </w:p>
  </w:comment>
  <w:comment w:id="269" w:author="Microsoft account" w:date="2023-02-13T11:48:00Z" w:initials="Ma">
    <w:p w14:paraId="3A1CA9D6" w14:textId="386E1F7F" w:rsidR="002E5F2A" w:rsidRDefault="002E5F2A">
      <w:pPr>
        <w:pStyle w:val="CommentText"/>
      </w:pPr>
      <w:r>
        <w:rPr>
          <w:rStyle w:val="CommentReference"/>
        </w:rPr>
        <w:annotationRef/>
      </w:r>
      <w:r>
        <w:t>So the current study aims to document and describe recruitment patterns of eels in the Sabaki estuary. If so then the title should state as much</w:t>
      </w:r>
    </w:p>
  </w:comment>
  <w:comment w:id="271" w:author="Microsoft account" w:date="2023-02-13T11:50:00Z" w:initials="Ma">
    <w:p w14:paraId="73BB0F65" w14:textId="203E23CE" w:rsidR="002E5F2A" w:rsidRDefault="002E5F2A">
      <w:pPr>
        <w:pStyle w:val="CommentText"/>
      </w:pPr>
      <w:r>
        <w:rPr>
          <w:rStyle w:val="CommentReference"/>
        </w:rPr>
        <w:annotationRef/>
      </w:r>
      <w:r>
        <w:t>What is facultative catadromy?</w:t>
      </w:r>
    </w:p>
  </w:comment>
  <w:comment w:id="279" w:author="Microsoft account" w:date="2023-02-13T11:53:00Z" w:initials="Ma">
    <w:p w14:paraId="7C50436D" w14:textId="64209910" w:rsidR="002E5F2A" w:rsidRDefault="002E5F2A">
      <w:pPr>
        <w:pStyle w:val="CommentText"/>
      </w:pPr>
      <w:r>
        <w:rPr>
          <w:rStyle w:val="CommentReference"/>
        </w:rPr>
        <w:annotationRef/>
      </w:r>
      <w:r>
        <w:t>The two áwaiting’ in one sentence makes it difficult to comprehend</w:t>
      </w:r>
    </w:p>
  </w:comment>
  <w:comment w:id="281" w:author="Microsoft account" w:date="2023-02-13T11:55:00Z" w:initials="Ma">
    <w:p w14:paraId="519CF82B" w14:textId="0DE95F0B" w:rsidR="002E5F2A" w:rsidRDefault="002E5F2A">
      <w:pPr>
        <w:pStyle w:val="CommentText"/>
      </w:pPr>
      <w:r>
        <w:rPr>
          <w:rStyle w:val="CommentReference"/>
        </w:rPr>
        <w:annotationRef/>
      </w:r>
    </w:p>
  </w:comment>
  <w:comment w:id="282" w:author="Microsoft account" w:date="2023-02-13T11:55:00Z" w:initials="Ma">
    <w:p w14:paraId="4CEFDF2B" w14:textId="6D0EB51D" w:rsidR="002E5F2A" w:rsidRDefault="002E5F2A">
      <w:pPr>
        <w:pStyle w:val="CommentText"/>
      </w:pPr>
      <w:r>
        <w:rPr>
          <w:rStyle w:val="CommentReference"/>
        </w:rPr>
        <w:annotationRef/>
      </w:r>
      <w:r>
        <w:t>This leaving and traveling along the coast – is it not migration as well??</w:t>
      </w:r>
    </w:p>
  </w:comment>
  <w:comment w:id="284" w:author="Microsoft account" w:date="2023-02-13T11:56:00Z" w:initials="Ma">
    <w:p w14:paraId="6846FEC3" w14:textId="505E5607" w:rsidR="002E5F2A" w:rsidRDefault="002E5F2A">
      <w:pPr>
        <w:pStyle w:val="CommentText"/>
      </w:pPr>
      <w:r>
        <w:rPr>
          <w:rStyle w:val="CommentReference"/>
        </w:rPr>
        <w:annotationRef/>
      </w:r>
      <w:r>
        <w:t>Your use of attributed to here is confusing</w:t>
      </w:r>
    </w:p>
  </w:comment>
  <w:comment w:id="286" w:author="Microsoft account" w:date="2023-02-13T11:57:00Z" w:initials="Ma">
    <w:p w14:paraId="4E172701" w14:textId="2A17C19C" w:rsidR="002E5F2A" w:rsidRDefault="002E5F2A">
      <w:pPr>
        <w:pStyle w:val="CommentText"/>
      </w:pPr>
      <w:r>
        <w:rPr>
          <w:rStyle w:val="CommentReference"/>
        </w:rPr>
        <w:annotationRef/>
      </w:r>
      <w:r>
        <w:t>Spell check you document</w:t>
      </w:r>
    </w:p>
  </w:comment>
  <w:comment w:id="287" w:author="Microsoft account" w:date="2023-02-13T11:58:00Z" w:initials="Ma">
    <w:p w14:paraId="6C6B3AF6" w14:textId="2D36E090" w:rsidR="002E5F2A" w:rsidRDefault="002E5F2A">
      <w:pPr>
        <w:pStyle w:val="CommentText"/>
      </w:pPr>
      <w:r>
        <w:rPr>
          <w:rStyle w:val="CommentReference"/>
        </w:rPr>
        <w:annotationRef/>
      </w:r>
      <w:r>
        <w:t>Your use of Juvenile here is confusing – refer to earlier figure and be consistent so that the reader can easily follow</w:t>
      </w:r>
    </w:p>
  </w:comment>
  <w:comment w:id="315" w:author="Microsoft account" w:date="2023-02-13T12:07:00Z" w:initials="Ma">
    <w:p w14:paraId="4C5A1191" w14:textId="4E5F42D2" w:rsidR="002E5F2A" w:rsidRDefault="002E5F2A">
      <w:pPr>
        <w:pStyle w:val="CommentText"/>
      </w:pPr>
      <w:r>
        <w:rPr>
          <w:rStyle w:val="CommentReference"/>
        </w:rPr>
        <w:annotationRef/>
      </w:r>
      <w:r>
        <w:t xml:space="preserve">Summarise, this is too much detail for one factor. </w:t>
      </w:r>
    </w:p>
  </w:comment>
  <w:comment w:id="318" w:author="Microsoft account" w:date="2023-02-13T12:08:00Z" w:initials="Ma">
    <w:p w14:paraId="38C40A82" w14:textId="071BA8F2" w:rsidR="002E5F2A" w:rsidRDefault="002E5F2A">
      <w:pPr>
        <w:pStyle w:val="CommentText"/>
      </w:pPr>
      <w:r>
        <w:rPr>
          <w:rStyle w:val="CommentReference"/>
        </w:rPr>
        <w:annotationRef/>
      </w:r>
      <w:r>
        <w:t>Again summarize- pick out the important points</w:t>
      </w:r>
    </w:p>
  </w:comment>
  <w:comment w:id="321" w:author="Microsoft account" w:date="2023-02-13T12:09:00Z" w:initials="Ma">
    <w:p w14:paraId="48E4A975" w14:textId="45AE5FB4" w:rsidR="002E5F2A" w:rsidRDefault="002E5F2A">
      <w:pPr>
        <w:pStyle w:val="CommentText"/>
      </w:pPr>
      <w:r>
        <w:rPr>
          <w:rStyle w:val="CommentReference"/>
        </w:rPr>
        <w:annotationRef/>
      </w:r>
      <w:r>
        <w:t>Is the debate still continuing now in 2023 – as noted by Harrison et al. in 2014? You have to contextualize to the present – when you are writing your thesis. Debates of 2014 may have been resolved by now</w:t>
      </w:r>
    </w:p>
  </w:comment>
  <w:comment w:id="333" w:author="Microsoft account" w:date="2023-02-13T12:14:00Z" w:initials="Ma">
    <w:p w14:paraId="5188BE28" w14:textId="0980D7D5" w:rsidR="002E5F2A" w:rsidRDefault="002E5F2A">
      <w:pPr>
        <w:pStyle w:val="CommentText"/>
      </w:pPr>
      <w:r>
        <w:rPr>
          <w:rStyle w:val="CommentReference"/>
        </w:rPr>
        <w:annotationRef/>
      </w:r>
      <w:r>
        <w:t>Is 220 the length of the entire river- from source to mouth or the section of semi-arid savannah plains?</w:t>
      </w:r>
    </w:p>
  </w:comment>
  <w:comment w:id="334" w:author="Microsoft account" w:date="2023-02-13T12:14:00Z" w:initials="Ma">
    <w:p w14:paraId="17969DC0" w14:textId="35EBD0CA" w:rsidR="002E5F2A" w:rsidRDefault="002E5F2A">
      <w:pPr>
        <w:pStyle w:val="CommentText"/>
      </w:pPr>
      <w:r>
        <w:rPr>
          <w:rStyle w:val="CommentReference"/>
        </w:rPr>
        <w:annotationRef/>
      </w:r>
      <w:r>
        <w:t>This is not clear – invites a lot of questions</w:t>
      </w:r>
    </w:p>
  </w:comment>
  <w:comment w:id="336" w:author="Microsoft account" w:date="2023-02-13T12:17:00Z" w:initials="Ma">
    <w:p w14:paraId="163109F3" w14:textId="0BDC5C47" w:rsidR="002E5F2A" w:rsidRDefault="002E5F2A">
      <w:pPr>
        <w:pStyle w:val="CommentText"/>
      </w:pPr>
      <w:r>
        <w:rPr>
          <w:rStyle w:val="CommentReference"/>
        </w:rPr>
        <w:annotationRef/>
      </w:r>
      <w:r>
        <w:t>Do you mean the estuary is seasonal – impling it is not there is some season or what?</w:t>
      </w:r>
    </w:p>
  </w:comment>
  <w:comment w:id="492" w:author="Microsoft account" w:date="2023-02-13T13:15:00Z" w:initials="Ma">
    <w:p w14:paraId="3ACD8CE2" w14:textId="009CFCEA" w:rsidR="002E5F2A" w:rsidRDefault="002E5F2A">
      <w:pPr>
        <w:pStyle w:val="CommentText"/>
      </w:pPr>
      <w:r>
        <w:rPr>
          <w:rStyle w:val="CommentReference"/>
        </w:rPr>
        <w:annotationRef/>
      </w:r>
      <w:r>
        <w:t>Provide details here on how species idefication was done- mentioning characters that enable correct id of each species</w:t>
      </w:r>
    </w:p>
  </w:comment>
  <w:comment w:id="527" w:author="Microsoft account" w:date="2023-02-13T13:28:00Z" w:initials="Ma">
    <w:p w14:paraId="53C2FBBF" w14:textId="0A3656C1" w:rsidR="002E5F2A" w:rsidRDefault="002E5F2A">
      <w:pPr>
        <w:pStyle w:val="CommentText"/>
      </w:pPr>
      <w:r>
        <w:rPr>
          <w:rStyle w:val="CommentReference"/>
        </w:rPr>
        <w:annotationRef/>
      </w:r>
      <w:r>
        <w:t>This section require complete rewriting. Read Magondu et al 2021 or refer to her thesis which should be available online to get ideas on how to write this subsection</w:t>
      </w:r>
    </w:p>
  </w:comment>
  <w:comment w:id="535" w:author="Microsoft account" w:date="2023-02-13T13:19:00Z" w:initials="Ma">
    <w:p w14:paraId="00E9AAEA" w14:textId="3F9A0C20" w:rsidR="002E5F2A" w:rsidRDefault="002E5F2A">
      <w:pPr>
        <w:pStyle w:val="CommentText"/>
      </w:pPr>
      <w:r>
        <w:rPr>
          <w:rStyle w:val="CommentReference"/>
        </w:rPr>
        <w:annotationRef/>
      </w:r>
      <w:r>
        <w:t>Which missing values? And why did they get missing in the first place</w:t>
      </w:r>
    </w:p>
  </w:comment>
  <w:comment w:id="536" w:author="Microsoft account" w:date="2023-02-13T13:20:00Z" w:initials="Ma">
    <w:p w14:paraId="13D01027" w14:textId="6F09FB23" w:rsidR="002E5F2A" w:rsidRDefault="002E5F2A">
      <w:pPr>
        <w:pStyle w:val="CommentText"/>
      </w:pPr>
      <w:r>
        <w:rPr>
          <w:rStyle w:val="CommentReference"/>
        </w:rPr>
        <w:annotationRef/>
      </w:r>
      <w:r>
        <w:t xml:space="preserve">Not sure what you mean by this but it would have helped if you had provided a reference supporting this  </w:t>
      </w:r>
    </w:p>
  </w:comment>
  <w:comment w:id="537" w:author="Microsoft account" w:date="2023-02-13T13:21:00Z" w:initials="Ma">
    <w:p w14:paraId="09E4A2AC" w14:textId="2341462D" w:rsidR="002E5F2A" w:rsidRDefault="002E5F2A">
      <w:pPr>
        <w:pStyle w:val="CommentText"/>
      </w:pPr>
      <w:r>
        <w:rPr>
          <w:rStyle w:val="CommentReference"/>
        </w:rPr>
        <w:annotationRef/>
      </w:r>
    </w:p>
  </w:comment>
  <w:comment w:id="539" w:author="Microsoft account" w:date="2023-02-13T13:22:00Z" w:initials="Ma">
    <w:p w14:paraId="746682D3" w14:textId="46F78189" w:rsidR="002E5F2A" w:rsidRDefault="002E5F2A">
      <w:pPr>
        <w:pStyle w:val="CommentText"/>
      </w:pPr>
      <w:r>
        <w:rPr>
          <w:rStyle w:val="CommentReference"/>
        </w:rPr>
        <w:annotationRef/>
      </w:r>
      <w:r>
        <w:t xml:space="preserve">I do not see how descriptive statistics were done here. Just a rush to how the results of descriptive stats were handled. Tell the reader how you obtained the results of descriptive stats </w:t>
      </w:r>
    </w:p>
  </w:comment>
  <w:comment w:id="542" w:author="Microsoft account" w:date="2023-02-13T13:30:00Z" w:initials="Ma">
    <w:p w14:paraId="61AAD246" w14:textId="65B58DF1" w:rsidR="002E5F2A" w:rsidRDefault="002E5F2A">
      <w:pPr>
        <w:pStyle w:val="CommentText"/>
      </w:pPr>
      <w:r>
        <w:rPr>
          <w:rStyle w:val="CommentReference"/>
        </w:rPr>
        <w:annotationRef/>
      </w:r>
      <w:r>
        <w:t>No citation of any statististcal testbook to support this!!1</w:t>
      </w:r>
    </w:p>
  </w:comment>
  <w:comment w:id="553" w:author="Microsoft account" w:date="2023-02-13T13:53:00Z" w:initials="Ma">
    <w:p w14:paraId="5D0084EF" w14:textId="03BA5218" w:rsidR="002E5F2A" w:rsidRDefault="002E5F2A">
      <w:pPr>
        <w:pStyle w:val="CommentText"/>
      </w:pPr>
      <w:r>
        <w:rPr>
          <w:rStyle w:val="CommentReference"/>
        </w:rPr>
        <w:annotationRef/>
      </w:r>
      <w:r>
        <w:t>This is not adequate description of the results in the table. It almost just a repeat of the title</w:t>
      </w:r>
    </w:p>
  </w:comment>
  <w:comment w:id="555" w:author="Microsoft account" w:date="2023-02-13T13:47:00Z" w:initials="Ma">
    <w:p w14:paraId="095A1C64" w14:textId="530D7A98" w:rsidR="002E5F2A" w:rsidRDefault="002E5F2A">
      <w:pPr>
        <w:pStyle w:val="CommentText"/>
      </w:pPr>
      <w:r>
        <w:rPr>
          <w:rStyle w:val="CommentReference"/>
        </w:rPr>
        <w:annotationRef/>
      </w:r>
      <w:r>
        <w:t>Title is not representative to the data presented in the table</w:t>
      </w:r>
    </w:p>
  </w:comment>
  <w:comment w:id="557" w:author="Microsoft account" w:date="2023-02-13T13:44:00Z" w:initials="Ma">
    <w:p w14:paraId="45C93F0E" w14:textId="77777777" w:rsidR="002E5F2A" w:rsidRDefault="002E5F2A">
      <w:pPr>
        <w:pStyle w:val="CommentText"/>
      </w:pPr>
      <w:r>
        <w:rPr>
          <w:rStyle w:val="CommentReference"/>
        </w:rPr>
        <w:annotationRef/>
      </w:r>
      <w:r>
        <w:t>Are these means? If so you need to report their respective SEM. Also since you measured to the nearest 0.01 cm – means should be 2 decimal places</w:t>
      </w:r>
    </w:p>
    <w:p w14:paraId="13DF5565" w14:textId="5484E536" w:rsidR="002E5F2A" w:rsidRDefault="002E5F2A">
      <w:pPr>
        <w:pStyle w:val="CommentText"/>
      </w:pPr>
      <w:r>
        <w:t xml:space="preserve"> </w:t>
      </w:r>
    </w:p>
  </w:comment>
  <w:comment w:id="559" w:author="Microsoft account" w:date="2023-02-13T13:42:00Z" w:initials="Ma">
    <w:p w14:paraId="434BB798" w14:textId="49CE8C0B" w:rsidR="002E5F2A" w:rsidRDefault="002E5F2A">
      <w:pPr>
        <w:pStyle w:val="CommentText"/>
      </w:pPr>
      <w:r>
        <w:rPr>
          <w:rStyle w:val="CommentReference"/>
        </w:rPr>
        <w:annotationRef/>
      </w:r>
      <w:r>
        <w:t>There was no mention how this would be determined in the materials and methods chapter. The golden rule is: You do not present results before telling the readers how they were collected or determined in the methods chapter!</w:t>
      </w:r>
    </w:p>
  </w:comment>
  <w:comment w:id="560" w:author="Microsoft account" w:date="2023-02-13T13:48:00Z" w:initials="Ma">
    <w:p w14:paraId="4724EF76" w14:textId="3B5EBC26" w:rsidR="002E5F2A" w:rsidRDefault="002E5F2A">
      <w:pPr>
        <w:pStyle w:val="CommentText"/>
      </w:pPr>
      <w:r>
        <w:rPr>
          <w:rStyle w:val="CommentReference"/>
        </w:rPr>
        <w:annotationRef/>
      </w:r>
      <w:r>
        <w:t>What are the units for these values</w:t>
      </w:r>
    </w:p>
  </w:comment>
  <w:comment w:id="563" w:author="Microsoft account" w:date="2023-02-13T13:50:00Z" w:initials="Ma">
    <w:p w14:paraId="42A1A0BE" w14:textId="3CECA19B" w:rsidR="002E5F2A" w:rsidRDefault="002E5F2A">
      <w:pPr>
        <w:pStyle w:val="CommentText"/>
      </w:pPr>
      <w:r>
        <w:rPr>
          <w:rStyle w:val="CommentReference"/>
        </w:rPr>
        <w:annotationRef/>
      </w:r>
      <w:r>
        <w:t xml:space="preserve">This kind of references tells one that you do not read and familiarize yourself with scientific writing. Go the the results section of any published article you will note how reference to Figures and tables within the text is done </w:t>
      </w:r>
    </w:p>
  </w:comment>
  <w:comment w:id="578" w:author="Microsoft account" w:date="2023-02-13T13:55:00Z" w:initials="Ma">
    <w:p w14:paraId="586E3F4C" w14:textId="77777777" w:rsidR="002E5F2A" w:rsidRDefault="002E5F2A">
      <w:pPr>
        <w:pStyle w:val="CommentText"/>
      </w:pPr>
      <w:r>
        <w:rPr>
          <w:rStyle w:val="CommentReference"/>
        </w:rPr>
        <w:annotationRef/>
      </w:r>
      <w:r>
        <w:t xml:space="preserve">This sentence belongs to the materials and methods chapter. </w:t>
      </w:r>
    </w:p>
    <w:p w14:paraId="1DEC130D" w14:textId="79FB8EC2" w:rsidR="002E5F2A" w:rsidRDefault="002E5F2A">
      <w:pPr>
        <w:pStyle w:val="CommentText"/>
      </w:pPr>
      <w:r>
        <w:t xml:space="preserve">And it was already stated there – avoid padding your theses </w:t>
      </w:r>
    </w:p>
  </w:comment>
  <w:comment w:id="593" w:author="Microsoft account" w:date="2023-02-13T13:58:00Z" w:initials="Ma">
    <w:p w14:paraId="42A09D24" w14:textId="24223680" w:rsidR="002E5F2A" w:rsidRDefault="002E5F2A">
      <w:pPr>
        <w:pStyle w:val="CommentText"/>
      </w:pPr>
      <w:r>
        <w:rPr>
          <w:rStyle w:val="CommentReference"/>
        </w:rPr>
        <w:annotationRef/>
      </w:r>
      <w:r>
        <w:t xml:space="preserve">Do you mean number of individuals of the species? If so then it should not be species number!!! </w:t>
      </w:r>
    </w:p>
  </w:comment>
  <w:comment w:id="585" w:author="Microsoft account" w:date="2023-02-13T14:01:00Z" w:initials="Ma">
    <w:p w14:paraId="3F6B49F4" w14:textId="54E0947C" w:rsidR="002E5F2A" w:rsidRDefault="002E5F2A">
      <w:pPr>
        <w:pStyle w:val="CommentText"/>
      </w:pPr>
      <w:r>
        <w:rPr>
          <w:rStyle w:val="CommentReference"/>
        </w:rPr>
        <w:annotationRef/>
      </w:r>
      <w:r>
        <w:t>Why did you merge cells and they are headings of different colums?</w:t>
      </w:r>
    </w:p>
  </w:comment>
  <w:comment w:id="644" w:author="Microsoft account" w:date="2023-02-13T14:01:00Z" w:initials="Ma">
    <w:p w14:paraId="46AD3D9A" w14:textId="32153E78" w:rsidR="002E5F2A" w:rsidRDefault="002E5F2A">
      <w:pPr>
        <w:pStyle w:val="CommentText"/>
      </w:pPr>
      <w:r>
        <w:rPr>
          <w:rStyle w:val="CommentReference"/>
        </w:rPr>
        <w:annotationRef/>
      </w:r>
      <w:r>
        <w:t>Report results do not repeat methods</w:t>
      </w:r>
    </w:p>
  </w:comment>
  <w:comment w:id="645" w:author="Microsoft account" w:date="2023-02-13T14:02:00Z" w:initials="Ma">
    <w:p w14:paraId="740A5F07" w14:textId="04D19E0C" w:rsidR="002E5F2A" w:rsidRDefault="002E5F2A">
      <w:pPr>
        <w:pStyle w:val="CommentText"/>
      </w:pPr>
      <w:r>
        <w:rPr>
          <w:rStyle w:val="CommentReference"/>
        </w:rPr>
        <w:annotationRef/>
      </w:r>
      <w:r>
        <w:t xml:space="preserve">Table number is adequate guide to reader, whether it is below or above. Correct throughout the entire document </w:t>
      </w:r>
    </w:p>
  </w:comment>
  <w:comment w:id="648" w:author="Microsoft account" w:date="2023-02-13T14:03:00Z" w:initials="Ma">
    <w:p w14:paraId="1F2036D4" w14:textId="55824D5C" w:rsidR="002E5F2A" w:rsidRDefault="002E5F2A">
      <w:pPr>
        <w:pStyle w:val="CommentText"/>
      </w:pPr>
      <w:r>
        <w:rPr>
          <w:rStyle w:val="CommentReference"/>
        </w:rPr>
        <w:annotationRef/>
      </w:r>
      <w:r>
        <w:t>You are padding the thesis- just report results</w:t>
      </w:r>
    </w:p>
  </w:comment>
  <w:comment w:id="650" w:author="Microsoft account" w:date="2023-02-13T14:05:00Z" w:initials="Ma">
    <w:p w14:paraId="02DEB571" w14:textId="4018388C" w:rsidR="002E5F2A" w:rsidRDefault="002E5F2A">
      <w:pPr>
        <w:pStyle w:val="CommentText"/>
      </w:pPr>
      <w:r>
        <w:rPr>
          <w:rStyle w:val="CommentReference"/>
        </w:rPr>
        <w:annotationRef/>
      </w:r>
      <w:r>
        <w:t>These should have been presented in the materials and methods chapter- refer to taxonomy publications on how it is done</w:t>
      </w:r>
    </w:p>
  </w:comment>
  <w:comment w:id="655" w:author="Microsoft account" w:date="2023-02-13T14:08:00Z" w:initials="Ma">
    <w:p w14:paraId="1528233F" w14:textId="19EED1DC" w:rsidR="002E5F2A" w:rsidRDefault="002E5F2A">
      <w:pPr>
        <w:pStyle w:val="CommentText"/>
      </w:pPr>
      <w:r>
        <w:rPr>
          <w:rStyle w:val="CommentReference"/>
        </w:rPr>
        <w:annotationRef/>
      </w:r>
      <w:r>
        <w:t>Should be mentioned in the data analyses section of materials and methods</w:t>
      </w:r>
    </w:p>
  </w:comment>
  <w:comment w:id="659" w:author="Microsoft account" w:date="2023-02-13T14:08:00Z" w:initials="Ma">
    <w:p w14:paraId="7C3E2CC5" w14:textId="10793663" w:rsidR="002E5F2A" w:rsidRDefault="002E5F2A">
      <w:pPr>
        <w:pStyle w:val="CommentText"/>
      </w:pPr>
      <w:r>
        <w:rPr>
          <w:rStyle w:val="CommentReference"/>
        </w:rPr>
        <w:annotationRef/>
      </w:r>
      <w:r>
        <w:t>No mention of this text in the data analysis chapter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9778AA6" w15:done="0"/>
  <w15:commentEx w15:paraId="15949FB5" w15:done="0"/>
  <w15:commentEx w15:paraId="35319124" w15:done="0"/>
  <w15:commentEx w15:paraId="5C408303" w15:done="0"/>
  <w15:commentEx w15:paraId="47942C0B" w15:done="0"/>
  <w15:commentEx w15:paraId="2B4ABD13" w15:done="0"/>
  <w15:commentEx w15:paraId="76E54C18" w15:paraIdParent="2B4ABD13" w15:done="0"/>
  <w15:commentEx w15:paraId="2EC57957" w15:done="0"/>
  <w15:commentEx w15:paraId="2BB2C3DB" w15:done="0"/>
  <w15:commentEx w15:paraId="6EB52AA7" w15:done="0"/>
  <w15:commentEx w15:paraId="7804335A" w15:done="0"/>
  <w15:commentEx w15:paraId="7E0EA7B9" w15:done="0"/>
  <w15:commentEx w15:paraId="40C8274E" w15:done="0"/>
  <w15:commentEx w15:paraId="0BA5400E" w15:done="0"/>
  <w15:commentEx w15:paraId="1E912534" w15:done="0"/>
  <w15:commentEx w15:paraId="6FF8D013" w15:done="0"/>
  <w15:commentEx w15:paraId="6990CD23" w15:paraIdParent="6FF8D013" w15:done="0"/>
  <w15:commentEx w15:paraId="3695A4BB" w15:done="0"/>
  <w15:commentEx w15:paraId="4966637B" w15:done="0"/>
  <w15:commentEx w15:paraId="37497305" w15:done="0"/>
  <w15:commentEx w15:paraId="394BA664" w15:done="0"/>
  <w15:commentEx w15:paraId="3F8F11AC" w15:done="0"/>
  <w15:commentEx w15:paraId="14EBC0E2" w15:done="0"/>
  <w15:commentEx w15:paraId="51EE71C5" w15:done="0"/>
  <w15:commentEx w15:paraId="5590A117" w15:paraIdParent="51EE71C5" w15:done="0"/>
  <w15:commentEx w15:paraId="37C482C2" w15:done="0"/>
  <w15:commentEx w15:paraId="2D2DC689" w15:done="0"/>
  <w15:commentEx w15:paraId="3A1CA9D6" w15:done="0"/>
  <w15:commentEx w15:paraId="73BB0F65" w15:done="0"/>
  <w15:commentEx w15:paraId="7C50436D" w15:done="0"/>
  <w15:commentEx w15:paraId="519CF82B" w15:done="0"/>
  <w15:commentEx w15:paraId="4CEFDF2B" w15:done="0"/>
  <w15:commentEx w15:paraId="6846FEC3" w15:done="0"/>
  <w15:commentEx w15:paraId="4E172701" w15:done="0"/>
  <w15:commentEx w15:paraId="6C6B3AF6" w15:done="0"/>
  <w15:commentEx w15:paraId="4C5A1191" w15:done="0"/>
  <w15:commentEx w15:paraId="38C40A82" w15:done="0"/>
  <w15:commentEx w15:paraId="48E4A975" w15:done="0"/>
  <w15:commentEx w15:paraId="5188BE28" w15:done="0"/>
  <w15:commentEx w15:paraId="17969DC0" w15:done="0"/>
  <w15:commentEx w15:paraId="163109F3" w15:done="0"/>
  <w15:commentEx w15:paraId="3ACD8CE2" w15:done="0"/>
  <w15:commentEx w15:paraId="53C2FBBF" w15:done="0"/>
  <w15:commentEx w15:paraId="00E9AAEA" w15:done="0"/>
  <w15:commentEx w15:paraId="13D01027" w15:done="0"/>
  <w15:commentEx w15:paraId="09E4A2AC" w15:done="0"/>
  <w15:commentEx w15:paraId="746682D3" w15:done="0"/>
  <w15:commentEx w15:paraId="61AAD246" w15:done="0"/>
  <w15:commentEx w15:paraId="5D0084EF" w15:done="0"/>
  <w15:commentEx w15:paraId="095A1C64" w15:done="0"/>
  <w15:commentEx w15:paraId="13DF5565" w15:done="0"/>
  <w15:commentEx w15:paraId="434BB798" w15:done="0"/>
  <w15:commentEx w15:paraId="4724EF76" w15:done="0"/>
  <w15:commentEx w15:paraId="42A1A0BE" w15:done="0"/>
  <w15:commentEx w15:paraId="1DEC130D" w15:done="0"/>
  <w15:commentEx w15:paraId="42A09D24" w15:done="0"/>
  <w15:commentEx w15:paraId="3F6B49F4" w15:done="0"/>
  <w15:commentEx w15:paraId="46AD3D9A" w15:done="0"/>
  <w15:commentEx w15:paraId="740A5F07" w15:done="0"/>
  <w15:commentEx w15:paraId="1F2036D4" w15:done="0"/>
  <w15:commentEx w15:paraId="02DEB571" w15:done="0"/>
  <w15:commentEx w15:paraId="1528233F" w15:done="0"/>
  <w15:commentEx w15:paraId="7C3E2CC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778AA6" w16cid:durableId="2795F092"/>
  <w16cid:commentId w16cid:paraId="15949FB5" w16cid:durableId="2795F093"/>
  <w16cid:commentId w16cid:paraId="35319124" w16cid:durableId="2795F094"/>
  <w16cid:commentId w16cid:paraId="5C408303" w16cid:durableId="2795F095"/>
  <w16cid:commentId w16cid:paraId="47942C0B" w16cid:durableId="2795F096"/>
  <w16cid:commentId w16cid:paraId="2B4ABD13" w16cid:durableId="2795F097"/>
  <w16cid:commentId w16cid:paraId="76E54C18" w16cid:durableId="2795F098"/>
  <w16cid:commentId w16cid:paraId="2EC57957" w16cid:durableId="2795F099"/>
  <w16cid:commentId w16cid:paraId="2BB2C3DB" w16cid:durableId="2795F09A"/>
  <w16cid:commentId w16cid:paraId="6EB52AA7" w16cid:durableId="2795F09B"/>
  <w16cid:commentId w16cid:paraId="7804335A" w16cid:durableId="2795F09C"/>
  <w16cid:commentId w16cid:paraId="7E0EA7B9" w16cid:durableId="2795F09D"/>
  <w16cid:commentId w16cid:paraId="40C8274E" w16cid:durableId="2795F09E"/>
  <w16cid:commentId w16cid:paraId="0BA5400E" w16cid:durableId="2795F09F"/>
  <w16cid:commentId w16cid:paraId="1E912534" w16cid:durableId="2795F0A0"/>
  <w16cid:commentId w16cid:paraId="6FF8D013" w16cid:durableId="2795F0A1"/>
  <w16cid:commentId w16cid:paraId="6990CD23" w16cid:durableId="2795F0A2"/>
  <w16cid:commentId w16cid:paraId="3695A4BB" w16cid:durableId="2795F0A3"/>
  <w16cid:commentId w16cid:paraId="4966637B" w16cid:durableId="2795F0A4"/>
  <w16cid:commentId w16cid:paraId="37497305" w16cid:durableId="2795F0A5"/>
  <w16cid:commentId w16cid:paraId="394BA664" w16cid:durableId="2795F0A6"/>
  <w16cid:commentId w16cid:paraId="3F8F11AC" w16cid:durableId="2795F0A7"/>
  <w16cid:commentId w16cid:paraId="14EBC0E2" w16cid:durableId="2795F0A8"/>
  <w16cid:commentId w16cid:paraId="51EE71C5" w16cid:durableId="2795F0A9"/>
  <w16cid:commentId w16cid:paraId="5590A117" w16cid:durableId="2795F0AA"/>
  <w16cid:commentId w16cid:paraId="37C482C2" w16cid:durableId="2795F0AB"/>
  <w16cid:commentId w16cid:paraId="2D2DC689" w16cid:durableId="2795F0AC"/>
  <w16cid:commentId w16cid:paraId="3A1CA9D6" w16cid:durableId="2795F0AD"/>
  <w16cid:commentId w16cid:paraId="73BB0F65" w16cid:durableId="2795F0AE"/>
  <w16cid:commentId w16cid:paraId="7C50436D" w16cid:durableId="2795F0AF"/>
  <w16cid:commentId w16cid:paraId="519CF82B" w16cid:durableId="2795F0B0"/>
  <w16cid:commentId w16cid:paraId="4CEFDF2B" w16cid:durableId="2795F0B1"/>
  <w16cid:commentId w16cid:paraId="6846FEC3" w16cid:durableId="2795F0B2"/>
  <w16cid:commentId w16cid:paraId="4E172701" w16cid:durableId="2795F0B3"/>
  <w16cid:commentId w16cid:paraId="6C6B3AF6" w16cid:durableId="2795F0B4"/>
  <w16cid:commentId w16cid:paraId="4C5A1191" w16cid:durableId="2795F0B5"/>
  <w16cid:commentId w16cid:paraId="38C40A82" w16cid:durableId="2795F0B6"/>
  <w16cid:commentId w16cid:paraId="48E4A975" w16cid:durableId="2795F0B7"/>
  <w16cid:commentId w16cid:paraId="5188BE28" w16cid:durableId="2795F0B8"/>
  <w16cid:commentId w16cid:paraId="17969DC0" w16cid:durableId="2795F0B9"/>
  <w16cid:commentId w16cid:paraId="163109F3" w16cid:durableId="2795F0BA"/>
  <w16cid:commentId w16cid:paraId="3ACD8CE2" w16cid:durableId="2795F0BB"/>
  <w16cid:commentId w16cid:paraId="53C2FBBF" w16cid:durableId="2795F0BC"/>
  <w16cid:commentId w16cid:paraId="00E9AAEA" w16cid:durableId="2795F0BD"/>
  <w16cid:commentId w16cid:paraId="13D01027" w16cid:durableId="2795F0BE"/>
  <w16cid:commentId w16cid:paraId="09E4A2AC" w16cid:durableId="2795F0BF"/>
  <w16cid:commentId w16cid:paraId="746682D3" w16cid:durableId="2795F0C0"/>
  <w16cid:commentId w16cid:paraId="61AAD246" w16cid:durableId="2795F0C1"/>
  <w16cid:commentId w16cid:paraId="5D0084EF" w16cid:durableId="2795F0C2"/>
  <w16cid:commentId w16cid:paraId="095A1C64" w16cid:durableId="2795F0C3"/>
  <w16cid:commentId w16cid:paraId="13DF5565" w16cid:durableId="2795F0C4"/>
  <w16cid:commentId w16cid:paraId="434BB798" w16cid:durableId="2795F0C5"/>
  <w16cid:commentId w16cid:paraId="4724EF76" w16cid:durableId="2795F0C6"/>
  <w16cid:commentId w16cid:paraId="42A1A0BE" w16cid:durableId="2795F0C7"/>
  <w16cid:commentId w16cid:paraId="1DEC130D" w16cid:durableId="2795F0C8"/>
  <w16cid:commentId w16cid:paraId="42A09D24" w16cid:durableId="2795F0C9"/>
  <w16cid:commentId w16cid:paraId="3F6B49F4" w16cid:durableId="2795F0CA"/>
  <w16cid:commentId w16cid:paraId="4F919CF9" w16cid:durableId="2795F0CB"/>
  <w16cid:commentId w16cid:paraId="46AD3D9A" w16cid:durableId="2795F0CC"/>
  <w16cid:commentId w16cid:paraId="740A5F07" w16cid:durableId="2795F0CD"/>
  <w16cid:commentId w16cid:paraId="1F2036D4" w16cid:durableId="2795F0CE"/>
  <w16cid:commentId w16cid:paraId="02DEB571" w16cid:durableId="2795F0CF"/>
  <w16cid:commentId w16cid:paraId="1528233F" w16cid:durableId="2795F0D0"/>
  <w16cid:commentId w16cid:paraId="7C3E2CC5" w16cid:durableId="2795F0D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495FF9" w14:textId="77777777" w:rsidR="00D07D3E" w:rsidRDefault="00D07D3E" w:rsidP="00A6581D">
      <w:pPr>
        <w:spacing w:after="0" w:line="240" w:lineRule="auto"/>
      </w:pPr>
      <w:r>
        <w:separator/>
      </w:r>
    </w:p>
  </w:endnote>
  <w:endnote w:type="continuationSeparator" w:id="0">
    <w:p w14:paraId="27A1F362" w14:textId="77777777" w:rsidR="00D07D3E" w:rsidRDefault="00D07D3E" w:rsidP="00A658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8938323"/>
      <w:docPartObj>
        <w:docPartGallery w:val="Page Numbers (Bottom of Page)"/>
        <w:docPartUnique/>
      </w:docPartObj>
    </w:sdtPr>
    <w:sdtEndPr>
      <w:rPr>
        <w:noProof/>
      </w:rPr>
    </w:sdtEndPr>
    <w:sdtContent>
      <w:p w14:paraId="64BD0B99" w14:textId="0F998854" w:rsidR="002E5F2A" w:rsidRDefault="002E5F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1FBFDA" w14:textId="77777777" w:rsidR="002E5F2A" w:rsidRDefault="002E5F2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6008674"/>
      <w:docPartObj>
        <w:docPartGallery w:val="Page Numbers (Bottom of Page)"/>
        <w:docPartUnique/>
      </w:docPartObj>
    </w:sdtPr>
    <w:sdtEndPr>
      <w:rPr>
        <w:noProof/>
      </w:rPr>
    </w:sdtEndPr>
    <w:sdtContent>
      <w:p w14:paraId="3ECD12B7" w14:textId="2A40C0A1" w:rsidR="002E5F2A" w:rsidRDefault="002E5F2A">
        <w:pPr>
          <w:pStyle w:val="Footer"/>
          <w:jc w:val="center"/>
        </w:pPr>
        <w:r>
          <w:fldChar w:fldCharType="begin"/>
        </w:r>
        <w:r>
          <w:instrText xml:space="preserve"> PAGE   \* MERGEFORMAT </w:instrText>
        </w:r>
        <w:r>
          <w:fldChar w:fldCharType="separate"/>
        </w:r>
        <w:r w:rsidR="00AA5A92">
          <w:rPr>
            <w:noProof/>
          </w:rPr>
          <w:t>36</w:t>
        </w:r>
        <w:r>
          <w:rPr>
            <w:noProof/>
          </w:rPr>
          <w:fldChar w:fldCharType="end"/>
        </w:r>
      </w:p>
    </w:sdtContent>
  </w:sdt>
  <w:p w14:paraId="76C442BA" w14:textId="77777777" w:rsidR="002E5F2A" w:rsidRDefault="002E5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788039" w14:textId="77777777" w:rsidR="00D07D3E" w:rsidRDefault="00D07D3E" w:rsidP="00A6581D">
      <w:pPr>
        <w:spacing w:after="0" w:line="240" w:lineRule="auto"/>
      </w:pPr>
      <w:r>
        <w:separator/>
      </w:r>
    </w:p>
  </w:footnote>
  <w:footnote w:type="continuationSeparator" w:id="0">
    <w:p w14:paraId="59866978" w14:textId="77777777" w:rsidR="00D07D3E" w:rsidRDefault="00D07D3E" w:rsidP="00A658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hybridMultilevel"/>
    <w:tmpl w:val="00002CD6"/>
    <w:lvl w:ilvl="0" w:tplc="000072AE">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4823"/>
    <w:multiLevelType w:val="hybridMultilevel"/>
    <w:tmpl w:val="00006952"/>
    <w:lvl w:ilvl="0" w:tplc="00005F90">
      <w:start w:val="1"/>
      <w:numFmt w:val="lowerRoman"/>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A990"/>
    <w:multiLevelType w:val="multilevel"/>
    <w:tmpl w:val="1A4E8F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3" w15:restartNumberingAfterBreak="0">
    <w:nsid w:val="2C683C96"/>
    <w:multiLevelType w:val="multilevel"/>
    <w:tmpl w:val="E44E2194"/>
    <w:lvl w:ilvl="0">
      <w:start w:val="1"/>
      <w:numFmt w:val="decimal"/>
      <w:pStyle w:val="Heading1"/>
      <w:lvlText w:val="%1.0"/>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4C203559"/>
    <w:multiLevelType w:val="multilevel"/>
    <w:tmpl w:val="DBF840CE"/>
    <w:lvl w:ilvl="0">
      <w:start w:val="1"/>
      <w:numFmt w:val="decimal"/>
      <w:pStyle w:val="Subtitle"/>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59B247C9"/>
    <w:multiLevelType w:val="multilevel"/>
    <w:tmpl w:val="6BDC3198"/>
    <w:lvl w:ilvl="0">
      <w:start w:val="1"/>
      <w:numFmt w:val="decimal"/>
      <w:lvlText w:val="%1.0"/>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3"/>
  </w:num>
  <w:num w:numId="2">
    <w:abstractNumId w:val="0"/>
  </w:num>
  <w:num w:numId="3">
    <w:abstractNumId w:val="3"/>
    <w:lvlOverride w:ilvl="0">
      <w:startOverride w:val="4"/>
    </w:lvlOverride>
    <w:lvlOverride w:ilvl="1">
      <w:startOverride w:val="1"/>
    </w:lvlOverride>
  </w:num>
  <w:num w:numId="4">
    <w:abstractNumId w:val="2"/>
  </w:num>
  <w:num w:numId="5">
    <w:abstractNumId w:val="3"/>
    <w:lvlOverride w:ilvl="0">
      <w:startOverride w:val="4"/>
    </w:lvlOverride>
    <w:lvlOverride w:ilvl="1">
      <w:startOverride w:val="6"/>
    </w:lvlOverride>
  </w:num>
  <w:num w:numId="6">
    <w:abstractNumId w:val="3"/>
    <w:lvlOverride w:ilvl="0">
      <w:startOverride w:val="4"/>
    </w:lvlOverride>
    <w:lvlOverride w:ilvl="1">
      <w:startOverride w:val="6"/>
    </w:lvlOverride>
  </w:num>
  <w:num w:numId="7">
    <w:abstractNumId w:val="3"/>
    <w:lvlOverride w:ilvl="0">
      <w:startOverride w:val="4"/>
    </w:lvlOverride>
    <w:lvlOverride w:ilvl="1">
      <w:startOverride w:val="6"/>
    </w:lvlOverride>
  </w:num>
  <w:num w:numId="8">
    <w:abstractNumId w:val="1"/>
  </w:num>
  <w:num w:numId="9">
    <w:abstractNumId w:val="3"/>
    <w:lvlOverride w:ilvl="0">
      <w:startOverride w:val="2"/>
    </w:lvlOverride>
    <w:lvlOverride w:ilvl="1">
      <w:startOverride w:val="4"/>
    </w:lvlOverride>
  </w:num>
  <w:num w:numId="10">
    <w:abstractNumId w:val="5"/>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 w:numId="14">
    <w:abstractNumId w:val="3"/>
    <w:lvlOverride w:ilvl="0">
      <w:lvl w:ilvl="0">
        <w:start w:val="1"/>
        <w:numFmt w:val="decimal"/>
        <w:pStyle w:val="Heading1"/>
        <w:lvlText w:val="%1.0"/>
        <w:lvlJc w:val="left"/>
        <w:pPr>
          <w:ind w:left="432" w:hanging="432"/>
        </w:pPr>
        <w:rPr>
          <w:rFonts w:hint="default"/>
        </w:rPr>
      </w:lvl>
    </w:lvlOverride>
    <w:lvlOverride w:ilvl="1">
      <w:lvl w:ilvl="1">
        <w:start w:val="1"/>
        <w:numFmt w:val="decimal"/>
        <w:pStyle w:val="Heading2"/>
        <w:lvlText w:val="%1.%2"/>
        <w:lvlJc w:val="left"/>
        <w:pPr>
          <w:ind w:left="576" w:hanging="576"/>
        </w:pPr>
        <w:rPr>
          <w:rFonts w:hint="default"/>
        </w:rPr>
      </w:lvl>
    </w:lvlOverride>
    <w:lvlOverride w:ilvl="2">
      <w:lvl w:ilvl="2">
        <w:start w:val="1"/>
        <w:numFmt w:val="decimal"/>
        <w:pStyle w:val="Heading3"/>
        <w:lvlText w:val="%1.%2.%3"/>
        <w:lvlJc w:val="left"/>
        <w:pPr>
          <w:ind w:left="720" w:hanging="720"/>
        </w:pPr>
        <w:rPr>
          <w:rFonts w:hint="default"/>
          <w:i w:val="0"/>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account">
    <w15:presenceInfo w15:providerId="Windows Live" w15:userId="0dde9a5f187c0568"/>
  </w15:person>
  <w15:person w15:author="Dan mungai">
    <w15:presenceInfo w15:providerId="Windows Live" w15:userId="9211bab022245c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0082"/>
    <w:rsid w:val="00022CF3"/>
    <w:rsid w:val="00024965"/>
    <w:rsid w:val="000261FD"/>
    <w:rsid w:val="00030341"/>
    <w:rsid w:val="00044AC8"/>
    <w:rsid w:val="000559C8"/>
    <w:rsid w:val="00064E59"/>
    <w:rsid w:val="00074FCD"/>
    <w:rsid w:val="000814A2"/>
    <w:rsid w:val="00092D08"/>
    <w:rsid w:val="000B4A49"/>
    <w:rsid w:val="000B7C27"/>
    <w:rsid w:val="000C7709"/>
    <w:rsid w:val="000D0D6E"/>
    <w:rsid w:val="000F3BF2"/>
    <w:rsid w:val="00110C72"/>
    <w:rsid w:val="0013301A"/>
    <w:rsid w:val="00142FFF"/>
    <w:rsid w:val="001521DF"/>
    <w:rsid w:val="00175C4D"/>
    <w:rsid w:val="00181E28"/>
    <w:rsid w:val="001857B1"/>
    <w:rsid w:val="00185CF5"/>
    <w:rsid w:val="001B36BF"/>
    <w:rsid w:val="001B62B4"/>
    <w:rsid w:val="001C296E"/>
    <w:rsid w:val="001D2C30"/>
    <w:rsid w:val="001D4AFB"/>
    <w:rsid w:val="001D7738"/>
    <w:rsid w:val="001F340A"/>
    <w:rsid w:val="00215EC0"/>
    <w:rsid w:val="002276E3"/>
    <w:rsid w:val="00235154"/>
    <w:rsid w:val="00241E87"/>
    <w:rsid w:val="00246F57"/>
    <w:rsid w:val="002529C1"/>
    <w:rsid w:val="00271410"/>
    <w:rsid w:val="0028333F"/>
    <w:rsid w:val="002A4F70"/>
    <w:rsid w:val="002B4EEE"/>
    <w:rsid w:val="002E5F2A"/>
    <w:rsid w:val="002F392C"/>
    <w:rsid w:val="00320AB3"/>
    <w:rsid w:val="00320E83"/>
    <w:rsid w:val="00322C1D"/>
    <w:rsid w:val="00380FE7"/>
    <w:rsid w:val="003D6EB5"/>
    <w:rsid w:val="003F2956"/>
    <w:rsid w:val="004004EC"/>
    <w:rsid w:val="004007AB"/>
    <w:rsid w:val="00420082"/>
    <w:rsid w:val="004207E1"/>
    <w:rsid w:val="00430401"/>
    <w:rsid w:val="004327F9"/>
    <w:rsid w:val="00434BBD"/>
    <w:rsid w:val="00437C4B"/>
    <w:rsid w:val="00467E46"/>
    <w:rsid w:val="00492FEC"/>
    <w:rsid w:val="004A2ABB"/>
    <w:rsid w:val="004C0164"/>
    <w:rsid w:val="004C3D70"/>
    <w:rsid w:val="004C602E"/>
    <w:rsid w:val="004C61C6"/>
    <w:rsid w:val="004C75C5"/>
    <w:rsid w:val="004D47E5"/>
    <w:rsid w:val="004D7114"/>
    <w:rsid w:val="00506CE2"/>
    <w:rsid w:val="005336AE"/>
    <w:rsid w:val="005444EF"/>
    <w:rsid w:val="00556BA9"/>
    <w:rsid w:val="005662EA"/>
    <w:rsid w:val="00567F9F"/>
    <w:rsid w:val="00570367"/>
    <w:rsid w:val="005739BC"/>
    <w:rsid w:val="005753FC"/>
    <w:rsid w:val="00596A73"/>
    <w:rsid w:val="005A76AC"/>
    <w:rsid w:val="005B332A"/>
    <w:rsid w:val="005C6B47"/>
    <w:rsid w:val="005D6F31"/>
    <w:rsid w:val="005D7098"/>
    <w:rsid w:val="005F0175"/>
    <w:rsid w:val="006002F7"/>
    <w:rsid w:val="00600470"/>
    <w:rsid w:val="006005AD"/>
    <w:rsid w:val="006052EE"/>
    <w:rsid w:val="00640141"/>
    <w:rsid w:val="00643382"/>
    <w:rsid w:val="006500B6"/>
    <w:rsid w:val="00651F70"/>
    <w:rsid w:val="006532A1"/>
    <w:rsid w:val="00657C9A"/>
    <w:rsid w:val="0066424B"/>
    <w:rsid w:val="00673D16"/>
    <w:rsid w:val="006B1FFB"/>
    <w:rsid w:val="006C5A03"/>
    <w:rsid w:val="006D1FD7"/>
    <w:rsid w:val="006D285B"/>
    <w:rsid w:val="006E16C5"/>
    <w:rsid w:val="006F4958"/>
    <w:rsid w:val="00751074"/>
    <w:rsid w:val="00765947"/>
    <w:rsid w:val="00766EB5"/>
    <w:rsid w:val="00772458"/>
    <w:rsid w:val="0077274D"/>
    <w:rsid w:val="00772EAB"/>
    <w:rsid w:val="007733C2"/>
    <w:rsid w:val="00781494"/>
    <w:rsid w:val="00794726"/>
    <w:rsid w:val="007A002B"/>
    <w:rsid w:val="007C55FF"/>
    <w:rsid w:val="007C56AD"/>
    <w:rsid w:val="007D7018"/>
    <w:rsid w:val="007E285C"/>
    <w:rsid w:val="00805EFD"/>
    <w:rsid w:val="0083132D"/>
    <w:rsid w:val="00831C2A"/>
    <w:rsid w:val="00837B8C"/>
    <w:rsid w:val="0084029E"/>
    <w:rsid w:val="008430B4"/>
    <w:rsid w:val="00850D7B"/>
    <w:rsid w:val="00851157"/>
    <w:rsid w:val="00851F98"/>
    <w:rsid w:val="00862C51"/>
    <w:rsid w:val="008817BE"/>
    <w:rsid w:val="00883E6C"/>
    <w:rsid w:val="008A3F50"/>
    <w:rsid w:val="008C17B4"/>
    <w:rsid w:val="008C618D"/>
    <w:rsid w:val="008D6A22"/>
    <w:rsid w:val="008F3FA2"/>
    <w:rsid w:val="008F5094"/>
    <w:rsid w:val="0091051A"/>
    <w:rsid w:val="009110BA"/>
    <w:rsid w:val="00924F40"/>
    <w:rsid w:val="0096130E"/>
    <w:rsid w:val="009670E4"/>
    <w:rsid w:val="009721AA"/>
    <w:rsid w:val="00973112"/>
    <w:rsid w:val="00994915"/>
    <w:rsid w:val="00994B81"/>
    <w:rsid w:val="009B366E"/>
    <w:rsid w:val="009B4DED"/>
    <w:rsid w:val="009C0B38"/>
    <w:rsid w:val="009C5AEB"/>
    <w:rsid w:val="009C7835"/>
    <w:rsid w:val="009D1F65"/>
    <w:rsid w:val="00A221F6"/>
    <w:rsid w:val="00A249CC"/>
    <w:rsid w:val="00A3340A"/>
    <w:rsid w:val="00A55DFB"/>
    <w:rsid w:val="00A57A94"/>
    <w:rsid w:val="00A6581D"/>
    <w:rsid w:val="00A758C2"/>
    <w:rsid w:val="00A843F9"/>
    <w:rsid w:val="00A86460"/>
    <w:rsid w:val="00A90089"/>
    <w:rsid w:val="00AA5A92"/>
    <w:rsid w:val="00AC0CAF"/>
    <w:rsid w:val="00AC2AF8"/>
    <w:rsid w:val="00AD7753"/>
    <w:rsid w:val="00AE2E71"/>
    <w:rsid w:val="00AF7FF3"/>
    <w:rsid w:val="00B00156"/>
    <w:rsid w:val="00B00D3C"/>
    <w:rsid w:val="00B0165A"/>
    <w:rsid w:val="00B204AF"/>
    <w:rsid w:val="00B44447"/>
    <w:rsid w:val="00B530A0"/>
    <w:rsid w:val="00B90E9E"/>
    <w:rsid w:val="00B94B8F"/>
    <w:rsid w:val="00B97D57"/>
    <w:rsid w:val="00BA3056"/>
    <w:rsid w:val="00BA53EB"/>
    <w:rsid w:val="00BB2AF9"/>
    <w:rsid w:val="00BE6E27"/>
    <w:rsid w:val="00C066F2"/>
    <w:rsid w:val="00C1480C"/>
    <w:rsid w:val="00C15272"/>
    <w:rsid w:val="00C214FD"/>
    <w:rsid w:val="00C4064D"/>
    <w:rsid w:val="00C420B9"/>
    <w:rsid w:val="00C4488A"/>
    <w:rsid w:val="00C54560"/>
    <w:rsid w:val="00C72A6F"/>
    <w:rsid w:val="00C91DD6"/>
    <w:rsid w:val="00CA576F"/>
    <w:rsid w:val="00CA6F5B"/>
    <w:rsid w:val="00CC4BE4"/>
    <w:rsid w:val="00CC5C09"/>
    <w:rsid w:val="00D000CC"/>
    <w:rsid w:val="00D07D3E"/>
    <w:rsid w:val="00D16481"/>
    <w:rsid w:val="00D207C7"/>
    <w:rsid w:val="00D32758"/>
    <w:rsid w:val="00D35DD0"/>
    <w:rsid w:val="00D51B0F"/>
    <w:rsid w:val="00D522AC"/>
    <w:rsid w:val="00D56F06"/>
    <w:rsid w:val="00D65584"/>
    <w:rsid w:val="00D760E6"/>
    <w:rsid w:val="00D80F32"/>
    <w:rsid w:val="00D87736"/>
    <w:rsid w:val="00DA2461"/>
    <w:rsid w:val="00DA6C25"/>
    <w:rsid w:val="00E43E22"/>
    <w:rsid w:val="00E47372"/>
    <w:rsid w:val="00E47F7D"/>
    <w:rsid w:val="00E672F7"/>
    <w:rsid w:val="00E765D8"/>
    <w:rsid w:val="00E84610"/>
    <w:rsid w:val="00E92170"/>
    <w:rsid w:val="00EA3267"/>
    <w:rsid w:val="00EA5376"/>
    <w:rsid w:val="00ED0C72"/>
    <w:rsid w:val="00EE444B"/>
    <w:rsid w:val="00EF1D0F"/>
    <w:rsid w:val="00EF7625"/>
    <w:rsid w:val="00F13066"/>
    <w:rsid w:val="00F14227"/>
    <w:rsid w:val="00F15507"/>
    <w:rsid w:val="00F442AD"/>
    <w:rsid w:val="00F56F1E"/>
    <w:rsid w:val="00F60206"/>
    <w:rsid w:val="00F737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140DC"/>
  <w15:chartTrackingRefBased/>
  <w15:docId w15:val="{F6FB1576-B0F1-485A-BB97-8A16657EA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082"/>
    <w:pPr>
      <w:spacing w:after="200" w:line="276" w:lineRule="auto"/>
    </w:pPr>
    <w:rPr>
      <w:rFonts w:ascii="Calibri" w:eastAsia="Times New Roman" w:hAnsi="Calibri" w:cs="Times New Roman"/>
      <w:lang w:val="en-GB" w:eastAsia="en-GB"/>
    </w:rPr>
  </w:style>
  <w:style w:type="paragraph" w:styleId="Heading1">
    <w:name w:val="heading 1"/>
    <w:basedOn w:val="Normal"/>
    <w:next w:val="Normal"/>
    <w:link w:val="Heading1Char"/>
    <w:autoRedefine/>
    <w:uiPriority w:val="9"/>
    <w:qFormat/>
    <w:rsid w:val="00EA5376"/>
    <w:pPr>
      <w:keepNext/>
      <w:keepLines/>
      <w:numPr>
        <w:numId w:val="1"/>
      </w:numPr>
      <w:spacing w:after="0" w:line="480" w:lineRule="auto"/>
      <w:jc w:val="center"/>
      <w:outlineLvl w:val="0"/>
    </w:pPr>
    <w:rPr>
      <w:rFonts w:ascii="Times New Roman" w:hAnsi="Times New Roman"/>
      <w:b/>
      <w:caps/>
      <w:sz w:val="24"/>
      <w:szCs w:val="24"/>
      <w:lang w:val="en-US" w:eastAsia="en-US"/>
    </w:rPr>
  </w:style>
  <w:style w:type="paragraph" w:styleId="Heading2">
    <w:name w:val="heading 2"/>
    <w:basedOn w:val="Normal"/>
    <w:next w:val="Normal"/>
    <w:link w:val="Heading2Char"/>
    <w:uiPriority w:val="9"/>
    <w:unhideWhenUsed/>
    <w:qFormat/>
    <w:rsid w:val="00D760E6"/>
    <w:pPr>
      <w:keepNext/>
      <w:keepLines/>
      <w:numPr>
        <w:ilvl w:val="1"/>
        <w:numId w:val="1"/>
      </w:numPr>
      <w:spacing w:before="40" w:after="0" w:line="480" w:lineRule="auto"/>
      <w:outlineLvl w:val="1"/>
    </w:pPr>
    <w:rPr>
      <w:rFonts w:ascii="Times New Roman" w:hAnsi="Times New Roman"/>
      <w:b/>
      <w:color w:val="000000" w:themeColor="text1"/>
      <w:sz w:val="24"/>
      <w:szCs w:val="26"/>
      <w:lang w:val="en-US" w:eastAsia="en-US"/>
    </w:rPr>
  </w:style>
  <w:style w:type="paragraph" w:styleId="Heading3">
    <w:name w:val="heading 3"/>
    <w:basedOn w:val="Normal"/>
    <w:next w:val="Normal"/>
    <w:link w:val="Heading3Char"/>
    <w:autoRedefine/>
    <w:uiPriority w:val="9"/>
    <w:unhideWhenUsed/>
    <w:qFormat/>
    <w:rsid w:val="00E43E22"/>
    <w:pPr>
      <w:keepNext/>
      <w:keepLines/>
      <w:numPr>
        <w:ilvl w:val="2"/>
        <w:numId w:val="1"/>
      </w:numPr>
      <w:spacing w:before="40" w:after="0" w:line="360" w:lineRule="auto"/>
      <w:outlineLvl w:val="2"/>
    </w:pPr>
    <w:rPr>
      <w:rFonts w:ascii="Times New Roman" w:hAnsi="Times New Roman"/>
      <w:b/>
      <w:iCs/>
      <w:sz w:val="24"/>
      <w:szCs w:val="24"/>
      <w:lang w:val="en-US" w:eastAsia="en-US"/>
    </w:rPr>
  </w:style>
  <w:style w:type="paragraph" w:styleId="Heading4">
    <w:name w:val="heading 4"/>
    <w:basedOn w:val="Normal"/>
    <w:next w:val="Normal"/>
    <w:link w:val="Heading4Char"/>
    <w:uiPriority w:val="9"/>
    <w:semiHidden/>
    <w:unhideWhenUsed/>
    <w:qFormat/>
    <w:rsid w:val="00420082"/>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20082"/>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20082"/>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20082"/>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2008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008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5376"/>
    <w:rPr>
      <w:rFonts w:ascii="Times New Roman" w:eastAsia="Times New Roman" w:hAnsi="Times New Roman" w:cs="Times New Roman"/>
      <w:b/>
      <w:caps/>
      <w:sz w:val="24"/>
      <w:szCs w:val="24"/>
    </w:rPr>
  </w:style>
  <w:style w:type="character" w:customStyle="1" w:styleId="Heading2Char">
    <w:name w:val="Heading 2 Char"/>
    <w:basedOn w:val="DefaultParagraphFont"/>
    <w:link w:val="Heading2"/>
    <w:uiPriority w:val="9"/>
    <w:rsid w:val="00D760E6"/>
    <w:rPr>
      <w:rFonts w:ascii="Times New Roman" w:eastAsia="Times New Roman" w:hAnsi="Times New Roman" w:cs="Times New Roman"/>
      <w:b/>
      <w:color w:val="000000" w:themeColor="text1"/>
      <w:sz w:val="24"/>
      <w:szCs w:val="26"/>
    </w:rPr>
  </w:style>
  <w:style w:type="character" w:customStyle="1" w:styleId="Heading3Char">
    <w:name w:val="Heading 3 Char"/>
    <w:basedOn w:val="DefaultParagraphFont"/>
    <w:link w:val="Heading3"/>
    <w:uiPriority w:val="9"/>
    <w:rsid w:val="00E43E22"/>
    <w:rPr>
      <w:rFonts w:ascii="Times New Roman" w:eastAsia="Times New Roman" w:hAnsi="Times New Roman" w:cs="Times New Roman"/>
      <w:b/>
      <w:iCs/>
      <w:sz w:val="24"/>
      <w:szCs w:val="24"/>
    </w:rPr>
  </w:style>
  <w:style w:type="character" w:customStyle="1" w:styleId="Heading4Char">
    <w:name w:val="Heading 4 Char"/>
    <w:basedOn w:val="DefaultParagraphFont"/>
    <w:link w:val="Heading4"/>
    <w:uiPriority w:val="9"/>
    <w:semiHidden/>
    <w:rsid w:val="00420082"/>
    <w:rPr>
      <w:rFonts w:asciiTheme="majorHAnsi" w:eastAsiaTheme="majorEastAsia" w:hAnsiTheme="majorHAnsi" w:cstheme="majorBidi"/>
      <w:i/>
      <w:iCs/>
      <w:color w:val="2F5496" w:themeColor="accent1" w:themeShade="BF"/>
      <w:lang w:val="en-GB" w:eastAsia="en-GB"/>
    </w:rPr>
  </w:style>
  <w:style w:type="character" w:customStyle="1" w:styleId="Heading5Char">
    <w:name w:val="Heading 5 Char"/>
    <w:basedOn w:val="DefaultParagraphFont"/>
    <w:link w:val="Heading5"/>
    <w:uiPriority w:val="9"/>
    <w:semiHidden/>
    <w:rsid w:val="00420082"/>
    <w:rPr>
      <w:rFonts w:asciiTheme="majorHAnsi" w:eastAsiaTheme="majorEastAsia" w:hAnsiTheme="majorHAnsi" w:cstheme="majorBidi"/>
      <w:color w:val="2F5496" w:themeColor="accent1" w:themeShade="BF"/>
      <w:lang w:val="en-GB" w:eastAsia="en-GB"/>
    </w:rPr>
  </w:style>
  <w:style w:type="character" w:customStyle="1" w:styleId="Heading6Char">
    <w:name w:val="Heading 6 Char"/>
    <w:basedOn w:val="DefaultParagraphFont"/>
    <w:link w:val="Heading6"/>
    <w:uiPriority w:val="9"/>
    <w:semiHidden/>
    <w:rsid w:val="00420082"/>
    <w:rPr>
      <w:rFonts w:asciiTheme="majorHAnsi" w:eastAsiaTheme="majorEastAsia" w:hAnsiTheme="majorHAnsi" w:cstheme="majorBidi"/>
      <w:color w:val="1F3763" w:themeColor="accent1" w:themeShade="7F"/>
      <w:lang w:val="en-GB" w:eastAsia="en-GB"/>
    </w:rPr>
  </w:style>
  <w:style w:type="character" w:customStyle="1" w:styleId="Heading7Char">
    <w:name w:val="Heading 7 Char"/>
    <w:basedOn w:val="DefaultParagraphFont"/>
    <w:link w:val="Heading7"/>
    <w:uiPriority w:val="9"/>
    <w:semiHidden/>
    <w:rsid w:val="00420082"/>
    <w:rPr>
      <w:rFonts w:asciiTheme="majorHAnsi" w:eastAsiaTheme="majorEastAsia" w:hAnsiTheme="majorHAnsi" w:cstheme="majorBidi"/>
      <w:i/>
      <w:iCs/>
      <w:color w:val="1F3763" w:themeColor="accent1" w:themeShade="7F"/>
      <w:lang w:val="en-GB" w:eastAsia="en-GB"/>
    </w:rPr>
  </w:style>
  <w:style w:type="character" w:customStyle="1" w:styleId="Heading8Char">
    <w:name w:val="Heading 8 Char"/>
    <w:basedOn w:val="DefaultParagraphFont"/>
    <w:link w:val="Heading8"/>
    <w:uiPriority w:val="9"/>
    <w:semiHidden/>
    <w:rsid w:val="00420082"/>
    <w:rPr>
      <w:rFonts w:asciiTheme="majorHAnsi" w:eastAsiaTheme="majorEastAsia" w:hAnsiTheme="majorHAnsi" w:cstheme="majorBidi"/>
      <w:color w:val="272727" w:themeColor="text1" w:themeTint="D8"/>
      <w:sz w:val="21"/>
      <w:szCs w:val="21"/>
      <w:lang w:val="en-GB" w:eastAsia="en-GB"/>
    </w:rPr>
  </w:style>
  <w:style w:type="character" w:customStyle="1" w:styleId="Heading9Char">
    <w:name w:val="Heading 9 Char"/>
    <w:basedOn w:val="DefaultParagraphFont"/>
    <w:link w:val="Heading9"/>
    <w:uiPriority w:val="9"/>
    <w:semiHidden/>
    <w:rsid w:val="00420082"/>
    <w:rPr>
      <w:rFonts w:asciiTheme="majorHAnsi" w:eastAsiaTheme="majorEastAsia" w:hAnsiTheme="majorHAnsi" w:cstheme="majorBidi"/>
      <w:i/>
      <w:iCs/>
      <w:color w:val="272727" w:themeColor="text1" w:themeTint="D8"/>
      <w:sz w:val="21"/>
      <w:szCs w:val="21"/>
      <w:lang w:val="en-GB" w:eastAsia="en-GB"/>
    </w:rPr>
  </w:style>
  <w:style w:type="paragraph" w:customStyle="1" w:styleId="FirstParagraph">
    <w:name w:val="First Paragraph"/>
    <w:basedOn w:val="BodyText"/>
    <w:next w:val="BodyText"/>
    <w:qFormat/>
    <w:rsid w:val="00420082"/>
    <w:pPr>
      <w:spacing w:before="180" w:after="180" w:line="240" w:lineRule="auto"/>
    </w:pPr>
    <w:rPr>
      <w:rFonts w:asciiTheme="minorHAnsi" w:eastAsiaTheme="minorHAnsi" w:hAnsiTheme="minorHAnsi" w:cstheme="minorBidi"/>
      <w:sz w:val="24"/>
      <w:szCs w:val="24"/>
      <w:lang w:val="en-US" w:eastAsia="en-US"/>
    </w:rPr>
  </w:style>
  <w:style w:type="paragraph" w:styleId="Title">
    <w:name w:val="Title"/>
    <w:basedOn w:val="Normal"/>
    <w:next w:val="Normal"/>
    <w:link w:val="TitleChar"/>
    <w:uiPriority w:val="10"/>
    <w:qFormat/>
    <w:rsid w:val="00241E87"/>
    <w:pPr>
      <w:spacing w:before="120" w:after="120" w:line="480" w:lineRule="auto"/>
      <w:contextualSpacing/>
      <w:jc w:val="center"/>
    </w:pPr>
    <w:rPr>
      <w:rFonts w:ascii="Times New Roman" w:eastAsiaTheme="majorEastAsia" w:hAnsi="Times New Roman" w:cstheme="majorBidi"/>
      <w:b/>
      <w:caps/>
      <w:spacing w:val="-10"/>
      <w:kern w:val="28"/>
      <w:sz w:val="24"/>
      <w:szCs w:val="56"/>
    </w:rPr>
  </w:style>
  <w:style w:type="character" w:customStyle="1" w:styleId="TitleChar">
    <w:name w:val="Title Char"/>
    <w:basedOn w:val="DefaultParagraphFont"/>
    <w:link w:val="Title"/>
    <w:uiPriority w:val="10"/>
    <w:rsid w:val="00241E87"/>
    <w:rPr>
      <w:rFonts w:ascii="Times New Roman" w:eastAsiaTheme="majorEastAsia" w:hAnsi="Times New Roman" w:cstheme="majorBidi"/>
      <w:b/>
      <w:caps/>
      <w:spacing w:val="-10"/>
      <w:kern w:val="28"/>
      <w:sz w:val="24"/>
      <w:szCs w:val="56"/>
      <w:lang w:val="en-GB" w:eastAsia="en-GB"/>
    </w:rPr>
  </w:style>
  <w:style w:type="paragraph" w:styleId="BodyText">
    <w:name w:val="Body Text"/>
    <w:basedOn w:val="Normal"/>
    <w:link w:val="BodyTextChar"/>
    <w:uiPriority w:val="99"/>
    <w:unhideWhenUsed/>
    <w:rsid w:val="00420082"/>
    <w:pPr>
      <w:spacing w:after="120"/>
    </w:pPr>
  </w:style>
  <w:style w:type="character" w:customStyle="1" w:styleId="BodyTextChar">
    <w:name w:val="Body Text Char"/>
    <w:basedOn w:val="DefaultParagraphFont"/>
    <w:link w:val="BodyText"/>
    <w:uiPriority w:val="99"/>
    <w:rsid w:val="00420082"/>
    <w:rPr>
      <w:rFonts w:ascii="Calibri" w:eastAsia="Times New Roman" w:hAnsi="Calibri" w:cs="Times New Roman"/>
      <w:lang w:val="en-GB" w:eastAsia="en-GB"/>
    </w:rPr>
  </w:style>
  <w:style w:type="table" w:customStyle="1" w:styleId="Table">
    <w:name w:val="Table"/>
    <w:semiHidden/>
    <w:unhideWhenUsed/>
    <w:qFormat/>
    <w:rsid w:val="00420082"/>
    <w:pPr>
      <w:spacing w:after="200" w:line="240" w:lineRule="auto"/>
    </w:pPr>
    <w:rPr>
      <w:sz w:val="24"/>
      <w:szCs w:val="24"/>
      <w:lang w:val="en-GB" w:eastAsia="en-GB"/>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styleId="CommentReference">
    <w:name w:val="annotation reference"/>
    <w:uiPriority w:val="99"/>
    <w:semiHidden/>
    <w:unhideWhenUsed/>
    <w:rsid w:val="00420082"/>
    <w:rPr>
      <w:sz w:val="16"/>
      <w:szCs w:val="16"/>
    </w:rPr>
  </w:style>
  <w:style w:type="paragraph" w:styleId="CommentText">
    <w:name w:val="annotation text"/>
    <w:basedOn w:val="Normal"/>
    <w:link w:val="CommentTextChar"/>
    <w:uiPriority w:val="99"/>
    <w:semiHidden/>
    <w:unhideWhenUsed/>
    <w:rsid w:val="00420082"/>
    <w:pPr>
      <w:spacing w:line="240" w:lineRule="auto"/>
    </w:pPr>
    <w:rPr>
      <w:sz w:val="20"/>
      <w:szCs w:val="20"/>
    </w:rPr>
  </w:style>
  <w:style w:type="character" w:customStyle="1" w:styleId="CommentTextChar">
    <w:name w:val="Comment Text Char"/>
    <w:basedOn w:val="DefaultParagraphFont"/>
    <w:link w:val="CommentText"/>
    <w:uiPriority w:val="99"/>
    <w:semiHidden/>
    <w:rsid w:val="00420082"/>
    <w:rPr>
      <w:rFonts w:ascii="Calibri" w:eastAsia="Times New Roman" w:hAnsi="Calibri" w:cs="Times New Roman"/>
      <w:sz w:val="20"/>
      <w:szCs w:val="20"/>
      <w:lang w:val="en-GB" w:eastAsia="en-GB"/>
    </w:rPr>
  </w:style>
  <w:style w:type="paragraph" w:customStyle="1" w:styleId="MyTables">
    <w:name w:val="My Tables"/>
    <w:basedOn w:val="Caption"/>
    <w:next w:val="Caption"/>
    <w:rsid w:val="00420082"/>
    <w:rPr>
      <w:rFonts w:ascii="Times New Roman" w:hAnsi="Times New Roman"/>
      <w:color w:val="auto"/>
      <w:sz w:val="24"/>
    </w:rPr>
  </w:style>
  <w:style w:type="paragraph" w:styleId="Caption">
    <w:name w:val="caption"/>
    <w:basedOn w:val="Normal"/>
    <w:next w:val="Normal"/>
    <w:uiPriority w:val="35"/>
    <w:unhideWhenUsed/>
    <w:qFormat/>
    <w:rsid w:val="00420082"/>
    <w:pPr>
      <w:spacing w:line="240" w:lineRule="auto"/>
    </w:pPr>
    <w:rPr>
      <w:i/>
      <w:iCs/>
      <w:color w:val="44546A" w:themeColor="text2"/>
      <w:sz w:val="18"/>
      <w:szCs w:val="18"/>
    </w:rPr>
  </w:style>
  <w:style w:type="paragraph" w:customStyle="1" w:styleId="MyFigures">
    <w:name w:val="My Figures"/>
    <w:basedOn w:val="Normal"/>
    <w:next w:val="Caption"/>
    <w:rsid w:val="009D1F65"/>
    <w:pPr>
      <w:widowControl w:val="0"/>
      <w:overflowPunct w:val="0"/>
      <w:autoSpaceDE w:val="0"/>
      <w:autoSpaceDN w:val="0"/>
      <w:adjustRightInd w:val="0"/>
      <w:spacing w:before="100" w:beforeAutospacing="1" w:after="100" w:afterAutospacing="1" w:line="480" w:lineRule="auto"/>
    </w:pPr>
    <w:rPr>
      <w:rFonts w:ascii="Times New Roman" w:hAnsi="Times New Roman"/>
      <w:i/>
      <w:sz w:val="24"/>
      <w:szCs w:val="24"/>
    </w:rPr>
  </w:style>
  <w:style w:type="paragraph" w:styleId="Header">
    <w:name w:val="header"/>
    <w:basedOn w:val="Normal"/>
    <w:link w:val="HeaderChar"/>
    <w:uiPriority w:val="99"/>
    <w:unhideWhenUsed/>
    <w:rsid w:val="00185C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CF5"/>
    <w:rPr>
      <w:rFonts w:ascii="Calibri" w:eastAsia="Times New Roman" w:hAnsi="Calibri" w:cs="Times New Roman"/>
      <w:lang w:val="en-GB" w:eastAsia="en-GB"/>
    </w:rPr>
  </w:style>
  <w:style w:type="paragraph" w:styleId="Footer">
    <w:name w:val="footer"/>
    <w:basedOn w:val="Normal"/>
    <w:link w:val="FooterChar"/>
    <w:uiPriority w:val="99"/>
    <w:unhideWhenUsed/>
    <w:rsid w:val="00185C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CF5"/>
    <w:rPr>
      <w:rFonts w:ascii="Calibri" w:eastAsia="Times New Roman" w:hAnsi="Calibri" w:cs="Times New Roman"/>
      <w:lang w:val="en-GB" w:eastAsia="en-GB"/>
    </w:rPr>
  </w:style>
  <w:style w:type="paragraph" w:styleId="ListParagraph">
    <w:name w:val="List Paragraph"/>
    <w:basedOn w:val="Normal"/>
    <w:uiPriority w:val="34"/>
    <w:qFormat/>
    <w:rsid w:val="00320E83"/>
    <w:pPr>
      <w:ind w:left="720"/>
      <w:contextualSpacing/>
    </w:pPr>
  </w:style>
  <w:style w:type="paragraph" w:styleId="Bibliography">
    <w:name w:val="Bibliography"/>
    <w:basedOn w:val="Normal"/>
    <w:next w:val="Normal"/>
    <w:uiPriority w:val="37"/>
    <w:unhideWhenUsed/>
    <w:rsid w:val="00320E83"/>
  </w:style>
  <w:style w:type="paragraph" w:styleId="NormalWeb">
    <w:name w:val="Normal (Web)"/>
    <w:basedOn w:val="Normal"/>
    <w:uiPriority w:val="99"/>
    <w:unhideWhenUsed/>
    <w:rsid w:val="00320E83"/>
    <w:pPr>
      <w:spacing w:before="100" w:beforeAutospacing="1" w:after="100" w:afterAutospacing="1" w:line="240" w:lineRule="auto"/>
    </w:pPr>
    <w:rPr>
      <w:rFonts w:ascii="Times New Roman" w:hAnsi="Times New Roman"/>
      <w:sz w:val="24"/>
      <w:szCs w:val="24"/>
      <w:lang w:val="en-US" w:eastAsia="en-US"/>
    </w:rPr>
  </w:style>
  <w:style w:type="paragraph" w:styleId="TableofFigures">
    <w:name w:val="table of figures"/>
    <w:basedOn w:val="Normal"/>
    <w:next w:val="Normal"/>
    <w:uiPriority w:val="99"/>
    <w:unhideWhenUsed/>
    <w:rsid w:val="004004EC"/>
    <w:pPr>
      <w:spacing w:after="0"/>
    </w:pPr>
  </w:style>
  <w:style w:type="paragraph" w:customStyle="1" w:styleId="ThesisFigures">
    <w:name w:val="Thesis Figures"/>
    <w:basedOn w:val="Caption"/>
    <w:next w:val="Caption"/>
    <w:qFormat/>
    <w:rsid w:val="00235154"/>
    <w:pPr>
      <w:spacing w:line="480" w:lineRule="auto"/>
      <w:jc w:val="both"/>
    </w:pPr>
    <w:rPr>
      <w:rFonts w:ascii="Times New Roman" w:hAnsi="Times New Roman"/>
      <w:color w:val="auto"/>
      <w:sz w:val="24"/>
      <w:szCs w:val="24"/>
    </w:rPr>
  </w:style>
  <w:style w:type="paragraph" w:customStyle="1" w:styleId="ThesisTables">
    <w:name w:val="Thesis Tables"/>
    <w:basedOn w:val="Caption"/>
    <w:next w:val="Caption"/>
    <w:qFormat/>
    <w:rsid w:val="005336AE"/>
    <w:pPr>
      <w:spacing w:line="480" w:lineRule="auto"/>
    </w:pPr>
    <w:rPr>
      <w:rFonts w:ascii="Times New Roman" w:hAnsi="Times New Roman"/>
      <w:sz w:val="24"/>
    </w:rPr>
  </w:style>
  <w:style w:type="character" w:styleId="Hyperlink">
    <w:name w:val="Hyperlink"/>
    <w:basedOn w:val="DefaultParagraphFont"/>
    <w:uiPriority w:val="99"/>
    <w:unhideWhenUsed/>
    <w:rsid w:val="00805EFD"/>
    <w:rPr>
      <w:color w:val="0563C1" w:themeColor="hyperlink"/>
      <w:u w:val="single"/>
    </w:rPr>
  </w:style>
  <w:style w:type="paragraph" w:styleId="Subtitle">
    <w:name w:val="Subtitle"/>
    <w:basedOn w:val="Normal"/>
    <w:next w:val="Normal"/>
    <w:link w:val="SubtitleChar"/>
    <w:uiPriority w:val="11"/>
    <w:rsid w:val="00D760E6"/>
    <w:pPr>
      <w:numPr>
        <w:numId w:val="13"/>
      </w:numPr>
      <w:spacing w:after="160" w:line="360" w:lineRule="auto"/>
      <w:jc w:val="center"/>
    </w:pPr>
    <w:rPr>
      <w:rFonts w:ascii="Times New Roman" w:eastAsiaTheme="minorEastAsia" w:hAnsi="Times New Roman" w:cstheme="minorBidi"/>
      <w:b/>
      <w:spacing w:val="15"/>
      <w:sz w:val="24"/>
    </w:rPr>
  </w:style>
  <w:style w:type="character" w:customStyle="1" w:styleId="SubtitleChar">
    <w:name w:val="Subtitle Char"/>
    <w:basedOn w:val="DefaultParagraphFont"/>
    <w:link w:val="Subtitle"/>
    <w:uiPriority w:val="11"/>
    <w:rsid w:val="00D760E6"/>
    <w:rPr>
      <w:rFonts w:ascii="Times New Roman" w:eastAsiaTheme="minorEastAsia" w:hAnsi="Times New Roman"/>
      <w:b/>
      <w:spacing w:val="15"/>
      <w:sz w:val="24"/>
      <w:lang w:val="en-GB" w:eastAsia="en-GB"/>
    </w:rPr>
  </w:style>
  <w:style w:type="paragraph" w:styleId="TOC4">
    <w:name w:val="toc 4"/>
    <w:basedOn w:val="Normal"/>
    <w:next w:val="Normal"/>
    <w:autoRedefine/>
    <w:uiPriority w:val="39"/>
    <w:unhideWhenUsed/>
    <w:rsid w:val="000B7C27"/>
    <w:pPr>
      <w:spacing w:after="100"/>
      <w:ind w:left="660"/>
    </w:pPr>
  </w:style>
  <w:style w:type="paragraph" w:styleId="TOC1">
    <w:name w:val="toc 1"/>
    <w:basedOn w:val="Normal"/>
    <w:next w:val="Normal"/>
    <w:autoRedefine/>
    <w:uiPriority w:val="39"/>
    <w:unhideWhenUsed/>
    <w:rsid w:val="000B7C27"/>
    <w:pPr>
      <w:spacing w:after="100"/>
      <w:jc w:val="both"/>
    </w:pPr>
    <w:rPr>
      <w:rFonts w:ascii="Times New Roman" w:hAnsi="Times New Roman"/>
      <w:sz w:val="24"/>
    </w:rPr>
  </w:style>
  <w:style w:type="paragraph" w:styleId="TOC2">
    <w:name w:val="toc 2"/>
    <w:basedOn w:val="Normal"/>
    <w:next w:val="Normal"/>
    <w:autoRedefine/>
    <w:uiPriority w:val="39"/>
    <w:unhideWhenUsed/>
    <w:rsid w:val="000B7C27"/>
    <w:pPr>
      <w:spacing w:after="100"/>
      <w:ind w:left="220"/>
    </w:pPr>
  </w:style>
  <w:style w:type="paragraph" w:styleId="TOC3">
    <w:name w:val="toc 3"/>
    <w:basedOn w:val="Normal"/>
    <w:next w:val="Normal"/>
    <w:autoRedefine/>
    <w:uiPriority w:val="39"/>
    <w:unhideWhenUsed/>
    <w:rsid w:val="000B7C27"/>
    <w:pPr>
      <w:spacing w:after="100"/>
      <w:ind w:left="440"/>
    </w:pPr>
  </w:style>
  <w:style w:type="paragraph" w:styleId="CommentSubject">
    <w:name w:val="annotation subject"/>
    <w:basedOn w:val="CommentText"/>
    <w:next w:val="CommentText"/>
    <w:link w:val="CommentSubjectChar"/>
    <w:uiPriority w:val="99"/>
    <w:semiHidden/>
    <w:unhideWhenUsed/>
    <w:rsid w:val="00831C2A"/>
    <w:rPr>
      <w:b/>
      <w:bCs/>
    </w:rPr>
  </w:style>
  <w:style w:type="character" w:customStyle="1" w:styleId="CommentSubjectChar">
    <w:name w:val="Comment Subject Char"/>
    <w:basedOn w:val="CommentTextChar"/>
    <w:link w:val="CommentSubject"/>
    <w:uiPriority w:val="99"/>
    <w:semiHidden/>
    <w:rsid w:val="00831C2A"/>
    <w:rPr>
      <w:rFonts w:ascii="Calibri" w:eastAsia="Times New Roman" w:hAnsi="Calibri" w:cs="Times New Roman"/>
      <w:b/>
      <w:bCs/>
      <w:sz w:val="20"/>
      <w:szCs w:val="20"/>
      <w:lang w:val="en-GB" w:eastAsia="en-GB"/>
    </w:rPr>
  </w:style>
  <w:style w:type="paragraph" w:styleId="BalloonText">
    <w:name w:val="Balloon Text"/>
    <w:basedOn w:val="Normal"/>
    <w:link w:val="BalloonTextChar"/>
    <w:uiPriority w:val="99"/>
    <w:semiHidden/>
    <w:unhideWhenUsed/>
    <w:rsid w:val="00110C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0C72"/>
    <w:rPr>
      <w:rFonts w:ascii="Segoe UI" w:eastAsia="Times New Roman" w:hAnsi="Segoe UI" w:cs="Segoe UI"/>
      <w:sz w:val="18"/>
      <w:szCs w:val="18"/>
      <w:lang w:val="en-GB" w:eastAsia="en-GB"/>
    </w:rPr>
  </w:style>
  <w:style w:type="paragraph" w:styleId="Revision">
    <w:name w:val="Revision"/>
    <w:hidden/>
    <w:uiPriority w:val="99"/>
    <w:semiHidden/>
    <w:rsid w:val="00F13066"/>
    <w:pPr>
      <w:spacing w:after="0" w:line="240" w:lineRule="auto"/>
    </w:pPr>
    <w:rPr>
      <w:rFonts w:ascii="Calibri" w:eastAsia="Times New Roman" w:hAnsi="Calibri" w:cs="Times New Roman"/>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3248">
      <w:bodyDiv w:val="1"/>
      <w:marLeft w:val="0"/>
      <w:marRight w:val="0"/>
      <w:marTop w:val="0"/>
      <w:marBottom w:val="0"/>
      <w:divBdr>
        <w:top w:val="none" w:sz="0" w:space="0" w:color="auto"/>
        <w:left w:val="none" w:sz="0" w:space="0" w:color="auto"/>
        <w:bottom w:val="none" w:sz="0" w:space="0" w:color="auto"/>
        <w:right w:val="none" w:sz="0" w:space="0" w:color="auto"/>
      </w:divBdr>
      <w:divsChild>
        <w:div w:id="1053043515">
          <w:marLeft w:val="0"/>
          <w:marRight w:val="0"/>
          <w:marTop w:val="0"/>
          <w:marBottom w:val="0"/>
          <w:divBdr>
            <w:top w:val="single" w:sz="2" w:space="0" w:color="auto"/>
            <w:left w:val="single" w:sz="2" w:space="0" w:color="auto"/>
            <w:bottom w:val="single" w:sz="6" w:space="0" w:color="auto"/>
            <w:right w:val="single" w:sz="2" w:space="0" w:color="auto"/>
          </w:divBdr>
          <w:divsChild>
            <w:div w:id="1558394438">
              <w:marLeft w:val="0"/>
              <w:marRight w:val="0"/>
              <w:marTop w:val="100"/>
              <w:marBottom w:val="100"/>
              <w:divBdr>
                <w:top w:val="single" w:sz="2" w:space="0" w:color="D9D9E3"/>
                <w:left w:val="single" w:sz="2" w:space="0" w:color="D9D9E3"/>
                <w:bottom w:val="single" w:sz="2" w:space="0" w:color="D9D9E3"/>
                <w:right w:val="single" w:sz="2" w:space="0" w:color="D9D9E3"/>
              </w:divBdr>
              <w:divsChild>
                <w:div w:id="355352956">
                  <w:marLeft w:val="0"/>
                  <w:marRight w:val="0"/>
                  <w:marTop w:val="0"/>
                  <w:marBottom w:val="0"/>
                  <w:divBdr>
                    <w:top w:val="single" w:sz="2" w:space="0" w:color="D9D9E3"/>
                    <w:left w:val="single" w:sz="2" w:space="0" w:color="D9D9E3"/>
                    <w:bottom w:val="single" w:sz="2" w:space="0" w:color="D9D9E3"/>
                    <w:right w:val="single" w:sz="2" w:space="0" w:color="D9D9E3"/>
                  </w:divBdr>
                  <w:divsChild>
                    <w:div w:id="1839224995">
                      <w:marLeft w:val="0"/>
                      <w:marRight w:val="0"/>
                      <w:marTop w:val="0"/>
                      <w:marBottom w:val="0"/>
                      <w:divBdr>
                        <w:top w:val="single" w:sz="2" w:space="0" w:color="D9D9E3"/>
                        <w:left w:val="single" w:sz="2" w:space="0" w:color="D9D9E3"/>
                        <w:bottom w:val="single" w:sz="2" w:space="0" w:color="D9D9E3"/>
                        <w:right w:val="single" w:sz="2" w:space="0" w:color="D9D9E3"/>
                      </w:divBdr>
                      <w:divsChild>
                        <w:div w:id="660086675">
                          <w:marLeft w:val="0"/>
                          <w:marRight w:val="0"/>
                          <w:marTop w:val="0"/>
                          <w:marBottom w:val="0"/>
                          <w:divBdr>
                            <w:top w:val="single" w:sz="2" w:space="0" w:color="D9D9E3"/>
                            <w:left w:val="single" w:sz="2" w:space="0" w:color="D9D9E3"/>
                            <w:bottom w:val="single" w:sz="2" w:space="0" w:color="D9D9E3"/>
                            <w:right w:val="single" w:sz="2" w:space="0" w:color="D9D9E3"/>
                          </w:divBdr>
                          <w:divsChild>
                            <w:div w:id="1375159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81846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hyperlink" Target="http://dx.doi.org/10.2305/IUCN.UK.2014&#8211;1.RLTS.%20T166894A67015710.en" TargetMode="External"/><Relationship Id="rId10" Type="http://schemas.openxmlformats.org/officeDocument/2006/relationships/footer" Target="footer2.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NULL"/><Relationship Id="rId14" Type="http://schemas.openxmlformats.org/officeDocument/2006/relationships/image" Target="media/image2.jpeg"/><Relationship Id="rId22" Type="http://schemas.openxmlformats.org/officeDocument/2006/relationships/image" Target="media/image10.jpeg"/><Relationship Id="rId27"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32B09-4A74-427A-AE27-524395119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1</Pages>
  <Words>16888</Words>
  <Characters>96265</Characters>
  <Application>Microsoft Office Word</Application>
  <DocSecurity>0</DocSecurity>
  <Lines>802</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Gitonga</dc:creator>
  <cp:keywords/>
  <dc:description/>
  <cp:lastModifiedBy>Dan mungai</cp:lastModifiedBy>
  <cp:revision>5</cp:revision>
  <dcterms:created xsi:type="dcterms:W3CDTF">2023-02-14T11:06:00Z</dcterms:created>
  <dcterms:modified xsi:type="dcterms:W3CDTF">2023-02-21T10:58:00Z</dcterms:modified>
</cp:coreProperties>
</file>