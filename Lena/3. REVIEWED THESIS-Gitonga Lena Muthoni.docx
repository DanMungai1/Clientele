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734D1" w14:textId="5BA43C14" w:rsidR="000D2457" w:rsidRPr="00C93F4D" w:rsidRDefault="00C77BF6" w:rsidP="000D2457">
      <w:pPr>
        <w:widowControl w:val="0"/>
        <w:overflowPunct w:val="0"/>
        <w:autoSpaceDE w:val="0"/>
        <w:autoSpaceDN w:val="0"/>
        <w:adjustRightInd w:val="0"/>
        <w:spacing w:after="100" w:afterAutospacing="1" w:line="480" w:lineRule="auto"/>
        <w:jc w:val="center"/>
        <w:rPr>
          <w:rFonts w:ascii="Times New Roman" w:hAnsi="Times New Roman"/>
          <w:b/>
          <w:bCs/>
          <w:color w:val="000000" w:themeColor="text1"/>
          <w:sz w:val="24"/>
          <w:szCs w:val="24"/>
        </w:rPr>
      </w:pPr>
      <w:bookmarkStart w:id="0" w:name="_Hlk141949361"/>
      <w:bookmarkStart w:id="1" w:name="_Toc20687092"/>
      <w:bookmarkStart w:id="2" w:name="_Toc120099704"/>
      <w:bookmarkStart w:id="3" w:name="_Toc120101061"/>
      <w:bookmarkStart w:id="4" w:name="_Hlk143178583"/>
      <w:ins w:id="5" w:author="Administrator" w:date="2023-08-28T12:44:00Z">
        <w:r>
          <w:rPr>
            <w:rFonts w:ascii="Times New Roman" w:hAnsi="Times New Roman"/>
            <w:b/>
            <w:bCs/>
            <w:color w:val="000000" w:themeColor="text1"/>
            <w:sz w:val="24"/>
            <w:szCs w:val="24"/>
          </w:rPr>
          <w:t xml:space="preserve">Patterns of </w:t>
        </w:r>
      </w:ins>
      <w:del w:id="6" w:author="Administrator" w:date="2023-08-28T12:44:00Z">
        <w:r w:rsidR="000D2457" w:rsidRPr="00C93F4D" w:rsidDel="00C77BF6">
          <w:rPr>
            <w:rFonts w:ascii="Times New Roman" w:hAnsi="Times New Roman"/>
            <w:b/>
            <w:bCs/>
            <w:color w:val="000000" w:themeColor="text1"/>
            <w:sz w:val="24"/>
            <w:szCs w:val="24"/>
          </w:rPr>
          <w:delText>TAXONOM</w:delText>
        </w:r>
      </w:del>
      <w:del w:id="7" w:author="Administrator" w:date="2023-08-28T12:43:00Z">
        <w:r w:rsidR="000D2457" w:rsidRPr="00C93F4D" w:rsidDel="00C77BF6">
          <w:rPr>
            <w:rFonts w:ascii="Times New Roman" w:hAnsi="Times New Roman"/>
            <w:b/>
            <w:bCs/>
            <w:color w:val="000000" w:themeColor="text1"/>
            <w:sz w:val="24"/>
            <w:szCs w:val="24"/>
          </w:rPr>
          <w:delText xml:space="preserve">IC </w:delText>
        </w:r>
      </w:del>
      <w:del w:id="8" w:author="Administrator" w:date="2023-08-28T12:44:00Z">
        <w:r w:rsidR="00A93377" w:rsidDel="00C77BF6">
          <w:rPr>
            <w:rFonts w:ascii="Times New Roman" w:hAnsi="Times New Roman"/>
            <w:b/>
            <w:bCs/>
            <w:color w:val="000000" w:themeColor="text1"/>
            <w:sz w:val="24"/>
            <w:szCs w:val="24"/>
          </w:rPr>
          <w:delText xml:space="preserve">OCCURRENCE </w:delText>
        </w:r>
        <w:r w:rsidR="000D2457" w:rsidRPr="00C93F4D" w:rsidDel="00C77BF6">
          <w:rPr>
            <w:rFonts w:ascii="Times New Roman" w:hAnsi="Times New Roman"/>
            <w:b/>
            <w:bCs/>
            <w:color w:val="000000" w:themeColor="text1"/>
            <w:sz w:val="24"/>
            <w:szCs w:val="24"/>
          </w:rPr>
          <w:delText xml:space="preserve">AND </w:delText>
        </w:r>
        <w:r w:rsidR="00796B35" w:rsidDel="00C77BF6">
          <w:rPr>
            <w:rFonts w:ascii="Times New Roman" w:hAnsi="Times New Roman"/>
            <w:b/>
            <w:bCs/>
            <w:color w:val="000000" w:themeColor="text1"/>
            <w:sz w:val="24"/>
            <w:szCs w:val="24"/>
          </w:rPr>
          <w:delText>FACTORS INFLUENCING</w:delText>
        </w:r>
      </w:del>
      <w:r w:rsidR="00796B35">
        <w:rPr>
          <w:rFonts w:ascii="Times New Roman" w:hAnsi="Times New Roman"/>
          <w:b/>
          <w:bCs/>
          <w:color w:val="000000" w:themeColor="text1"/>
          <w:sz w:val="24"/>
          <w:szCs w:val="24"/>
        </w:rPr>
        <w:t xml:space="preserve"> </w:t>
      </w:r>
      <w:r w:rsidR="000D2457" w:rsidRPr="00C93F4D">
        <w:rPr>
          <w:rFonts w:ascii="Times New Roman" w:hAnsi="Times New Roman"/>
          <w:b/>
          <w:bCs/>
          <w:color w:val="000000" w:themeColor="text1"/>
          <w:sz w:val="24"/>
          <w:szCs w:val="24"/>
        </w:rPr>
        <w:t xml:space="preserve">JUVENILE ANGUILLID </w:t>
      </w:r>
      <w:del w:id="9" w:author="Administrator" w:date="2023-08-28T12:44:00Z">
        <w:r w:rsidR="000D2457" w:rsidRPr="00C93F4D" w:rsidDel="00C77BF6">
          <w:rPr>
            <w:rFonts w:ascii="Times New Roman" w:hAnsi="Times New Roman"/>
            <w:b/>
            <w:bCs/>
            <w:color w:val="000000" w:themeColor="text1"/>
            <w:sz w:val="24"/>
            <w:szCs w:val="24"/>
          </w:rPr>
          <w:delText>EELS</w:delText>
        </w:r>
      </w:del>
      <w:ins w:id="10" w:author="Administrator" w:date="2023-08-28T12:45:00Z">
        <w:r>
          <w:rPr>
            <w:rFonts w:ascii="Times New Roman" w:hAnsi="Times New Roman"/>
            <w:b/>
            <w:bCs/>
            <w:color w:val="000000" w:themeColor="text1"/>
            <w:sz w:val="24"/>
            <w:szCs w:val="24"/>
          </w:rPr>
          <w:t>recruitment</w:t>
        </w:r>
      </w:ins>
      <w:r w:rsidR="000D2457" w:rsidRPr="00C93F4D">
        <w:rPr>
          <w:rFonts w:ascii="Times New Roman" w:hAnsi="Times New Roman"/>
          <w:b/>
          <w:bCs/>
          <w:color w:val="000000" w:themeColor="text1"/>
          <w:sz w:val="24"/>
          <w:szCs w:val="24"/>
        </w:rPr>
        <w:t xml:space="preserve"> IN</w:t>
      </w:r>
      <w:ins w:id="11" w:author="Administrator" w:date="2023-08-28T12:46:00Z">
        <w:r>
          <w:rPr>
            <w:rFonts w:ascii="Times New Roman" w:hAnsi="Times New Roman"/>
            <w:b/>
            <w:bCs/>
            <w:color w:val="000000" w:themeColor="text1"/>
            <w:sz w:val="24"/>
            <w:szCs w:val="24"/>
          </w:rPr>
          <w:t>to</w:t>
        </w:r>
      </w:ins>
      <w:r w:rsidR="000D2457" w:rsidRPr="00C93F4D">
        <w:rPr>
          <w:rFonts w:ascii="Times New Roman" w:hAnsi="Times New Roman"/>
          <w:b/>
          <w:bCs/>
          <w:color w:val="000000" w:themeColor="text1"/>
          <w:sz w:val="24"/>
          <w:szCs w:val="24"/>
        </w:rPr>
        <w:t xml:space="preserve"> THE </w:t>
      </w:r>
      <w:r w:rsidR="00E877C8" w:rsidRPr="00C93F4D">
        <w:rPr>
          <w:rFonts w:ascii="Times New Roman" w:hAnsi="Times New Roman"/>
          <w:b/>
          <w:bCs/>
          <w:color w:val="000000" w:themeColor="text1"/>
          <w:sz w:val="24"/>
          <w:szCs w:val="24"/>
        </w:rPr>
        <w:t>SABAKI ESTUARY</w:t>
      </w:r>
      <w:r w:rsidR="000D2457" w:rsidRPr="00C93F4D">
        <w:rPr>
          <w:rFonts w:ascii="Times New Roman" w:hAnsi="Times New Roman"/>
          <w:b/>
          <w:bCs/>
          <w:color w:val="000000" w:themeColor="text1"/>
          <w:sz w:val="24"/>
          <w:szCs w:val="24"/>
        </w:rPr>
        <w:t>, KENYA</w:t>
      </w:r>
    </w:p>
    <w:bookmarkEnd w:id="0"/>
    <w:p w14:paraId="55521708" w14:textId="77777777" w:rsidR="000D2457" w:rsidRPr="00C93F4D" w:rsidRDefault="000D2457" w:rsidP="000D2457">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494A7755"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48D0C12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B8F0E1A"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A1CA482"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7DFD76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3156A15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63797A06"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464B2114"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4B40E17E"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131787D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8C27675" w14:textId="77777777" w:rsidR="000D2457" w:rsidRPr="00C93F4D" w:rsidRDefault="000D2457" w:rsidP="000D2457">
      <w:pPr>
        <w:widowControl w:val="0"/>
        <w:autoSpaceDE w:val="0"/>
        <w:autoSpaceDN w:val="0"/>
        <w:adjustRightInd w:val="0"/>
        <w:spacing w:after="0" w:line="273" w:lineRule="exact"/>
        <w:jc w:val="center"/>
        <w:rPr>
          <w:rFonts w:ascii="Times New Roman" w:hAnsi="Times New Roman"/>
          <w:sz w:val="24"/>
          <w:szCs w:val="24"/>
        </w:rPr>
      </w:pPr>
    </w:p>
    <w:p w14:paraId="274720F3" w14:textId="77777777" w:rsidR="000D2457" w:rsidRPr="00C93F4D" w:rsidRDefault="000D2457" w:rsidP="000D2457">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C93F4D">
        <w:rPr>
          <w:rFonts w:ascii="Times New Roman" w:hAnsi="Times New Roman"/>
          <w:b/>
          <w:bCs/>
          <w:sz w:val="24"/>
          <w:szCs w:val="24"/>
          <w:lang w:val="sv-SE"/>
        </w:rPr>
        <w:t>LENA MUTHONI GITONGA</w:t>
      </w:r>
    </w:p>
    <w:p w14:paraId="6EC7D7D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3AFB9C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776F88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A287EAC"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E907874"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769F09B"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6402488"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65C62E0D"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EE18ED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2E320AC7"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50D43627"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82E6968"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278EA28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25FF1175"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454D703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46D80A50" w14:textId="77777777" w:rsidR="000D2457" w:rsidRPr="00C93F4D" w:rsidRDefault="000D2457" w:rsidP="000D2457">
      <w:pPr>
        <w:widowControl w:val="0"/>
        <w:autoSpaceDE w:val="0"/>
        <w:autoSpaceDN w:val="0"/>
        <w:adjustRightInd w:val="0"/>
        <w:spacing w:after="0" w:line="260" w:lineRule="exact"/>
        <w:jc w:val="center"/>
        <w:rPr>
          <w:rFonts w:ascii="Times New Roman" w:hAnsi="Times New Roman"/>
          <w:sz w:val="24"/>
          <w:szCs w:val="24"/>
          <w:lang w:val="sv-SE"/>
        </w:rPr>
      </w:pPr>
    </w:p>
    <w:p w14:paraId="69106857" w14:textId="77777777" w:rsidR="000D2457" w:rsidRPr="00C93F4D" w:rsidRDefault="000D2457" w:rsidP="000D2457">
      <w:pPr>
        <w:widowControl w:val="0"/>
        <w:overflowPunct w:val="0"/>
        <w:autoSpaceDE w:val="0"/>
        <w:autoSpaceDN w:val="0"/>
        <w:adjustRightInd w:val="0"/>
        <w:spacing w:after="0" w:line="349" w:lineRule="auto"/>
        <w:jc w:val="center"/>
        <w:rPr>
          <w:rFonts w:ascii="Times New Roman" w:hAnsi="Times New Roman"/>
          <w:sz w:val="24"/>
          <w:szCs w:val="24"/>
        </w:rPr>
      </w:pPr>
      <w:r w:rsidRPr="00C93F4D">
        <w:rPr>
          <w:rFonts w:ascii="Times New Roman" w:hAnsi="Times New Roman"/>
          <w:b/>
          <w:bCs/>
          <w:sz w:val="24"/>
          <w:szCs w:val="24"/>
        </w:rPr>
        <w:t>A thesis submitted in partial fulfilment of the requirements for the Award of the Degree of Master of Science in Fisheries of Pwani University</w:t>
      </w:r>
    </w:p>
    <w:p w14:paraId="357FC42C" w14:textId="77777777" w:rsidR="000D2457" w:rsidRPr="00C93F4D" w:rsidRDefault="000D2457" w:rsidP="000D2457">
      <w:pPr>
        <w:widowControl w:val="0"/>
        <w:autoSpaceDE w:val="0"/>
        <w:autoSpaceDN w:val="0"/>
        <w:adjustRightInd w:val="0"/>
        <w:spacing w:after="0" w:line="240" w:lineRule="auto"/>
        <w:jc w:val="center"/>
        <w:rPr>
          <w:rFonts w:ascii="Times New Roman" w:hAnsi="Times New Roman"/>
          <w:sz w:val="24"/>
          <w:szCs w:val="24"/>
        </w:rPr>
        <w:sectPr w:rsidR="000D2457" w:rsidRPr="00C93F4D"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01959B6A"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6377D34C"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6F207B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E1FD001"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757B70E1"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1BA662A0"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59224367"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1280B7DD"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6F1A4CE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5F056640" w14:textId="77777777" w:rsidR="000D2457" w:rsidRPr="00C93F4D" w:rsidRDefault="000D2457" w:rsidP="000D2457">
      <w:pPr>
        <w:widowControl w:val="0"/>
        <w:autoSpaceDE w:val="0"/>
        <w:autoSpaceDN w:val="0"/>
        <w:adjustRightInd w:val="0"/>
        <w:spacing w:after="0" w:line="358" w:lineRule="exact"/>
        <w:jc w:val="center"/>
        <w:rPr>
          <w:rFonts w:ascii="Times New Roman" w:hAnsi="Times New Roman"/>
          <w:sz w:val="24"/>
          <w:szCs w:val="24"/>
        </w:rPr>
      </w:pPr>
    </w:p>
    <w:p w14:paraId="6D309CC2" w14:textId="77777777" w:rsidR="000D2457" w:rsidRPr="00C93F4D" w:rsidRDefault="000D2457" w:rsidP="000D2457">
      <w:pPr>
        <w:widowControl w:val="0"/>
        <w:autoSpaceDE w:val="0"/>
        <w:autoSpaceDN w:val="0"/>
        <w:adjustRightInd w:val="0"/>
        <w:spacing w:after="0" w:line="358" w:lineRule="exact"/>
        <w:jc w:val="center"/>
        <w:rPr>
          <w:rFonts w:ascii="Times New Roman" w:hAnsi="Times New Roman"/>
          <w:sz w:val="24"/>
          <w:szCs w:val="24"/>
        </w:rPr>
      </w:pPr>
    </w:p>
    <w:p w14:paraId="7CFAB3D0" w14:textId="77777777" w:rsidR="000D2457" w:rsidRPr="00C93F4D" w:rsidRDefault="000D2457" w:rsidP="000D2457">
      <w:pPr>
        <w:jc w:val="center"/>
        <w:rPr>
          <w:rFonts w:ascii="Times New Roman" w:hAnsi="Times New Roman"/>
          <w:b/>
          <w:bCs/>
          <w:sz w:val="24"/>
          <w:szCs w:val="24"/>
        </w:rPr>
      </w:pPr>
      <w:r w:rsidRPr="00C93F4D">
        <w:rPr>
          <w:rFonts w:ascii="Times New Roman" w:hAnsi="Times New Roman"/>
          <w:b/>
          <w:bCs/>
          <w:sz w:val="24"/>
          <w:szCs w:val="24"/>
        </w:rPr>
        <w:t>JULY, 2023</w:t>
      </w:r>
    </w:p>
    <w:p w14:paraId="1FF22F7D" w14:textId="77777777" w:rsidR="000D2457" w:rsidRPr="00C93F4D" w:rsidRDefault="000D2457" w:rsidP="000D2457">
      <w:pPr>
        <w:jc w:val="center"/>
        <w:rPr>
          <w:rFonts w:ascii="Times New Roman" w:hAnsi="Times New Roman"/>
          <w:b/>
          <w:bCs/>
          <w:sz w:val="24"/>
          <w:szCs w:val="24"/>
        </w:rPr>
      </w:pPr>
    </w:p>
    <w:p w14:paraId="38D11DC9" w14:textId="77777777" w:rsidR="000D2457" w:rsidRPr="00C93F4D" w:rsidRDefault="000D2457" w:rsidP="000D2457">
      <w:pPr>
        <w:spacing w:after="0"/>
        <w:jc w:val="center"/>
        <w:rPr>
          <w:rFonts w:ascii="Times New Roman" w:hAnsi="Times New Roman"/>
          <w:b/>
          <w:bCs/>
          <w:sz w:val="24"/>
          <w:szCs w:val="24"/>
        </w:rPr>
      </w:pPr>
    </w:p>
    <w:p w14:paraId="49707F29" w14:textId="77777777" w:rsidR="000D2457" w:rsidRPr="00C93F4D" w:rsidRDefault="000D2457" w:rsidP="000D2457">
      <w:pPr>
        <w:spacing w:after="0"/>
        <w:jc w:val="center"/>
        <w:rPr>
          <w:rFonts w:ascii="Times New Roman" w:hAnsi="Times New Roman"/>
          <w:b/>
          <w:bCs/>
          <w:sz w:val="24"/>
          <w:szCs w:val="24"/>
        </w:rPr>
        <w:sectPr w:rsidR="000D2457" w:rsidRPr="00C93F4D">
          <w:type w:val="continuous"/>
          <w:pgSz w:w="12240" w:h="15840"/>
          <w:pgMar w:top="1440" w:right="1440" w:bottom="1008" w:left="1440" w:header="720" w:footer="720" w:gutter="0"/>
          <w:pgNumType w:fmt="lowerRoman" w:start="1"/>
          <w:cols w:space="720"/>
        </w:sectPr>
      </w:pPr>
    </w:p>
    <w:p w14:paraId="76E5C4A7" w14:textId="19E6DE47" w:rsidR="004C75C5" w:rsidRPr="00C93F4D" w:rsidRDefault="004C75C5" w:rsidP="00F2370D">
      <w:pPr>
        <w:spacing w:after="0" w:line="480" w:lineRule="auto"/>
        <w:jc w:val="both"/>
        <w:rPr>
          <w:rFonts w:ascii="Times New Roman" w:hAnsi="Times New Roman"/>
          <w:b/>
          <w:bCs/>
          <w:color w:val="000000" w:themeColor="text1"/>
          <w:sz w:val="24"/>
          <w:szCs w:val="24"/>
        </w:rPr>
        <w:sectPr w:rsidR="004C75C5" w:rsidRPr="00C93F4D">
          <w:footerReference w:type="default" r:id="rId9"/>
          <w:type w:val="continuous"/>
          <w:pgSz w:w="12240" w:h="15840"/>
          <w:pgMar w:top="1440" w:right="1440" w:bottom="1008" w:left="1440" w:header="720" w:footer="720" w:gutter="0"/>
          <w:pgNumType w:fmt="lowerRoman" w:start="1"/>
          <w:cols w:space="720"/>
        </w:sectPr>
      </w:pPr>
    </w:p>
    <w:p w14:paraId="53D81BF3" w14:textId="56B386B8" w:rsidR="000814A2" w:rsidRPr="00C93F4D" w:rsidRDefault="000814A2" w:rsidP="00F2370D">
      <w:pPr>
        <w:pStyle w:val="Title"/>
        <w:jc w:val="both"/>
        <w:rPr>
          <w:rFonts w:cs="Times New Roman"/>
        </w:rPr>
      </w:pPr>
      <w:bookmarkStart w:id="12" w:name="_Toc128808256"/>
      <w:bookmarkStart w:id="13" w:name="_Toc128809553"/>
      <w:bookmarkStart w:id="14" w:name="_Toc144063146"/>
      <w:r w:rsidRPr="00C93F4D">
        <w:rPr>
          <w:rFonts w:cs="Times New Roman"/>
        </w:rPr>
        <w:lastRenderedPageBreak/>
        <w:t>DECLARATION</w:t>
      </w:r>
      <w:bookmarkEnd w:id="12"/>
      <w:bookmarkEnd w:id="13"/>
      <w:bookmarkEnd w:id="14"/>
    </w:p>
    <w:p w14:paraId="24B517FD" w14:textId="77777777"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A4DAC1C" w14:textId="404432CF" w:rsidR="000814A2" w:rsidRPr="00C93F4D" w:rsidRDefault="000814A2" w:rsidP="00F2370D">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rPr>
        <w:t>By the Candidate</w:t>
      </w:r>
      <w:r w:rsidRPr="00C93F4D">
        <w:rPr>
          <w:rFonts w:ascii="Times New Roman" w:hAnsi="Times New Roman"/>
          <w:color w:val="000000" w:themeColor="text1"/>
          <w:sz w:val="24"/>
          <w:szCs w:val="24"/>
        </w:rPr>
        <w:t>:</w:t>
      </w:r>
    </w:p>
    <w:p w14:paraId="47B7AD35" w14:textId="135E139B" w:rsidR="000814A2" w:rsidRPr="00C93F4D" w:rsidRDefault="000814A2" w:rsidP="00F2370D">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I declare that this thesis is my original work and has not been presented at any University or Institution for the award of a degree or any other academic purpose.</w:t>
      </w:r>
    </w:p>
    <w:p w14:paraId="6C7CB40D" w14:textId="77777777" w:rsidR="000814A2" w:rsidRPr="00C93F4D" w:rsidRDefault="000814A2" w:rsidP="00F2370D">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lang w:val="fr-FR"/>
        </w:rPr>
      </w:pPr>
      <w:r w:rsidRPr="00C93F4D">
        <w:rPr>
          <w:rFonts w:ascii="Times New Roman" w:hAnsi="Times New Roman"/>
          <w:b/>
          <w:bCs/>
          <w:color w:val="000000" w:themeColor="text1"/>
          <w:sz w:val="24"/>
          <w:szCs w:val="24"/>
          <w:u w:val="single"/>
          <w:lang w:val="fr-FR"/>
        </w:rPr>
        <w:t>Lena Muthoni Gitonga</w:t>
      </w:r>
    </w:p>
    <w:p w14:paraId="2F553681" w14:textId="1B22E413"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r w:rsidRPr="00C93F4D">
        <w:rPr>
          <w:rFonts w:ascii="Times New Roman" w:hAnsi="Times New Roman"/>
          <w:noProof/>
          <w:color w:val="000000" w:themeColor="text1"/>
          <w:sz w:val="24"/>
          <w:szCs w:val="24"/>
          <w:lang w:val="en-US" w:eastAsia="en-US"/>
        </w:rPr>
        <w:drawing>
          <wp:anchor distT="0" distB="0" distL="114300" distR="114300" simplePos="0" relativeHeight="251611136"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458498CB" w14:textId="24945A50" w:rsidR="000814A2" w:rsidRPr="00C93F4D" w:rsidRDefault="000814A2" w:rsidP="00F2370D">
      <w:pPr>
        <w:widowControl w:val="0"/>
        <w:tabs>
          <w:tab w:val="left" w:pos="5180"/>
          <w:tab w:val="left" w:pos="8260"/>
        </w:tabs>
        <w:autoSpaceDE w:val="0"/>
        <w:autoSpaceDN w:val="0"/>
        <w:adjustRightInd w:val="0"/>
        <w:spacing w:after="0" w:line="480" w:lineRule="auto"/>
        <w:ind w:left="60"/>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t>SG25/PU/36065/19</w:t>
      </w:r>
      <w:r w:rsidRPr="00C93F4D">
        <w:rPr>
          <w:rFonts w:ascii="Times New Roman" w:hAnsi="Times New Roman"/>
          <w:color w:val="000000" w:themeColor="text1"/>
          <w:sz w:val="24"/>
          <w:szCs w:val="24"/>
          <w:lang w:val="fr-FR"/>
        </w:rPr>
        <w:tab/>
        <w:t>Signature</w:t>
      </w:r>
      <w:r w:rsidRPr="00C93F4D">
        <w:rPr>
          <w:rFonts w:ascii="Times New Roman" w:hAnsi="Times New Roman"/>
          <w:color w:val="000000" w:themeColor="text1"/>
          <w:sz w:val="24"/>
          <w:szCs w:val="24"/>
          <w:lang w:val="fr-FR"/>
        </w:rPr>
        <w:tab/>
        <w:t>Date</w:t>
      </w:r>
    </w:p>
    <w:p w14:paraId="0AE67AD1" w14:textId="77777777" w:rsidR="000814A2" w:rsidRPr="00C93F4D" w:rsidRDefault="000814A2" w:rsidP="00F2370D">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rPr>
        <w:t>By the Supervisors:</w:t>
      </w:r>
    </w:p>
    <w:p w14:paraId="470259F3" w14:textId="77777777"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424B556" w14:textId="6A596562"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This research thesis has been submitted with our approval as the supervisors.</w:t>
      </w:r>
    </w:p>
    <w:p w14:paraId="07EC457A" w14:textId="77777777" w:rsidR="000D2457" w:rsidRPr="00C93F4D" w:rsidRDefault="000D2457"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ECB23BB" w14:textId="03BD1571" w:rsidR="000D2457" w:rsidRPr="00C93F4D" w:rsidRDefault="000D2457"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u w:val="single"/>
        </w:rPr>
        <w:t>Prof. Mlewa Chrisestom Mwatet</w:t>
      </w: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709440" behindDoc="1" locked="0" layoutInCell="0" allowOverlap="1" wp14:anchorId="316D90E3" wp14:editId="535C1FD8">
                <wp:simplePos x="0" y="0"/>
                <wp:positionH relativeFrom="column">
                  <wp:posOffset>4777105</wp:posOffset>
                </wp:positionH>
                <wp:positionV relativeFrom="paragraph">
                  <wp:posOffset>-17146</wp:posOffset>
                </wp:positionV>
                <wp:extent cx="1000125" cy="0"/>
                <wp:effectExtent l="0" t="0" r="0" b="0"/>
                <wp:wrapNone/>
                <wp:docPr id="289668363" name="Straight Connector 289668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FAA4F4" id="Straight Connector 289668363" o:spid="_x0000_s1026" style="position:absolute;z-index:-2516070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710464" behindDoc="1" locked="0" layoutInCell="0" allowOverlap="1" wp14:anchorId="103E70F9" wp14:editId="4680A938">
                <wp:simplePos x="0" y="0"/>
                <wp:positionH relativeFrom="column">
                  <wp:posOffset>3286125</wp:posOffset>
                </wp:positionH>
                <wp:positionV relativeFrom="paragraph">
                  <wp:posOffset>-17146</wp:posOffset>
                </wp:positionV>
                <wp:extent cx="1080770" cy="0"/>
                <wp:effectExtent l="0" t="0" r="0" b="0"/>
                <wp:wrapNone/>
                <wp:docPr id="401850083" name="Straight Connector 401850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85BAA6" id="Straight Connector 401850083" o:spid="_x0000_s1026" style="position:absolute;z-index:-2516060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r w:rsidRPr="00C93F4D">
        <w:rPr>
          <w:rFonts w:ascii="Times New Roman" w:hAnsi="Times New Roman"/>
          <w:b/>
          <w:bCs/>
          <w:color w:val="000000" w:themeColor="text1"/>
          <w:sz w:val="24"/>
          <w:szCs w:val="24"/>
          <w:u w:val="single"/>
        </w:rPr>
        <w:t>e</w:t>
      </w:r>
    </w:p>
    <w:p w14:paraId="41B28B09" w14:textId="77777777" w:rsidR="000D2457" w:rsidRPr="00C93F4D" w:rsidRDefault="000D2457" w:rsidP="00F2370D">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p>
    <w:p w14:paraId="5C91C8A3" w14:textId="5652CDEB" w:rsidR="000814A2" w:rsidRPr="00C93F4D" w:rsidRDefault="000814A2" w:rsidP="00F2370D">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Pwani University</w:t>
      </w:r>
      <w:r w:rsidRPr="00C93F4D">
        <w:rPr>
          <w:rFonts w:ascii="Times New Roman" w:hAnsi="Times New Roman"/>
          <w:color w:val="000000" w:themeColor="text1"/>
          <w:sz w:val="24"/>
          <w:szCs w:val="24"/>
        </w:rPr>
        <w:tab/>
        <w:t>Signature</w:t>
      </w:r>
      <w:r w:rsidRPr="00C93F4D">
        <w:rPr>
          <w:rFonts w:ascii="Times New Roman" w:hAnsi="Times New Roman"/>
          <w:color w:val="000000" w:themeColor="text1"/>
          <w:sz w:val="24"/>
          <w:szCs w:val="24"/>
        </w:rPr>
        <w:tab/>
        <w:t>Date</w:t>
      </w:r>
    </w:p>
    <w:p w14:paraId="5FCB0E39" w14:textId="77777777"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BED87F6" w14:textId="5E2F43AB"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u w:val="single"/>
        </w:rPr>
        <w:t xml:space="preserve">Dr. </w:t>
      </w:r>
      <w:r w:rsidR="007054A3" w:rsidRPr="00C93F4D">
        <w:rPr>
          <w:rFonts w:ascii="Times New Roman" w:hAnsi="Times New Roman"/>
          <w:b/>
          <w:bCs/>
          <w:color w:val="000000" w:themeColor="text1"/>
          <w:sz w:val="24"/>
          <w:szCs w:val="24"/>
          <w:u w:val="single"/>
        </w:rPr>
        <w:t>Charles Kihia</w:t>
      </w:r>
    </w:p>
    <w:p w14:paraId="7D0C92FE" w14:textId="4990166D" w:rsidR="007054A3" w:rsidRPr="00C93F4D" w:rsidRDefault="000814A2" w:rsidP="000D2457">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19328"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DE77F3" id="Straight Connector 21" o:spid="_x0000_s1026" style="position:absolute;z-index:-2516971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23424"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03B78A" id="Straight Connector 22" o:spid="_x0000_s1026" style="position:absolute;z-index:-2516930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47B91EE" w14:textId="63D5FD5B" w:rsidR="00AA3A03" w:rsidRPr="00C93F4D" w:rsidRDefault="007054A3" w:rsidP="00F2370D">
      <w:pPr>
        <w:widowControl w:val="0"/>
        <w:tabs>
          <w:tab w:val="left" w:pos="5180"/>
          <w:tab w:val="left" w:pos="8020"/>
        </w:tabs>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Egerton</w:t>
      </w:r>
      <w:r w:rsidR="000814A2" w:rsidRPr="00C93F4D">
        <w:rPr>
          <w:rFonts w:ascii="Times New Roman" w:hAnsi="Times New Roman"/>
          <w:color w:val="000000" w:themeColor="text1"/>
          <w:sz w:val="24"/>
          <w:szCs w:val="24"/>
        </w:rPr>
        <w:t xml:space="preserve"> University</w:t>
      </w:r>
      <w:r w:rsidR="000814A2" w:rsidRPr="00C93F4D">
        <w:rPr>
          <w:rFonts w:ascii="Times New Roman" w:hAnsi="Times New Roman"/>
          <w:color w:val="000000" w:themeColor="text1"/>
          <w:sz w:val="24"/>
          <w:szCs w:val="24"/>
        </w:rPr>
        <w:tab/>
        <w:t>Signature</w:t>
      </w:r>
      <w:r w:rsidR="000814A2" w:rsidRPr="00C93F4D">
        <w:rPr>
          <w:rFonts w:ascii="Times New Roman" w:hAnsi="Times New Roman"/>
          <w:color w:val="000000" w:themeColor="text1"/>
          <w:sz w:val="24"/>
          <w:szCs w:val="24"/>
        </w:rPr>
        <w:tab/>
        <w:t>Date</w:t>
      </w:r>
    </w:p>
    <w:p w14:paraId="7ACBF2DE" w14:textId="77777777" w:rsidR="000814A2" w:rsidRPr="00C93F4D" w:rsidRDefault="000814A2" w:rsidP="00F2370D">
      <w:pPr>
        <w:spacing w:line="480" w:lineRule="auto"/>
        <w:jc w:val="both"/>
        <w:rPr>
          <w:rFonts w:ascii="Times New Roman" w:hAnsi="Times New Roman"/>
          <w:color w:val="000000" w:themeColor="text1"/>
          <w:sz w:val="24"/>
          <w:szCs w:val="24"/>
        </w:rPr>
      </w:pPr>
    </w:p>
    <w:p w14:paraId="3018A082" w14:textId="3BD2688E" w:rsidR="000D2457" w:rsidRPr="00C93F4D" w:rsidRDefault="000D2457" w:rsidP="000D2457">
      <w:pPr>
        <w:spacing w:after="160" w:line="259" w:lineRule="auto"/>
        <w:rPr>
          <w:rFonts w:ascii="Times New Roman" w:eastAsiaTheme="majorEastAsia" w:hAnsi="Times New Roman"/>
          <w:b/>
          <w:caps/>
          <w:spacing w:val="-10"/>
          <w:kern w:val="28"/>
          <w:sz w:val="24"/>
          <w:szCs w:val="56"/>
        </w:rPr>
      </w:pPr>
      <w:bookmarkStart w:id="15" w:name="_Toc128808257"/>
      <w:bookmarkStart w:id="16" w:name="_Toc128809554"/>
      <w:r w:rsidRPr="00C93F4D">
        <w:rPr>
          <w:rFonts w:ascii="Times New Roman" w:hAnsi="Times New Roman"/>
        </w:rPr>
        <w:br w:type="page"/>
      </w:r>
    </w:p>
    <w:p w14:paraId="2F0BAEE1" w14:textId="0E32205B" w:rsidR="000814A2" w:rsidRPr="00C93F4D" w:rsidRDefault="000814A2" w:rsidP="00F2370D">
      <w:pPr>
        <w:pStyle w:val="Title"/>
        <w:jc w:val="both"/>
        <w:rPr>
          <w:rFonts w:cs="Times New Roman"/>
        </w:rPr>
      </w:pPr>
      <w:bookmarkStart w:id="17" w:name="_Toc144063147"/>
      <w:r w:rsidRPr="00C93F4D">
        <w:rPr>
          <w:rFonts w:cs="Times New Roman"/>
        </w:rPr>
        <w:t>DEDICATION</w:t>
      </w:r>
      <w:bookmarkEnd w:id="15"/>
      <w:bookmarkEnd w:id="16"/>
      <w:bookmarkEnd w:id="17"/>
    </w:p>
    <w:p w14:paraId="52E7B867" w14:textId="77777777" w:rsidR="00C93F4D" w:rsidRDefault="00C93F4D" w:rsidP="00C93F4D">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Pr>
          <w:rFonts w:ascii="Times New Roman" w:hAnsi="Times New Roman"/>
          <w:sz w:val="24"/>
          <w:szCs w:val="24"/>
        </w:rPr>
        <w:t>This thesis is dedicated to my parents for their support and to Dr Charles Kihia who has held my hand and walked with me throughout my study career. Their support has kept my faith alive!</w:t>
      </w:r>
    </w:p>
    <w:p w14:paraId="0361F713" w14:textId="5E247A72" w:rsidR="000814A2" w:rsidRPr="00C93F4D" w:rsidRDefault="004C75C5"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605047FA" w14:textId="77777777" w:rsidR="000814A2" w:rsidRPr="00C93F4D" w:rsidRDefault="000814A2" w:rsidP="00F2370D">
      <w:pPr>
        <w:pStyle w:val="Title"/>
        <w:jc w:val="both"/>
        <w:rPr>
          <w:rFonts w:cs="Times New Roman"/>
        </w:rPr>
      </w:pPr>
      <w:bookmarkStart w:id="18" w:name="_Toc128808258"/>
      <w:bookmarkStart w:id="19" w:name="_Toc128809555"/>
      <w:bookmarkStart w:id="20" w:name="_Toc144063148"/>
      <w:r w:rsidRPr="00C93F4D">
        <w:rPr>
          <w:rFonts w:cs="Times New Roman"/>
        </w:rPr>
        <w:t>ACKNOWLEDGEMENT</w:t>
      </w:r>
      <w:bookmarkEnd w:id="18"/>
      <w:bookmarkEnd w:id="19"/>
      <w:bookmarkEnd w:id="20"/>
    </w:p>
    <w:p w14:paraId="1B5623F8" w14:textId="25862C7B" w:rsidR="004C75C5" w:rsidRPr="00C93F4D" w:rsidRDefault="000814A2" w:rsidP="00F2370D">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 thank my supervisors; Prof. Mlewa Chrisestom Mwatete and </w:t>
      </w:r>
      <w:r w:rsidR="00C93F4D" w:rsidRPr="00C93F4D">
        <w:rPr>
          <w:rFonts w:ascii="Times New Roman" w:hAnsi="Times New Roman"/>
          <w:color w:val="000000" w:themeColor="text1"/>
          <w:sz w:val="24"/>
          <w:szCs w:val="24"/>
        </w:rPr>
        <w:t>Dr. Charles Kihia</w:t>
      </w:r>
      <w:r w:rsidRPr="00C93F4D">
        <w:rPr>
          <w:rFonts w:ascii="Times New Roman" w:hAnsi="Times New Roman"/>
          <w:color w:val="000000" w:themeColor="text1"/>
          <w:sz w:val="24"/>
          <w:szCs w:val="24"/>
        </w:rPr>
        <w:t>; for guidance and support from proposal development through to the writing of this thesis. I am very grateful to the academic input of Dr. Charles Kihia and Dr. Celine Hanzen who conceptualized and secured the project that funded my field and laboratory work. I also thank my field technicians; Mr. Roman Kazungu and Mr. Gira Mnyika Mbovu, for their assistance with the field work. I am grateful to the Western Indian Ocean Marine Sciences Association (WIOMSA) for funding my Master Degree program through the research project titled: ‘</w:t>
      </w:r>
      <w:r w:rsidRPr="00C93F4D">
        <w:rPr>
          <w:rFonts w:ascii="Times New Roman" w:hAnsi="Times New Roman"/>
          <w:i/>
          <w:iCs/>
          <w:color w:val="000000" w:themeColor="text1"/>
          <w:sz w:val="24"/>
          <w:szCs w:val="24"/>
        </w:rPr>
        <w:t>Slippery resource in peril: ecology of Western Indian Ocean Anguillid eels and their contribution to sustainable fisheries and livelihood along the east coast of Africa’</w:t>
      </w:r>
      <w:r w:rsidRPr="00C93F4D">
        <w:rPr>
          <w:rFonts w:ascii="Times New Roman" w:hAnsi="Times New Roman"/>
          <w:color w:val="000000" w:themeColor="text1"/>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C93F4D" w:rsidRDefault="004C75C5"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34D43946" w14:textId="77777777" w:rsidR="000814A2" w:rsidRPr="00C93F4D" w:rsidRDefault="000814A2" w:rsidP="00F2370D">
      <w:pPr>
        <w:pStyle w:val="Title"/>
        <w:jc w:val="both"/>
        <w:rPr>
          <w:rFonts w:cs="Times New Roman"/>
        </w:rPr>
      </w:pPr>
      <w:bookmarkStart w:id="21" w:name="_Toc128808259"/>
      <w:bookmarkStart w:id="22" w:name="_Toc128809556"/>
      <w:bookmarkStart w:id="23" w:name="_Toc144063149"/>
      <w:r w:rsidRPr="00C93F4D">
        <w:rPr>
          <w:rFonts w:cs="Times New Roman"/>
        </w:rPr>
        <w:t>ABSTRACT</w:t>
      </w:r>
      <w:bookmarkEnd w:id="21"/>
      <w:bookmarkEnd w:id="22"/>
      <w:bookmarkEnd w:id="23"/>
    </w:p>
    <w:p w14:paraId="1E01A74A" w14:textId="36153C40" w:rsidR="00DC74E9" w:rsidRPr="00DC74E9" w:rsidRDefault="00DC74E9" w:rsidP="00DC74E9">
      <w:pPr>
        <w:spacing w:line="480" w:lineRule="auto"/>
        <w:jc w:val="both"/>
        <w:rPr>
          <w:rFonts w:ascii="Times New Roman" w:hAnsi="Times New Roman"/>
          <w:i/>
          <w:iCs/>
          <w:color w:val="000000" w:themeColor="text1"/>
          <w:sz w:val="24"/>
          <w:szCs w:val="24"/>
        </w:rPr>
      </w:pPr>
      <w:bookmarkStart w:id="24" w:name="_Hlk144068795"/>
      <w:r w:rsidRPr="00C93F4D">
        <w:rPr>
          <w:rFonts w:ascii="Times New Roman" w:hAnsi="Times New Roman"/>
          <w:color w:val="000000" w:themeColor="text1"/>
          <w:sz w:val="24"/>
          <w:szCs w:val="24"/>
        </w:rPr>
        <w:t xml:space="preserve">Eels of the genus </w:t>
      </w:r>
      <w:r w:rsidRPr="00C93F4D">
        <w:rPr>
          <w:rFonts w:ascii="Times New Roman" w:hAnsi="Times New Roman"/>
          <w:i/>
          <w:color w:val="000000" w:themeColor="text1"/>
          <w:sz w:val="24"/>
          <w:szCs w:val="24"/>
        </w:rPr>
        <w:t>Anguilla</w:t>
      </w:r>
      <w:r w:rsidRPr="00C93F4D">
        <w:rPr>
          <w:rFonts w:ascii="Times New Roman" w:hAnsi="Times New Roman"/>
          <w:color w:val="000000" w:themeColor="text1"/>
          <w:sz w:val="24"/>
          <w:szCs w:val="24"/>
        </w:rPr>
        <w:t xml:space="preserve"> are catadromous and highly migratory species, which spawn in the sea and migrate to freshwater habitats via the estuary for feeding, growth and refugia. </w:t>
      </w:r>
      <w:r>
        <w:rPr>
          <w:rFonts w:ascii="Times New Roman" w:hAnsi="Times New Roman"/>
          <w:color w:val="000000" w:themeColor="text1"/>
          <w:sz w:val="24"/>
          <w:szCs w:val="24"/>
        </w:rPr>
        <w:t xml:space="preserve">Anguillid eels were sampled over a period of 12 months in the Sabaki Estuary. </w:t>
      </w:r>
      <w:r w:rsidRPr="00C93F4D">
        <w:rPr>
          <w:rFonts w:ascii="Times New Roman" w:hAnsi="Times New Roman"/>
          <w:color w:val="000000" w:themeColor="text1"/>
          <w:sz w:val="24"/>
          <w:szCs w:val="24"/>
        </w:rPr>
        <w:t>A</w:t>
      </w:r>
      <w:r>
        <w:rPr>
          <w:rFonts w:ascii="Times New Roman" w:hAnsi="Times New Roman"/>
          <w:color w:val="000000" w:themeColor="text1"/>
          <w:sz w:val="24"/>
          <w:szCs w:val="24"/>
        </w:rPr>
        <w:t>mong the</w:t>
      </w:r>
      <w:r w:rsidRPr="00C93F4D">
        <w:rPr>
          <w:rFonts w:ascii="Times New Roman" w:hAnsi="Times New Roman"/>
          <w:color w:val="000000" w:themeColor="text1"/>
          <w:sz w:val="24"/>
          <w:szCs w:val="24"/>
        </w:rPr>
        <w:t xml:space="preserve"> 76 </w:t>
      </w:r>
      <w:r>
        <w:rPr>
          <w:rFonts w:ascii="Times New Roman" w:hAnsi="Times New Roman"/>
          <w:color w:val="000000" w:themeColor="text1"/>
          <w:sz w:val="24"/>
          <w:szCs w:val="24"/>
        </w:rPr>
        <w:t xml:space="preserve">specimens collected three species;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mossambica, A. bengalensis</w:t>
      </w:r>
      <w:r w:rsidRPr="00C93F4D">
        <w:rPr>
          <w:rFonts w:ascii="Times New Roman" w:hAnsi="Times New Roman"/>
          <w:color w:val="000000" w:themeColor="text1"/>
          <w:sz w:val="24"/>
          <w:szCs w:val="24"/>
        </w:rPr>
        <w:t xml:space="preserve"> and</w:t>
      </w:r>
      <w:r w:rsidRPr="00C93F4D">
        <w:rPr>
          <w:rFonts w:ascii="Times New Roman" w:hAnsi="Times New Roman"/>
          <w:i/>
          <w:iCs/>
          <w:color w:val="000000" w:themeColor="text1"/>
          <w:sz w:val="24"/>
          <w:szCs w:val="24"/>
        </w:rPr>
        <w:t xml:space="preserve"> A. marmorata</w:t>
      </w:r>
      <w:r>
        <w:rPr>
          <w:rFonts w:ascii="Times New Roman" w:hAnsi="Times New Roman"/>
          <w:i/>
          <w:iCs/>
          <w:color w:val="000000" w:themeColor="text1"/>
          <w:sz w:val="24"/>
          <w:szCs w:val="24"/>
        </w:rPr>
        <w:t>,</w:t>
      </w:r>
      <w:r>
        <w:rPr>
          <w:rFonts w:ascii="Times New Roman" w:hAnsi="Times New Roman"/>
          <w:color w:val="000000" w:themeColor="text1"/>
          <w:sz w:val="24"/>
          <w:szCs w:val="24"/>
        </w:rPr>
        <w:t xml:space="preserve"> were identified on the basis of their tail pigmentation. </w:t>
      </w:r>
      <w:r w:rsidRPr="00C93F4D">
        <w:rPr>
          <w:rFonts w:ascii="Times New Roman" w:hAnsi="Times New Roman"/>
          <w:color w:val="000000" w:themeColor="text1"/>
          <w:sz w:val="24"/>
          <w:szCs w:val="24"/>
        </w:rPr>
        <w:t xml:space="preserve">87% of </w:t>
      </w:r>
      <w:r>
        <w:rPr>
          <w:rFonts w:ascii="Times New Roman" w:hAnsi="Times New Roman"/>
          <w:color w:val="000000" w:themeColor="text1"/>
          <w:sz w:val="24"/>
          <w:szCs w:val="24"/>
        </w:rPr>
        <w:t xml:space="preserve">the specimen collected </w:t>
      </w:r>
      <w:r w:rsidRPr="00C93F4D">
        <w:rPr>
          <w:rFonts w:ascii="Times New Roman" w:hAnsi="Times New Roman"/>
          <w:color w:val="000000" w:themeColor="text1"/>
          <w:sz w:val="24"/>
          <w:szCs w:val="24"/>
        </w:rPr>
        <w:t xml:space="preserve">belonged to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mossambica, A. bengalensis</w:t>
      </w:r>
      <w:r w:rsidRPr="00C93F4D">
        <w:rPr>
          <w:rFonts w:ascii="Times New Roman" w:hAnsi="Times New Roman"/>
          <w:color w:val="000000" w:themeColor="text1"/>
          <w:sz w:val="24"/>
          <w:szCs w:val="24"/>
        </w:rPr>
        <w:t xml:space="preserve"> and</w:t>
      </w:r>
      <w:r w:rsidRPr="00C93F4D">
        <w:rPr>
          <w:rFonts w:ascii="Times New Roman" w:hAnsi="Times New Roman"/>
          <w:i/>
          <w:iCs/>
          <w:color w:val="000000" w:themeColor="text1"/>
          <w:sz w:val="24"/>
          <w:szCs w:val="24"/>
        </w:rPr>
        <w:t xml:space="preserve"> A. marmorata</w:t>
      </w:r>
      <w:r w:rsidRPr="00C93F4D">
        <w:rPr>
          <w:rFonts w:ascii="Times New Roman" w:hAnsi="Times New Roman"/>
          <w:color w:val="000000" w:themeColor="text1"/>
          <w:sz w:val="24"/>
          <w:szCs w:val="24"/>
        </w:rPr>
        <w:t xml:space="preserve"> species while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13% </w:t>
      </w:r>
      <w:r>
        <w:rPr>
          <w:rFonts w:ascii="Times New Roman" w:hAnsi="Times New Roman"/>
          <w:color w:val="000000" w:themeColor="text1"/>
          <w:sz w:val="24"/>
          <w:szCs w:val="24"/>
        </w:rPr>
        <w:t xml:space="preserve">were </w:t>
      </w:r>
      <w:r w:rsidRPr="00C93F4D">
        <w:rPr>
          <w:rFonts w:ascii="Times New Roman" w:hAnsi="Times New Roman"/>
          <w:color w:val="000000" w:themeColor="text1"/>
          <w:sz w:val="24"/>
          <w:szCs w:val="24"/>
        </w:rPr>
        <w:t xml:space="preserve">elvers belonging to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 xml:space="preserve">mossambica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A. bengalensis</w:t>
      </w:r>
      <w:r w:rsidRPr="00C93F4D">
        <w:rPr>
          <w:rFonts w:ascii="Times New Roman" w:hAnsi="Times New Roman"/>
          <w:color w:val="000000" w:themeColor="text1"/>
          <w:sz w:val="24"/>
          <w:szCs w:val="24"/>
        </w:rPr>
        <w:t xml:space="preserve"> species. </w:t>
      </w:r>
      <w:r w:rsidRPr="004E1B71">
        <w:rPr>
          <w:rFonts w:ascii="Times New Roman" w:hAnsi="Times New Roman"/>
          <w:iCs/>
          <w:color w:val="000000" w:themeColor="text1"/>
          <w:sz w:val="24"/>
          <w:szCs w:val="24"/>
        </w:rPr>
        <w:t>Morphometric</w:t>
      </w:r>
      <w:r>
        <w:rPr>
          <w:rFonts w:ascii="Times New Roman" w:hAnsi="Times New Roman"/>
          <w:color w:val="000000" w:themeColor="text1"/>
          <w:sz w:val="24"/>
          <w:szCs w:val="24"/>
        </w:rPr>
        <w:t xml:space="preserve"> characteristics (</w:t>
      </w:r>
      <w:r w:rsidRPr="00502F36">
        <w:rPr>
          <w:rFonts w:ascii="Times New Roman" w:hAnsi="Times New Roman"/>
          <w:color w:val="000000" w:themeColor="text1"/>
          <w:sz w:val="24"/>
          <w:szCs w:val="24"/>
        </w:rPr>
        <w:t>TL= total length, OI= ocular index, EI= elongation index, DF to AF= dorsal fin to anal fin)</w:t>
      </w:r>
      <w:r>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showed a pattern of similarity, with </w:t>
      </w:r>
      <w:r w:rsidRPr="00C93F4D">
        <w:rPr>
          <w:rFonts w:ascii="Times New Roman" w:hAnsi="Times New Roman"/>
          <w:i/>
          <w:color w:val="000000" w:themeColor="text1"/>
          <w:sz w:val="24"/>
          <w:szCs w:val="24"/>
        </w:rPr>
        <w:t>A. mossambica</w:t>
      </w:r>
      <w:r w:rsidRPr="00C93F4D">
        <w:rPr>
          <w:rFonts w:ascii="Times New Roman" w:hAnsi="Times New Roman"/>
          <w:color w:val="000000" w:themeColor="text1"/>
          <w:sz w:val="24"/>
          <w:szCs w:val="24"/>
        </w:rPr>
        <w:t xml:space="preserve"> having the largest morphometric measurements followed by </w:t>
      </w:r>
      <w:r w:rsidRPr="00C93F4D">
        <w:rPr>
          <w:rFonts w:ascii="Times New Roman" w:hAnsi="Times New Roman"/>
          <w:i/>
          <w:color w:val="000000" w:themeColor="text1"/>
          <w:sz w:val="24"/>
          <w:szCs w:val="24"/>
        </w:rPr>
        <w:t>A. marmorata</w:t>
      </w:r>
      <w:r w:rsidRPr="00C93F4D">
        <w:rPr>
          <w:rFonts w:ascii="Times New Roman" w:hAnsi="Times New Roman"/>
          <w:color w:val="000000" w:themeColor="text1"/>
          <w:sz w:val="24"/>
          <w:szCs w:val="24"/>
        </w:rPr>
        <w:t xml:space="preserve"> and lastly by </w:t>
      </w:r>
      <w:r w:rsidRPr="00C93F4D">
        <w:rPr>
          <w:rFonts w:ascii="Times New Roman" w:hAnsi="Times New Roman"/>
          <w:i/>
          <w:color w:val="000000" w:themeColor="text1"/>
          <w:sz w:val="24"/>
          <w:szCs w:val="24"/>
        </w:rPr>
        <w:t>A. bengalensis</w:t>
      </w:r>
      <w:r w:rsidRPr="00C93F4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however </w:t>
      </w:r>
      <w:r w:rsidRPr="00C93F4D">
        <w:rPr>
          <w:rFonts w:ascii="Times New Roman" w:hAnsi="Times New Roman"/>
          <w:color w:val="000000" w:themeColor="text1"/>
          <w:sz w:val="24"/>
          <w:szCs w:val="24"/>
        </w:rPr>
        <w:t>variation</w:t>
      </w:r>
      <w:r>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observed were not statistically significant</w:t>
      </w:r>
      <w:r>
        <w:rPr>
          <w:rFonts w:ascii="Times New Roman" w:hAnsi="Times New Roman"/>
          <w:color w:val="000000" w:themeColor="text1"/>
          <w:sz w:val="24"/>
          <w:szCs w:val="24"/>
        </w:rPr>
        <w:t>.</w:t>
      </w:r>
      <w:r>
        <w:rPr>
          <w:rFonts w:ascii="Times New Roman" w:hAnsi="Times New Roman"/>
          <w:i/>
          <w:iCs/>
          <w:color w:val="000000" w:themeColor="text1"/>
          <w:sz w:val="24"/>
          <w:szCs w:val="24"/>
        </w:rPr>
        <w:t xml:space="preserve"> </w:t>
      </w:r>
      <w:r>
        <w:rPr>
          <w:rFonts w:ascii="Times New Roman" w:hAnsi="Times New Roman"/>
          <w:color w:val="000000" w:themeColor="text1"/>
          <w:sz w:val="24"/>
          <w:szCs w:val="24"/>
        </w:rPr>
        <w:t xml:space="preserve">It was found that occurrence of juvenile anguillids occurred in both NEM and SEM seasons with peak occurrence observed in the month of August (n=41) during the SEM season. </w:t>
      </w:r>
      <w:r w:rsidRPr="00DA3F81">
        <w:rPr>
          <w:rFonts w:ascii="Times New Roman" w:hAnsi="Times New Roman"/>
          <w:color w:val="000000" w:themeColor="text1"/>
          <w:sz w:val="24"/>
          <w:szCs w:val="24"/>
        </w:rPr>
        <w:t xml:space="preserve">Abundance of juvenile anguillid eels into the Sabaki Estuary were associated with physicochemical properties, river </w:t>
      </w:r>
      <w:r>
        <w:rPr>
          <w:rFonts w:ascii="Times New Roman" w:hAnsi="Times New Roman"/>
          <w:color w:val="000000" w:themeColor="text1"/>
          <w:sz w:val="24"/>
          <w:szCs w:val="24"/>
        </w:rPr>
        <w:t>discharge</w:t>
      </w:r>
      <w:r w:rsidRPr="00DA3F81">
        <w:rPr>
          <w:rFonts w:ascii="Times New Roman" w:hAnsi="Times New Roman"/>
          <w:color w:val="000000" w:themeColor="text1"/>
          <w:sz w:val="24"/>
          <w:szCs w:val="24"/>
        </w:rPr>
        <w:t xml:space="preserve"> as well as lunar cycles that occurred in the Sabaki Estuary.</w:t>
      </w:r>
    </w:p>
    <w:p w14:paraId="6AA45B37" w14:textId="31C36AB6" w:rsidR="003F2956" w:rsidRPr="00C93F4D" w:rsidRDefault="003F2956" w:rsidP="00F2370D">
      <w:pPr>
        <w:spacing w:line="480" w:lineRule="auto"/>
        <w:jc w:val="both"/>
        <w:rPr>
          <w:rFonts w:ascii="Times New Roman" w:hAnsi="Times New Roman"/>
          <w:color w:val="000000" w:themeColor="text1"/>
          <w:sz w:val="24"/>
          <w:szCs w:val="24"/>
        </w:rPr>
      </w:pPr>
      <w:r w:rsidRPr="00C93F4D">
        <w:rPr>
          <w:rFonts w:ascii="Times New Roman" w:hAnsi="Times New Roman"/>
          <w:b/>
          <w:color w:val="000000" w:themeColor="text1"/>
          <w:sz w:val="24"/>
          <w:szCs w:val="24"/>
        </w:rPr>
        <w:t>Keywords:</w:t>
      </w:r>
      <w:r w:rsidRPr="00C93F4D">
        <w:rPr>
          <w:rFonts w:ascii="Times New Roman" w:hAnsi="Times New Roman"/>
          <w:color w:val="000000" w:themeColor="text1"/>
          <w:sz w:val="24"/>
          <w:szCs w:val="24"/>
        </w:rPr>
        <w:t xml:space="preserve">  Anguillid, Glass eels, elvers, tail pigmentation, </w:t>
      </w:r>
      <w:r w:rsidR="00E877C8" w:rsidRPr="00C93F4D">
        <w:rPr>
          <w:rFonts w:ascii="Times New Roman" w:hAnsi="Times New Roman"/>
          <w:color w:val="000000" w:themeColor="text1"/>
          <w:sz w:val="24"/>
          <w:szCs w:val="24"/>
        </w:rPr>
        <w:t>Sabaki Estuary</w:t>
      </w:r>
      <w:r w:rsidR="001B62B4" w:rsidRPr="00C93F4D">
        <w:rPr>
          <w:rFonts w:ascii="Times New Roman" w:hAnsi="Times New Roman"/>
          <w:color w:val="000000" w:themeColor="text1"/>
          <w:sz w:val="24"/>
          <w:szCs w:val="24"/>
        </w:rPr>
        <w:t>, occurrence</w:t>
      </w:r>
    </w:p>
    <w:p w14:paraId="6E1D5B09" w14:textId="77777777" w:rsidR="003F2956" w:rsidRPr="00C93F4D" w:rsidRDefault="003F2956" w:rsidP="00F2370D">
      <w:pPr>
        <w:spacing w:line="480" w:lineRule="auto"/>
        <w:jc w:val="both"/>
        <w:rPr>
          <w:rFonts w:ascii="Times New Roman" w:hAnsi="Times New Roman"/>
          <w:color w:val="000000" w:themeColor="text1"/>
          <w:sz w:val="24"/>
          <w:szCs w:val="24"/>
        </w:rPr>
      </w:pPr>
    </w:p>
    <w:bookmarkEnd w:id="24"/>
    <w:p w14:paraId="25D5FDE5" w14:textId="77777777" w:rsidR="004C75C5" w:rsidRPr="00C93F4D" w:rsidRDefault="004C75C5" w:rsidP="00F2370D">
      <w:pPr>
        <w:spacing w:line="480" w:lineRule="auto"/>
        <w:jc w:val="both"/>
        <w:rPr>
          <w:rFonts w:ascii="Times New Roman" w:hAnsi="Times New Roman"/>
          <w:color w:val="000000" w:themeColor="text1"/>
          <w:sz w:val="24"/>
          <w:szCs w:val="24"/>
        </w:rPr>
      </w:pPr>
    </w:p>
    <w:p w14:paraId="4453AB57" w14:textId="17563943" w:rsidR="000559C8" w:rsidRPr="00C93F4D" w:rsidRDefault="000814A2"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bookmarkStart w:id="25" w:name="_Hlk530393220"/>
    </w:p>
    <w:p w14:paraId="209ACE37" w14:textId="2A6F9FE7" w:rsidR="000559C8" w:rsidRPr="00C93F4D" w:rsidRDefault="000559C8" w:rsidP="00F2370D">
      <w:pPr>
        <w:spacing w:line="480" w:lineRule="auto"/>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TABLE OF CONTENT</w:t>
      </w:r>
    </w:p>
    <w:p w14:paraId="069AF71E" w14:textId="2DDBDD67" w:rsidR="00514464" w:rsidRPr="00514464" w:rsidRDefault="00572D00">
      <w:pPr>
        <w:pStyle w:val="TOC3"/>
        <w:rPr>
          <w:rFonts w:ascii="Times New Roman" w:eastAsiaTheme="minorEastAsia" w:hAnsi="Times New Roman"/>
          <w:noProof/>
          <w:kern w:val="2"/>
          <w:sz w:val="24"/>
          <w:szCs w:val="24"/>
          <w:lang w:val="en-US" w:eastAsia="en-US"/>
          <w14:ligatures w14:val="standardContextual"/>
        </w:rPr>
      </w:pPr>
      <w:r w:rsidRPr="00514464">
        <w:rPr>
          <w:rFonts w:ascii="Times New Roman" w:hAnsi="Times New Roman"/>
          <w:color w:val="000000" w:themeColor="text1"/>
          <w:sz w:val="24"/>
          <w:szCs w:val="24"/>
        </w:rPr>
        <w:fldChar w:fldCharType="begin"/>
      </w:r>
      <w:r w:rsidRPr="00514464">
        <w:rPr>
          <w:rFonts w:ascii="Times New Roman" w:hAnsi="Times New Roman"/>
          <w:color w:val="000000" w:themeColor="text1"/>
          <w:sz w:val="24"/>
          <w:szCs w:val="24"/>
        </w:rPr>
        <w:instrText xml:space="preserve"> TOC \o "1-2" \h \z \t "Title,3,Title Sub,4" </w:instrText>
      </w:r>
      <w:r w:rsidRPr="00514464">
        <w:rPr>
          <w:rFonts w:ascii="Times New Roman" w:hAnsi="Times New Roman"/>
          <w:color w:val="000000" w:themeColor="text1"/>
          <w:sz w:val="24"/>
          <w:szCs w:val="24"/>
        </w:rPr>
        <w:fldChar w:fldCharType="separate"/>
      </w:r>
      <w:hyperlink w:anchor="_Toc144063146" w:history="1">
        <w:r w:rsidR="00514464" w:rsidRPr="00514464">
          <w:rPr>
            <w:rStyle w:val="Hyperlink"/>
            <w:rFonts w:ascii="Times New Roman" w:hAnsi="Times New Roman"/>
            <w:noProof/>
            <w:sz w:val="24"/>
            <w:szCs w:val="24"/>
          </w:rPr>
          <w:t>DECLARATION</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_Toc144063146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i</w:t>
        </w:r>
        <w:r w:rsidR="00514464" w:rsidRPr="00514464">
          <w:rPr>
            <w:rFonts w:ascii="Times New Roman" w:hAnsi="Times New Roman"/>
            <w:noProof/>
            <w:webHidden/>
            <w:sz w:val="24"/>
            <w:szCs w:val="24"/>
          </w:rPr>
          <w:fldChar w:fldCharType="end"/>
        </w:r>
      </w:hyperlink>
    </w:p>
    <w:p w14:paraId="0206F4F2" w14:textId="7D6AC441"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47" w:history="1">
        <w:r w:rsidR="00514464" w:rsidRPr="00514464">
          <w:rPr>
            <w:rStyle w:val="Hyperlink"/>
            <w:rFonts w:ascii="Times New Roman" w:hAnsi="Times New Roman"/>
            <w:noProof/>
            <w:sz w:val="24"/>
            <w:szCs w:val="24"/>
          </w:rPr>
          <w:t>DEDICATION</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_Toc144063147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ii</w:t>
        </w:r>
        <w:r w:rsidR="00514464" w:rsidRPr="00514464">
          <w:rPr>
            <w:rFonts w:ascii="Times New Roman" w:hAnsi="Times New Roman"/>
            <w:noProof/>
            <w:webHidden/>
            <w:sz w:val="24"/>
            <w:szCs w:val="24"/>
          </w:rPr>
          <w:fldChar w:fldCharType="end"/>
        </w:r>
      </w:hyperlink>
    </w:p>
    <w:p w14:paraId="5FEFA07C" w14:textId="59D5DFBB"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48" w:history="1">
        <w:r w:rsidR="00514464" w:rsidRPr="00514464">
          <w:rPr>
            <w:rStyle w:val="Hyperlink"/>
            <w:rFonts w:ascii="Times New Roman" w:hAnsi="Times New Roman"/>
            <w:noProof/>
            <w:sz w:val="24"/>
            <w:szCs w:val="24"/>
          </w:rPr>
          <w:t>ACKNOWLEDGEMENT</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_Toc144063148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iii</w:t>
        </w:r>
        <w:r w:rsidR="00514464" w:rsidRPr="00514464">
          <w:rPr>
            <w:rFonts w:ascii="Times New Roman" w:hAnsi="Times New Roman"/>
            <w:noProof/>
            <w:webHidden/>
            <w:sz w:val="24"/>
            <w:szCs w:val="24"/>
          </w:rPr>
          <w:fldChar w:fldCharType="end"/>
        </w:r>
      </w:hyperlink>
    </w:p>
    <w:p w14:paraId="06EC9436" w14:textId="5E9D071F"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49" w:history="1">
        <w:r w:rsidR="00514464" w:rsidRPr="00514464">
          <w:rPr>
            <w:rStyle w:val="Hyperlink"/>
            <w:rFonts w:ascii="Times New Roman" w:hAnsi="Times New Roman"/>
            <w:noProof/>
            <w:sz w:val="24"/>
            <w:szCs w:val="24"/>
          </w:rPr>
          <w:t>ABSTRACT</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_Toc144063149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iv</w:t>
        </w:r>
        <w:r w:rsidR="00514464" w:rsidRPr="00514464">
          <w:rPr>
            <w:rFonts w:ascii="Times New Roman" w:hAnsi="Times New Roman"/>
            <w:noProof/>
            <w:webHidden/>
            <w:sz w:val="24"/>
            <w:szCs w:val="24"/>
          </w:rPr>
          <w:fldChar w:fldCharType="end"/>
        </w:r>
      </w:hyperlink>
    </w:p>
    <w:p w14:paraId="3CFE99F5" w14:textId="28AE0229"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50" w:history="1">
        <w:r w:rsidR="00514464" w:rsidRPr="00514464">
          <w:rPr>
            <w:rStyle w:val="Hyperlink"/>
            <w:rFonts w:ascii="Times New Roman" w:hAnsi="Times New Roman"/>
            <w:noProof/>
            <w:sz w:val="24"/>
            <w:szCs w:val="24"/>
          </w:rPr>
          <w:t>LIST OF TABLES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_Toc144063150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vii</w:t>
        </w:r>
        <w:r w:rsidR="00514464" w:rsidRPr="00514464">
          <w:rPr>
            <w:rFonts w:ascii="Times New Roman" w:hAnsi="Times New Roman"/>
            <w:noProof/>
            <w:webHidden/>
            <w:sz w:val="24"/>
            <w:szCs w:val="24"/>
          </w:rPr>
          <w:fldChar w:fldCharType="end"/>
        </w:r>
      </w:hyperlink>
    </w:p>
    <w:p w14:paraId="0E652AA4" w14:textId="6AA097B9"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51" w:history="1">
        <w:r w:rsidR="00514464" w:rsidRPr="00514464">
          <w:rPr>
            <w:rStyle w:val="Hyperlink"/>
            <w:rFonts w:ascii="Times New Roman" w:hAnsi="Times New Roman"/>
            <w:noProof/>
            <w:sz w:val="24"/>
            <w:szCs w:val="24"/>
          </w:rPr>
          <w:t>CHAPTER ONE</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_Toc144063151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1</w:t>
        </w:r>
        <w:r w:rsidR="00514464" w:rsidRPr="00514464">
          <w:rPr>
            <w:rFonts w:ascii="Times New Roman" w:hAnsi="Times New Roman"/>
            <w:noProof/>
            <w:webHidden/>
            <w:sz w:val="24"/>
            <w:szCs w:val="24"/>
          </w:rPr>
          <w:fldChar w:fldCharType="end"/>
        </w:r>
      </w:hyperlink>
    </w:p>
    <w:p w14:paraId="5A2198DD" w14:textId="5F1C0B84" w:rsidR="00514464" w:rsidRPr="00514464" w:rsidRDefault="00000000">
      <w:pPr>
        <w:pStyle w:val="TOC1"/>
        <w:tabs>
          <w:tab w:val="left" w:pos="1100"/>
        </w:tabs>
        <w:rPr>
          <w:rFonts w:eastAsiaTheme="minorEastAsia"/>
          <w:noProof/>
          <w:kern w:val="2"/>
          <w:szCs w:val="24"/>
          <w:lang w:val="en-US" w:eastAsia="en-US"/>
          <w14:ligatures w14:val="standardContextual"/>
        </w:rPr>
      </w:pPr>
      <w:hyperlink w:anchor="_Toc144063152" w:history="1">
        <w:r w:rsidR="00514464" w:rsidRPr="00514464">
          <w:rPr>
            <w:rStyle w:val="Hyperlink"/>
            <w:noProof/>
            <w:szCs w:val="24"/>
          </w:rPr>
          <w:t>1.0</w:t>
        </w:r>
        <w:r w:rsidR="00514464" w:rsidRPr="00514464">
          <w:rPr>
            <w:rFonts w:eastAsiaTheme="minorEastAsia"/>
            <w:noProof/>
            <w:kern w:val="2"/>
            <w:szCs w:val="24"/>
            <w:lang w:val="en-US" w:eastAsia="en-US"/>
            <w14:ligatures w14:val="standardContextual"/>
          </w:rPr>
          <w:tab/>
        </w:r>
        <w:r w:rsidR="00514464" w:rsidRPr="00514464">
          <w:rPr>
            <w:rStyle w:val="Hyperlink"/>
            <w:noProof/>
            <w:szCs w:val="24"/>
          </w:rPr>
          <w:t>INTRODUCTION</w:t>
        </w:r>
        <w:r w:rsidR="00514464" w:rsidRPr="00514464">
          <w:rPr>
            <w:noProof/>
            <w:webHidden/>
            <w:szCs w:val="24"/>
          </w:rPr>
          <w:tab/>
        </w:r>
        <w:r w:rsidR="00514464" w:rsidRPr="00514464">
          <w:rPr>
            <w:noProof/>
            <w:webHidden/>
            <w:szCs w:val="24"/>
          </w:rPr>
          <w:fldChar w:fldCharType="begin"/>
        </w:r>
        <w:r w:rsidR="00514464" w:rsidRPr="00514464">
          <w:rPr>
            <w:noProof/>
            <w:webHidden/>
            <w:szCs w:val="24"/>
          </w:rPr>
          <w:instrText xml:space="preserve"> PAGEREF _Toc144063152 \h </w:instrText>
        </w:r>
        <w:r w:rsidR="00514464" w:rsidRPr="00514464">
          <w:rPr>
            <w:noProof/>
            <w:webHidden/>
            <w:szCs w:val="24"/>
          </w:rPr>
        </w:r>
        <w:r w:rsidR="00514464" w:rsidRPr="00514464">
          <w:rPr>
            <w:noProof/>
            <w:webHidden/>
            <w:szCs w:val="24"/>
          </w:rPr>
          <w:fldChar w:fldCharType="separate"/>
        </w:r>
        <w:r w:rsidR="00514464" w:rsidRPr="00514464">
          <w:rPr>
            <w:noProof/>
            <w:webHidden/>
            <w:szCs w:val="24"/>
          </w:rPr>
          <w:t>1</w:t>
        </w:r>
        <w:r w:rsidR="00514464" w:rsidRPr="00514464">
          <w:rPr>
            <w:noProof/>
            <w:webHidden/>
            <w:szCs w:val="24"/>
          </w:rPr>
          <w:fldChar w:fldCharType="end"/>
        </w:r>
      </w:hyperlink>
    </w:p>
    <w:p w14:paraId="55F23478" w14:textId="301D6A06"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53" w:history="1">
        <w:r w:rsidR="00514464" w:rsidRPr="00514464">
          <w:rPr>
            <w:rStyle w:val="Hyperlink"/>
            <w:rFonts w:ascii="Times New Roman" w:hAnsi="Times New Roman"/>
            <w:noProof/>
            <w:sz w:val="24"/>
            <w:szCs w:val="24"/>
          </w:rPr>
          <w:t>1.1</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Background Information</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_Toc144063153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1</w:t>
        </w:r>
        <w:r w:rsidR="00514464" w:rsidRPr="00514464">
          <w:rPr>
            <w:rFonts w:ascii="Times New Roman" w:hAnsi="Times New Roman"/>
            <w:noProof/>
            <w:webHidden/>
            <w:sz w:val="24"/>
            <w:szCs w:val="24"/>
          </w:rPr>
          <w:fldChar w:fldCharType="end"/>
        </w:r>
      </w:hyperlink>
    </w:p>
    <w:p w14:paraId="47D3C5CC" w14:textId="37795892"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54" w:history="1">
        <w:r w:rsidR="00514464" w:rsidRPr="00514464">
          <w:rPr>
            <w:rStyle w:val="Hyperlink"/>
            <w:rFonts w:ascii="Times New Roman" w:hAnsi="Times New Roman"/>
            <w:noProof/>
            <w:sz w:val="24"/>
            <w:szCs w:val="24"/>
          </w:rPr>
          <w:t>1.2</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Problem Statement</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_Toc144063154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5</w:t>
        </w:r>
        <w:r w:rsidR="00514464" w:rsidRPr="00514464">
          <w:rPr>
            <w:rFonts w:ascii="Times New Roman" w:hAnsi="Times New Roman"/>
            <w:noProof/>
            <w:webHidden/>
            <w:sz w:val="24"/>
            <w:szCs w:val="24"/>
          </w:rPr>
          <w:fldChar w:fldCharType="end"/>
        </w:r>
      </w:hyperlink>
    </w:p>
    <w:p w14:paraId="2257F3A9" w14:textId="1C7D5ED6"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55" w:history="1">
        <w:r w:rsidR="00514464" w:rsidRPr="00514464">
          <w:rPr>
            <w:rStyle w:val="Hyperlink"/>
            <w:rFonts w:ascii="Times New Roman" w:hAnsi="Times New Roman"/>
            <w:noProof/>
            <w:sz w:val="24"/>
            <w:szCs w:val="24"/>
          </w:rPr>
          <w:t>1.3</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Justification</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_Toc144063155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6</w:t>
        </w:r>
        <w:r w:rsidR="00514464" w:rsidRPr="00514464">
          <w:rPr>
            <w:rFonts w:ascii="Times New Roman" w:hAnsi="Times New Roman"/>
            <w:noProof/>
            <w:webHidden/>
            <w:sz w:val="24"/>
            <w:szCs w:val="24"/>
          </w:rPr>
          <w:fldChar w:fldCharType="end"/>
        </w:r>
      </w:hyperlink>
    </w:p>
    <w:p w14:paraId="232B57FD" w14:textId="20C5C24C"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56" w:history="1">
        <w:r w:rsidR="00514464" w:rsidRPr="00514464">
          <w:rPr>
            <w:rStyle w:val="Hyperlink"/>
            <w:rFonts w:ascii="Times New Roman" w:hAnsi="Times New Roman"/>
            <w:noProof/>
            <w:sz w:val="24"/>
            <w:szCs w:val="24"/>
          </w:rPr>
          <w:t>1.4</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Objectives of the Study</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_Toc144063156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7</w:t>
        </w:r>
        <w:r w:rsidR="00514464" w:rsidRPr="00514464">
          <w:rPr>
            <w:rFonts w:ascii="Times New Roman" w:hAnsi="Times New Roman"/>
            <w:noProof/>
            <w:webHidden/>
            <w:sz w:val="24"/>
            <w:szCs w:val="24"/>
          </w:rPr>
          <w:fldChar w:fldCharType="end"/>
        </w:r>
      </w:hyperlink>
    </w:p>
    <w:p w14:paraId="50DB4439" w14:textId="1D1D284C"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57" w:history="1">
        <w:r w:rsidR="00514464" w:rsidRPr="00514464">
          <w:rPr>
            <w:rStyle w:val="Hyperlink"/>
            <w:rFonts w:ascii="Times New Roman" w:hAnsi="Times New Roman"/>
            <w:noProof/>
            <w:sz w:val="24"/>
            <w:szCs w:val="24"/>
          </w:rPr>
          <w:t>1.5</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Research Questions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_Toc144063157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7</w:t>
        </w:r>
        <w:r w:rsidR="00514464" w:rsidRPr="00514464">
          <w:rPr>
            <w:rFonts w:ascii="Times New Roman" w:hAnsi="Times New Roman"/>
            <w:noProof/>
            <w:webHidden/>
            <w:sz w:val="24"/>
            <w:szCs w:val="24"/>
          </w:rPr>
          <w:fldChar w:fldCharType="end"/>
        </w:r>
      </w:hyperlink>
    </w:p>
    <w:p w14:paraId="06D52B35" w14:textId="3470861E"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58" w:history="1">
        <w:r w:rsidR="00514464" w:rsidRPr="00514464">
          <w:rPr>
            <w:rStyle w:val="Hyperlink"/>
            <w:rFonts w:ascii="Times New Roman" w:hAnsi="Times New Roman"/>
            <w:noProof/>
            <w:sz w:val="24"/>
            <w:szCs w:val="24"/>
          </w:rPr>
          <w:t>1.6</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Hypothesis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_Toc144063158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7</w:t>
        </w:r>
        <w:r w:rsidR="00514464" w:rsidRPr="00514464">
          <w:rPr>
            <w:rFonts w:ascii="Times New Roman" w:hAnsi="Times New Roman"/>
            <w:noProof/>
            <w:webHidden/>
            <w:sz w:val="24"/>
            <w:szCs w:val="24"/>
          </w:rPr>
          <w:fldChar w:fldCharType="end"/>
        </w:r>
      </w:hyperlink>
    </w:p>
    <w:p w14:paraId="3AE74454" w14:textId="533C71B9"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59" w:history="1">
        <w:r w:rsidR="00514464" w:rsidRPr="00514464">
          <w:rPr>
            <w:rStyle w:val="Hyperlink"/>
            <w:rFonts w:ascii="Times New Roman" w:hAnsi="Times New Roman"/>
            <w:noProof/>
            <w:sz w:val="24"/>
            <w:szCs w:val="24"/>
          </w:rPr>
          <w:t>CHAPTER TWO</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_Toc144063159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8</w:t>
        </w:r>
        <w:r w:rsidR="00514464" w:rsidRPr="00514464">
          <w:rPr>
            <w:rFonts w:ascii="Times New Roman" w:hAnsi="Times New Roman"/>
            <w:noProof/>
            <w:webHidden/>
            <w:sz w:val="24"/>
            <w:szCs w:val="24"/>
          </w:rPr>
          <w:fldChar w:fldCharType="end"/>
        </w:r>
      </w:hyperlink>
    </w:p>
    <w:p w14:paraId="55352D92" w14:textId="0AE84C83" w:rsidR="00514464" w:rsidRPr="00514464" w:rsidRDefault="00000000">
      <w:pPr>
        <w:pStyle w:val="TOC1"/>
        <w:tabs>
          <w:tab w:val="left" w:pos="1100"/>
        </w:tabs>
        <w:rPr>
          <w:rFonts w:eastAsiaTheme="minorEastAsia"/>
          <w:noProof/>
          <w:kern w:val="2"/>
          <w:szCs w:val="24"/>
          <w:lang w:val="en-US" w:eastAsia="en-US"/>
          <w14:ligatures w14:val="standardContextual"/>
        </w:rPr>
      </w:pPr>
      <w:hyperlink w:anchor="_Toc144063160" w:history="1">
        <w:r w:rsidR="00514464" w:rsidRPr="00514464">
          <w:rPr>
            <w:rStyle w:val="Hyperlink"/>
            <w:noProof/>
            <w:szCs w:val="24"/>
          </w:rPr>
          <w:t>2.0</w:t>
        </w:r>
        <w:r w:rsidR="00514464" w:rsidRPr="00514464">
          <w:rPr>
            <w:rFonts w:eastAsiaTheme="minorEastAsia"/>
            <w:noProof/>
            <w:kern w:val="2"/>
            <w:szCs w:val="24"/>
            <w:lang w:val="en-US" w:eastAsia="en-US"/>
            <w14:ligatures w14:val="standardContextual"/>
          </w:rPr>
          <w:tab/>
        </w:r>
        <w:r w:rsidR="00514464" w:rsidRPr="00514464">
          <w:rPr>
            <w:rStyle w:val="Hyperlink"/>
            <w:noProof/>
            <w:szCs w:val="24"/>
          </w:rPr>
          <w:t>Literature Review</w:t>
        </w:r>
        <w:r w:rsidR="00514464" w:rsidRPr="00514464">
          <w:rPr>
            <w:noProof/>
            <w:webHidden/>
            <w:szCs w:val="24"/>
          </w:rPr>
          <w:tab/>
        </w:r>
        <w:r w:rsidR="00514464" w:rsidRPr="00514464">
          <w:rPr>
            <w:noProof/>
            <w:webHidden/>
            <w:szCs w:val="24"/>
          </w:rPr>
          <w:fldChar w:fldCharType="begin"/>
        </w:r>
        <w:r w:rsidR="00514464" w:rsidRPr="00514464">
          <w:rPr>
            <w:noProof/>
            <w:webHidden/>
            <w:szCs w:val="24"/>
          </w:rPr>
          <w:instrText xml:space="preserve"> PAGEREF _Toc144063160 \h </w:instrText>
        </w:r>
        <w:r w:rsidR="00514464" w:rsidRPr="00514464">
          <w:rPr>
            <w:noProof/>
            <w:webHidden/>
            <w:szCs w:val="24"/>
          </w:rPr>
        </w:r>
        <w:r w:rsidR="00514464" w:rsidRPr="00514464">
          <w:rPr>
            <w:noProof/>
            <w:webHidden/>
            <w:szCs w:val="24"/>
          </w:rPr>
          <w:fldChar w:fldCharType="separate"/>
        </w:r>
        <w:r w:rsidR="00514464" w:rsidRPr="00514464">
          <w:rPr>
            <w:noProof/>
            <w:webHidden/>
            <w:szCs w:val="24"/>
          </w:rPr>
          <w:t>8</w:t>
        </w:r>
        <w:r w:rsidR="00514464" w:rsidRPr="00514464">
          <w:rPr>
            <w:noProof/>
            <w:webHidden/>
            <w:szCs w:val="24"/>
          </w:rPr>
          <w:fldChar w:fldCharType="end"/>
        </w:r>
      </w:hyperlink>
    </w:p>
    <w:p w14:paraId="742218D2" w14:textId="79D9F646"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61" w:history="1">
        <w:r w:rsidR="00514464" w:rsidRPr="00514464">
          <w:rPr>
            <w:rStyle w:val="Hyperlink"/>
            <w:rFonts w:ascii="Times New Roman" w:hAnsi="Times New Roman"/>
            <w:noProof/>
            <w:sz w:val="24"/>
            <w:szCs w:val="24"/>
          </w:rPr>
          <w:t>2.1</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Biology of anguillid eels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_Toc144063161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8</w:t>
        </w:r>
        <w:r w:rsidR="00514464" w:rsidRPr="00514464">
          <w:rPr>
            <w:rFonts w:ascii="Times New Roman" w:hAnsi="Times New Roman"/>
            <w:noProof/>
            <w:webHidden/>
            <w:sz w:val="24"/>
            <w:szCs w:val="24"/>
          </w:rPr>
          <w:fldChar w:fldCharType="end"/>
        </w:r>
      </w:hyperlink>
    </w:p>
    <w:p w14:paraId="5B1F27E0" w14:textId="153EBA21"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62" w:history="1">
        <w:r w:rsidR="00514464" w:rsidRPr="00514464">
          <w:rPr>
            <w:rStyle w:val="Hyperlink"/>
            <w:rFonts w:ascii="Times New Roman" w:hAnsi="Times New Roman"/>
            <w:noProof/>
            <w:sz w:val="24"/>
            <w:szCs w:val="24"/>
          </w:rPr>
          <w:t>2.2</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Oceanic migration and spawning of anguillid eels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_Toc144063162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10</w:t>
        </w:r>
        <w:r w:rsidR="00514464" w:rsidRPr="00514464">
          <w:rPr>
            <w:rFonts w:ascii="Times New Roman" w:hAnsi="Times New Roman"/>
            <w:noProof/>
            <w:webHidden/>
            <w:sz w:val="24"/>
            <w:szCs w:val="24"/>
          </w:rPr>
          <w:fldChar w:fldCharType="end"/>
        </w:r>
      </w:hyperlink>
    </w:p>
    <w:p w14:paraId="55499251" w14:textId="49B62535"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63" w:history="1">
        <w:r w:rsidR="00514464" w:rsidRPr="00514464">
          <w:rPr>
            <w:rStyle w:val="Hyperlink"/>
            <w:rFonts w:ascii="Times New Roman" w:hAnsi="Times New Roman"/>
            <w:noProof/>
            <w:sz w:val="24"/>
            <w:szCs w:val="24"/>
          </w:rPr>
          <w:t>2.3</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Upstream migration of tropical eels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_Toc144063163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11</w:t>
        </w:r>
        <w:r w:rsidR="00514464" w:rsidRPr="00514464">
          <w:rPr>
            <w:rFonts w:ascii="Times New Roman" w:hAnsi="Times New Roman"/>
            <w:noProof/>
            <w:webHidden/>
            <w:sz w:val="24"/>
            <w:szCs w:val="24"/>
          </w:rPr>
          <w:fldChar w:fldCharType="end"/>
        </w:r>
      </w:hyperlink>
    </w:p>
    <w:p w14:paraId="027F1462" w14:textId="5D34DB49"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64" w:history="1">
        <w:r w:rsidR="00514464" w:rsidRPr="00514464">
          <w:rPr>
            <w:rStyle w:val="Hyperlink"/>
            <w:rFonts w:ascii="Times New Roman" w:hAnsi="Times New Roman"/>
            <w:noProof/>
            <w:sz w:val="24"/>
            <w:szCs w:val="24"/>
          </w:rPr>
          <w:t>2.4</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Factors influencing the juvenile anguillids recruitment</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_Toc144063164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13</w:t>
        </w:r>
        <w:r w:rsidR="00514464" w:rsidRPr="00514464">
          <w:rPr>
            <w:rFonts w:ascii="Times New Roman" w:hAnsi="Times New Roman"/>
            <w:noProof/>
            <w:webHidden/>
            <w:sz w:val="24"/>
            <w:szCs w:val="24"/>
          </w:rPr>
          <w:fldChar w:fldCharType="end"/>
        </w:r>
      </w:hyperlink>
    </w:p>
    <w:p w14:paraId="603D96BE" w14:textId="19F0DC37"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65" w:history="1">
        <w:r w:rsidR="00514464" w:rsidRPr="00514464">
          <w:rPr>
            <w:rStyle w:val="Hyperlink"/>
            <w:rFonts w:ascii="Times New Roman" w:hAnsi="Times New Roman"/>
            <w:noProof/>
            <w:sz w:val="24"/>
            <w:szCs w:val="24"/>
          </w:rPr>
          <w:t>CHAPTER THREE</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_Toc144063165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17</w:t>
        </w:r>
        <w:r w:rsidR="00514464" w:rsidRPr="00514464">
          <w:rPr>
            <w:rFonts w:ascii="Times New Roman" w:hAnsi="Times New Roman"/>
            <w:noProof/>
            <w:webHidden/>
            <w:sz w:val="24"/>
            <w:szCs w:val="24"/>
          </w:rPr>
          <w:fldChar w:fldCharType="end"/>
        </w:r>
      </w:hyperlink>
    </w:p>
    <w:p w14:paraId="35CCD822" w14:textId="5074442C" w:rsidR="00514464" w:rsidRPr="00514464" w:rsidRDefault="00000000">
      <w:pPr>
        <w:pStyle w:val="TOC1"/>
        <w:tabs>
          <w:tab w:val="left" w:pos="1100"/>
        </w:tabs>
        <w:rPr>
          <w:rFonts w:eastAsiaTheme="minorEastAsia"/>
          <w:noProof/>
          <w:kern w:val="2"/>
          <w:szCs w:val="24"/>
          <w:lang w:val="en-US" w:eastAsia="en-US"/>
          <w14:ligatures w14:val="standardContextual"/>
        </w:rPr>
      </w:pPr>
      <w:hyperlink w:anchor="_Toc144063166" w:history="1">
        <w:r w:rsidR="00514464" w:rsidRPr="00514464">
          <w:rPr>
            <w:rStyle w:val="Hyperlink"/>
            <w:noProof/>
            <w:szCs w:val="24"/>
          </w:rPr>
          <w:t>3.0</w:t>
        </w:r>
        <w:r w:rsidR="00514464" w:rsidRPr="00514464">
          <w:rPr>
            <w:rFonts w:eastAsiaTheme="minorEastAsia"/>
            <w:noProof/>
            <w:kern w:val="2"/>
            <w:szCs w:val="24"/>
            <w:lang w:val="en-US" w:eastAsia="en-US"/>
            <w14:ligatures w14:val="standardContextual"/>
          </w:rPr>
          <w:tab/>
        </w:r>
        <w:r w:rsidR="00514464" w:rsidRPr="00514464">
          <w:rPr>
            <w:rStyle w:val="Hyperlink"/>
            <w:noProof/>
            <w:szCs w:val="24"/>
          </w:rPr>
          <w:t>MATERIALS AND METHODS</w:t>
        </w:r>
        <w:r w:rsidR="00514464" w:rsidRPr="00514464">
          <w:rPr>
            <w:noProof/>
            <w:webHidden/>
            <w:szCs w:val="24"/>
          </w:rPr>
          <w:tab/>
        </w:r>
        <w:r w:rsidR="00514464" w:rsidRPr="00514464">
          <w:rPr>
            <w:noProof/>
            <w:webHidden/>
            <w:szCs w:val="24"/>
          </w:rPr>
          <w:fldChar w:fldCharType="begin"/>
        </w:r>
        <w:r w:rsidR="00514464" w:rsidRPr="00514464">
          <w:rPr>
            <w:noProof/>
            <w:webHidden/>
            <w:szCs w:val="24"/>
          </w:rPr>
          <w:instrText xml:space="preserve"> PAGEREF _Toc144063166 \h </w:instrText>
        </w:r>
        <w:r w:rsidR="00514464" w:rsidRPr="00514464">
          <w:rPr>
            <w:noProof/>
            <w:webHidden/>
            <w:szCs w:val="24"/>
          </w:rPr>
        </w:r>
        <w:r w:rsidR="00514464" w:rsidRPr="00514464">
          <w:rPr>
            <w:noProof/>
            <w:webHidden/>
            <w:szCs w:val="24"/>
          </w:rPr>
          <w:fldChar w:fldCharType="separate"/>
        </w:r>
        <w:r w:rsidR="00514464" w:rsidRPr="00514464">
          <w:rPr>
            <w:noProof/>
            <w:webHidden/>
            <w:szCs w:val="24"/>
          </w:rPr>
          <w:t>17</w:t>
        </w:r>
        <w:r w:rsidR="00514464" w:rsidRPr="00514464">
          <w:rPr>
            <w:noProof/>
            <w:webHidden/>
            <w:szCs w:val="24"/>
          </w:rPr>
          <w:fldChar w:fldCharType="end"/>
        </w:r>
      </w:hyperlink>
    </w:p>
    <w:p w14:paraId="0E8C6A6B" w14:textId="170FDC9D"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67" w:history="1">
        <w:r w:rsidR="00514464" w:rsidRPr="00514464">
          <w:rPr>
            <w:rStyle w:val="Hyperlink"/>
            <w:rFonts w:ascii="Times New Roman" w:hAnsi="Times New Roman"/>
            <w:noProof/>
            <w:sz w:val="24"/>
            <w:szCs w:val="24"/>
          </w:rPr>
          <w:t>3.1</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Study area</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_Toc144063167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17</w:t>
        </w:r>
        <w:r w:rsidR="00514464" w:rsidRPr="00514464">
          <w:rPr>
            <w:rFonts w:ascii="Times New Roman" w:hAnsi="Times New Roman"/>
            <w:noProof/>
            <w:webHidden/>
            <w:sz w:val="24"/>
            <w:szCs w:val="24"/>
          </w:rPr>
          <w:fldChar w:fldCharType="end"/>
        </w:r>
      </w:hyperlink>
    </w:p>
    <w:p w14:paraId="3BDB4B16" w14:textId="2E7ACA01"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68" w:history="1">
        <w:r w:rsidR="00514464" w:rsidRPr="00514464">
          <w:rPr>
            <w:rStyle w:val="Hyperlink"/>
            <w:rFonts w:ascii="Times New Roman" w:hAnsi="Times New Roman"/>
            <w:noProof/>
            <w:sz w:val="24"/>
            <w:szCs w:val="24"/>
          </w:rPr>
          <w:t>3.2</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Sampling design and data collection</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_Toc144063168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21</w:t>
        </w:r>
        <w:r w:rsidR="00514464" w:rsidRPr="00514464">
          <w:rPr>
            <w:rFonts w:ascii="Times New Roman" w:hAnsi="Times New Roman"/>
            <w:noProof/>
            <w:webHidden/>
            <w:sz w:val="24"/>
            <w:szCs w:val="24"/>
          </w:rPr>
          <w:fldChar w:fldCharType="end"/>
        </w:r>
      </w:hyperlink>
    </w:p>
    <w:p w14:paraId="66DC5804" w14:textId="5552CCF7"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69" w:history="1">
        <w:r w:rsidR="00514464" w:rsidRPr="00514464">
          <w:rPr>
            <w:rStyle w:val="Hyperlink"/>
            <w:rFonts w:ascii="Times New Roman" w:hAnsi="Times New Roman"/>
            <w:noProof/>
            <w:sz w:val="24"/>
            <w:szCs w:val="24"/>
          </w:rPr>
          <w:t>3.3</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Data analyses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_Toc144063169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25</w:t>
        </w:r>
        <w:r w:rsidR="00514464" w:rsidRPr="00514464">
          <w:rPr>
            <w:rFonts w:ascii="Times New Roman" w:hAnsi="Times New Roman"/>
            <w:noProof/>
            <w:webHidden/>
            <w:sz w:val="24"/>
            <w:szCs w:val="24"/>
          </w:rPr>
          <w:fldChar w:fldCharType="end"/>
        </w:r>
      </w:hyperlink>
    </w:p>
    <w:p w14:paraId="2E29872B" w14:textId="76A0DBE0"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70" w:history="1">
        <w:r w:rsidR="00514464" w:rsidRPr="00514464">
          <w:rPr>
            <w:rStyle w:val="Hyperlink"/>
            <w:rFonts w:ascii="Times New Roman" w:hAnsi="Times New Roman"/>
            <w:noProof/>
            <w:sz w:val="24"/>
            <w:szCs w:val="24"/>
          </w:rPr>
          <w:t>CHAPTER FOUR</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_Toc144063170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28</w:t>
        </w:r>
        <w:r w:rsidR="00514464" w:rsidRPr="00514464">
          <w:rPr>
            <w:rFonts w:ascii="Times New Roman" w:hAnsi="Times New Roman"/>
            <w:noProof/>
            <w:webHidden/>
            <w:sz w:val="24"/>
            <w:szCs w:val="24"/>
          </w:rPr>
          <w:fldChar w:fldCharType="end"/>
        </w:r>
      </w:hyperlink>
    </w:p>
    <w:p w14:paraId="0A333DD0" w14:textId="2923A6B3" w:rsidR="00514464" w:rsidRPr="00514464" w:rsidRDefault="00000000">
      <w:pPr>
        <w:pStyle w:val="TOC1"/>
        <w:tabs>
          <w:tab w:val="left" w:pos="1100"/>
        </w:tabs>
        <w:rPr>
          <w:rFonts w:eastAsiaTheme="minorEastAsia"/>
          <w:noProof/>
          <w:kern w:val="2"/>
          <w:szCs w:val="24"/>
          <w:lang w:val="en-US" w:eastAsia="en-US"/>
          <w14:ligatures w14:val="standardContextual"/>
        </w:rPr>
      </w:pPr>
      <w:hyperlink w:anchor="_Toc144063171" w:history="1">
        <w:r w:rsidR="00514464" w:rsidRPr="00514464">
          <w:rPr>
            <w:rStyle w:val="Hyperlink"/>
            <w:noProof/>
            <w:szCs w:val="24"/>
          </w:rPr>
          <w:t>4.0</w:t>
        </w:r>
        <w:r w:rsidR="00514464" w:rsidRPr="00514464">
          <w:rPr>
            <w:rFonts w:eastAsiaTheme="minorEastAsia"/>
            <w:noProof/>
            <w:kern w:val="2"/>
            <w:szCs w:val="24"/>
            <w:lang w:val="en-US" w:eastAsia="en-US"/>
            <w14:ligatures w14:val="standardContextual"/>
          </w:rPr>
          <w:tab/>
        </w:r>
        <w:r w:rsidR="00514464" w:rsidRPr="00514464">
          <w:rPr>
            <w:rStyle w:val="Hyperlink"/>
            <w:noProof/>
            <w:szCs w:val="24"/>
          </w:rPr>
          <w:t>RESULTS</w:t>
        </w:r>
        <w:r w:rsidR="00514464" w:rsidRPr="00514464">
          <w:rPr>
            <w:noProof/>
            <w:webHidden/>
            <w:szCs w:val="24"/>
          </w:rPr>
          <w:tab/>
        </w:r>
        <w:r w:rsidR="00514464" w:rsidRPr="00514464">
          <w:rPr>
            <w:noProof/>
            <w:webHidden/>
            <w:szCs w:val="24"/>
          </w:rPr>
          <w:fldChar w:fldCharType="begin"/>
        </w:r>
        <w:r w:rsidR="00514464" w:rsidRPr="00514464">
          <w:rPr>
            <w:noProof/>
            <w:webHidden/>
            <w:szCs w:val="24"/>
          </w:rPr>
          <w:instrText xml:space="preserve"> PAGEREF _Toc144063171 \h </w:instrText>
        </w:r>
        <w:r w:rsidR="00514464" w:rsidRPr="00514464">
          <w:rPr>
            <w:noProof/>
            <w:webHidden/>
            <w:szCs w:val="24"/>
          </w:rPr>
        </w:r>
        <w:r w:rsidR="00514464" w:rsidRPr="00514464">
          <w:rPr>
            <w:noProof/>
            <w:webHidden/>
            <w:szCs w:val="24"/>
          </w:rPr>
          <w:fldChar w:fldCharType="separate"/>
        </w:r>
        <w:r w:rsidR="00514464" w:rsidRPr="00514464">
          <w:rPr>
            <w:noProof/>
            <w:webHidden/>
            <w:szCs w:val="24"/>
          </w:rPr>
          <w:t>28</w:t>
        </w:r>
        <w:r w:rsidR="00514464" w:rsidRPr="00514464">
          <w:rPr>
            <w:noProof/>
            <w:webHidden/>
            <w:szCs w:val="24"/>
          </w:rPr>
          <w:fldChar w:fldCharType="end"/>
        </w:r>
      </w:hyperlink>
    </w:p>
    <w:p w14:paraId="6AD70916" w14:textId="4FDB76E3"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72" w:history="1">
        <w:r w:rsidR="00514464" w:rsidRPr="00514464">
          <w:rPr>
            <w:rStyle w:val="Hyperlink"/>
            <w:rFonts w:ascii="Times New Roman" w:hAnsi="Times New Roman"/>
            <w:noProof/>
            <w:sz w:val="24"/>
            <w:szCs w:val="24"/>
          </w:rPr>
          <w:t>4.1</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Occurrence of juvenile anguillid eels in the Sabaki Estuary</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_Toc144063172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28</w:t>
        </w:r>
        <w:r w:rsidR="00514464" w:rsidRPr="00514464">
          <w:rPr>
            <w:rFonts w:ascii="Times New Roman" w:hAnsi="Times New Roman"/>
            <w:noProof/>
            <w:webHidden/>
            <w:sz w:val="24"/>
            <w:szCs w:val="24"/>
          </w:rPr>
          <w:fldChar w:fldCharType="end"/>
        </w:r>
      </w:hyperlink>
    </w:p>
    <w:p w14:paraId="5684777E" w14:textId="367171A9"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73" w:history="1">
        <w:r w:rsidR="00514464" w:rsidRPr="00514464">
          <w:rPr>
            <w:rStyle w:val="Hyperlink"/>
            <w:rFonts w:ascii="Times New Roman" w:hAnsi="Times New Roman"/>
            <w:noProof/>
            <w:sz w:val="24"/>
            <w:szCs w:val="24"/>
          </w:rPr>
          <w:t>4.2</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Morphometric results of juvenile anguillid eels occurring in the Sabaki Estuary</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_Toc144063173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36</w:t>
        </w:r>
        <w:r w:rsidR="00514464" w:rsidRPr="00514464">
          <w:rPr>
            <w:rFonts w:ascii="Times New Roman" w:hAnsi="Times New Roman"/>
            <w:noProof/>
            <w:webHidden/>
            <w:sz w:val="24"/>
            <w:szCs w:val="24"/>
          </w:rPr>
          <w:fldChar w:fldCharType="end"/>
        </w:r>
      </w:hyperlink>
    </w:p>
    <w:p w14:paraId="32E90932" w14:textId="40C388AC" w:rsidR="00514464" w:rsidRPr="00514464" w:rsidRDefault="00000000">
      <w:pPr>
        <w:pStyle w:val="TOC2"/>
        <w:rPr>
          <w:rFonts w:ascii="Times New Roman" w:eastAsiaTheme="minorEastAsia" w:hAnsi="Times New Roman"/>
          <w:noProof/>
          <w:kern w:val="2"/>
          <w:sz w:val="24"/>
          <w:szCs w:val="24"/>
          <w:lang w:val="en-US" w:eastAsia="en-US"/>
          <w14:ligatures w14:val="standardContextual"/>
        </w:rPr>
      </w:pPr>
      <w:hyperlink w:anchor="_Toc144063174" w:history="1">
        <w:r w:rsidR="00514464" w:rsidRPr="00514464">
          <w:rPr>
            <w:rStyle w:val="Hyperlink"/>
            <w:rFonts w:ascii="Times New Roman" w:hAnsi="Times New Roman"/>
            <w:noProof/>
            <w:sz w:val="24"/>
            <w:szCs w:val="24"/>
          </w:rPr>
          <w:t>4.3</w:t>
        </w:r>
        <w:r w:rsidR="00514464" w:rsidRPr="00514464">
          <w:rPr>
            <w:rFonts w:ascii="Times New Roman" w:eastAsiaTheme="minorEastAsia" w:hAnsi="Times New Roman"/>
            <w:noProof/>
            <w:kern w:val="2"/>
            <w:sz w:val="24"/>
            <w:szCs w:val="24"/>
            <w:lang w:val="en-US" w:eastAsia="en-US"/>
            <w14:ligatures w14:val="standardContextual"/>
          </w:rPr>
          <w:tab/>
        </w:r>
        <w:r w:rsidR="00514464" w:rsidRPr="00514464">
          <w:rPr>
            <w:rStyle w:val="Hyperlink"/>
            <w:rFonts w:ascii="Times New Roman" w:hAnsi="Times New Roman"/>
            <w:noProof/>
            <w:sz w:val="24"/>
            <w:szCs w:val="24"/>
          </w:rPr>
          <w:t>Environmental and physicochemical factors influencing the occurrence of juvenile anguillid eel</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_Toc144063174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40</w:t>
        </w:r>
        <w:r w:rsidR="00514464" w:rsidRPr="00514464">
          <w:rPr>
            <w:rFonts w:ascii="Times New Roman" w:hAnsi="Times New Roman"/>
            <w:noProof/>
            <w:webHidden/>
            <w:sz w:val="24"/>
            <w:szCs w:val="24"/>
          </w:rPr>
          <w:fldChar w:fldCharType="end"/>
        </w:r>
      </w:hyperlink>
    </w:p>
    <w:p w14:paraId="311296A3" w14:textId="08A97B53"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75" w:history="1">
        <w:r w:rsidR="00514464" w:rsidRPr="00514464">
          <w:rPr>
            <w:rStyle w:val="Hyperlink"/>
            <w:rFonts w:ascii="Times New Roman" w:hAnsi="Times New Roman"/>
            <w:noProof/>
            <w:sz w:val="24"/>
            <w:szCs w:val="24"/>
          </w:rPr>
          <w:t>CHAPTER FIVE</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_Toc144063175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45</w:t>
        </w:r>
        <w:r w:rsidR="00514464" w:rsidRPr="00514464">
          <w:rPr>
            <w:rFonts w:ascii="Times New Roman" w:hAnsi="Times New Roman"/>
            <w:noProof/>
            <w:webHidden/>
            <w:sz w:val="24"/>
            <w:szCs w:val="24"/>
          </w:rPr>
          <w:fldChar w:fldCharType="end"/>
        </w:r>
      </w:hyperlink>
    </w:p>
    <w:p w14:paraId="3129AC07" w14:textId="2D510CA4" w:rsidR="00514464" w:rsidRPr="00514464" w:rsidRDefault="00000000">
      <w:pPr>
        <w:pStyle w:val="TOC1"/>
        <w:tabs>
          <w:tab w:val="left" w:pos="1100"/>
        </w:tabs>
        <w:rPr>
          <w:rFonts w:eastAsiaTheme="minorEastAsia"/>
          <w:noProof/>
          <w:kern w:val="2"/>
          <w:szCs w:val="24"/>
          <w:lang w:val="en-US" w:eastAsia="en-US"/>
          <w14:ligatures w14:val="standardContextual"/>
        </w:rPr>
      </w:pPr>
      <w:hyperlink w:anchor="_Toc144063176" w:history="1">
        <w:r w:rsidR="00514464" w:rsidRPr="00514464">
          <w:rPr>
            <w:rStyle w:val="Hyperlink"/>
            <w:noProof/>
            <w:szCs w:val="24"/>
          </w:rPr>
          <w:t>5.0</w:t>
        </w:r>
        <w:r w:rsidR="00514464" w:rsidRPr="00514464">
          <w:rPr>
            <w:rFonts w:eastAsiaTheme="minorEastAsia"/>
            <w:noProof/>
            <w:kern w:val="2"/>
            <w:szCs w:val="24"/>
            <w:lang w:val="en-US" w:eastAsia="en-US"/>
            <w14:ligatures w14:val="standardContextual"/>
          </w:rPr>
          <w:tab/>
        </w:r>
        <w:r w:rsidR="00514464" w:rsidRPr="00514464">
          <w:rPr>
            <w:rStyle w:val="Hyperlink"/>
            <w:noProof/>
            <w:szCs w:val="24"/>
          </w:rPr>
          <w:t>DISCUSSION</w:t>
        </w:r>
        <w:r w:rsidR="00514464" w:rsidRPr="00514464">
          <w:rPr>
            <w:noProof/>
            <w:webHidden/>
            <w:szCs w:val="24"/>
          </w:rPr>
          <w:tab/>
        </w:r>
        <w:r w:rsidR="00514464" w:rsidRPr="00514464">
          <w:rPr>
            <w:noProof/>
            <w:webHidden/>
            <w:szCs w:val="24"/>
          </w:rPr>
          <w:fldChar w:fldCharType="begin"/>
        </w:r>
        <w:r w:rsidR="00514464" w:rsidRPr="00514464">
          <w:rPr>
            <w:noProof/>
            <w:webHidden/>
            <w:szCs w:val="24"/>
          </w:rPr>
          <w:instrText xml:space="preserve"> PAGEREF _Toc144063176 \h </w:instrText>
        </w:r>
        <w:r w:rsidR="00514464" w:rsidRPr="00514464">
          <w:rPr>
            <w:noProof/>
            <w:webHidden/>
            <w:szCs w:val="24"/>
          </w:rPr>
        </w:r>
        <w:r w:rsidR="00514464" w:rsidRPr="00514464">
          <w:rPr>
            <w:noProof/>
            <w:webHidden/>
            <w:szCs w:val="24"/>
          </w:rPr>
          <w:fldChar w:fldCharType="separate"/>
        </w:r>
        <w:r w:rsidR="00514464" w:rsidRPr="00514464">
          <w:rPr>
            <w:noProof/>
            <w:webHidden/>
            <w:szCs w:val="24"/>
          </w:rPr>
          <w:t>45</w:t>
        </w:r>
        <w:r w:rsidR="00514464" w:rsidRPr="00514464">
          <w:rPr>
            <w:noProof/>
            <w:webHidden/>
            <w:szCs w:val="24"/>
          </w:rPr>
          <w:fldChar w:fldCharType="end"/>
        </w:r>
      </w:hyperlink>
    </w:p>
    <w:p w14:paraId="26B966F4" w14:textId="0093A7A2"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77" w:history="1">
        <w:r w:rsidR="00514464" w:rsidRPr="00514464">
          <w:rPr>
            <w:rStyle w:val="Hyperlink"/>
            <w:rFonts w:ascii="Times New Roman" w:hAnsi="Times New Roman"/>
            <w:noProof/>
            <w:sz w:val="24"/>
            <w:szCs w:val="24"/>
          </w:rPr>
          <w:t>CHAPTER SIX</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_Toc144063177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56</w:t>
        </w:r>
        <w:r w:rsidR="00514464" w:rsidRPr="00514464">
          <w:rPr>
            <w:rFonts w:ascii="Times New Roman" w:hAnsi="Times New Roman"/>
            <w:noProof/>
            <w:webHidden/>
            <w:sz w:val="24"/>
            <w:szCs w:val="24"/>
          </w:rPr>
          <w:fldChar w:fldCharType="end"/>
        </w:r>
      </w:hyperlink>
    </w:p>
    <w:p w14:paraId="31AF7363" w14:textId="34AAAFFD" w:rsidR="00514464" w:rsidRPr="00514464" w:rsidRDefault="00000000">
      <w:pPr>
        <w:pStyle w:val="TOC1"/>
        <w:tabs>
          <w:tab w:val="left" w:pos="1100"/>
        </w:tabs>
        <w:rPr>
          <w:rFonts w:eastAsiaTheme="minorEastAsia"/>
          <w:noProof/>
          <w:kern w:val="2"/>
          <w:szCs w:val="24"/>
          <w:lang w:val="en-US" w:eastAsia="en-US"/>
          <w14:ligatures w14:val="standardContextual"/>
        </w:rPr>
      </w:pPr>
      <w:hyperlink w:anchor="_Toc144063178" w:history="1">
        <w:r w:rsidR="00514464" w:rsidRPr="00514464">
          <w:rPr>
            <w:rStyle w:val="Hyperlink"/>
            <w:noProof/>
            <w:szCs w:val="24"/>
          </w:rPr>
          <w:t>6.0</w:t>
        </w:r>
        <w:r w:rsidR="00514464" w:rsidRPr="00514464">
          <w:rPr>
            <w:rFonts w:eastAsiaTheme="minorEastAsia"/>
            <w:noProof/>
            <w:kern w:val="2"/>
            <w:szCs w:val="24"/>
            <w:lang w:val="en-US" w:eastAsia="en-US"/>
            <w14:ligatures w14:val="standardContextual"/>
          </w:rPr>
          <w:tab/>
        </w:r>
        <w:r w:rsidR="00514464" w:rsidRPr="00514464">
          <w:rPr>
            <w:rStyle w:val="Hyperlink"/>
            <w:noProof/>
            <w:szCs w:val="24"/>
          </w:rPr>
          <w:t>CONCLUSION AND RECOMMENDATIONS</w:t>
        </w:r>
        <w:r w:rsidR="00514464" w:rsidRPr="00514464">
          <w:rPr>
            <w:noProof/>
            <w:webHidden/>
            <w:szCs w:val="24"/>
          </w:rPr>
          <w:tab/>
        </w:r>
        <w:r w:rsidR="00514464" w:rsidRPr="00514464">
          <w:rPr>
            <w:noProof/>
            <w:webHidden/>
            <w:szCs w:val="24"/>
          </w:rPr>
          <w:fldChar w:fldCharType="begin"/>
        </w:r>
        <w:r w:rsidR="00514464" w:rsidRPr="00514464">
          <w:rPr>
            <w:noProof/>
            <w:webHidden/>
            <w:szCs w:val="24"/>
          </w:rPr>
          <w:instrText xml:space="preserve"> PAGEREF _Toc144063178 \h </w:instrText>
        </w:r>
        <w:r w:rsidR="00514464" w:rsidRPr="00514464">
          <w:rPr>
            <w:noProof/>
            <w:webHidden/>
            <w:szCs w:val="24"/>
          </w:rPr>
        </w:r>
        <w:r w:rsidR="00514464" w:rsidRPr="00514464">
          <w:rPr>
            <w:noProof/>
            <w:webHidden/>
            <w:szCs w:val="24"/>
          </w:rPr>
          <w:fldChar w:fldCharType="separate"/>
        </w:r>
        <w:r w:rsidR="00514464" w:rsidRPr="00514464">
          <w:rPr>
            <w:noProof/>
            <w:webHidden/>
            <w:szCs w:val="24"/>
          </w:rPr>
          <w:t>56</w:t>
        </w:r>
        <w:r w:rsidR="00514464" w:rsidRPr="00514464">
          <w:rPr>
            <w:noProof/>
            <w:webHidden/>
            <w:szCs w:val="24"/>
          </w:rPr>
          <w:fldChar w:fldCharType="end"/>
        </w:r>
      </w:hyperlink>
    </w:p>
    <w:p w14:paraId="32EA6127" w14:textId="08606A18"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79" w:history="1">
        <w:r w:rsidR="00514464" w:rsidRPr="00514464">
          <w:rPr>
            <w:rStyle w:val="Hyperlink"/>
            <w:rFonts w:ascii="Times New Roman" w:hAnsi="Times New Roman"/>
            <w:noProof/>
            <w:sz w:val="24"/>
            <w:szCs w:val="24"/>
          </w:rPr>
          <w:t>REFERENCE</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_Toc144063179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57</w:t>
        </w:r>
        <w:r w:rsidR="00514464" w:rsidRPr="00514464">
          <w:rPr>
            <w:rFonts w:ascii="Times New Roman" w:hAnsi="Times New Roman"/>
            <w:noProof/>
            <w:webHidden/>
            <w:sz w:val="24"/>
            <w:szCs w:val="24"/>
          </w:rPr>
          <w:fldChar w:fldCharType="end"/>
        </w:r>
      </w:hyperlink>
    </w:p>
    <w:p w14:paraId="649DD3E2" w14:textId="7179A6C6" w:rsidR="00514464" w:rsidRPr="00514464" w:rsidRDefault="00000000">
      <w:pPr>
        <w:pStyle w:val="TOC3"/>
        <w:rPr>
          <w:rFonts w:ascii="Times New Roman" w:eastAsiaTheme="minorEastAsia" w:hAnsi="Times New Roman"/>
          <w:noProof/>
          <w:kern w:val="2"/>
          <w:sz w:val="24"/>
          <w:szCs w:val="24"/>
          <w:lang w:val="en-US" w:eastAsia="en-US"/>
          <w14:ligatures w14:val="standardContextual"/>
        </w:rPr>
      </w:pPr>
      <w:hyperlink w:anchor="_Toc144063180" w:history="1">
        <w:r w:rsidR="00514464" w:rsidRPr="00514464">
          <w:rPr>
            <w:rStyle w:val="Hyperlink"/>
            <w:rFonts w:ascii="Times New Roman" w:hAnsi="Times New Roman"/>
            <w:noProof/>
            <w:sz w:val="24"/>
            <w:szCs w:val="24"/>
          </w:rPr>
          <w:t>APPENDICES</w:t>
        </w:r>
        <w:r w:rsidR="00514464" w:rsidRPr="00514464">
          <w:rPr>
            <w:rFonts w:ascii="Times New Roman" w:hAnsi="Times New Roman"/>
            <w:noProof/>
            <w:webHidden/>
            <w:sz w:val="24"/>
            <w:szCs w:val="24"/>
          </w:rPr>
          <w:tab/>
        </w:r>
        <w:r w:rsidR="00514464" w:rsidRPr="00514464">
          <w:rPr>
            <w:rFonts w:ascii="Times New Roman" w:hAnsi="Times New Roman"/>
            <w:noProof/>
            <w:webHidden/>
            <w:sz w:val="24"/>
            <w:szCs w:val="24"/>
          </w:rPr>
          <w:fldChar w:fldCharType="begin"/>
        </w:r>
        <w:r w:rsidR="00514464" w:rsidRPr="00514464">
          <w:rPr>
            <w:rFonts w:ascii="Times New Roman" w:hAnsi="Times New Roman"/>
            <w:noProof/>
            <w:webHidden/>
            <w:sz w:val="24"/>
            <w:szCs w:val="24"/>
          </w:rPr>
          <w:instrText xml:space="preserve"> PAGEREF _Toc144063180 \h </w:instrText>
        </w:r>
        <w:r w:rsidR="00514464" w:rsidRPr="00514464">
          <w:rPr>
            <w:rFonts w:ascii="Times New Roman" w:hAnsi="Times New Roman"/>
            <w:noProof/>
            <w:webHidden/>
            <w:sz w:val="24"/>
            <w:szCs w:val="24"/>
          </w:rPr>
        </w:r>
        <w:r w:rsidR="00514464" w:rsidRPr="00514464">
          <w:rPr>
            <w:rFonts w:ascii="Times New Roman" w:hAnsi="Times New Roman"/>
            <w:noProof/>
            <w:webHidden/>
            <w:sz w:val="24"/>
            <w:szCs w:val="24"/>
          </w:rPr>
          <w:fldChar w:fldCharType="separate"/>
        </w:r>
        <w:r w:rsidR="00514464" w:rsidRPr="00514464">
          <w:rPr>
            <w:rFonts w:ascii="Times New Roman" w:hAnsi="Times New Roman"/>
            <w:noProof/>
            <w:webHidden/>
            <w:sz w:val="24"/>
            <w:szCs w:val="24"/>
          </w:rPr>
          <w:t>78</w:t>
        </w:r>
        <w:r w:rsidR="00514464" w:rsidRPr="00514464">
          <w:rPr>
            <w:rFonts w:ascii="Times New Roman" w:hAnsi="Times New Roman"/>
            <w:noProof/>
            <w:webHidden/>
            <w:sz w:val="24"/>
            <w:szCs w:val="24"/>
          </w:rPr>
          <w:fldChar w:fldCharType="end"/>
        </w:r>
      </w:hyperlink>
    </w:p>
    <w:p w14:paraId="15D66038" w14:textId="7932DA6B" w:rsidR="00514464" w:rsidRPr="00514464" w:rsidRDefault="00000000" w:rsidP="00514464">
      <w:pPr>
        <w:pStyle w:val="TOC4"/>
        <w:rPr>
          <w:rFonts w:eastAsiaTheme="minorEastAsia"/>
          <w:b w:val="0"/>
          <w:bCs w:val="0"/>
          <w:kern w:val="2"/>
          <w:lang w:val="en-US" w:eastAsia="en-US"/>
          <w14:ligatures w14:val="standardContextual"/>
        </w:rPr>
      </w:pPr>
      <w:hyperlink w:anchor="_Toc144063181" w:history="1">
        <w:r w:rsidR="00514464" w:rsidRPr="00514464">
          <w:rPr>
            <w:rStyle w:val="Hyperlink"/>
            <w:b w:val="0"/>
            <w:bCs w:val="0"/>
          </w:rPr>
          <w:t>Appendix 1. Data sheet</w:t>
        </w:r>
        <w:r w:rsidR="00514464" w:rsidRPr="00514464">
          <w:rPr>
            <w:b w:val="0"/>
            <w:bCs w:val="0"/>
            <w:webHidden/>
          </w:rPr>
          <w:tab/>
        </w:r>
        <w:r w:rsidR="00514464" w:rsidRPr="00514464">
          <w:rPr>
            <w:b w:val="0"/>
            <w:bCs w:val="0"/>
            <w:webHidden/>
          </w:rPr>
          <w:fldChar w:fldCharType="begin"/>
        </w:r>
        <w:r w:rsidR="00514464" w:rsidRPr="00514464">
          <w:rPr>
            <w:b w:val="0"/>
            <w:bCs w:val="0"/>
            <w:webHidden/>
          </w:rPr>
          <w:instrText xml:space="preserve"> PAGEREF _Toc144063181 \h </w:instrText>
        </w:r>
        <w:r w:rsidR="00514464" w:rsidRPr="00514464">
          <w:rPr>
            <w:b w:val="0"/>
            <w:bCs w:val="0"/>
            <w:webHidden/>
          </w:rPr>
        </w:r>
        <w:r w:rsidR="00514464" w:rsidRPr="00514464">
          <w:rPr>
            <w:b w:val="0"/>
            <w:bCs w:val="0"/>
            <w:webHidden/>
          </w:rPr>
          <w:fldChar w:fldCharType="separate"/>
        </w:r>
        <w:r w:rsidR="00514464" w:rsidRPr="00514464">
          <w:rPr>
            <w:b w:val="0"/>
            <w:bCs w:val="0"/>
            <w:webHidden/>
          </w:rPr>
          <w:t>78</w:t>
        </w:r>
        <w:r w:rsidR="00514464" w:rsidRPr="00514464">
          <w:rPr>
            <w:b w:val="0"/>
            <w:bCs w:val="0"/>
            <w:webHidden/>
          </w:rPr>
          <w:fldChar w:fldCharType="end"/>
        </w:r>
      </w:hyperlink>
    </w:p>
    <w:p w14:paraId="5C35F306" w14:textId="7FFFC50F" w:rsidR="00514464" w:rsidRPr="00514464" w:rsidRDefault="00000000" w:rsidP="00514464">
      <w:pPr>
        <w:pStyle w:val="TOC4"/>
        <w:rPr>
          <w:rFonts w:eastAsiaTheme="minorEastAsia"/>
          <w:b w:val="0"/>
          <w:bCs w:val="0"/>
          <w:kern w:val="2"/>
          <w:lang w:val="en-US" w:eastAsia="en-US"/>
          <w14:ligatures w14:val="standardContextual"/>
        </w:rPr>
      </w:pPr>
      <w:hyperlink w:anchor="_Toc144063182" w:history="1">
        <w:r w:rsidR="00514464" w:rsidRPr="00514464">
          <w:rPr>
            <w:rStyle w:val="Hyperlink"/>
            <w:b w:val="0"/>
            <w:bCs w:val="0"/>
          </w:rPr>
          <w:t xml:space="preserve">Appendix 2. Revelliac </w:t>
        </w:r>
        <w:r w:rsidR="003C391E" w:rsidRPr="003C391E">
          <w:rPr>
            <w:rStyle w:val="Hyperlink"/>
            <w:b w:val="0"/>
            <w:bCs w:val="0"/>
            <w:i/>
          </w:rPr>
          <w:t>et al.,</w:t>
        </w:r>
        <w:r w:rsidR="00514464" w:rsidRPr="00514464">
          <w:rPr>
            <w:rStyle w:val="Hyperlink"/>
            <w:b w:val="0"/>
            <w:bCs w:val="0"/>
          </w:rPr>
          <w:t xml:space="preserve"> (2009) Species identification key for tropical juvenile anguillid eels.</w:t>
        </w:r>
        <w:r w:rsidR="00514464" w:rsidRPr="00514464">
          <w:rPr>
            <w:b w:val="0"/>
            <w:bCs w:val="0"/>
            <w:webHidden/>
          </w:rPr>
          <w:tab/>
        </w:r>
        <w:r w:rsidR="00514464" w:rsidRPr="00514464">
          <w:rPr>
            <w:b w:val="0"/>
            <w:bCs w:val="0"/>
            <w:webHidden/>
          </w:rPr>
          <w:fldChar w:fldCharType="begin"/>
        </w:r>
        <w:r w:rsidR="00514464" w:rsidRPr="00514464">
          <w:rPr>
            <w:b w:val="0"/>
            <w:bCs w:val="0"/>
            <w:webHidden/>
          </w:rPr>
          <w:instrText xml:space="preserve"> PAGEREF _Toc144063182 \h </w:instrText>
        </w:r>
        <w:r w:rsidR="00514464" w:rsidRPr="00514464">
          <w:rPr>
            <w:b w:val="0"/>
            <w:bCs w:val="0"/>
            <w:webHidden/>
          </w:rPr>
        </w:r>
        <w:r w:rsidR="00514464" w:rsidRPr="00514464">
          <w:rPr>
            <w:b w:val="0"/>
            <w:bCs w:val="0"/>
            <w:webHidden/>
          </w:rPr>
          <w:fldChar w:fldCharType="separate"/>
        </w:r>
        <w:r w:rsidR="00514464" w:rsidRPr="00514464">
          <w:rPr>
            <w:b w:val="0"/>
            <w:bCs w:val="0"/>
            <w:webHidden/>
          </w:rPr>
          <w:t>80</w:t>
        </w:r>
        <w:r w:rsidR="00514464" w:rsidRPr="00514464">
          <w:rPr>
            <w:b w:val="0"/>
            <w:bCs w:val="0"/>
            <w:webHidden/>
          </w:rPr>
          <w:fldChar w:fldCharType="end"/>
        </w:r>
      </w:hyperlink>
    </w:p>
    <w:p w14:paraId="1CB90D3E" w14:textId="5B828249" w:rsidR="00514464" w:rsidRPr="00514464" w:rsidRDefault="00000000" w:rsidP="00514464">
      <w:pPr>
        <w:pStyle w:val="TOC4"/>
        <w:rPr>
          <w:rFonts w:eastAsiaTheme="minorEastAsia"/>
          <w:b w:val="0"/>
          <w:bCs w:val="0"/>
          <w:kern w:val="2"/>
          <w:lang w:val="en-US" w:eastAsia="en-US"/>
          <w14:ligatures w14:val="standardContextual"/>
        </w:rPr>
      </w:pPr>
      <w:hyperlink w:anchor="_Toc144063183" w:history="1">
        <w:r w:rsidR="00514464" w:rsidRPr="00514464">
          <w:rPr>
            <w:rStyle w:val="Hyperlink"/>
            <w:b w:val="0"/>
            <w:bCs w:val="0"/>
          </w:rPr>
          <w:t>Appendix 3. Ege, (1939) Fin index identification key for tropical juvenile anguillid eels</w:t>
        </w:r>
        <w:r w:rsidR="00514464" w:rsidRPr="00514464">
          <w:rPr>
            <w:b w:val="0"/>
            <w:bCs w:val="0"/>
            <w:webHidden/>
          </w:rPr>
          <w:tab/>
        </w:r>
        <w:r w:rsidR="00514464" w:rsidRPr="00514464">
          <w:rPr>
            <w:b w:val="0"/>
            <w:bCs w:val="0"/>
            <w:webHidden/>
          </w:rPr>
          <w:fldChar w:fldCharType="begin"/>
        </w:r>
        <w:r w:rsidR="00514464" w:rsidRPr="00514464">
          <w:rPr>
            <w:b w:val="0"/>
            <w:bCs w:val="0"/>
            <w:webHidden/>
          </w:rPr>
          <w:instrText xml:space="preserve"> PAGEREF _Toc144063183 \h </w:instrText>
        </w:r>
        <w:r w:rsidR="00514464" w:rsidRPr="00514464">
          <w:rPr>
            <w:b w:val="0"/>
            <w:bCs w:val="0"/>
            <w:webHidden/>
          </w:rPr>
        </w:r>
        <w:r w:rsidR="00514464" w:rsidRPr="00514464">
          <w:rPr>
            <w:b w:val="0"/>
            <w:bCs w:val="0"/>
            <w:webHidden/>
          </w:rPr>
          <w:fldChar w:fldCharType="separate"/>
        </w:r>
        <w:r w:rsidR="00514464" w:rsidRPr="00514464">
          <w:rPr>
            <w:b w:val="0"/>
            <w:bCs w:val="0"/>
            <w:webHidden/>
          </w:rPr>
          <w:t>81</w:t>
        </w:r>
        <w:r w:rsidR="00514464" w:rsidRPr="00514464">
          <w:rPr>
            <w:b w:val="0"/>
            <w:bCs w:val="0"/>
            <w:webHidden/>
          </w:rPr>
          <w:fldChar w:fldCharType="end"/>
        </w:r>
      </w:hyperlink>
    </w:p>
    <w:p w14:paraId="023DB1C2" w14:textId="284FEC15" w:rsidR="00514464" w:rsidRPr="00514464" w:rsidRDefault="00000000" w:rsidP="00514464">
      <w:pPr>
        <w:pStyle w:val="TOC4"/>
        <w:rPr>
          <w:rFonts w:eastAsiaTheme="minorEastAsia"/>
          <w:b w:val="0"/>
          <w:bCs w:val="0"/>
          <w:kern w:val="2"/>
          <w:lang w:val="en-US" w:eastAsia="en-US"/>
          <w14:ligatures w14:val="standardContextual"/>
        </w:rPr>
      </w:pPr>
      <w:hyperlink w:anchor="_Toc144063184" w:history="1">
        <w:r w:rsidR="00514464" w:rsidRPr="00514464">
          <w:rPr>
            <w:rStyle w:val="Hyperlink"/>
            <w:b w:val="0"/>
            <w:bCs w:val="0"/>
          </w:rPr>
          <w:t>Appendix 4. FDI for every individual captured</w:t>
        </w:r>
        <w:r w:rsidR="00514464" w:rsidRPr="00514464">
          <w:rPr>
            <w:b w:val="0"/>
            <w:bCs w:val="0"/>
            <w:webHidden/>
          </w:rPr>
          <w:tab/>
        </w:r>
        <w:r w:rsidR="00514464" w:rsidRPr="00514464">
          <w:rPr>
            <w:b w:val="0"/>
            <w:bCs w:val="0"/>
            <w:webHidden/>
          </w:rPr>
          <w:fldChar w:fldCharType="begin"/>
        </w:r>
        <w:r w:rsidR="00514464" w:rsidRPr="00514464">
          <w:rPr>
            <w:b w:val="0"/>
            <w:bCs w:val="0"/>
            <w:webHidden/>
          </w:rPr>
          <w:instrText xml:space="preserve"> PAGEREF _Toc144063184 \h </w:instrText>
        </w:r>
        <w:r w:rsidR="00514464" w:rsidRPr="00514464">
          <w:rPr>
            <w:b w:val="0"/>
            <w:bCs w:val="0"/>
            <w:webHidden/>
          </w:rPr>
        </w:r>
        <w:r w:rsidR="00514464" w:rsidRPr="00514464">
          <w:rPr>
            <w:b w:val="0"/>
            <w:bCs w:val="0"/>
            <w:webHidden/>
          </w:rPr>
          <w:fldChar w:fldCharType="separate"/>
        </w:r>
        <w:r w:rsidR="00514464" w:rsidRPr="00514464">
          <w:rPr>
            <w:b w:val="0"/>
            <w:bCs w:val="0"/>
            <w:webHidden/>
          </w:rPr>
          <w:t>81</w:t>
        </w:r>
        <w:r w:rsidR="00514464" w:rsidRPr="00514464">
          <w:rPr>
            <w:b w:val="0"/>
            <w:bCs w:val="0"/>
            <w:webHidden/>
          </w:rPr>
          <w:fldChar w:fldCharType="end"/>
        </w:r>
      </w:hyperlink>
    </w:p>
    <w:p w14:paraId="630B6429" w14:textId="13D915BA" w:rsidR="00E63D21" w:rsidRPr="00514464" w:rsidRDefault="00572D00" w:rsidP="00FE349D">
      <w:pPr>
        <w:pStyle w:val="TOC1"/>
        <w:spacing w:line="360" w:lineRule="auto"/>
        <w:rPr>
          <w:color w:val="000000" w:themeColor="text1"/>
          <w:szCs w:val="24"/>
        </w:rPr>
      </w:pPr>
      <w:r w:rsidRPr="00514464">
        <w:rPr>
          <w:color w:val="000000" w:themeColor="text1"/>
          <w:szCs w:val="24"/>
        </w:rPr>
        <w:fldChar w:fldCharType="end"/>
      </w:r>
    </w:p>
    <w:p w14:paraId="110F0858" w14:textId="77777777" w:rsidR="00E63D21" w:rsidRDefault="00E63D21" w:rsidP="00F2370D">
      <w:pPr>
        <w:pStyle w:val="TOC1"/>
        <w:spacing w:line="480" w:lineRule="auto"/>
        <w:rPr>
          <w:b/>
          <w:bCs/>
          <w:color w:val="000000" w:themeColor="text1"/>
          <w:szCs w:val="24"/>
        </w:rPr>
      </w:pPr>
    </w:p>
    <w:p w14:paraId="4AAA5943" w14:textId="77777777" w:rsidR="00514464" w:rsidRDefault="00514464" w:rsidP="00514464"/>
    <w:p w14:paraId="21331C96" w14:textId="77777777" w:rsidR="00514464" w:rsidRDefault="00514464" w:rsidP="00514464"/>
    <w:p w14:paraId="62099E87" w14:textId="77777777" w:rsidR="00514464" w:rsidRDefault="00514464" w:rsidP="00514464"/>
    <w:p w14:paraId="5934EA08" w14:textId="77777777" w:rsidR="00514464" w:rsidRDefault="00514464" w:rsidP="00514464"/>
    <w:p w14:paraId="3A503968" w14:textId="77777777" w:rsidR="00514464" w:rsidRDefault="00514464" w:rsidP="00514464"/>
    <w:p w14:paraId="376954E8" w14:textId="77777777" w:rsidR="00514464" w:rsidRDefault="00514464" w:rsidP="00514464"/>
    <w:p w14:paraId="7ED921CD" w14:textId="77777777" w:rsidR="00514464" w:rsidRDefault="00514464" w:rsidP="00514464"/>
    <w:p w14:paraId="78DAC613" w14:textId="77777777" w:rsidR="00514464" w:rsidRPr="00514464" w:rsidRDefault="00514464" w:rsidP="00514464"/>
    <w:p w14:paraId="41B5DD09" w14:textId="77777777" w:rsidR="00E63D21" w:rsidRPr="00C93F4D" w:rsidRDefault="00E63D21" w:rsidP="00F2370D">
      <w:pPr>
        <w:pStyle w:val="TOC1"/>
        <w:spacing w:line="480" w:lineRule="auto"/>
        <w:rPr>
          <w:b/>
          <w:bCs/>
          <w:color w:val="000000" w:themeColor="text1"/>
          <w:szCs w:val="24"/>
        </w:rPr>
      </w:pPr>
    </w:p>
    <w:p w14:paraId="46B13305" w14:textId="77777777" w:rsidR="00E63D21" w:rsidRPr="00C93F4D" w:rsidRDefault="00E63D21" w:rsidP="00F2370D">
      <w:pPr>
        <w:pStyle w:val="TOC1"/>
        <w:spacing w:line="480" w:lineRule="auto"/>
        <w:rPr>
          <w:b/>
          <w:bCs/>
          <w:color w:val="000000" w:themeColor="text1"/>
          <w:szCs w:val="24"/>
        </w:rPr>
      </w:pPr>
    </w:p>
    <w:p w14:paraId="55CB10BC" w14:textId="77777777" w:rsidR="00E63D21" w:rsidRPr="00C93F4D" w:rsidRDefault="00E63D21" w:rsidP="00F2370D">
      <w:pPr>
        <w:pStyle w:val="TOC1"/>
        <w:spacing w:line="480" w:lineRule="auto"/>
        <w:rPr>
          <w:b/>
          <w:bCs/>
          <w:color w:val="000000" w:themeColor="text1"/>
          <w:szCs w:val="24"/>
        </w:rPr>
      </w:pPr>
    </w:p>
    <w:p w14:paraId="4955F4C8" w14:textId="77777777" w:rsidR="00E63D21" w:rsidRPr="00C93F4D" w:rsidRDefault="00E63D21" w:rsidP="00F2370D">
      <w:pPr>
        <w:pStyle w:val="TOC1"/>
        <w:spacing w:line="480" w:lineRule="auto"/>
        <w:rPr>
          <w:b/>
          <w:bCs/>
          <w:color w:val="000000" w:themeColor="text1"/>
          <w:szCs w:val="24"/>
        </w:rPr>
      </w:pPr>
    </w:p>
    <w:p w14:paraId="0699D262" w14:textId="37ABFC29" w:rsidR="00805EFD" w:rsidRPr="00C93F4D" w:rsidRDefault="000559C8" w:rsidP="00F2370D">
      <w:pPr>
        <w:pStyle w:val="Title"/>
        <w:jc w:val="both"/>
        <w:rPr>
          <w:rFonts w:cs="Times New Roman"/>
        </w:rPr>
      </w:pPr>
      <w:bookmarkStart w:id="26" w:name="_Toc144063150"/>
      <w:r w:rsidRPr="00C93F4D">
        <w:rPr>
          <w:rFonts w:cs="Times New Roman"/>
        </w:rPr>
        <w:t>LIST OF TABLES</w:t>
      </w:r>
      <w:bookmarkEnd w:id="26"/>
    </w:p>
    <w:p w14:paraId="4B5F8769" w14:textId="3E739E17" w:rsidR="000D2224" w:rsidRPr="000D2224" w:rsidRDefault="000D2224"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Pr>
          <w:rFonts w:ascii="Times New Roman" w:hAnsi="Times New Roman"/>
          <w:i/>
          <w:iCs/>
          <w:noProof/>
          <w:color w:val="000000" w:themeColor="text1"/>
          <w:sz w:val="24"/>
          <w:szCs w:val="24"/>
        </w:rPr>
        <w:fldChar w:fldCharType="begin"/>
      </w:r>
      <w:r>
        <w:rPr>
          <w:rFonts w:ascii="Times New Roman" w:hAnsi="Times New Roman"/>
          <w:i/>
          <w:iCs/>
          <w:noProof/>
          <w:color w:val="000000" w:themeColor="text1"/>
          <w:sz w:val="24"/>
          <w:szCs w:val="24"/>
        </w:rPr>
        <w:instrText xml:space="preserve"> TOC \h \z \t "Thesis Tables" \c </w:instrText>
      </w:r>
      <w:r>
        <w:rPr>
          <w:rFonts w:ascii="Times New Roman" w:hAnsi="Times New Roman"/>
          <w:i/>
          <w:iCs/>
          <w:noProof/>
          <w:color w:val="000000" w:themeColor="text1"/>
          <w:sz w:val="24"/>
          <w:szCs w:val="24"/>
        </w:rPr>
        <w:fldChar w:fldCharType="separate"/>
      </w:r>
      <w:hyperlink w:anchor="_Toc144072959" w:history="1">
        <w:r w:rsidRPr="000D2224">
          <w:rPr>
            <w:rStyle w:val="Hyperlink"/>
            <w:rFonts w:ascii="Times New Roman" w:hAnsi="Times New Roman"/>
            <w:noProof/>
            <w:sz w:val="24"/>
            <w:szCs w:val="24"/>
          </w:rPr>
          <w:t>Table 1: Species composition of fishes caught by glass eel fyke nets from the Sabaki Estuary during the study.</w:t>
        </w:r>
        <w:r w:rsidRPr="000D2224">
          <w:rPr>
            <w:rFonts w:ascii="Times New Roman" w:hAnsi="Times New Roman"/>
            <w:noProof/>
            <w:webHidden/>
            <w:sz w:val="24"/>
            <w:szCs w:val="24"/>
          </w:rPr>
          <w:tab/>
        </w:r>
        <w:r w:rsidRPr="000D2224">
          <w:rPr>
            <w:rFonts w:ascii="Times New Roman" w:hAnsi="Times New Roman"/>
            <w:noProof/>
            <w:webHidden/>
            <w:sz w:val="24"/>
            <w:szCs w:val="24"/>
          </w:rPr>
          <w:fldChar w:fldCharType="begin"/>
        </w:r>
        <w:r w:rsidRPr="000D2224">
          <w:rPr>
            <w:rFonts w:ascii="Times New Roman" w:hAnsi="Times New Roman"/>
            <w:noProof/>
            <w:webHidden/>
            <w:sz w:val="24"/>
            <w:szCs w:val="24"/>
          </w:rPr>
          <w:instrText xml:space="preserve"> PAGEREF _Toc144072959 \h </w:instrText>
        </w:r>
        <w:r w:rsidRPr="000D2224">
          <w:rPr>
            <w:rFonts w:ascii="Times New Roman" w:hAnsi="Times New Roman"/>
            <w:noProof/>
            <w:webHidden/>
            <w:sz w:val="24"/>
            <w:szCs w:val="24"/>
          </w:rPr>
        </w:r>
        <w:r w:rsidRPr="000D2224">
          <w:rPr>
            <w:rFonts w:ascii="Times New Roman" w:hAnsi="Times New Roman"/>
            <w:noProof/>
            <w:webHidden/>
            <w:sz w:val="24"/>
            <w:szCs w:val="24"/>
          </w:rPr>
          <w:fldChar w:fldCharType="separate"/>
        </w:r>
        <w:r w:rsidRPr="000D2224">
          <w:rPr>
            <w:rFonts w:ascii="Times New Roman" w:hAnsi="Times New Roman"/>
            <w:noProof/>
            <w:webHidden/>
            <w:sz w:val="24"/>
            <w:szCs w:val="24"/>
          </w:rPr>
          <w:t>28</w:t>
        </w:r>
        <w:r w:rsidRPr="000D2224">
          <w:rPr>
            <w:rFonts w:ascii="Times New Roman" w:hAnsi="Times New Roman"/>
            <w:noProof/>
            <w:webHidden/>
            <w:sz w:val="24"/>
            <w:szCs w:val="24"/>
          </w:rPr>
          <w:fldChar w:fldCharType="end"/>
        </w:r>
      </w:hyperlink>
    </w:p>
    <w:p w14:paraId="2ADAA1BC" w14:textId="42C72D18"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0" w:history="1">
        <w:r w:rsidR="000D2224" w:rsidRPr="000D2224">
          <w:rPr>
            <w:rStyle w:val="Hyperlink"/>
            <w:rFonts w:ascii="Times New Roman" w:hAnsi="Times New Roman"/>
            <w:noProof/>
            <w:sz w:val="24"/>
            <w:szCs w:val="24"/>
          </w:rPr>
          <w:t>Table 2: Total length and weight of fishes caught in the Sabaki Estuary during the study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_Toc144072960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29</w:t>
        </w:r>
        <w:r w:rsidR="000D2224" w:rsidRPr="000D2224">
          <w:rPr>
            <w:rFonts w:ascii="Times New Roman" w:hAnsi="Times New Roman"/>
            <w:noProof/>
            <w:webHidden/>
            <w:sz w:val="24"/>
            <w:szCs w:val="24"/>
          </w:rPr>
          <w:fldChar w:fldCharType="end"/>
        </w:r>
      </w:hyperlink>
    </w:p>
    <w:p w14:paraId="207B73ED" w14:textId="1412C5E5"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1" w:history="1">
        <w:r w:rsidR="000D2224" w:rsidRPr="000D2224">
          <w:rPr>
            <w:rStyle w:val="Hyperlink"/>
            <w:rFonts w:ascii="Times New Roman" w:eastAsiaTheme="minorHAnsi" w:hAnsi="Times New Roman"/>
            <w:noProof/>
            <w:sz w:val="24"/>
            <w:szCs w:val="24"/>
            <w:lang w:val="en-US" w:eastAsia="en-US"/>
          </w:rPr>
          <w:t>Table 3: Species composition of juvenile anguillid eels caught in the Sabaki Estuary. Values in parenthesis indicate relative abundance (%) of both glass eels and elvers of juvenile anguillids life stages</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_Toc144072961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30</w:t>
        </w:r>
        <w:r w:rsidR="000D2224" w:rsidRPr="000D2224">
          <w:rPr>
            <w:rFonts w:ascii="Times New Roman" w:hAnsi="Times New Roman"/>
            <w:noProof/>
            <w:webHidden/>
            <w:sz w:val="24"/>
            <w:szCs w:val="24"/>
          </w:rPr>
          <w:fldChar w:fldCharType="end"/>
        </w:r>
      </w:hyperlink>
    </w:p>
    <w:p w14:paraId="3B1B21A4" w14:textId="64FFC12A"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2" w:history="1">
        <w:r w:rsidR="000D2224" w:rsidRPr="000D2224">
          <w:rPr>
            <w:rStyle w:val="Hyperlink"/>
            <w:rFonts w:ascii="Times New Roman" w:hAnsi="Times New Roman"/>
            <w:noProof/>
            <w:sz w:val="24"/>
            <w:szCs w:val="24"/>
          </w:rPr>
          <w:t>Table 4: Abundance of glass eel juvenile anguillid eel species associated with two seasons (NEM= Northeast Monsoon season, SEM= Southeast Monsoon season)</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_Toc144072962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32</w:t>
        </w:r>
        <w:r w:rsidR="000D2224" w:rsidRPr="000D2224">
          <w:rPr>
            <w:rFonts w:ascii="Times New Roman" w:hAnsi="Times New Roman"/>
            <w:noProof/>
            <w:webHidden/>
            <w:sz w:val="24"/>
            <w:szCs w:val="24"/>
          </w:rPr>
          <w:fldChar w:fldCharType="end"/>
        </w:r>
      </w:hyperlink>
    </w:p>
    <w:p w14:paraId="1AE6628D" w14:textId="4CA0CCA1"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3" w:history="1">
        <w:r w:rsidR="000D2224" w:rsidRPr="000D2224">
          <w:rPr>
            <w:rStyle w:val="Hyperlink"/>
            <w:rFonts w:ascii="Times New Roman" w:hAnsi="Times New Roman"/>
            <w:noProof/>
            <w:sz w:val="24"/>
            <w:szCs w:val="24"/>
          </w:rPr>
          <w:t>Table 5: Abundance of elvers juvenile anguillid eel species associated with two seasons (NEM= Northeast Monsoon season, SEM= Southeast Monsoon season)</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_Toc144072963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33</w:t>
        </w:r>
        <w:r w:rsidR="000D2224" w:rsidRPr="000D2224">
          <w:rPr>
            <w:rFonts w:ascii="Times New Roman" w:hAnsi="Times New Roman"/>
            <w:noProof/>
            <w:webHidden/>
            <w:sz w:val="24"/>
            <w:szCs w:val="24"/>
          </w:rPr>
          <w:fldChar w:fldCharType="end"/>
        </w:r>
      </w:hyperlink>
    </w:p>
    <w:p w14:paraId="135F8A20" w14:textId="66AA5553"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4" w:history="1">
        <w:r w:rsidR="000D2224" w:rsidRPr="000D2224">
          <w:rPr>
            <w:rStyle w:val="Hyperlink"/>
            <w:rFonts w:ascii="Times New Roman" w:hAnsi="Times New Roman"/>
            <w:noProof/>
            <w:sz w:val="24"/>
            <w:szCs w:val="24"/>
          </w:rPr>
          <w:t>Table 6: Occurrence of juvenile anguillid eel species captured in the present study across all four sampling sites (SBE1, SBE2, SBE3, SBE4)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_Toc144072964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34</w:t>
        </w:r>
        <w:r w:rsidR="000D2224" w:rsidRPr="000D2224">
          <w:rPr>
            <w:rFonts w:ascii="Times New Roman" w:hAnsi="Times New Roman"/>
            <w:noProof/>
            <w:webHidden/>
            <w:sz w:val="24"/>
            <w:szCs w:val="24"/>
          </w:rPr>
          <w:fldChar w:fldCharType="end"/>
        </w:r>
      </w:hyperlink>
    </w:p>
    <w:p w14:paraId="5342AB5D" w14:textId="49C1ADC7"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5" w:history="1">
        <w:r w:rsidR="000D2224" w:rsidRPr="000D2224">
          <w:rPr>
            <w:rStyle w:val="Hyperlink"/>
            <w:rFonts w:ascii="Times New Roman" w:hAnsi="Times New Roman"/>
            <w:noProof/>
            <w:sz w:val="24"/>
            <w:szCs w:val="24"/>
          </w:rPr>
          <w:t>Table 7</w:t>
        </w:r>
        <w:r w:rsidR="000D2224" w:rsidRPr="000D2224">
          <w:rPr>
            <w:rStyle w:val="Hyperlink"/>
            <w:rFonts w:ascii="Times New Roman" w:eastAsiaTheme="minorHAnsi" w:hAnsi="Times New Roman"/>
            <w:noProof/>
            <w:sz w:val="24"/>
            <w:szCs w:val="24"/>
          </w:rPr>
          <w:t xml:space="preserve">: CPUE of juvenile anguillid abundance </w:t>
        </w:r>
        <w:r w:rsidR="000D2224" w:rsidRPr="000D2224">
          <w:rPr>
            <w:rStyle w:val="Hyperlink"/>
            <w:rFonts w:ascii="Times New Roman" w:hAnsi="Times New Roman"/>
            <w:noProof/>
            <w:sz w:val="24"/>
            <w:szCs w:val="24"/>
          </w:rPr>
          <w:t xml:space="preserve">across </w:t>
        </w:r>
        <w:r w:rsidR="000D2224" w:rsidRPr="000D2224">
          <w:rPr>
            <w:rStyle w:val="Hyperlink"/>
            <w:rFonts w:ascii="Times New Roman" w:eastAsiaTheme="minorHAnsi" w:hAnsi="Times New Roman"/>
            <w:noProof/>
            <w:sz w:val="24"/>
            <w:szCs w:val="24"/>
          </w:rPr>
          <w:t xml:space="preserve">all four sampling sites </w:t>
        </w:r>
        <w:r w:rsidR="000D2224" w:rsidRPr="000D2224">
          <w:rPr>
            <w:rStyle w:val="Hyperlink"/>
            <w:rFonts w:ascii="Times New Roman" w:hAnsi="Times New Roman"/>
            <w:noProof/>
            <w:sz w:val="24"/>
            <w:szCs w:val="24"/>
          </w:rPr>
          <w:t xml:space="preserve">(SBE1, SBE2, SBE3, SBE4) </w:t>
        </w:r>
        <w:r w:rsidR="000D2224" w:rsidRPr="000D2224">
          <w:rPr>
            <w:rStyle w:val="Hyperlink"/>
            <w:rFonts w:ascii="Times New Roman" w:eastAsiaTheme="minorHAnsi" w:hAnsi="Times New Roman"/>
            <w:noProof/>
            <w:sz w:val="24"/>
            <w:szCs w:val="24"/>
          </w:rPr>
          <w:t>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_Toc144072965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34</w:t>
        </w:r>
        <w:r w:rsidR="000D2224" w:rsidRPr="000D2224">
          <w:rPr>
            <w:rFonts w:ascii="Times New Roman" w:hAnsi="Times New Roman"/>
            <w:noProof/>
            <w:webHidden/>
            <w:sz w:val="24"/>
            <w:szCs w:val="24"/>
          </w:rPr>
          <w:fldChar w:fldCharType="end"/>
        </w:r>
      </w:hyperlink>
    </w:p>
    <w:p w14:paraId="3FB50266" w14:textId="1BAF3500"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6" w:history="1">
        <w:r w:rsidR="000D2224" w:rsidRPr="000D2224">
          <w:rPr>
            <w:rStyle w:val="Hyperlink"/>
            <w:rFonts w:ascii="Times New Roman" w:eastAsiaTheme="minorHAnsi" w:hAnsi="Times New Roman"/>
            <w:noProof/>
            <w:sz w:val="24"/>
            <w:szCs w:val="24"/>
          </w:rPr>
          <w:t xml:space="preserve">Table 8: CPUE of glass eels caught across four sampling sites, </w:t>
        </w:r>
        <w:r w:rsidR="000D2224" w:rsidRPr="000D2224">
          <w:rPr>
            <w:rStyle w:val="Hyperlink"/>
            <w:rFonts w:ascii="Times New Roman" w:hAnsi="Times New Roman"/>
            <w:noProof/>
            <w:sz w:val="24"/>
            <w:szCs w:val="24"/>
          </w:rPr>
          <w:t xml:space="preserve">(SBE1, SBE2, SBE3, SBE4) </w:t>
        </w:r>
        <w:r w:rsidR="000D2224" w:rsidRPr="000D2224">
          <w:rPr>
            <w:rStyle w:val="Hyperlink"/>
            <w:rFonts w:ascii="Times New Roman" w:eastAsiaTheme="minorHAnsi" w:hAnsi="Times New Roman"/>
            <w:noProof/>
            <w:sz w:val="24"/>
            <w:szCs w:val="24"/>
          </w:rPr>
          <w:t>during the present study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_Toc144072966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35</w:t>
        </w:r>
        <w:r w:rsidR="000D2224" w:rsidRPr="000D2224">
          <w:rPr>
            <w:rFonts w:ascii="Times New Roman" w:hAnsi="Times New Roman"/>
            <w:noProof/>
            <w:webHidden/>
            <w:sz w:val="24"/>
            <w:szCs w:val="24"/>
          </w:rPr>
          <w:fldChar w:fldCharType="end"/>
        </w:r>
      </w:hyperlink>
    </w:p>
    <w:p w14:paraId="1E29E750" w14:textId="1F0EEB1A"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7" w:history="1">
        <w:r w:rsidR="000D2224" w:rsidRPr="000D2224">
          <w:rPr>
            <w:rStyle w:val="Hyperlink"/>
            <w:rFonts w:ascii="Times New Roman" w:eastAsiaTheme="minorHAnsi" w:hAnsi="Times New Roman"/>
            <w:noProof/>
            <w:sz w:val="24"/>
            <w:szCs w:val="24"/>
          </w:rPr>
          <w:t xml:space="preserve">Table 9: CPUE of elvers caught across four sampling sites, </w:t>
        </w:r>
        <w:r w:rsidR="000D2224" w:rsidRPr="000D2224">
          <w:rPr>
            <w:rStyle w:val="Hyperlink"/>
            <w:rFonts w:ascii="Times New Roman" w:hAnsi="Times New Roman"/>
            <w:noProof/>
            <w:sz w:val="24"/>
            <w:szCs w:val="24"/>
          </w:rPr>
          <w:t xml:space="preserve">(SBE1, SBE2, SBE3, SBE4) </w:t>
        </w:r>
        <w:r w:rsidR="000D2224" w:rsidRPr="000D2224">
          <w:rPr>
            <w:rStyle w:val="Hyperlink"/>
            <w:rFonts w:ascii="Times New Roman" w:eastAsiaTheme="minorHAnsi" w:hAnsi="Times New Roman"/>
            <w:noProof/>
            <w:sz w:val="24"/>
            <w:szCs w:val="24"/>
          </w:rPr>
          <w:t>during the present study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_Toc144072967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35</w:t>
        </w:r>
        <w:r w:rsidR="000D2224" w:rsidRPr="000D2224">
          <w:rPr>
            <w:rFonts w:ascii="Times New Roman" w:hAnsi="Times New Roman"/>
            <w:noProof/>
            <w:webHidden/>
            <w:sz w:val="24"/>
            <w:szCs w:val="24"/>
          </w:rPr>
          <w:fldChar w:fldCharType="end"/>
        </w:r>
      </w:hyperlink>
    </w:p>
    <w:p w14:paraId="489B9CE3" w14:textId="17B14038"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8" w:history="1">
        <w:r w:rsidR="000D2224" w:rsidRPr="000D2224">
          <w:rPr>
            <w:rStyle w:val="Hyperlink"/>
            <w:rFonts w:ascii="Times New Roman" w:hAnsi="Times New Roman"/>
            <w:noProof/>
            <w:sz w:val="24"/>
            <w:szCs w:val="24"/>
          </w:rPr>
          <w:t>Table 10: Morphometric characteristics (TL= total length, OI= ocular index, EI= elongation index, DF to AF= dorsal fin to anal fin) (Mean ± SD) of glass eel species caught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_Toc144072968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36</w:t>
        </w:r>
        <w:r w:rsidR="000D2224" w:rsidRPr="000D2224">
          <w:rPr>
            <w:rFonts w:ascii="Times New Roman" w:hAnsi="Times New Roman"/>
            <w:noProof/>
            <w:webHidden/>
            <w:sz w:val="24"/>
            <w:szCs w:val="24"/>
          </w:rPr>
          <w:fldChar w:fldCharType="end"/>
        </w:r>
      </w:hyperlink>
    </w:p>
    <w:p w14:paraId="14DE8C7B" w14:textId="4DD820DE"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69" w:history="1">
        <w:r w:rsidR="000D2224" w:rsidRPr="000D2224">
          <w:rPr>
            <w:rStyle w:val="Hyperlink"/>
            <w:rFonts w:ascii="Times New Roman" w:hAnsi="Times New Roman"/>
            <w:noProof/>
            <w:sz w:val="24"/>
            <w:szCs w:val="24"/>
          </w:rPr>
          <w:t>Table 11: Morphometric characteristics (TL= total length, OI= ocular index, EI= elongation index, DF to AF= dorsal fin to anal fin) (Mean ± SD) of elver species caught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_Toc144072969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37</w:t>
        </w:r>
        <w:r w:rsidR="000D2224" w:rsidRPr="000D2224">
          <w:rPr>
            <w:rFonts w:ascii="Times New Roman" w:hAnsi="Times New Roman"/>
            <w:noProof/>
            <w:webHidden/>
            <w:sz w:val="24"/>
            <w:szCs w:val="24"/>
          </w:rPr>
          <w:fldChar w:fldCharType="end"/>
        </w:r>
      </w:hyperlink>
    </w:p>
    <w:p w14:paraId="38C00042" w14:textId="3C0637AA"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0" w:history="1">
        <w:r w:rsidR="000D2224" w:rsidRPr="000D2224">
          <w:rPr>
            <w:rStyle w:val="Hyperlink"/>
            <w:rFonts w:ascii="Times New Roman" w:eastAsiaTheme="minorHAnsi" w:hAnsi="Times New Roman"/>
            <w:noProof/>
            <w:sz w:val="24"/>
            <w:szCs w:val="24"/>
          </w:rPr>
          <w:t>Table 12: Mean total lengths (Mean ± SD) of juvenile glass eel species caught across four sampling sites: SBE1, SBE2, SBE3, and SBE4 in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_Toc144072970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38</w:t>
        </w:r>
        <w:r w:rsidR="000D2224" w:rsidRPr="000D2224">
          <w:rPr>
            <w:rFonts w:ascii="Times New Roman" w:hAnsi="Times New Roman"/>
            <w:noProof/>
            <w:webHidden/>
            <w:sz w:val="24"/>
            <w:szCs w:val="24"/>
          </w:rPr>
          <w:fldChar w:fldCharType="end"/>
        </w:r>
      </w:hyperlink>
    </w:p>
    <w:p w14:paraId="38D6B8F2" w14:textId="7631EA19"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1" w:history="1">
        <w:r w:rsidR="000D2224" w:rsidRPr="000D2224">
          <w:rPr>
            <w:rStyle w:val="Hyperlink"/>
            <w:rFonts w:ascii="Times New Roman" w:hAnsi="Times New Roman"/>
            <w:noProof/>
            <w:sz w:val="24"/>
            <w:szCs w:val="24"/>
          </w:rPr>
          <w:t xml:space="preserve">Elvers of </w:t>
        </w:r>
        <w:r w:rsidR="000D2224" w:rsidRPr="000D2224">
          <w:rPr>
            <w:rStyle w:val="Hyperlink"/>
            <w:rFonts w:ascii="Times New Roman" w:hAnsi="Times New Roman"/>
            <w:i/>
            <w:noProof/>
            <w:sz w:val="24"/>
            <w:szCs w:val="24"/>
          </w:rPr>
          <w:t>A. mossambica</w:t>
        </w:r>
        <w:r w:rsidR="000D2224" w:rsidRPr="000D2224">
          <w:rPr>
            <w:rStyle w:val="Hyperlink"/>
            <w:rFonts w:ascii="Times New Roman" w:hAnsi="Times New Roman"/>
            <w:noProof/>
            <w:sz w:val="24"/>
            <w:szCs w:val="24"/>
          </w:rPr>
          <w:t xml:space="preserve"> in sampling site SBE1, SBE3 and SBE4 had mean total lengths (Mean ± SD) of 5.43±0.15 cm, 8.33±1.54 cm and 10.4±0.85 cm, respectively (Table 13) (Figure 9). Elvers of </w:t>
        </w:r>
        <w:r w:rsidR="000D2224" w:rsidRPr="000D2224">
          <w:rPr>
            <w:rStyle w:val="Hyperlink"/>
            <w:rFonts w:ascii="Times New Roman" w:hAnsi="Times New Roman"/>
            <w:i/>
            <w:noProof/>
            <w:sz w:val="24"/>
            <w:szCs w:val="24"/>
          </w:rPr>
          <w:t>A. bengalensis</w:t>
        </w:r>
        <w:r w:rsidR="000D2224" w:rsidRPr="000D2224">
          <w:rPr>
            <w:rStyle w:val="Hyperlink"/>
            <w:rFonts w:ascii="Times New Roman" w:hAnsi="Times New Roman"/>
            <w:noProof/>
            <w:sz w:val="24"/>
            <w:szCs w:val="24"/>
          </w:rPr>
          <w:t xml:space="preserve"> present in sampling site SBE2, and SBE3 measured 7.5±0.1 cm and 7.3±0.1 respectively.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_Toc144072971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38</w:t>
        </w:r>
        <w:r w:rsidR="000D2224" w:rsidRPr="000D2224">
          <w:rPr>
            <w:rFonts w:ascii="Times New Roman" w:hAnsi="Times New Roman"/>
            <w:noProof/>
            <w:webHidden/>
            <w:sz w:val="24"/>
            <w:szCs w:val="24"/>
          </w:rPr>
          <w:fldChar w:fldCharType="end"/>
        </w:r>
      </w:hyperlink>
    </w:p>
    <w:p w14:paraId="2081F502" w14:textId="1DDEC9A4"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2" w:history="1">
        <w:r w:rsidR="000D2224" w:rsidRPr="000D2224">
          <w:rPr>
            <w:rStyle w:val="Hyperlink"/>
            <w:rFonts w:ascii="Times New Roman" w:eastAsiaTheme="minorHAnsi" w:hAnsi="Times New Roman"/>
            <w:noProof/>
            <w:sz w:val="24"/>
            <w:szCs w:val="24"/>
          </w:rPr>
          <w:t>Table 13: Mean total lengths (Mean ± SD) of juvenile elvers caught across four sampling sites: SBE1, SBE2, SBE3, and SBE4 in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_Toc144072972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39</w:t>
        </w:r>
        <w:r w:rsidR="000D2224" w:rsidRPr="000D2224">
          <w:rPr>
            <w:rFonts w:ascii="Times New Roman" w:hAnsi="Times New Roman"/>
            <w:noProof/>
            <w:webHidden/>
            <w:sz w:val="24"/>
            <w:szCs w:val="24"/>
          </w:rPr>
          <w:fldChar w:fldCharType="end"/>
        </w:r>
      </w:hyperlink>
    </w:p>
    <w:p w14:paraId="34A10014" w14:textId="203AC02E"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3" w:history="1">
        <w:r w:rsidR="000D2224" w:rsidRPr="000D2224">
          <w:rPr>
            <w:rStyle w:val="Hyperlink"/>
            <w:rFonts w:ascii="Times New Roman" w:hAnsi="Times New Roman"/>
            <w:noProof/>
            <w:sz w:val="24"/>
            <w:szCs w:val="24"/>
          </w:rPr>
          <w:t>Figure 9: Total length (TL) measurements of juvenile anguillid eel species caught from sampling site SBE1, SBE2, SBE3</w:t>
        </w:r>
        <w:r w:rsidR="000D2224" w:rsidRPr="000D2224">
          <w:rPr>
            <w:rStyle w:val="Hyperlink"/>
            <w:rFonts w:ascii="Times New Roman" w:eastAsiaTheme="majorEastAsia" w:hAnsi="Times New Roman"/>
            <w:noProof/>
            <w:sz w:val="24"/>
            <w:szCs w:val="24"/>
          </w:rPr>
          <w:t xml:space="preserve"> </w:t>
        </w:r>
        <w:r w:rsidR="000D2224" w:rsidRPr="000D2224">
          <w:rPr>
            <w:rStyle w:val="Hyperlink"/>
            <w:rFonts w:ascii="Times New Roman" w:hAnsi="Times New Roman"/>
            <w:noProof/>
            <w:sz w:val="24"/>
            <w:szCs w:val="24"/>
          </w:rPr>
          <w:t>and SBE4</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_Toc144072973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39</w:t>
        </w:r>
        <w:r w:rsidR="000D2224" w:rsidRPr="000D2224">
          <w:rPr>
            <w:rFonts w:ascii="Times New Roman" w:hAnsi="Times New Roman"/>
            <w:noProof/>
            <w:webHidden/>
            <w:sz w:val="24"/>
            <w:szCs w:val="24"/>
          </w:rPr>
          <w:fldChar w:fldCharType="end"/>
        </w:r>
      </w:hyperlink>
    </w:p>
    <w:p w14:paraId="1F8CDB81" w14:textId="3CA38501"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4" w:history="1">
        <w:r w:rsidR="000D2224" w:rsidRPr="000D2224">
          <w:rPr>
            <w:rStyle w:val="Hyperlink"/>
            <w:rFonts w:ascii="Times New Roman" w:hAnsi="Times New Roman"/>
            <w:noProof/>
            <w:sz w:val="24"/>
            <w:szCs w:val="24"/>
          </w:rPr>
          <w:t>Table 13: Abundance of juvenile anguillid eel species caught in different lunar phases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_Toc144072974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40</w:t>
        </w:r>
        <w:r w:rsidR="000D2224" w:rsidRPr="000D2224">
          <w:rPr>
            <w:rFonts w:ascii="Times New Roman" w:hAnsi="Times New Roman"/>
            <w:noProof/>
            <w:webHidden/>
            <w:sz w:val="24"/>
            <w:szCs w:val="24"/>
          </w:rPr>
          <w:fldChar w:fldCharType="end"/>
        </w:r>
      </w:hyperlink>
    </w:p>
    <w:p w14:paraId="79CDAE57" w14:textId="262841D8"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5" w:history="1">
        <w:r w:rsidR="000D2224" w:rsidRPr="000D2224">
          <w:rPr>
            <w:rStyle w:val="Hyperlink"/>
            <w:rFonts w:ascii="Times New Roman" w:hAnsi="Times New Roman"/>
            <w:noProof/>
            <w:sz w:val="24"/>
            <w:szCs w:val="24"/>
          </w:rPr>
          <w:t>Table 14: Abundance of juvenile anguillid glass eel species caught in different lunar phases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_Toc144072975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40</w:t>
        </w:r>
        <w:r w:rsidR="000D2224" w:rsidRPr="000D2224">
          <w:rPr>
            <w:rFonts w:ascii="Times New Roman" w:hAnsi="Times New Roman"/>
            <w:noProof/>
            <w:webHidden/>
            <w:sz w:val="24"/>
            <w:szCs w:val="24"/>
          </w:rPr>
          <w:fldChar w:fldCharType="end"/>
        </w:r>
      </w:hyperlink>
    </w:p>
    <w:p w14:paraId="62A62E93" w14:textId="3EB1DD79"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6" w:history="1">
        <w:r w:rsidR="000D2224" w:rsidRPr="000D2224">
          <w:rPr>
            <w:rStyle w:val="Hyperlink"/>
            <w:rFonts w:ascii="Times New Roman" w:hAnsi="Times New Roman"/>
            <w:noProof/>
            <w:sz w:val="24"/>
            <w:szCs w:val="24"/>
          </w:rPr>
          <w:t>Table 15: Abundance of juvenile anguillid elvers species caught in different lunar phases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_Toc144072976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41</w:t>
        </w:r>
        <w:r w:rsidR="000D2224" w:rsidRPr="000D2224">
          <w:rPr>
            <w:rFonts w:ascii="Times New Roman" w:hAnsi="Times New Roman"/>
            <w:noProof/>
            <w:webHidden/>
            <w:sz w:val="24"/>
            <w:szCs w:val="24"/>
          </w:rPr>
          <w:fldChar w:fldCharType="end"/>
        </w:r>
      </w:hyperlink>
    </w:p>
    <w:p w14:paraId="1C5597B2" w14:textId="0F9EABDA"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7" w:history="1">
        <w:r w:rsidR="000D2224" w:rsidRPr="000D2224">
          <w:rPr>
            <w:rStyle w:val="Hyperlink"/>
            <w:rFonts w:ascii="Times New Roman" w:hAnsi="Times New Roman"/>
            <w:noProof/>
            <w:sz w:val="24"/>
            <w:szCs w:val="24"/>
          </w:rPr>
          <w:t>Table 16: One-way analysis of variance test (ANOVA) for the significance of physicochemical parameters between sampling sites (SBE1, SBE2, SBE3, SBE4) expressed as (Mean±SD)</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_Toc144072977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42</w:t>
        </w:r>
        <w:r w:rsidR="000D2224" w:rsidRPr="000D2224">
          <w:rPr>
            <w:rFonts w:ascii="Times New Roman" w:hAnsi="Times New Roman"/>
            <w:noProof/>
            <w:webHidden/>
            <w:sz w:val="24"/>
            <w:szCs w:val="24"/>
          </w:rPr>
          <w:fldChar w:fldCharType="end"/>
        </w:r>
      </w:hyperlink>
    </w:p>
    <w:p w14:paraId="1AA9366C" w14:textId="6E11C9DB"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8" w:history="1">
        <w:r w:rsidR="000D2224" w:rsidRPr="000D2224">
          <w:rPr>
            <w:rStyle w:val="Hyperlink"/>
            <w:rFonts w:ascii="Times New Roman" w:hAnsi="Times New Roman"/>
            <w:noProof/>
            <w:sz w:val="24"/>
            <w:szCs w:val="24"/>
          </w:rPr>
          <w:t xml:space="preserve">Table 17: Variations of discharge flow rates (m³/s) across </w:t>
        </w:r>
        <w:r w:rsidR="000D2224" w:rsidRPr="000D2224">
          <w:rPr>
            <w:rStyle w:val="Hyperlink"/>
            <w:rFonts w:ascii="Times New Roman" w:eastAsiaTheme="minorHAnsi" w:hAnsi="Times New Roman"/>
            <w:noProof/>
            <w:sz w:val="24"/>
            <w:szCs w:val="24"/>
          </w:rPr>
          <w:t xml:space="preserve">four sampling sites </w:t>
        </w:r>
        <w:r w:rsidR="000D2224" w:rsidRPr="000D2224">
          <w:rPr>
            <w:rStyle w:val="Hyperlink"/>
            <w:rFonts w:ascii="Times New Roman" w:hAnsi="Times New Roman"/>
            <w:noProof/>
            <w:sz w:val="24"/>
            <w:szCs w:val="24"/>
          </w:rPr>
          <w:t>(SBE1, SBE2, SBE3, SBE4)</w:t>
        </w:r>
        <w:r w:rsidR="000D2224" w:rsidRPr="000D2224">
          <w:rPr>
            <w:rStyle w:val="Hyperlink"/>
            <w:rFonts w:ascii="Times New Roman" w:eastAsiaTheme="minorHAnsi" w:hAnsi="Times New Roman"/>
            <w:noProof/>
            <w:sz w:val="24"/>
            <w:szCs w:val="24"/>
          </w:rPr>
          <w:t xml:space="preserve">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_Toc144072978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42</w:t>
        </w:r>
        <w:r w:rsidR="000D2224" w:rsidRPr="000D2224">
          <w:rPr>
            <w:rFonts w:ascii="Times New Roman" w:hAnsi="Times New Roman"/>
            <w:noProof/>
            <w:webHidden/>
            <w:sz w:val="24"/>
            <w:szCs w:val="24"/>
          </w:rPr>
          <w:fldChar w:fldCharType="end"/>
        </w:r>
      </w:hyperlink>
    </w:p>
    <w:p w14:paraId="68998DE5" w14:textId="1068EE9F"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2979" w:history="1">
        <w:r w:rsidR="000D2224" w:rsidRPr="000D2224">
          <w:rPr>
            <w:rStyle w:val="Hyperlink"/>
            <w:rFonts w:ascii="Times New Roman" w:hAnsi="Times New Roman"/>
            <w:noProof/>
            <w:sz w:val="24"/>
            <w:szCs w:val="24"/>
          </w:rPr>
          <w:t>Table 18: Species composition of juvenile anguillid eels caught at varying discharge flow rates (m³/s)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_Toc144072979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43</w:t>
        </w:r>
        <w:r w:rsidR="000D2224" w:rsidRPr="000D2224">
          <w:rPr>
            <w:rFonts w:ascii="Times New Roman" w:hAnsi="Times New Roman"/>
            <w:noProof/>
            <w:webHidden/>
            <w:sz w:val="24"/>
            <w:szCs w:val="24"/>
          </w:rPr>
          <w:fldChar w:fldCharType="end"/>
        </w:r>
      </w:hyperlink>
    </w:p>
    <w:p w14:paraId="0B0191DA" w14:textId="77777777" w:rsidR="000D2224" w:rsidRDefault="000D2224" w:rsidP="00F2370D">
      <w:pPr>
        <w:spacing w:line="480" w:lineRule="auto"/>
        <w:jc w:val="both"/>
        <w:rPr>
          <w:rFonts w:ascii="Times New Roman" w:hAnsi="Times New Roman"/>
          <w:i/>
          <w:iCs/>
          <w:noProof/>
          <w:color w:val="000000" w:themeColor="text1"/>
          <w:sz w:val="24"/>
          <w:szCs w:val="24"/>
        </w:rPr>
      </w:pPr>
      <w:r>
        <w:rPr>
          <w:rFonts w:ascii="Times New Roman" w:hAnsi="Times New Roman"/>
          <w:i/>
          <w:iCs/>
          <w:noProof/>
          <w:color w:val="000000" w:themeColor="text1"/>
          <w:sz w:val="24"/>
          <w:szCs w:val="24"/>
        </w:rPr>
        <w:fldChar w:fldCharType="end"/>
      </w:r>
    </w:p>
    <w:p w14:paraId="33562637" w14:textId="77777777" w:rsidR="000D2224" w:rsidRDefault="000D2224" w:rsidP="00F2370D">
      <w:pPr>
        <w:spacing w:line="480" w:lineRule="auto"/>
        <w:jc w:val="both"/>
        <w:rPr>
          <w:rFonts w:ascii="Times New Roman" w:hAnsi="Times New Roman"/>
          <w:i/>
          <w:iCs/>
          <w:noProof/>
          <w:color w:val="000000" w:themeColor="text1"/>
          <w:sz w:val="24"/>
          <w:szCs w:val="24"/>
        </w:rPr>
      </w:pPr>
    </w:p>
    <w:p w14:paraId="5575E085" w14:textId="77777777" w:rsidR="000D2224" w:rsidRDefault="000D2224" w:rsidP="00F2370D">
      <w:pPr>
        <w:spacing w:line="480" w:lineRule="auto"/>
        <w:jc w:val="both"/>
        <w:rPr>
          <w:rFonts w:ascii="Times New Roman" w:hAnsi="Times New Roman"/>
          <w:i/>
          <w:iCs/>
          <w:noProof/>
          <w:color w:val="000000" w:themeColor="text1"/>
          <w:sz w:val="24"/>
          <w:szCs w:val="24"/>
        </w:rPr>
      </w:pPr>
    </w:p>
    <w:p w14:paraId="17164FFC" w14:textId="77777777" w:rsidR="000D2224" w:rsidRDefault="000D2224" w:rsidP="00F2370D">
      <w:pPr>
        <w:spacing w:line="480" w:lineRule="auto"/>
        <w:jc w:val="both"/>
        <w:rPr>
          <w:rFonts w:ascii="Times New Roman" w:hAnsi="Times New Roman"/>
          <w:i/>
          <w:iCs/>
          <w:noProof/>
          <w:color w:val="000000" w:themeColor="text1"/>
          <w:sz w:val="24"/>
          <w:szCs w:val="24"/>
        </w:rPr>
      </w:pPr>
    </w:p>
    <w:p w14:paraId="0739B372" w14:textId="77777777" w:rsidR="000D2224" w:rsidRDefault="000D2224" w:rsidP="00F2370D">
      <w:pPr>
        <w:spacing w:line="480" w:lineRule="auto"/>
        <w:jc w:val="both"/>
        <w:rPr>
          <w:rFonts w:ascii="Times New Roman" w:hAnsi="Times New Roman"/>
          <w:i/>
          <w:iCs/>
          <w:noProof/>
          <w:color w:val="000000" w:themeColor="text1"/>
          <w:sz w:val="24"/>
          <w:szCs w:val="24"/>
        </w:rPr>
      </w:pPr>
    </w:p>
    <w:p w14:paraId="33A0C9F1" w14:textId="77777777" w:rsidR="000D2224" w:rsidRDefault="000D2224" w:rsidP="00F2370D">
      <w:pPr>
        <w:spacing w:line="480" w:lineRule="auto"/>
        <w:jc w:val="both"/>
        <w:rPr>
          <w:rFonts w:ascii="Times New Roman" w:hAnsi="Times New Roman"/>
          <w:i/>
          <w:iCs/>
          <w:noProof/>
          <w:color w:val="000000" w:themeColor="text1"/>
          <w:sz w:val="24"/>
          <w:szCs w:val="24"/>
        </w:rPr>
      </w:pPr>
    </w:p>
    <w:p w14:paraId="7191E3C5" w14:textId="77777777" w:rsidR="000D2224" w:rsidRDefault="000D2224" w:rsidP="00F2370D">
      <w:pPr>
        <w:spacing w:line="480" w:lineRule="auto"/>
        <w:jc w:val="both"/>
        <w:rPr>
          <w:rFonts w:ascii="Times New Roman" w:hAnsi="Times New Roman"/>
          <w:i/>
          <w:iCs/>
          <w:noProof/>
          <w:color w:val="000000" w:themeColor="text1"/>
          <w:sz w:val="24"/>
          <w:szCs w:val="24"/>
        </w:rPr>
      </w:pPr>
    </w:p>
    <w:p w14:paraId="04AE1837" w14:textId="77777777" w:rsidR="000D2224" w:rsidRDefault="000D2224" w:rsidP="00F2370D">
      <w:pPr>
        <w:spacing w:line="480" w:lineRule="auto"/>
        <w:jc w:val="both"/>
        <w:rPr>
          <w:rFonts w:ascii="Times New Roman" w:hAnsi="Times New Roman"/>
          <w:i/>
          <w:iCs/>
          <w:noProof/>
          <w:color w:val="000000" w:themeColor="text1"/>
          <w:sz w:val="24"/>
          <w:szCs w:val="24"/>
        </w:rPr>
      </w:pPr>
    </w:p>
    <w:p w14:paraId="27E07696" w14:textId="77777777" w:rsidR="000D2224" w:rsidRDefault="000D2224" w:rsidP="00F2370D">
      <w:pPr>
        <w:spacing w:line="480" w:lineRule="auto"/>
        <w:jc w:val="both"/>
        <w:rPr>
          <w:rFonts w:ascii="Times New Roman" w:hAnsi="Times New Roman"/>
          <w:i/>
          <w:iCs/>
          <w:noProof/>
          <w:color w:val="000000" w:themeColor="text1"/>
          <w:sz w:val="24"/>
          <w:szCs w:val="24"/>
        </w:rPr>
      </w:pPr>
    </w:p>
    <w:p w14:paraId="427D3E2F" w14:textId="77777777" w:rsidR="000D2224" w:rsidRDefault="000D2224" w:rsidP="00F2370D">
      <w:pPr>
        <w:spacing w:line="480" w:lineRule="auto"/>
        <w:jc w:val="both"/>
        <w:rPr>
          <w:rFonts w:ascii="Times New Roman" w:hAnsi="Times New Roman"/>
          <w:i/>
          <w:iCs/>
          <w:noProof/>
          <w:color w:val="000000" w:themeColor="text1"/>
          <w:sz w:val="24"/>
          <w:szCs w:val="24"/>
        </w:rPr>
      </w:pPr>
    </w:p>
    <w:p w14:paraId="53CA7441" w14:textId="77777777" w:rsidR="000D2224" w:rsidRDefault="000D2224" w:rsidP="00F2370D">
      <w:pPr>
        <w:spacing w:line="480" w:lineRule="auto"/>
        <w:jc w:val="both"/>
        <w:rPr>
          <w:rFonts w:ascii="Times New Roman" w:hAnsi="Times New Roman"/>
          <w:i/>
          <w:iCs/>
          <w:noProof/>
          <w:color w:val="000000" w:themeColor="text1"/>
          <w:sz w:val="24"/>
          <w:szCs w:val="24"/>
        </w:rPr>
      </w:pPr>
    </w:p>
    <w:p w14:paraId="1C52EBED" w14:textId="77777777" w:rsidR="000D2224" w:rsidRDefault="000D2224" w:rsidP="00F2370D">
      <w:pPr>
        <w:spacing w:line="480" w:lineRule="auto"/>
        <w:jc w:val="both"/>
        <w:rPr>
          <w:rFonts w:ascii="Times New Roman" w:hAnsi="Times New Roman"/>
          <w:i/>
          <w:iCs/>
          <w:noProof/>
          <w:color w:val="000000" w:themeColor="text1"/>
          <w:sz w:val="24"/>
          <w:szCs w:val="24"/>
        </w:rPr>
      </w:pPr>
    </w:p>
    <w:p w14:paraId="6D44F8C1" w14:textId="77777777" w:rsidR="000D2224" w:rsidRDefault="000D2224" w:rsidP="00F2370D">
      <w:pPr>
        <w:spacing w:line="480" w:lineRule="auto"/>
        <w:jc w:val="both"/>
        <w:rPr>
          <w:rFonts w:ascii="Times New Roman" w:hAnsi="Times New Roman"/>
          <w:i/>
          <w:iCs/>
          <w:noProof/>
          <w:color w:val="000000" w:themeColor="text1"/>
          <w:sz w:val="24"/>
          <w:szCs w:val="24"/>
        </w:rPr>
      </w:pPr>
    </w:p>
    <w:p w14:paraId="6D10F1D5" w14:textId="77777777" w:rsidR="000D2224" w:rsidRDefault="000D2224" w:rsidP="00F2370D">
      <w:pPr>
        <w:spacing w:line="480" w:lineRule="auto"/>
        <w:jc w:val="both"/>
        <w:rPr>
          <w:rFonts w:ascii="Times New Roman" w:hAnsi="Times New Roman"/>
          <w:i/>
          <w:iCs/>
          <w:noProof/>
          <w:color w:val="000000" w:themeColor="text1"/>
          <w:sz w:val="24"/>
          <w:szCs w:val="24"/>
        </w:rPr>
      </w:pPr>
    </w:p>
    <w:p w14:paraId="1790E977" w14:textId="77777777" w:rsidR="000D2224" w:rsidRDefault="000D2224" w:rsidP="00F2370D">
      <w:pPr>
        <w:spacing w:line="480" w:lineRule="auto"/>
        <w:jc w:val="both"/>
        <w:rPr>
          <w:rFonts w:ascii="Times New Roman" w:hAnsi="Times New Roman"/>
          <w:i/>
          <w:iCs/>
          <w:noProof/>
          <w:color w:val="000000" w:themeColor="text1"/>
          <w:sz w:val="24"/>
          <w:szCs w:val="24"/>
        </w:rPr>
      </w:pPr>
    </w:p>
    <w:p w14:paraId="78656F02" w14:textId="77777777" w:rsidR="000D2224" w:rsidRDefault="000D2224" w:rsidP="00F2370D">
      <w:pPr>
        <w:spacing w:line="480" w:lineRule="auto"/>
        <w:jc w:val="both"/>
        <w:rPr>
          <w:rFonts w:ascii="Times New Roman" w:hAnsi="Times New Roman"/>
          <w:i/>
          <w:iCs/>
          <w:noProof/>
          <w:color w:val="000000" w:themeColor="text1"/>
          <w:sz w:val="24"/>
          <w:szCs w:val="24"/>
        </w:rPr>
      </w:pPr>
    </w:p>
    <w:p w14:paraId="47CA09D0" w14:textId="084273E9" w:rsidR="009148D2" w:rsidRPr="00C93F4D" w:rsidRDefault="000559C8" w:rsidP="00F2370D">
      <w:pPr>
        <w:spacing w:line="480" w:lineRule="auto"/>
        <w:jc w:val="both"/>
        <w:rPr>
          <w:rFonts w:ascii="Times New Roman" w:hAnsi="Times New Roman"/>
          <w:b/>
          <w:bCs/>
          <w:sz w:val="24"/>
          <w:szCs w:val="24"/>
        </w:rPr>
      </w:pPr>
      <w:r w:rsidRPr="00C93F4D">
        <w:rPr>
          <w:rFonts w:ascii="Times New Roman" w:hAnsi="Times New Roman"/>
          <w:b/>
          <w:bCs/>
          <w:sz w:val="24"/>
          <w:szCs w:val="24"/>
        </w:rPr>
        <w:t>LIST OF FIGURES</w:t>
      </w:r>
    </w:p>
    <w:p w14:paraId="3C66FBF9" w14:textId="2CBE8DF9" w:rsidR="000D2224" w:rsidRPr="000D2224" w:rsidRDefault="000D2224"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sidRPr="000D2224">
        <w:rPr>
          <w:rFonts w:ascii="Times New Roman" w:eastAsiaTheme="minorEastAsia" w:hAnsi="Times New Roman"/>
          <w:i/>
          <w:iCs/>
          <w:color w:val="000000" w:themeColor="text1"/>
          <w:sz w:val="24"/>
          <w:szCs w:val="24"/>
        </w:rPr>
        <w:fldChar w:fldCharType="begin"/>
      </w:r>
      <w:r w:rsidRPr="000D2224">
        <w:rPr>
          <w:rFonts w:ascii="Times New Roman" w:eastAsiaTheme="minorEastAsia" w:hAnsi="Times New Roman"/>
          <w:i/>
          <w:iCs/>
          <w:color w:val="000000" w:themeColor="text1"/>
          <w:sz w:val="24"/>
          <w:szCs w:val="24"/>
        </w:rPr>
        <w:instrText xml:space="preserve"> TOC \h \z \t "Thesis Figures" \c </w:instrText>
      </w:r>
      <w:r w:rsidRPr="000D2224">
        <w:rPr>
          <w:rFonts w:ascii="Times New Roman" w:eastAsiaTheme="minorEastAsia" w:hAnsi="Times New Roman"/>
          <w:i/>
          <w:iCs/>
          <w:color w:val="000000" w:themeColor="text1"/>
          <w:sz w:val="24"/>
          <w:szCs w:val="24"/>
        </w:rPr>
        <w:fldChar w:fldCharType="separate"/>
      </w:r>
      <w:hyperlink w:anchor="_Toc144073191" w:history="1">
        <w:r w:rsidRPr="000D2224">
          <w:rPr>
            <w:rStyle w:val="Hyperlink"/>
            <w:rFonts w:ascii="Times New Roman" w:hAnsi="Times New Roman"/>
            <w:noProof/>
            <w:sz w:val="24"/>
            <w:szCs w:val="24"/>
          </w:rPr>
          <w:t xml:space="preserve">Figure 1: Life cycle of anguillid eels (source Cresci </w:t>
        </w:r>
        <w:r w:rsidRPr="000D2224">
          <w:rPr>
            <w:rStyle w:val="Hyperlink"/>
            <w:rFonts w:ascii="Times New Roman" w:hAnsi="Times New Roman"/>
            <w:i/>
            <w:noProof/>
            <w:sz w:val="24"/>
            <w:szCs w:val="24"/>
          </w:rPr>
          <w:t>et al.,</w:t>
        </w:r>
        <w:r w:rsidRPr="000D2224">
          <w:rPr>
            <w:rStyle w:val="Hyperlink"/>
            <w:rFonts w:ascii="Times New Roman" w:hAnsi="Times New Roman"/>
            <w:noProof/>
            <w:sz w:val="24"/>
            <w:szCs w:val="24"/>
          </w:rPr>
          <w:t xml:space="preserve"> 2019)</w:t>
        </w:r>
        <w:r w:rsidRPr="000D2224">
          <w:rPr>
            <w:rFonts w:ascii="Times New Roman" w:hAnsi="Times New Roman"/>
            <w:noProof/>
            <w:webHidden/>
            <w:sz w:val="24"/>
            <w:szCs w:val="24"/>
          </w:rPr>
          <w:tab/>
        </w:r>
        <w:r w:rsidRPr="000D2224">
          <w:rPr>
            <w:rFonts w:ascii="Times New Roman" w:hAnsi="Times New Roman"/>
            <w:noProof/>
            <w:webHidden/>
            <w:sz w:val="24"/>
            <w:szCs w:val="24"/>
          </w:rPr>
          <w:fldChar w:fldCharType="begin"/>
        </w:r>
        <w:r w:rsidRPr="000D2224">
          <w:rPr>
            <w:rFonts w:ascii="Times New Roman" w:hAnsi="Times New Roman"/>
            <w:noProof/>
            <w:webHidden/>
            <w:sz w:val="24"/>
            <w:szCs w:val="24"/>
          </w:rPr>
          <w:instrText xml:space="preserve"> PAGEREF _Toc144073191 \h </w:instrText>
        </w:r>
        <w:r w:rsidRPr="000D2224">
          <w:rPr>
            <w:rFonts w:ascii="Times New Roman" w:hAnsi="Times New Roman"/>
            <w:noProof/>
            <w:webHidden/>
            <w:sz w:val="24"/>
            <w:szCs w:val="24"/>
          </w:rPr>
        </w:r>
        <w:r w:rsidRPr="000D2224">
          <w:rPr>
            <w:rFonts w:ascii="Times New Roman" w:hAnsi="Times New Roman"/>
            <w:noProof/>
            <w:webHidden/>
            <w:sz w:val="24"/>
            <w:szCs w:val="24"/>
          </w:rPr>
          <w:fldChar w:fldCharType="separate"/>
        </w:r>
        <w:r w:rsidRPr="000D2224">
          <w:rPr>
            <w:rFonts w:ascii="Times New Roman" w:hAnsi="Times New Roman"/>
            <w:noProof/>
            <w:webHidden/>
            <w:sz w:val="24"/>
            <w:szCs w:val="24"/>
          </w:rPr>
          <w:t>8</w:t>
        </w:r>
        <w:r w:rsidRPr="000D2224">
          <w:rPr>
            <w:rFonts w:ascii="Times New Roman" w:hAnsi="Times New Roman"/>
            <w:noProof/>
            <w:webHidden/>
            <w:sz w:val="24"/>
            <w:szCs w:val="24"/>
          </w:rPr>
          <w:fldChar w:fldCharType="end"/>
        </w:r>
      </w:hyperlink>
    </w:p>
    <w:p w14:paraId="55DD4A4F" w14:textId="3F18A30F"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2" w:history="1">
        <w:r w:rsidR="000D2224" w:rsidRPr="000D2224">
          <w:rPr>
            <w:rStyle w:val="Hyperlink"/>
            <w:rFonts w:ascii="Times New Roman" w:hAnsi="Times New Roman"/>
            <w:noProof/>
            <w:sz w:val="24"/>
            <w:szCs w:val="24"/>
          </w:rPr>
          <w:t>Figure 2: A photograph of the Sabaki Estuary during daytime low tide (Photo by Gitonga 2021)</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_Toc144073192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18</w:t>
        </w:r>
        <w:r w:rsidR="000D2224" w:rsidRPr="000D2224">
          <w:rPr>
            <w:rFonts w:ascii="Times New Roman" w:hAnsi="Times New Roman"/>
            <w:noProof/>
            <w:webHidden/>
            <w:sz w:val="24"/>
            <w:szCs w:val="24"/>
          </w:rPr>
          <w:fldChar w:fldCharType="end"/>
        </w:r>
      </w:hyperlink>
    </w:p>
    <w:p w14:paraId="2578A426" w14:textId="217CC94A"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3" w:history="1">
        <w:r w:rsidR="000D2224" w:rsidRPr="000D2224">
          <w:rPr>
            <w:rStyle w:val="Hyperlink"/>
            <w:rFonts w:ascii="Times New Roman" w:hAnsi="Times New Roman"/>
            <w:noProof/>
            <w:sz w:val="24"/>
            <w:szCs w:val="24"/>
          </w:rPr>
          <w:t>Figure 3: A map of Kenya (inset) showing location of the Sabaki Estuary and a digital map of the estuary with sampling stations (SBE1, SBE2, SBE3 and SBE4) indicated</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_Toc144073193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21</w:t>
        </w:r>
        <w:r w:rsidR="000D2224" w:rsidRPr="000D2224">
          <w:rPr>
            <w:rFonts w:ascii="Times New Roman" w:hAnsi="Times New Roman"/>
            <w:noProof/>
            <w:webHidden/>
            <w:sz w:val="24"/>
            <w:szCs w:val="24"/>
          </w:rPr>
          <w:fldChar w:fldCharType="end"/>
        </w:r>
      </w:hyperlink>
    </w:p>
    <w:p w14:paraId="203E0B6A" w14:textId="59B0C49F"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4" w:history="1">
        <w:r w:rsidR="000D2224" w:rsidRPr="000D2224">
          <w:rPr>
            <w:rStyle w:val="Hyperlink"/>
            <w:rFonts w:ascii="Times New Roman" w:hAnsi="Times New Roman"/>
            <w:noProof/>
            <w:sz w:val="24"/>
            <w:szCs w:val="24"/>
          </w:rPr>
          <w:t>Figure 4: Photograph of (A) glass eel and (B) elver specimen after preservation in ethanol, caught in the Sabaki Estuary (Photo by Gitonga, 2021).</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_Toc144073194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22</w:t>
        </w:r>
        <w:r w:rsidR="000D2224" w:rsidRPr="000D2224">
          <w:rPr>
            <w:rFonts w:ascii="Times New Roman" w:hAnsi="Times New Roman"/>
            <w:noProof/>
            <w:webHidden/>
            <w:sz w:val="24"/>
            <w:szCs w:val="24"/>
          </w:rPr>
          <w:fldChar w:fldCharType="end"/>
        </w:r>
      </w:hyperlink>
    </w:p>
    <w:p w14:paraId="0748B189" w14:textId="65D57A54"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5" w:history="1">
        <w:r w:rsidR="000D2224" w:rsidRPr="000D2224">
          <w:rPr>
            <w:rStyle w:val="Hyperlink"/>
            <w:rFonts w:ascii="Times New Roman" w:hAnsi="Times New Roman"/>
            <w:noProof/>
            <w:sz w:val="24"/>
            <w:szCs w:val="24"/>
          </w:rPr>
          <w:t>Figure 5: Laboratory identification of juvenile anguillid eels (Photo by Gitonga, 2021)</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_Toc144073195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23</w:t>
        </w:r>
        <w:r w:rsidR="000D2224" w:rsidRPr="000D2224">
          <w:rPr>
            <w:rFonts w:ascii="Times New Roman" w:hAnsi="Times New Roman"/>
            <w:noProof/>
            <w:webHidden/>
            <w:sz w:val="24"/>
            <w:szCs w:val="24"/>
          </w:rPr>
          <w:fldChar w:fldCharType="end"/>
        </w:r>
      </w:hyperlink>
    </w:p>
    <w:p w14:paraId="0ACF87F3" w14:textId="2CA827EF"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6" w:history="1">
        <w:r w:rsidR="000D2224" w:rsidRPr="000D2224">
          <w:rPr>
            <w:rStyle w:val="Hyperlink"/>
            <w:rFonts w:ascii="Times New Roman" w:hAnsi="Times New Roman"/>
            <w:noProof/>
            <w:sz w:val="24"/>
            <w:szCs w:val="24"/>
          </w:rPr>
          <w:t xml:space="preserve">Figure 6: Caudal fin and tail pigmentation patterns of glass eels (A) </w:t>
        </w:r>
        <w:r w:rsidR="000D2224" w:rsidRPr="000D2224">
          <w:rPr>
            <w:rStyle w:val="Hyperlink"/>
            <w:rFonts w:ascii="Times New Roman" w:hAnsi="Times New Roman"/>
            <w:i/>
            <w:noProof/>
            <w:sz w:val="24"/>
            <w:szCs w:val="24"/>
          </w:rPr>
          <w:t>A. bengalensis</w:t>
        </w:r>
        <w:r w:rsidR="000D2224" w:rsidRPr="000D2224">
          <w:rPr>
            <w:rStyle w:val="Hyperlink"/>
            <w:rFonts w:ascii="Times New Roman" w:hAnsi="Times New Roman"/>
            <w:noProof/>
            <w:sz w:val="24"/>
            <w:szCs w:val="24"/>
          </w:rPr>
          <w:t xml:space="preserve">, (B) </w:t>
        </w:r>
        <w:r w:rsidR="000D2224" w:rsidRPr="000D2224">
          <w:rPr>
            <w:rStyle w:val="Hyperlink"/>
            <w:rFonts w:ascii="Times New Roman" w:hAnsi="Times New Roman"/>
            <w:i/>
            <w:noProof/>
            <w:sz w:val="24"/>
            <w:szCs w:val="24"/>
          </w:rPr>
          <w:t>A. mossambica</w:t>
        </w:r>
        <w:r w:rsidR="000D2224" w:rsidRPr="000D2224">
          <w:rPr>
            <w:rStyle w:val="Hyperlink"/>
            <w:rFonts w:ascii="Times New Roman" w:hAnsi="Times New Roman"/>
            <w:noProof/>
            <w:sz w:val="24"/>
            <w:szCs w:val="24"/>
          </w:rPr>
          <w:t xml:space="preserve"> and (C) </w:t>
        </w:r>
        <w:r w:rsidR="000D2224" w:rsidRPr="000D2224">
          <w:rPr>
            <w:rStyle w:val="Hyperlink"/>
            <w:rFonts w:ascii="Times New Roman" w:hAnsi="Times New Roman"/>
            <w:i/>
            <w:noProof/>
            <w:sz w:val="24"/>
            <w:szCs w:val="24"/>
          </w:rPr>
          <w:t>A. marmorata</w:t>
        </w:r>
        <w:r w:rsidR="000D2224" w:rsidRPr="000D2224">
          <w:rPr>
            <w:rStyle w:val="Hyperlink"/>
            <w:rFonts w:ascii="Times New Roman" w:hAnsi="Times New Roman"/>
            <w:noProof/>
            <w:sz w:val="24"/>
            <w:szCs w:val="24"/>
          </w:rPr>
          <w:t xml:space="preserve"> taken by Stemi 305, Carl Zeis microscope GmbH, Germany using ZEN imaging software at x 2 magnification respectively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_Toc144073196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24</w:t>
        </w:r>
        <w:r w:rsidR="000D2224" w:rsidRPr="000D2224">
          <w:rPr>
            <w:rFonts w:ascii="Times New Roman" w:hAnsi="Times New Roman"/>
            <w:noProof/>
            <w:webHidden/>
            <w:sz w:val="24"/>
            <w:szCs w:val="24"/>
          </w:rPr>
          <w:fldChar w:fldCharType="end"/>
        </w:r>
      </w:hyperlink>
    </w:p>
    <w:p w14:paraId="569F2B13" w14:textId="26A0D15A"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7" w:history="1">
        <w:r w:rsidR="000D2224" w:rsidRPr="000D2224">
          <w:rPr>
            <w:rStyle w:val="Hyperlink"/>
            <w:rFonts w:ascii="Times New Roman" w:hAnsi="Times New Roman"/>
            <w:noProof/>
            <w:sz w:val="24"/>
            <w:szCs w:val="24"/>
          </w:rPr>
          <w:t>Figure 7: A photograph displaying the measuring physiochemical parameter next to an anchored glass eel fyke net (Photo by Gitonga, 2021).</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_Toc144073197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25</w:t>
        </w:r>
        <w:r w:rsidR="000D2224" w:rsidRPr="000D2224">
          <w:rPr>
            <w:rFonts w:ascii="Times New Roman" w:hAnsi="Times New Roman"/>
            <w:noProof/>
            <w:webHidden/>
            <w:sz w:val="24"/>
            <w:szCs w:val="24"/>
          </w:rPr>
          <w:fldChar w:fldCharType="end"/>
        </w:r>
      </w:hyperlink>
    </w:p>
    <w:p w14:paraId="334461C7" w14:textId="32D913B0"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8" w:history="1">
        <w:r w:rsidR="000D2224" w:rsidRPr="000D2224">
          <w:rPr>
            <w:rStyle w:val="Hyperlink"/>
            <w:rFonts w:ascii="Times New Roman" w:hAnsi="Times New Roman"/>
            <w:noProof/>
            <w:sz w:val="24"/>
            <w:szCs w:val="24"/>
          </w:rPr>
          <w:t>Figure 8: Annual occurrence of juvenile anguillid eels caught in the present study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_Toc144073198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31</w:t>
        </w:r>
        <w:r w:rsidR="000D2224" w:rsidRPr="000D2224">
          <w:rPr>
            <w:rFonts w:ascii="Times New Roman" w:hAnsi="Times New Roman"/>
            <w:noProof/>
            <w:webHidden/>
            <w:sz w:val="24"/>
            <w:szCs w:val="24"/>
          </w:rPr>
          <w:fldChar w:fldCharType="end"/>
        </w:r>
      </w:hyperlink>
    </w:p>
    <w:p w14:paraId="6167DC05" w14:textId="4655D70E" w:rsidR="000D2224" w:rsidRPr="000D2224" w:rsidRDefault="00000000" w:rsidP="000D2224">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44073199" w:history="1">
        <w:r w:rsidR="000D2224" w:rsidRPr="000D2224">
          <w:rPr>
            <w:rStyle w:val="Hyperlink"/>
            <w:rFonts w:ascii="Times New Roman" w:hAnsi="Times New Roman"/>
            <w:noProof/>
            <w:sz w:val="24"/>
            <w:szCs w:val="24"/>
          </w:rPr>
          <w:t>Figure 9: Abundance of glass eel juvenile anguillid eel species associated with two seasons (NEM= Northeast Monsoon season, SEM= Southeast Monsoon season) caught in the Sabaki Estuary</w:t>
        </w:r>
        <w:r w:rsidR="000D2224" w:rsidRPr="000D2224">
          <w:rPr>
            <w:rFonts w:ascii="Times New Roman" w:hAnsi="Times New Roman"/>
            <w:noProof/>
            <w:webHidden/>
            <w:sz w:val="24"/>
            <w:szCs w:val="24"/>
          </w:rPr>
          <w:tab/>
        </w:r>
        <w:r w:rsidR="000D2224" w:rsidRPr="000D2224">
          <w:rPr>
            <w:rFonts w:ascii="Times New Roman" w:hAnsi="Times New Roman"/>
            <w:noProof/>
            <w:webHidden/>
            <w:sz w:val="24"/>
            <w:szCs w:val="24"/>
          </w:rPr>
          <w:fldChar w:fldCharType="begin"/>
        </w:r>
        <w:r w:rsidR="000D2224" w:rsidRPr="000D2224">
          <w:rPr>
            <w:rFonts w:ascii="Times New Roman" w:hAnsi="Times New Roman"/>
            <w:noProof/>
            <w:webHidden/>
            <w:sz w:val="24"/>
            <w:szCs w:val="24"/>
          </w:rPr>
          <w:instrText xml:space="preserve"> PAGEREF _Toc144073199 \h </w:instrText>
        </w:r>
        <w:r w:rsidR="000D2224" w:rsidRPr="000D2224">
          <w:rPr>
            <w:rFonts w:ascii="Times New Roman" w:hAnsi="Times New Roman"/>
            <w:noProof/>
            <w:webHidden/>
            <w:sz w:val="24"/>
            <w:szCs w:val="24"/>
          </w:rPr>
        </w:r>
        <w:r w:rsidR="000D2224" w:rsidRPr="000D2224">
          <w:rPr>
            <w:rFonts w:ascii="Times New Roman" w:hAnsi="Times New Roman"/>
            <w:noProof/>
            <w:webHidden/>
            <w:sz w:val="24"/>
            <w:szCs w:val="24"/>
          </w:rPr>
          <w:fldChar w:fldCharType="separate"/>
        </w:r>
        <w:r w:rsidR="000D2224" w:rsidRPr="000D2224">
          <w:rPr>
            <w:rFonts w:ascii="Times New Roman" w:hAnsi="Times New Roman"/>
            <w:noProof/>
            <w:webHidden/>
            <w:sz w:val="24"/>
            <w:szCs w:val="24"/>
          </w:rPr>
          <w:t>32</w:t>
        </w:r>
        <w:r w:rsidR="000D2224" w:rsidRPr="000D2224">
          <w:rPr>
            <w:rFonts w:ascii="Times New Roman" w:hAnsi="Times New Roman"/>
            <w:noProof/>
            <w:webHidden/>
            <w:sz w:val="24"/>
            <w:szCs w:val="24"/>
          </w:rPr>
          <w:fldChar w:fldCharType="end"/>
        </w:r>
      </w:hyperlink>
    </w:p>
    <w:p w14:paraId="402CEF11" w14:textId="687085A7" w:rsidR="00514464" w:rsidRPr="000D2224" w:rsidRDefault="000D2224" w:rsidP="000D2224">
      <w:pPr>
        <w:spacing w:after="160" w:line="480" w:lineRule="auto"/>
        <w:jc w:val="both"/>
        <w:rPr>
          <w:rFonts w:ascii="Times New Roman" w:eastAsiaTheme="minorEastAsia" w:hAnsi="Times New Roman"/>
          <w:i/>
          <w:iCs/>
          <w:color w:val="000000" w:themeColor="text1"/>
          <w:sz w:val="24"/>
          <w:szCs w:val="24"/>
        </w:rPr>
      </w:pPr>
      <w:r w:rsidRPr="000D2224">
        <w:rPr>
          <w:rFonts w:ascii="Times New Roman" w:eastAsiaTheme="minorEastAsia" w:hAnsi="Times New Roman"/>
          <w:i/>
          <w:iCs/>
          <w:color w:val="000000" w:themeColor="text1"/>
          <w:sz w:val="24"/>
          <w:szCs w:val="24"/>
        </w:rPr>
        <w:fldChar w:fldCharType="end"/>
      </w:r>
      <w:r w:rsidR="00514464" w:rsidRPr="000D2224">
        <w:rPr>
          <w:rFonts w:ascii="Times New Roman" w:eastAsiaTheme="minorEastAsia" w:hAnsi="Times New Roman"/>
          <w:i/>
          <w:iCs/>
          <w:color w:val="000000" w:themeColor="text1"/>
          <w:sz w:val="24"/>
          <w:szCs w:val="24"/>
        </w:rPr>
        <w:br w:type="page"/>
      </w:r>
    </w:p>
    <w:p w14:paraId="13B676A5" w14:textId="70403C2B" w:rsidR="007122EE" w:rsidRPr="00514464" w:rsidRDefault="00514464" w:rsidP="007122EE">
      <w:pPr>
        <w:spacing w:line="480" w:lineRule="auto"/>
        <w:jc w:val="both"/>
        <w:rPr>
          <w:rFonts w:ascii="Times New Roman" w:eastAsiaTheme="minorEastAsia" w:hAnsi="Times New Roman"/>
          <w:b/>
          <w:bCs/>
          <w:color w:val="000000" w:themeColor="text1"/>
          <w:sz w:val="24"/>
          <w:szCs w:val="24"/>
        </w:rPr>
      </w:pPr>
      <w:r w:rsidRPr="00514464">
        <w:rPr>
          <w:rFonts w:ascii="Times New Roman" w:eastAsiaTheme="minorEastAsia" w:hAnsi="Times New Roman"/>
          <w:b/>
          <w:bCs/>
          <w:color w:val="000000" w:themeColor="text1"/>
          <w:sz w:val="24"/>
          <w:szCs w:val="24"/>
        </w:rPr>
        <w:t>LIST OF ABBREVIATIONS</w:t>
      </w:r>
    </w:p>
    <w:p w14:paraId="2414741A"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AF            Anal Fin</w:t>
      </w:r>
    </w:p>
    <w:p w14:paraId="3FB6CCBB"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DF            Dorsal Fin</w:t>
      </w:r>
    </w:p>
    <w:p w14:paraId="62D9001E" w14:textId="77777777" w:rsidR="00514464" w:rsidRPr="00514464" w:rsidRDefault="00514464" w:rsidP="00514464">
      <w:pPr>
        <w:spacing w:line="480" w:lineRule="auto"/>
        <w:jc w:val="both"/>
        <w:rPr>
          <w:rFonts w:ascii="Times New Roman" w:hAnsi="Times New Roman"/>
          <w:sz w:val="24"/>
          <w:szCs w:val="24"/>
        </w:rPr>
      </w:pPr>
      <w:r w:rsidRPr="00514464">
        <w:rPr>
          <w:rFonts w:ascii="Times New Roman" w:hAnsi="Times New Roman"/>
          <w:sz w:val="24"/>
          <w:szCs w:val="24"/>
        </w:rPr>
        <w:t xml:space="preserve">DO          </w:t>
      </w:r>
      <w:r>
        <w:rPr>
          <w:rFonts w:ascii="Times New Roman" w:hAnsi="Times New Roman"/>
          <w:sz w:val="24"/>
          <w:szCs w:val="24"/>
        </w:rPr>
        <w:t xml:space="preserve"> </w:t>
      </w:r>
      <w:r w:rsidRPr="00514464">
        <w:rPr>
          <w:rFonts w:ascii="Times New Roman" w:hAnsi="Times New Roman"/>
          <w:sz w:val="24"/>
          <w:szCs w:val="24"/>
        </w:rPr>
        <w:t xml:space="preserve">Dissolved oxygen </w:t>
      </w:r>
    </w:p>
    <w:p w14:paraId="39E6651A"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EACC</w:t>
      </w:r>
      <w:r w:rsidRPr="00C93F4D">
        <w:rPr>
          <w:rFonts w:ascii="Times New Roman" w:hAnsi="Times New Roman"/>
          <w:color w:val="000000" w:themeColor="text1"/>
          <w:sz w:val="24"/>
          <w:szCs w:val="24"/>
        </w:rPr>
        <w:tab/>
        <w:t xml:space="preserve">     East African Coastal Current</w:t>
      </w:r>
    </w:p>
    <w:p w14:paraId="56C166FE" w14:textId="77777777" w:rsidR="00514464" w:rsidRPr="00514464" w:rsidRDefault="00514464" w:rsidP="00514464">
      <w:pPr>
        <w:spacing w:line="480" w:lineRule="auto"/>
        <w:jc w:val="both"/>
        <w:rPr>
          <w:rFonts w:ascii="Times New Roman" w:hAnsi="Times New Roman"/>
          <w:sz w:val="24"/>
          <w:szCs w:val="24"/>
        </w:rPr>
      </w:pPr>
      <w:r w:rsidRPr="00514464">
        <w:rPr>
          <w:rFonts w:ascii="Times New Roman" w:hAnsi="Times New Roman"/>
          <w:sz w:val="24"/>
          <w:szCs w:val="24"/>
        </w:rPr>
        <w:t xml:space="preserve">EC            Electrical conductivity </w:t>
      </w:r>
    </w:p>
    <w:p w14:paraId="5499023A"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ETT         Ebb Tidal Transport</w:t>
      </w:r>
    </w:p>
    <w:p w14:paraId="0CF750C0"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FDI          Fin Difference Index</w:t>
      </w:r>
    </w:p>
    <w:p w14:paraId="06E19BE3"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FTT          Flood Tide Transport</w:t>
      </w:r>
    </w:p>
    <w:p w14:paraId="1826078B" w14:textId="77777777" w:rsidR="00514464" w:rsidRPr="00C93F4D" w:rsidRDefault="00514464" w:rsidP="00514464">
      <w:pPr>
        <w:tabs>
          <w:tab w:val="left" w:pos="720"/>
          <w:tab w:val="left" w:pos="1440"/>
          <w:tab w:val="left" w:pos="2160"/>
          <w:tab w:val="left" w:pos="2880"/>
          <w:tab w:val="left" w:pos="360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GPS         Global Positioning System</w:t>
      </w:r>
    </w:p>
    <w:p w14:paraId="05FC1C31" w14:textId="77777777" w:rsidR="00514464" w:rsidRPr="00C93F4D" w:rsidRDefault="00514464" w:rsidP="00514464">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IUCN       International Union for Conservation of Nature</w:t>
      </w:r>
    </w:p>
    <w:p w14:paraId="33D23C39"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LED         Left Eye Diameter</w:t>
      </w:r>
    </w:p>
    <w:p w14:paraId="235D27EE"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LT             Least Concern</w:t>
      </w:r>
    </w:p>
    <w:p w14:paraId="47D1AB67" w14:textId="77777777" w:rsidR="00514464" w:rsidRPr="00C93F4D" w:rsidRDefault="00514464" w:rsidP="00514464">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NEM        Northeast Monsoon</w:t>
      </w:r>
    </w:p>
    <w:p w14:paraId="51A9755E" w14:textId="77777777" w:rsidR="00514464" w:rsidRPr="00C93F4D" w:rsidRDefault="00514464" w:rsidP="00514464">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NT            Near Threatened</w:t>
      </w:r>
    </w:p>
    <w:p w14:paraId="6D088704"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RED         Right Eye Diameter</w:t>
      </w:r>
    </w:p>
    <w:p w14:paraId="7B30858F" w14:textId="77777777" w:rsidR="00514464" w:rsidRPr="00C93F4D" w:rsidRDefault="00514464" w:rsidP="00514464">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SEM         Southeast Monsoon</w:t>
      </w:r>
    </w:p>
    <w:p w14:paraId="0F80A860" w14:textId="77777777" w:rsidR="00514464" w:rsidRPr="00C93F4D" w:rsidRDefault="00514464" w:rsidP="00514464">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STST        Selective Tidal Stream Transport</w:t>
      </w:r>
    </w:p>
    <w:p w14:paraId="55C8343B" w14:textId="77777777" w:rsidR="00514464" w:rsidRPr="00C93F4D" w:rsidRDefault="00514464" w:rsidP="00514464">
      <w:pPr>
        <w:spacing w:before="100" w:beforeAutospacing="1"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SWIO      South Western Indian Ocean</w:t>
      </w:r>
    </w:p>
    <w:p w14:paraId="7C888E9A" w14:textId="77777777" w:rsidR="00514464" w:rsidRPr="00514464" w:rsidRDefault="00514464" w:rsidP="00514464">
      <w:pPr>
        <w:spacing w:line="480" w:lineRule="auto"/>
        <w:jc w:val="both"/>
        <w:rPr>
          <w:rFonts w:ascii="Times New Roman" w:hAnsi="Times New Roman"/>
          <w:bCs/>
          <w:color w:val="000000" w:themeColor="text1"/>
          <w:sz w:val="24"/>
          <w:szCs w:val="24"/>
          <w:lang w:val="en-US" w:eastAsia="en-US"/>
        </w:rPr>
      </w:pPr>
      <w:r w:rsidRPr="00514464">
        <w:rPr>
          <w:rFonts w:ascii="Times New Roman" w:hAnsi="Times New Roman"/>
          <w:sz w:val="24"/>
          <w:szCs w:val="24"/>
        </w:rPr>
        <w:t xml:space="preserve">TDS          Total Dissolved Solids </w:t>
      </w:r>
    </w:p>
    <w:p w14:paraId="22E0C5E4" w14:textId="1DD39B9D" w:rsidR="00514464" w:rsidRPr="00C93F4D" w:rsidRDefault="00514464" w:rsidP="00514464">
      <w:pPr>
        <w:spacing w:line="480" w:lineRule="auto"/>
        <w:jc w:val="both"/>
        <w:rPr>
          <w:rFonts w:ascii="Times New Roman" w:eastAsiaTheme="minorEastAsia" w:hAnsi="Times New Roman"/>
          <w:color w:val="000000" w:themeColor="text1"/>
          <w:sz w:val="24"/>
          <w:szCs w:val="24"/>
        </w:rPr>
      </w:pPr>
      <w:r w:rsidRPr="00C93F4D">
        <w:rPr>
          <w:rFonts w:ascii="Times New Roman" w:hAnsi="Times New Roman"/>
          <w:bCs/>
          <w:color w:val="000000" w:themeColor="text1"/>
          <w:sz w:val="24"/>
          <w:szCs w:val="24"/>
          <w:lang w:val="en-US" w:eastAsia="en-US"/>
        </w:rPr>
        <w:t>WIO        Western Indian Ocean</w:t>
      </w:r>
    </w:p>
    <w:p w14:paraId="00F75C10" w14:textId="45CDA5E9" w:rsidR="007D75BB" w:rsidRPr="00C93F4D" w:rsidRDefault="007122EE" w:rsidP="00F2370D">
      <w:pPr>
        <w:spacing w:line="480" w:lineRule="auto"/>
        <w:jc w:val="both"/>
        <w:rPr>
          <w:rFonts w:ascii="Times New Roman" w:eastAsiaTheme="minorEastAsia" w:hAnsi="Times New Roman"/>
          <w:i/>
          <w:iCs/>
          <w:color w:val="000000" w:themeColor="text1"/>
          <w:sz w:val="24"/>
          <w:szCs w:val="24"/>
        </w:rPr>
      </w:pPr>
      <w:r w:rsidRPr="00C93F4D">
        <w:rPr>
          <w:rFonts w:ascii="Times New Roman" w:eastAsiaTheme="minorEastAsia" w:hAnsi="Times New Roman"/>
          <w:color w:val="000000" w:themeColor="text1"/>
          <w:sz w:val="24"/>
          <w:szCs w:val="24"/>
        </w:rPr>
        <w:br w:type="page"/>
      </w:r>
    </w:p>
    <w:p w14:paraId="6D6863D2" w14:textId="66FF74BE" w:rsidR="00514464" w:rsidRPr="00514464" w:rsidRDefault="00514464" w:rsidP="00514464">
      <w:pPr>
        <w:spacing w:line="480" w:lineRule="auto"/>
        <w:jc w:val="both"/>
        <w:rPr>
          <w:rFonts w:ascii="Times New Roman" w:hAnsi="Times New Roman"/>
          <w:color w:val="000000" w:themeColor="text1"/>
          <w:sz w:val="24"/>
          <w:szCs w:val="24"/>
        </w:rPr>
        <w:sectPr w:rsidR="00514464" w:rsidRPr="00514464" w:rsidSect="008C618D">
          <w:footerReference w:type="default" r:id="rId11"/>
          <w:pgSz w:w="12240" w:h="15840"/>
          <w:pgMar w:top="1440" w:right="1440" w:bottom="1440" w:left="1440" w:header="720" w:footer="720" w:gutter="0"/>
          <w:pgNumType w:fmt="lowerRoman" w:start="1"/>
          <w:cols w:space="720"/>
          <w:docGrid w:linePitch="360"/>
        </w:sectPr>
      </w:pPr>
    </w:p>
    <w:p w14:paraId="7A67C5A8" w14:textId="18F696A4" w:rsidR="00514464" w:rsidRDefault="00514464" w:rsidP="00F2370D">
      <w:pPr>
        <w:spacing w:line="480" w:lineRule="auto"/>
        <w:jc w:val="both"/>
        <w:rPr>
          <w:rFonts w:ascii="Times New Roman" w:hAnsi="Times New Roman"/>
          <w:bCs/>
          <w:color w:val="000000" w:themeColor="text1"/>
          <w:sz w:val="24"/>
          <w:szCs w:val="24"/>
          <w:lang w:val="en-US" w:eastAsia="en-US"/>
        </w:rPr>
      </w:pPr>
      <w:r w:rsidRPr="00C93F4D">
        <w:rPr>
          <w:rFonts w:ascii="Times New Roman" w:hAnsi="Times New Roman"/>
          <w:bCs/>
          <w:color w:val="000000" w:themeColor="text1"/>
          <w:sz w:val="24"/>
          <w:szCs w:val="24"/>
          <w:lang w:val="en-US" w:eastAsia="en-US"/>
        </w:rPr>
        <w:t xml:space="preserve"> </w:t>
      </w:r>
    </w:p>
    <w:p w14:paraId="13D298B7" w14:textId="289BD4FB" w:rsidR="006E16C5" w:rsidRPr="00C93F4D" w:rsidRDefault="006E16C5" w:rsidP="00F2370D">
      <w:pPr>
        <w:pStyle w:val="Title"/>
        <w:rPr>
          <w:rFonts w:cs="Times New Roman"/>
        </w:rPr>
      </w:pPr>
      <w:bookmarkStart w:id="27" w:name="_Toc128808260"/>
      <w:bookmarkStart w:id="28" w:name="_Toc128809557"/>
      <w:bookmarkStart w:id="29" w:name="_Toc144063151"/>
      <w:r w:rsidRPr="00C93F4D">
        <w:rPr>
          <w:rFonts w:cs="Times New Roman"/>
        </w:rPr>
        <w:t>CHAPTER ONE</w:t>
      </w:r>
      <w:bookmarkEnd w:id="27"/>
      <w:bookmarkEnd w:id="28"/>
      <w:bookmarkEnd w:id="29"/>
    </w:p>
    <w:p w14:paraId="5527D146" w14:textId="7D62AC0A" w:rsidR="00211FEA" w:rsidRPr="00C93F4D" w:rsidRDefault="006E16C5" w:rsidP="00F2370D">
      <w:pPr>
        <w:pStyle w:val="Heading1"/>
        <w:jc w:val="center"/>
      </w:pPr>
      <w:bookmarkStart w:id="30" w:name="_Toc128808261"/>
      <w:bookmarkStart w:id="31" w:name="_Toc128809558"/>
      <w:bookmarkStart w:id="32" w:name="_Toc144063152"/>
      <w:r w:rsidRPr="00C93F4D">
        <w:t>INTRODUCTION</w:t>
      </w:r>
      <w:bookmarkEnd w:id="30"/>
      <w:bookmarkEnd w:id="31"/>
      <w:bookmarkEnd w:id="32"/>
    </w:p>
    <w:p w14:paraId="7F3AE4CF" w14:textId="77777777" w:rsidR="006E16C5" w:rsidRPr="00C93F4D" w:rsidRDefault="006E16C5" w:rsidP="000D2457">
      <w:pPr>
        <w:pStyle w:val="Heading2"/>
        <w:jc w:val="both"/>
      </w:pPr>
      <w:bookmarkStart w:id="33" w:name="_Toc128808262"/>
      <w:bookmarkStart w:id="34" w:name="_Toc128809559"/>
      <w:bookmarkStart w:id="35" w:name="_Toc144063153"/>
      <w:r w:rsidRPr="00C93F4D">
        <w:t>Background Information</w:t>
      </w:r>
      <w:bookmarkEnd w:id="33"/>
      <w:bookmarkEnd w:id="34"/>
      <w:bookmarkEnd w:id="35"/>
    </w:p>
    <w:p w14:paraId="278EF82E" w14:textId="68905A5B" w:rsidR="00D16481" w:rsidRPr="00C93F4D" w:rsidRDefault="0076351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Estuaries are regions where saline water from the sea and freshwater from rivers, land run-off or seepage meet and mix (Conley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2000; Whitfield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2019). </w:t>
      </w:r>
      <w:r w:rsidR="00D16481" w:rsidRPr="00C93F4D">
        <w:rPr>
          <w:rFonts w:ascii="Times New Roman" w:hAnsi="Times New Roman"/>
          <w:color w:val="000000" w:themeColor="text1"/>
          <w:sz w:val="24"/>
          <w:szCs w:val="24"/>
        </w:rPr>
        <w:t>Estuaries are considered one of the most important fisheries ecosystems with high productivity</w:t>
      </w:r>
      <w:r w:rsidR="00820EB2" w:rsidRPr="00C93F4D">
        <w:rPr>
          <w:rFonts w:ascii="Times New Roman" w:hAnsi="Times New Roman"/>
          <w:color w:val="000000" w:themeColor="text1"/>
          <w:sz w:val="24"/>
          <w:szCs w:val="24"/>
        </w:rPr>
        <w:t xml:space="preserve"> (</w:t>
      </w:r>
      <w:r w:rsidR="00467D5E" w:rsidRPr="00C93F4D">
        <w:rPr>
          <w:rFonts w:ascii="Times New Roman" w:hAnsi="Times New Roman"/>
          <w:color w:val="000000" w:themeColor="text1"/>
          <w:sz w:val="24"/>
          <w:szCs w:val="24"/>
          <w:shd w:val="clear" w:color="auto" w:fill="FFFFFF"/>
        </w:rPr>
        <w:t>Elliott</w:t>
      </w:r>
      <w:r w:rsidR="00467D5E" w:rsidRPr="00C93F4D">
        <w:rPr>
          <w:rFonts w:ascii="Times New Roman" w:hAnsi="Times New Roman"/>
          <w:color w:val="000000" w:themeColor="text1"/>
          <w:sz w:val="24"/>
          <w:szCs w:val="24"/>
        </w:rPr>
        <w:t xml:space="preserve"> </w:t>
      </w:r>
      <w:r w:rsidR="003C391E" w:rsidRPr="003C391E">
        <w:rPr>
          <w:rFonts w:ascii="Times New Roman" w:hAnsi="Times New Roman"/>
          <w:i/>
          <w:iCs/>
          <w:color w:val="000000" w:themeColor="text1"/>
          <w:sz w:val="24"/>
          <w:szCs w:val="24"/>
        </w:rPr>
        <w:t>et al.,</w:t>
      </w:r>
      <w:r w:rsidR="00467D5E" w:rsidRPr="00C93F4D">
        <w:rPr>
          <w:rFonts w:ascii="Times New Roman" w:hAnsi="Times New Roman"/>
          <w:color w:val="000000" w:themeColor="text1"/>
          <w:sz w:val="24"/>
          <w:szCs w:val="24"/>
        </w:rPr>
        <w:t xml:space="preserve"> 2007; </w:t>
      </w:r>
      <w:r w:rsidR="00DB594C" w:rsidRPr="00C93F4D">
        <w:rPr>
          <w:rFonts w:ascii="Times New Roman" w:hAnsi="Times New Roman"/>
          <w:color w:val="000000" w:themeColor="text1"/>
          <w:sz w:val="24"/>
          <w:szCs w:val="24"/>
        </w:rPr>
        <w:t xml:space="preserve">Whitfield </w:t>
      </w:r>
      <w:r w:rsidR="003C391E" w:rsidRPr="003C391E">
        <w:rPr>
          <w:rFonts w:ascii="Times New Roman" w:hAnsi="Times New Roman"/>
          <w:i/>
          <w:iCs/>
          <w:color w:val="000000" w:themeColor="text1"/>
          <w:sz w:val="24"/>
          <w:szCs w:val="24"/>
        </w:rPr>
        <w:t>et al.,</w:t>
      </w:r>
      <w:r w:rsidR="00DB594C" w:rsidRPr="00C93F4D">
        <w:rPr>
          <w:rFonts w:ascii="Times New Roman" w:hAnsi="Times New Roman"/>
          <w:i/>
          <w:iCs/>
          <w:color w:val="000000" w:themeColor="text1"/>
          <w:sz w:val="24"/>
          <w:szCs w:val="24"/>
        </w:rPr>
        <w:t xml:space="preserve"> </w:t>
      </w:r>
      <w:r w:rsidR="00DB594C" w:rsidRPr="00C93F4D">
        <w:rPr>
          <w:rFonts w:ascii="Times New Roman" w:hAnsi="Times New Roman"/>
          <w:color w:val="000000" w:themeColor="text1"/>
          <w:sz w:val="24"/>
          <w:szCs w:val="24"/>
        </w:rPr>
        <w:t>2019</w:t>
      </w:r>
      <w:r w:rsidR="00820EB2" w:rsidRPr="00C93F4D">
        <w:rPr>
          <w:rFonts w:ascii="Times New Roman" w:hAnsi="Times New Roman"/>
          <w:color w:val="000000" w:themeColor="text1"/>
          <w:sz w:val="24"/>
          <w:szCs w:val="24"/>
        </w:rPr>
        <w:t>)</w:t>
      </w:r>
      <w:r w:rsidR="00D16481" w:rsidRPr="00C93F4D">
        <w:rPr>
          <w:rFonts w:ascii="Times New Roman" w:hAnsi="Times New Roman"/>
          <w:color w:val="000000" w:themeColor="text1"/>
          <w:sz w:val="24"/>
          <w:szCs w:val="24"/>
        </w:rPr>
        <w:t>. Estuaries provides a transient habitat to a variety of</w:t>
      </w:r>
      <w:r w:rsidR="00AC2AF8" w:rsidRPr="00C93F4D">
        <w:rPr>
          <w:rFonts w:ascii="Times New Roman" w:hAnsi="Times New Roman"/>
          <w:color w:val="000000" w:themeColor="text1"/>
          <w:sz w:val="24"/>
          <w:szCs w:val="24"/>
        </w:rPr>
        <w:t xml:space="preserve"> </w:t>
      </w:r>
      <w:r w:rsidR="005753FC" w:rsidRPr="00C93F4D">
        <w:rPr>
          <w:rFonts w:ascii="Times New Roman" w:hAnsi="Times New Roman"/>
          <w:color w:val="000000" w:themeColor="text1"/>
          <w:sz w:val="24"/>
          <w:szCs w:val="24"/>
        </w:rPr>
        <w:t>diadromous</w:t>
      </w:r>
      <w:r w:rsidR="00D16481"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organisms including </w:t>
      </w:r>
      <w:r w:rsidR="00D16481" w:rsidRPr="00C93F4D">
        <w:rPr>
          <w:rFonts w:ascii="Times New Roman" w:hAnsi="Times New Roman"/>
          <w:color w:val="000000" w:themeColor="text1"/>
          <w:sz w:val="24"/>
          <w:szCs w:val="24"/>
        </w:rPr>
        <w:t xml:space="preserve">fish species that migrate between freshwater and marine habitats in response to breeding, feeding and refugia </w:t>
      </w:r>
      <w:r w:rsidRPr="00C93F4D">
        <w:rPr>
          <w:rFonts w:ascii="Times New Roman" w:hAnsi="Times New Roman"/>
          <w:color w:val="000000" w:themeColor="text1"/>
          <w:sz w:val="24"/>
          <w:szCs w:val="24"/>
        </w:rPr>
        <w:t xml:space="preserve">needs, </w:t>
      </w:r>
      <w:r w:rsidR="005753FC" w:rsidRPr="00C93F4D">
        <w:rPr>
          <w:rFonts w:ascii="Times New Roman" w:hAnsi="Times New Roman"/>
          <w:color w:val="000000" w:themeColor="text1"/>
          <w:sz w:val="24"/>
          <w:szCs w:val="24"/>
        </w:rPr>
        <w:t xml:space="preserve">during different stages of their life cycle </w:t>
      </w:r>
      <w:r w:rsidR="00D16481" w:rsidRPr="00C93F4D">
        <w:rPr>
          <w:rFonts w:ascii="Times New Roman" w:hAnsi="Times New Roman"/>
          <w:color w:val="000000" w:themeColor="text1"/>
          <w:sz w:val="24"/>
          <w:szCs w:val="24"/>
        </w:rPr>
        <w:t>(</w:t>
      </w:r>
      <w:r w:rsidR="006500B6" w:rsidRPr="00C93F4D">
        <w:rPr>
          <w:rFonts w:ascii="Times New Roman" w:hAnsi="Times New Roman"/>
          <w:color w:val="000000" w:themeColor="text1"/>
          <w:sz w:val="24"/>
          <w:szCs w:val="24"/>
        </w:rPr>
        <w:t xml:space="preserve">Iguchi and Mizuno, 1999; </w:t>
      </w:r>
      <w:r w:rsidR="00D16481" w:rsidRPr="00C93F4D">
        <w:rPr>
          <w:rFonts w:ascii="Times New Roman" w:hAnsi="Times New Roman"/>
          <w:color w:val="000000" w:themeColor="text1"/>
          <w:sz w:val="24"/>
          <w:szCs w:val="24"/>
        </w:rPr>
        <w:t>Lytle and Poff</w:t>
      </w:r>
      <w:r w:rsidR="006E71D8" w:rsidRPr="00C93F4D">
        <w:rPr>
          <w:rFonts w:ascii="Times New Roman" w:hAnsi="Times New Roman"/>
          <w:color w:val="000000" w:themeColor="text1"/>
          <w:sz w:val="24"/>
          <w:szCs w:val="24"/>
        </w:rPr>
        <w:t>,</w:t>
      </w:r>
      <w:r w:rsidR="00840B0C"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2004; Mkare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2014; Whitfield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2019). There are three main types of </w:t>
      </w:r>
      <w:r w:rsidR="005753FC" w:rsidRPr="00C93F4D">
        <w:rPr>
          <w:rFonts w:ascii="Times New Roman" w:hAnsi="Times New Roman"/>
          <w:color w:val="000000" w:themeColor="text1"/>
          <w:sz w:val="24"/>
          <w:szCs w:val="24"/>
        </w:rPr>
        <w:t>diadromous</w:t>
      </w:r>
      <w:r w:rsidR="00D16481" w:rsidRPr="00C93F4D">
        <w:rPr>
          <w:rFonts w:ascii="Times New Roman" w:hAnsi="Times New Roman"/>
          <w:color w:val="000000" w:themeColor="text1"/>
          <w:sz w:val="24"/>
          <w:szCs w:val="24"/>
        </w:rPr>
        <w:t xml:space="preserve"> fish: catadromous, anadromous, and </w:t>
      </w:r>
      <w:r w:rsidR="005753FC" w:rsidRPr="00C93F4D">
        <w:rPr>
          <w:rFonts w:ascii="Times New Roman" w:hAnsi="Times New Roman"/>
          <w:color w:val="000000" w:themeColor="text1"/>
          <w:sz w:val="24"/>
          <w:szCs w:val="24"/>
        </w:rPr>
        <w:t>amphidromous</w:t>
      </w:r>
      <w:r w:rsidR="00D16481" w:rsidRPr="00C93F4D">
        <w:rPr>
          <w:rFonts w:ascii="Times New Roman" w:hAnsi="Times New Roman"/>
          <w:color w:val="000000" w:themeColor="text1"/>
          <w:sz w:val="24"/>
          <w:szCs w:val="24"/>
        </w:rPr>
        <w:t xml:space="preserve">. </w:t>
      </w:r>
      <w:r w:rsidR="005A76AC" w:rsidRPr="00C93F4D">
        <w:rPr>
          <w:rFonts w:ascii="Times New Roman" w:hAnsi="Times New Roman"/>
          <w:color w:val="000000" w:themeColor="text1"/>
          <w:sz w:val="24"/>
          <w:szCs w:val="24"/>
        </w:rPr>
        <w:t>A</w:t>
      </w:r>
      <w:r w:rsidR="00D16481" w:rsidRPr="00C93F4D">
        <w:rPr>
          <w:rFonts w:ascii="Times New Roman" w:hAnsi="Times New Roman"/>
          <w:color w:val="000000" w:themeColor="text1"/>
          <w:sz w:val="24"/>
          <w:szCs w:val="24"/>
        </w:rPr>
        <w:t>nadromous fish, such as salmon (</w:t>
      </w:r>
      <w:r w:rsidR="00D16481" w:rsidRPr="00C93F4D">
        <w:rPr>
          <w:rFonts w:ascii="Times New Roman" w:hAnsi="Times New Roman"/>
          <w:i/>
          <w:iCs/>
          <w:color w:val="000000" w:themeColor="text1"/>
          <w:sz w:val="24"/>
          <w:szCs w:val="24"/>
        </w:rPr>
        <w:t>Oncorhynchus spp</w:t>
      </w:r>
      <w:r w:rsidR="00D16481" w:rsidRPr="00C93F4D">
        <w:rPr>
          <w:rFonts w:ascii="Times New Roman" w:hAnsi="Times New Roman"/>
          <w:color w:val="000000" w:themeColor="text1"/>
          <w:sz w:val="24"/>
          <w:szCs w:val="24"/>
        </w:rPr>
        <w:t>), spend most of their lives in the ocean, but migrate to freshwater habitats to spawn (</w:t>
      </w:r>
      <w:r w:rsidR="00AC2AF8" w:rsidRPr="00C93F4D">
        <w:rPr>
          <w:rFonts w:ascii="Times New Roman" w:hAnsi="Times New Roman"/>
          <w:color w:val="000000" w:themeColor="text1"/>
          <w:sz w:val="24"/>
          <w:szCs w:val="24"/>
        </w:rPr>
        <w:t xml:space="preserve">Huber </w:t>
      </w:r>
      <w:r w:rsidR="003C391E" w:rsidRPr="003C391E">
        <w:rPr>
          <w:rFonts w:ascii="Times New Roman" w:hAnsi="Times New Roman"/>
          <w:i/>
          <w:iCs/>
          <w:color w:val="000000" w:themeColor="text1"/>
          <w:sz w:val="24"/>
          <w:szCs w:val="24"/>
        </w:rPr>
        <w:t>et al.,</w:t>
      </w:r>
      <w:r w:rsidR="00AC2AF8" w:rsidRPr="00C93F4D">
        <w:rPr>
          <w:rFonts w:ascii="Times New Roman" w:hAnsi="Times New Roman"/>
          <w:color w:val="000000" w:themeColor="text1"/>
          <w:sz w:val="24"/>
          <w:szCs w:val="24"/>
        </w:rPr>
        <w:t xml:space="preserve"> 2011</w:t>
      </w:r>
      <w:r w:rsidR="00D16481" w:rsidRPr="00C93F4D">
        <w:rPr>
          <w:rFonts w:ascii="Times New Roman" w:hAnsi="Times New Roman"/>
          <w:color w:val="000000" w:themeColor="text1"/>
          <w:sz w:val="24"/>
          <w:szCs w:val="24"/>
        </w:rPr>
        <w:t>)</w:t>
      </w:r>
      <w:r w:rsidR="00AC2AF8" w:rsidRPr="00C93F4D">
        <w:rPr>
          <w:rFonts w:ascii="Times New Roman" w:hAnsi="Times New Roman"/>
          <w:color w:val="000000" w:themeColor="text1"/>
          <w:sz w:val="24"/>
          <w:szCs w:val="24"/>
        </w:rPr>
        <w:t>. Amphidromous fish</w:t>
      </w:r>
      <w:r w:rsidRPr="00C93F4D">
        <w:rPr>
          <w:rFonts w:ascii="Times New Roman" w:hAnsi="Times New Roman"/>
          <w:color w:val="000000" w:themeColor="text1"/>
          <w:sz w:val="24"/>
          <w:szCs w:val="24"/>
        </w:rPr>
        <w:t>,</w:t>
      </w:r>
      <w:r w:rsidR="00AC2AF8" w:rsidRPr="00C93F4D">
        <w:rPr>
          <w:rFonts w:ascii="Times New Roman" w:hAnsi="Times New Roman"/>
          <w:color w:val="000000" w:themeColor="text1"/>
          <w:sz w:val="24"/>
          <w:szCs w:val="24"/>
        </w:rPr>
        <w:t xml:space="preserve"> such as gobies (</w:t>
      </w:r>
      <w:r w:rsidR="00AC2AF8" w:rsidRPr="00C93F4D">
        <w:rPr>
          <w:rFonts w:ascii="Times New Roman" w:hAnsi="Times New Roman"/>
          <w:i/>
          <w:iCs/>
          <w:color w:val="000000" w:themeColor="text1"/>
          <w:sz w:val="24"/>
          <w:szCs w:val="24"/>
        </w:rPr>
        <w:t>Gobiidae spp</w:t>
      </w:r>
      <w:r w:rsidR="00AC2AF8" w:rsidRPr="00C93F4D">
        <w:rPr>
          <w:rFonts w:ascii="Times New Roman" w:hAnsi="Times New Roman"/>
          <w:color w:val="000000" w:themeColor="text1"/>
          <w:sz w:val="24"/>
          <w:szCs w:val="24"/>
        </w:rPr>
        <w:t>.)</w:t>
      </w:r>
      <w:r w:rsidR="00765947" w:rsidRPr="00C93F4D">
        <w:rPr>
          <w:rFonts w:ascii="Times New Roman" w:hAnsi="Times New Roman"/>
          <w:color w:val="000000" w:themeColor="text1"/>
          <w:sz w:val="24"/>
          <w:szCs w:val="24"/>
        </w:rPr>
        <w:t xml:space="preserve"> </w:t>
      </w:r>
      <w:r w:rsidR="00AC2AF8" w:rsidRPr="00C93F4D">
        <w:rPr>
          <w:rFonts w:ascii="Times New Roman" w:hAnsi="Times New Roman"/>
          <w:color w:val="000000" w:themeColor="text1"/>
          <w:sz w:val="24"/>
          <w:szCs w:val="24"/>
        </w:rPr>
        <w:t xml:space="preserve">life cycle involves downstream migration to the ocean soon after hatching, where they begin feeding and </w:t>
      </w:r>
      <w:r w:rsidRPr="00C93F4D">
        <w:rPr>
          <w:rFonts w:ascii="Times New Roman" w:hAnsi="Times New Roman"/>
          <w:color w:val="000000" w:themeColor="text1"/>
          <w:sz w:val="24"/>
          <w:szCs w:val="24"/>
        </w:rPr>
        <w:t>growth</w:t>
      </w:r>
      <w:r w:rsidR="00AC2AF8"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subsequent to </w:t>
      </w:r>
      <w:r w:rsidR="00AC2AF8" w:rsidRPr="00C93F4D">
        <w:rPr>
          <w:rFonts w:ascii="Times New Roman" w:hAnsi="Times New Roman"/>
          <w:color w:val="000000" w:themeColor="text1"/>
          <w:sz w:val="24"/>
          <w:szCs w:val="24"/>
        </w:rPr>
        <w:t>migrat</w:t>
      </w:r>
      <w:r w:rsidRPr="00C93F4D">
        <w:rPr>
          <w:rFonts w:ascii="Times New Roman" w:hAnsi="Times New Roman"/>
          <w:color w:val="000000" w:themeColor="text1"/>
          <w:sz w:val="24"/>
          <w:szCs w:val="24"/>
        </w:rPr>
        <w:t>ing</w:t>
      </w:r>
      <w:r w:rsidR="00AC2AF8" w:rsidRPr="00C93F4D">
        <w:rPr>
          <w:rFonts w:ascii="Times New Roman" w:hAnsi="Times New Roman"/>
          <w:color w:val="000000" w:themeColor="text1"/>
          <w:sz w:val="24"/>
          <w:szCs w:val="24"/>
        </w:rPr>
        <w:t xml:space="preserve"> upstream into freshwater for reproduction</w:t>
      </w:r>
      <w:r w:rsidR="006500B6" w:rsidRPr="00C93F4D">
        <w:rPr>
          <w:rFonts w:ascii="Times New Roman" w:hAnsi="Times New Roman"/>
          <w:color w:val="000000" w:themeColor="text1"/>
          <w:sz w:val="24"/>
          <w:szCs w:val="24"/>
        </w:rPr>
        <w:t xml:space="preserve"> </w:t>
      </w:r>
      <w:r w:rsidR="00AC2AF8" w:rsidRPr="00C93F4D">
        <w:rPr>
          <w:rFonts w:ascii="Times New Roman" w:hAnsi="Times New Roman"/>
          <w:color w:val="000000" w:themeColor="text1"/>
          <w:sz w:val="24"/>
          <w:szCs w:val="24"/>
        </w:rPr>
        <w:t>(</w:t>
      </w:r>
      <w:r w:rsidR="006500B6" w:rsidRPr="00C93F4D">
        <w:rPr>
          <w:rFonts w:ascii="Times New Roman" w:hAnsi="Times New Roman"/>
          <w:color w:val="000000" w:themeColor="text1"/>
          <w:sz w:val="24"/>
          <w:szCs w:val="24"/>
        </w:rPr>
        <w:t xml:space="preserve">Iguchi and Mizuno, 1999; </w:t>
      </w:r>
      <w:r w:rsidR="00AC2AF8" w:rsidRPr="00C93F4D">
        <w:rPr>
          <w:rFonts w:ascii="Times New Roman" w:hAnsi="Times New Roman"/>
          <w:color w:val="000000" w:themeColor="text1"/>
          <w:sz w:val="24"/>
          <w:szCs w:val="24"/>
        </w:rPr>
        <w:t>Keith, 2002)</w:t>
      </w:r>
      <w:r w:rsidR="00D16481" w:rsidRPr="00C93F4D">
        <w:rPr>
          <w:rFonts w:ascii="Times New Roman" w:hAnsi="Times New Roman"/>
          <w:color w:val="000000" w:themeColor="text1"/>
          <w:sz w:val="24"/>
          <w:szCs w:val="24"/>
        </w:rPr>
        <w:t xml:space="preserve">. Catadromous fish </w:t>
      </w:r>
      <w:r w:rsidR="006013A4">
        <w:rPr>
          <w:rFonts w:ascii="Times New Roman" w:hAnsi="Times New Roman"/>
          <w:color w:val="000000" w:themeColor="text1"/>
          <w:sz w:val="24"/>
          <w:szCs w:val="24"/>
        </w:rPr>
        <w:t xml:space="preserve">primarily anguillid eels </w:t>
      </w:r>
      <w:r w:rsidR="006013A4" w:rsidRPr="00C93F4D">
        <w:rPr>
          <w:rFonts w:ascii="Times New Roman" w:hAnsi="Times New Roman"/>
          <w:color w:val="000000" w:themeColor="text1"/>
          <w:sz w:val="24"/>
          <w:szCs w:val="24"/>
        </w:rPr>
        <w:t xml:space="preserve">undertake long-distance migrations from their oceanic breeding sites through estuaries into rivers where they grow and mature, then migrate back into the ocean to breed and die (Arai </w:t>
      </w:r>
      <w:r w:rsidR="003C391E" w:rsidRPr="003C391E">
        <w:rPr>
          <w:rFonts w:ascii="Times New Roman" w:hAnsi="Times New Roman"/>
          <w:i/>
          <w:iCs/>
          <w:color w:val="000000" w:themeColor="text1"/>
          <w:sz w:val="24"/>
          <w:szCs w:val="24"/>
        </w:rPr>
        <w:t>et al.,</w:t>
      </w:r>
      <w:r w:rsidR="006013A4" w:rsidRPr="00C93F4D">
        <w:rPr>
          <w:rFonts w:ascii="Times New Roman" w:hAnsi="Times New Roman"/>
          <w:i/>
          <w:iCs/>
          <w:color w:val="000000" w:themeColor="text1"/>
          <w:sz w:val="24"/>
          <w:szCs w:val="24"/>
        </w:rPr>
        <w:t xml:space="preserve"> </w:t>
      </w:r>
      <w:r w:rsidR="006013A4" w:rsidRPr="00C93F4D">
        <w:rPr>
          <w:rFonts w:ascii="Times New Roman" w:hAnsi="Times New Roman"/>
          <w:color w:val="000000" w:themeColor="text1"/>
          <w:sz w:val="24"/>
          <w:szCs w:val="24"/>
        </w:rPr>
        <w:t>2002; Arai</w:t>
      </w:r>
      <w:r w:rsidR="006013A4" w:rsidRPr="00C93F4D">
        <w:rPr>
          <w:rFonts w:ascii="Times New Roman" w:hAnsi="Times New Roman"/>
          <w:i/>
          <w:iCs/>
          <w:color w:val="000000" w:themeColor="text1"/>
          <w:sz w:val="24"/>
          <w:szCs w:val="24"/>
        </w:rPr>
        <w:t>,</w:t>
      </w:r>
      <w:r w:rsidR="006013A4" w:rsidRPr="00C93F4D">
        <w:rPr>
          <w:rFonts w:ascii="Times New Roman" w:hAnsi="Times New Roman"/>
          <w:color w:val="000000" w:themeColor="text1"/>
          <w:sz w:val="24"/>
          <w:szCs w:val="24"/>
        </w:rPr>
        <w:t xml:space="preserve"> 2015; Miller </w:t>
      </w:r>
      <w:r w:rsidR="003C391E" w:rsidRPr="003C391E">
        <w:rPr>
          <w:rFonts w:ascii="Times New Roman" w:hAnsi="Times New Roman"/>
          <w:i/>
          <w:iCs/>
          <w:color w:val="000000" w:themeColor="text1"/>
          <w:sz w:val="24"/>
          <w:szCs w:val="24"/>
        </w:rPr>
        <w:t>et al.,</w:t>
      </w:r>
      <w:r w:rsidR="006013A4" w:rsidRPr="00C93F4D">
        <w:rPr>
          <w:rFonts w:ascii="Times New Roman" w:hAnsi="Times New Roman"/>
          <w:i/>
          <w:iCs/>
          <w:color w:val="000000" w:themeColor="text1"/>
          <w:sz w:val="24"/>
          <w:szCs w:val="24"/>
        </w:rPr>
        <w:t xml:space="preserve"> </w:t>
      </w:r>
      <w:r w:rsidR="006013A4" w:rsidRPr="00C93F4D">
        <w:rPr>
          <w:rFonts w:ascii="Times New Roman" w:hAnsi="Times New Roman"/>
          <w:color w:val="000000" w:themeColor="text1"/>
          <w:sz w:val="24"/>
          <w:szCs w:val="24"/>
        </w:rPr>
        <w:t>2018</w:t>
      </w:r>
      <w:r w:rsidR="006013A4">
        <w:rPr>
          <w:rFonts w:ascii="Times New Roman" w:hAnsi="Times New Roman"/>
          <w:color w:val="000000" w:themeColor="text1"/>
          <w:sz w:val="24"/>
          <w:szCs w:val="24"/>
        </w:rPr>
        <w:t xml:space="preserve">; </w:t>
      </w:r>
      <w:r w:rsidR="006013A4" w:rsidRPr="00C93F4D">
        <w:rPr>
          <w:rFonts w:ascii="Times New Roman" w:hAnsi="Times New Roman"/>
          <w:color w:val="000000" w:themeColor="text1"/>
          <w:sz w:val="24"/>
          <w:szCs w:val="24"/>
        </w:rPr>
        <w:t xml:space="preserve">Arai </w:t>
      </w:r>
      <w:r w:rsidR="003C391E" w:rsidRPr="003C391E">
        <w:rPr>
          <w:rFonts w:ascii="Times New Roman" w:hAnsi="Times New Roman"/>
          <w:i/>
          <w:iCs/>
          <w:color w:val="000000" w:themeColor="text1"/>
          <w:sz w:val="24"/>
          <w:szCs w:val="24"/>
        </w:rPr>
        <w:t>et al.,</w:t>
      </w:r>
      <w:r w:rsidR="006013A4" w:rsidRPr="00C93F4D">
        <w:rPr>
          <w:rFonts w:ascii="Times New Roman" w:hAnsi="Times New Roman"/>
          <w:i/>
          <w:iCs/>
          <w:color w:val="000000" w:themeColor="text1"/>
          <w:sz w:val="24"/>
          <w:szCs w:val="24"/>
        </w:rPr>
        <w:t xml:space="preserve"> </w:t>
      </w:r>
      <w:r w:rsidR="006013A4" w:rsidRPr="00C93F4D">
        <w:rPr>
          <w:rFonts w:ascii="Times New Roman" w:hAnsi="Times New Roman"/>
          <w:color w:val="000000" w:themeColor="text1"/>
          <w:sz w:val="24"/>
          <w:szCs w:val="24"/>
        </w:rPr>
        <w:t xml:space="preserve">2020; Hanzen </w:t>
      </w:r>
      <w:r w:rsidR="003C391E" w:rsidRPr="003C391E">
        <w:rPr>
          <w:rFonts w:ascii="Times New Roman" w:hAnsi="Times New Roman"/>
          <w:i/>
          <w:iCs/>
          <w:color w:val="000000" w:themeColor="text1"/>
          <w:sz w:val="24"/>
          <w:szCs w:val="24"/>
        </w:rPr>
        <w:t>et al.,</w:t>
      </w:r>
      <w:r w:rsidR="006013A4" w:rsidRPr="00C93F4D">
        <w:rPr>
          <w:rFonts w:ascii="Times New Roman" w:hAnsi="Times New Roman"/>
          <w:color w:val="000000" w:themeColor="text1"/>
          <w:sz w:val="24"/>
          <w:szCs w:val="24"/>
        </w:rPr>
        <w:t xml:space="preserve">2019). </w:t>
      </w:r>
    </w:p>
    <w:p w14:paraId="32D3D3C7" w14:textId="292F0D13"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Anguillid</w:t>
      </w:r>
      <w:r w:rsidR="007122EE" w:rsidRPr="00C93F4D">
        <w:rPr>
          <w:rFonts w:ascii="Times New Roman" w:hAnsi="Times New Roman"/>
          <w:color w:val="000000" w:themeColor="text1"/>
          <w:sz w:val="24"/>
          <w:szCs w:val="24"/>
        </w:rPr>
        <w:t xml:space="preserve"> eels</w:t>
      </w:r>
      <w:r w:rsidRPr="00C93F4D">
        <w:rPr>
          <w:rFonts w:ascii="Times New Roman" w:hAnsi="Times New Roman"/>
          <w:color w:val="000000" w:themeColor="text1"/>
          <w:sz w:val="24"/>
          <w:szCs w:val="24"/>
        </w:rPr>
        <w:t xml:space="preserve"> have six life cycle stages: egg, leptocephalus larvae, glass, elver, yellow, and silver eel (Arai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2002). The life history stage that recruits from the sea to live in the freshwater environment is the earlier juvenile stage known as the glass eel (</w:t>
      </w:r>
      <w:r w:rsidR="00DB594C" w:rsidRPr="00C93F4D">
        <w:rPr>
          <w:rFonts w:ascii="Times New Roman" w:hAnsi="Times New Roman"/>
          <w:color w:val="000000" w:themeColor="text1"/>
          <w:sz w:val="24"/>
          <w:szCs w:val="24"/>
        </w:rPr>
        <w:t>J</w:t>
      </w:r>
      <w:r w:rsidRPr="00C93F4D">
        <w:rPr>
          <w:rFonts w:ascii="Times New Roman" w:hAnsi="Times New Roman"/>
          <w:color w:val="000000" w:themeColor="text1"/>
          <w:sz w:val="24"/>
          <w:szCs w:val="24"/>
        </w:rPr>
        <w:t>ellyman and Lambert</w:t>
      </w:r>
      <w:r w:rsidR="00C4488A" w:rsidRPr="00C93F4D">
        <w:rPr>
          <w:rFonts w:ascii="Times New Roman" w:hAnsi="Times New Roman"/>
          <w:i/>
          <w:iCs/>
          <w:color w:val="000000" w:themeColor="text1"/>
          <w:sz w:val="24"/>
          <w:szCs w:val="24"/>
        </w:rPr>
        <w:t>,</w:t>
      </w:r>
      <w:r w:rsidR="006E1BC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 Glass eel</w:t>
      </w:r>
      <w:r w:rsidR="007122EE"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w:t>
      </w:r>
      <w:r w:rsidR="00763519" w:rsidRPr="00C93F4D">
        <w:rPr>
          <w:rFonts w:ascii="Times New Roman" w:hAnsi="Times New Roman"/>
          <w:color w:val="000000" w:themeColor="text1"/>
          <w:sz w:val="24"/>
          <w:szCs w:val="24"/>
        </w:rPr>
        <w:t>are</w:t>
      </w:r>
      <w:r w:rsidRPr="00C93F4D">
        <w:rPr>
          <w:rFonts w:ascii="Times New Roman" w:hAnsi="Times New Roman"/>
          <w:color w:val="000000" w:themeColor="text1"/>
          <w:sz w:val="24"/>
          <w:szCs w:val="24"/>
        </w:rPr>
        <w:t xml:space="preserve"> the transparent </w:t>
      </w:r>
      <w:r w:rsidR="00763519" w:rsidRPr="00C93F4D">
        <w:rPr>
          <w:rFonts w:ascii="Times New Roman" w:hAnsi="Times New Roman"/>
          <w:color w:val="000000" w:themeColor="text1"/>
          <w:sz w:val="24"/>
          <w:szCs w:val="24"/>
        </w:rPr>
        <w:t xml:space="preserve">juvenile </w:t>
      </w:r>
      <w:r w:rsidRPr="00C93F4D">
        <w:rPr>
          <w:rFonts w:ascii="Times New Roman" w:hAnsi="Times New Roman"/>
          <w:color w:val="000000" w:themeColor="text1"/>
          <w:sz w:val="24"/>
          <w:szCs w:val="24"/>
        </w:rPr>
        <w:t xml:space="preserve">eels that are virtually colourless upon arrival into the estuary </w:t>
      </w:r>
      <w:r w:rsidR="00DB594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Arai</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2015). Glass eels recruit in two distinct phases; migration from the sea into estuaries, called inshore migration, and migration from estuaries into rivers, </w:t>
      </w:r>
      <w:r w:rsidR="006500B6" w:rsidRPr="00C93F4D">
        <w:rPr>
          <w:rFonts w:ascii="Times New Roman" w:hAnsi="Times New Roman"/>
          <w:color w:val="000000" w:themeColor="text1"/>
          <w:sz w:val="24"/>
          <w:szCs w:val="24"/>
        </w:rPr>
        <w:t>referred</w:t>
      </w:r>
      <w:r w:rsidRPr="00C93F4D">
        <w:rPr>
          <w:rFonts w:ascii="Times New Roman" w:hAnsi="Times New Roman"/>
          <w:color w:val="000000" w:themeColor="text1"/>
          <w:sz w:val="24"/>
          <w:szCs w:val="24"/>
        </w:rPr>
        <w:t xml:space="preserve"> to as upstream migration (Arai </w:t>
      </w:r>
      <w:r w:rsidR="003C391E" w:rsidRPr="003C391E">
        <w:rPr>
          <w:rFonts w:ascii="Times New Roman" w:hAnsi="Times New Roman"/>
          <w:i/>
          <w:iCs/>
          <w:color w:val="000000" w:themeColor="text1"/>
          <w:sz w:val="24"/>
          <w:szCs w:val="24"/>
        </w:rPr>
        <w:t>et al.,</w:t>
      </w:r>
      <w:r w:rsidR="00277BBA"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C93F4D">
        <w:rPr>
          <w:rFonts w:ascii="Times New Roman" w:hAnsi="Times New Roman"/>
          <w:color w:val="000000" w:themeColor="text1"/>
          <w:sz w:val="24"/>
          <w:szCs w:val="24"/>
        </w:rPr>
        <w:t>referred</w:t>
      </w:r>
      <w:r w:rsidRPr="00C93F4D">
        <w:rPr>
          <w:rFonts w:ascii="Times New Roman" w:hAnsi="Times New Roman"/>
          <w:color w:val="000000" w:themeColor="text1"/>
          <w:sz w:val="24"/>
          <w:szCs w:val="24"/>
        </w:rPr>
        <w:t xml:space="preserve"> to as elvers, which then proceeds to migrate upstream (Dekker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Robinet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 Glass eels and elvers are the juvenile stages of anguillid eels found within estuarie</w:t>
      </w:r>
      <w:r w:rsidR="00834E6D" w:rsidRPr="00C93F4D">
        <w:rPr>
          <w:rFonts w:ascii="Times New Roman" w:hAnsi="Times New Roman"/>
          <w:color w:val="000000" w:themeColor="text1"/>
          <w:sz w:val="24"/>
          <w:szCs w:val="24"/>
        </w:rPr>
        <w:t>s.</w:t>
      </w:r>
      <w:r w:rsidR="00D673B7" w:rsidRPr="00C93F4D">
        <w:rPr>
          <w:rFonts w:ascii="Times New Roman" w:hAnsi="Times New Roman"/>
          <w:color w:val="000000" w:themeColor="text1"/>
          <w:sz w:val="24"/>
          <w:szCs w:val="24"/>
        </w:rPr>
        <w:t xml:space="preserve"> However, not all anguillid eels </w:t>
      </w:r>
      <w:r w:rsidR="002A3D56" w:rsidRPr="00C93F4D">
        <w:rPr>
          <w:rFonts w:ascii="Times New Roman" w:hAnsi="Times New Roman"/>
          <w:color w:val="000000" w:themeColor="text1"/>
          <w:sz w:val="24"/>
          <w:szCs w:val="24"/>
        </w:rPr>
        <w:t>display</w:t>
      </w:r>
      <w:r w:rsidR="008D583E" w:rsidRPr="00C93F4D">
        <w:rPr>
          <w:rFonts w:ascii="Times New Roman" w:hAnsi="Times New Roman"/>
          <w:color w:val="000000" w:themeColor="text1"/>
          <w:sz w:val="24"/>
          <w:szCs w:val="24"/>
        </w:rPr>
        <w:t xml:space="preserve"> upstream migration</w:t>
      </w:r>
      <w:r w:rsidR="00D673B7" w:rsidRPr="00C93F4D">
        <w:rPr>
          <w:rFonts w:ascii="Times New Roman" w:hAnsi="Times New Roman"/>
          <w:color w:val="000000" w:themeColor="text1"/>
          <w:sz w:val="24"/>
          <w:szCs w:val="24"/>
        </w:rPr>
        <w:t xml:space="preserve">, certain </w:t>
      </w:r>
      <w:r w:rsidR="007122EE" w:rsidRPr="00C93F4D">
        <w:rPr>
          <w:rFonts w:ascii="Times New Roman" w:hAnsi="Times New Roman"/>
          <w:color w:val="000000" w:themeColor="text1"/>
          <w:sz w:val="24"/>
          <w:szCs w:val="24"/>
        </w:rPr>
        <w:t xml:space="preserve">temperate </w:t>
      </w:r>
      <w:r w:rsidR="00D673B7" w:rsidRPr="00C93F4D">
        <w:rPr>
          <w:rFonts w:ascii="Times New Roman" w:hAnsi="Times New Roman"/>
          <w:color w:val="000000" w:themeColor="text1"/>
          <w:sz w:val="24"/>
          <w:szCs w:val="24"/>
        </w:rPr>
        <w:t xml:space="preserve">anguillid species </w:t>
      </w:r>
      <w:r w:rsidR="007122EE" w:rsidRPr="00C93F4D">
        <w:rPr>
          <w:rFonts w:ascii="Times New Roman" w:hAnsi="Times New Roman"/>
          <w:color w:val="000000" w:themeColor="text1"/>
          <w:sz w:val="24"/>
          <w:szCs w:val="24"/>
        </w:rPr>
        <w:t xml:space="preserve">such as </w:t>
      </w:r>
      <w:r w:rsidR="007122EE" w:rsidRPr="00C93F4D">
        <w:rPr>
          <w:rFonts w:ascii="Times New Roman" w:hAnsi="Times New Roman"/>
          <w:i/>
          <w:iCs/>
          <w:color w:val="000000" w:themeColor="text1"/>
          <w:sz w:val="24"/>
          <w:szCs w:val="24"/>
        </w:rPr>
        <w:t>A. rostrata</w:t>
      </w:r>
      <w:r w:rsidR="007122EE" w:rsidRPr="00C93F4D">
        <w:rPr>
          <w:rFonts w:ascii="Times New Roman" w:hAnsi="Times New Roman"/>
        </w:rPr>
        <w:t xml:space="preserve"> </w:t>
      </w:r>
      <w:r w:rsidR="008D583E" w:rsidRPr="00C93F4D">
        <w:rPr>
          <w:rFonts w:ascii="Times New Roman" w:hAnsi="Times New Roman"/>
          <w:color w:val="000000" w:themeColor="text1"/>
          <w:sz w:val="24"/>
          <w:szCs w:val="24"/>
        </w:rPr>
        <w:t>exhibit</w:t>
      </w:r>
      <w:r w:rsidR="002A3D56" w:rsidRPr="00C93F4D">
        <w:rPr>
          <w:rFonts w:ascii="Times New Roman" w:hAnsi="Times New Roman"/>
          <w:color w:val="000000" w:themeColor="text1"/>
          <w:sz w:val="24"/>
          <w:szCs w:val="24"/>
        </w:rPr>
        <w:t xml:space="preserve"> </w:t>
      </w:r>
      <w:r w:rsidR="00D673B7" w:rsidRPr="00C93F4D">
        <w:rPr>
          <w:rFonts w:ascii="Times New Roman" w:hAnsi="Times New Roman"/>
          <w:color w:val="000000" w:themeColor="text1"/>
          <w:sz w:val="24"/>
          <w:szCs w:val="24"/>
        </w:rPr>
        <w:t>facultative catadrom</w:t>
      </w:r>
      <w:r w:rsidR="002A3D56" w:rsidRPr="00C93F4D">
        <w:rPr>
          <w:rFonts w:ascii="Times New Roman" w:hAnsi="Times New Roman"/>
          <w:color w:val="000000" w:themeColor="text1"/>
          <w:sz w:val="24"/>
          <w:szCs w:val="24"/>
        </w:rPr>
        <w:t>y</w:t>
      </w:r>
      <w:r w:rsidR="008D583E" w:rsidRPr="00C93F4D">
        <w:rPr>
          <w:rFonts w:ascii="Times New Roman" w:hAnsi="Times New Roman"/>
          <w:color w:val="000000" w:themeColor="text1"/>
          <w:sz w:val="24"/>
          <w:szCs w:val="24"/>
        </w:rPr>
        <w:t xml:space="preserve"> completing their life cycle within estuaries (Tsukamoto</w:t>
      </w:r>
      <w:r w:rsidR="008D583E" w:rsidRPr="00C93F4D">
        <w:rPr>
          <w:rFonts w:ascii="Times New Roman" w:hAnsi="Times New Roman"/>
          <w:i/>
          <w:iCs/>
          <w:color w:val="000000" w:themeColor="text1"/>
          <w:sz w:val="24"/>
          <w:szCs w:val="24"/>
        </w:rPr>
        <w:t>,</w:t>
      </w:r>
      <w:r w:rsidR="000A29CC" w:rsidRPr="00C93F4D">
        <w:rPr>
          <w:rFonts w:ascii="Times New Roman" w:hAnsi="Times New Roman"/>
          <w:i/>
          <w:iCs/>
          <w:color w:val="000000" w:themeColor="text1"/>
          <w:sz w:val="24"/>
          <w:szCs w:val="24"/>
        </w:rPr>
        <w:t xml:space="preserve"> </w:t>
      </w:r>
      <w:r w:rsidR="008D583E" w:rsidRPr="00C93F4D">
        <w:rPr>
          <w:rFonts w:ascii="Times New Roman" w:hAnsi="Times New Roman"/>
          <w:color w:val="000000" w:themeColor="text1"/>
          <w:sz w:val="24"/>
          <w:szCs w:val="24"/>
        </w:rPr>
        <w:t>2009; Arai and Siti</w:t>
      </w:r>
      <w:r w:rsidR="008D583E" w:rsidRPr="00C93F4D">
        <w:rPr>
          <w:rFonts w:ascii="Times New Roman" w:hAnsi="Times New Roman"/>
          <w:i/>
          <w:iCs/>
          <w:color w:val="000000" w:themeColor="text1"/>
          <w:sz w:val="24"/>
          <w:szCs w:val="24"/>
        </w:rPr>
        <w:t>,</w:t>
      </w:r>
      <w:r w:rsidR="00E327FE" w:rsidRPr="00C93F4D">
        <w:rPr>
          <w:rFonts w:ascii="Times New Roman" w:hAnsi="Times New Roman"/>
          <w:i/>
          <w:iCs/>
          <w:color w:val="000000" w:themeColor="text1"/>
          <w:sz w:val="24"/>
          <w:szCs w:val="24"/>
        </w:rPr>
        <w:t xml:space="preserve"> </w:t>
      </w:r>
      <w:r w:rsidR="008D583E" w:rsidRPr="00C93F4D">
        <w:rPr>
          <w:rFonts w:ascii="Times New Roman" w:hAnsi="Times New Roman"/>
          <w:color w:val="000000" w:themeColor="text1"/>
          <w:sz w:val="24"/>
          <w:szCs w:val="24"/>
        </w:rPr>
        <w:t>2016)</w:t>
      </w:r>
      <w:r w:rsidR="00D673B7" w:rsidRPr="00C93F4D">
        <w:rPr>
          <w:rFonts w:ascii="Times New Roman" w:hAnsi="Times New Roman"/>
          <w:color w:val="000000" w:themeColor="text1"/>
          <w:sz w:val="24"/>
          <w:szCs w:val="24"/>
        </w:rPr>
        <w:t xml:space="preserve"> </w:t>
      </w:r>
    </w:p>
    <w:p w14:paraId="037055AF" w14:textId="4AF9ED93" w:rsidR="00D16481" w:rsidRPr="00C93F4D" w:rsidRDefault="0076351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Globally, t</w:t>
      </w:r>
      <w:r w:rsidR="00D16481" w:rsidRPr="00C93F4D">
        <w:rPr>
          <w:rFonts w:ascii="Times New Roman" w:hAnsi="Times New Roman"/>
          <w:color w:val="000000" w:themeColor="text1"/>
          <w:sz w:val="24"/>
          <w:szCs w:val="24"/>
        </w:rPr>
        <w:t>here are 1</w:t>
      </w:r>
      <w:r w:rsidR="006500B6" w:rsidRPr="00C93F4D">
        <w:rPr>
          <w:rFonts w:ascii="Times New Roman" w:hAnsi="Times New Roman"/>
          <w:color w:val="000000" w:themeColor="text1"/>
          <w:sz w:val="24"/>
          <w:szCs w:val="24"/>
        </w:rPr>
        <w:t>9</w:t>
      </w:r>
      <w:r w:rsidR="00D16481" w:rsidRPr="00C93F4D">
        <w:rPr>
          <w:rFonts w:ascii="Times New Roman" w:hAnsi="Times New Roman"/>
          <w:color w:val="000000" w:themeColor="text1"/>
          <w:sz w:val="24"/>
          <w:szCs w:val="24"/>
        </w:rPr>
        <w:t xml:space="preserve"> species </w:t>
      </w:r>
      <w:r w:rsidRPr="00C93F4D">
        <w:rPr>
          <w:rFonts w:ascii="Times New Roman" w:hAnsi="Times New Roman"/>
          <w:color w:val="000000" w:themeColor="text1"/>
          <w:sz w:val="24"/>
          <w:szCs w:val="24"/>
        </w:rPr>
        <w:t xml:space="preserve">in </w:t>
      </w:r>
      <w:r w:rsidR="00D16481" w:rsidRPr="00C93F4D">
        <w:rPr>
          <w:rFonts w:ascii="Times New Roman" w:hAnsi="Times New Roman"/>
          <w:color w:val="000000" w:themeColor="text1"/>
          <w:sz w:val="24"/>
          <w:szCs w:val="24"/>
        </w:rPr>
        <w:t xml:space="preserve">the genus </w:t>
      </w:r>
      <w:r w:rsidR="00D16481" w:rsidRPr="00C93F4D">
        <w:rPr>
          <w:rFonts w:ascii="Times New Roman" w:hAnsi="Times New Roman"/>
          <w:i/>
          <w:iCs/>
          <w:color w:val="000000" w:themeColor="text1"/>
          <w:sz w:val="24"/>
          <w:szCs w:val="24"/>
        </w:rPr>
        <w:t>Anguilla</w:t>
      </w:r>
      <w:r w:rsidR="00D16481" w:rsidRPr="00C93F4D">
        <w:rPr>
          <w:rFonts w:ascii="Times New Roman" w:hAnsi="Times New Roman"/>
          <w:color w:val="000000" w:themeColor="text1"/>
          <w:sz w:val="24"/>
          <w:szCs w:val="24"/>
        </w:rPr>
        <w:t xml:space="preserve">, (Arai </w:t>
      </w:r>
      <w:r w:rsidR="003C391E" w:rsidRPr="003C391E">
        <w:rPr>
          <w:rFonts w:ascii="Times New Roman" w:hAnsi="Times New Roman"/>
          <w:i/>
          <w:iCs/>
          <w:color w:val="000000" w:themeColor="text1"/>
          <w:sz w:val="24"/>
          <w:szCs w:val="24"/>
        </w:rPr>
        <w:t>et al.,</w:t>
      </w:r>
      <w:r w:rsidR="00277BBA"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2020; Hanzen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2019). In the Western Indian Ocean (WIO), four species have been identified, including; The African longfin eel, </w:t>
      </w:r>
      <w:r w:rsidR="00D16481" w:rsidRPr="00C93F4D">
        <w:rPr>
          <w:rFonts w:ascii="Times New Roman" w:hAnsi="Times New Roman"/>
          <w:i/>
          <w:iCs/>
          <w:color w:val="000000" w:themeColor="text1"/>
          <w:sz w:val="24"/>
          <w:szCs w:val="24"/>
        </w:rPr>
        <w:t>A</w:t>
      </w:r>
      <w:r w:rsidRPr="00C93F4D">
        <w:rPr>
          <w:rFonts w:ascii="Times New Roman" w:hAnsi="Times New Roman"/>
          <w:i/>
          <w:iCs/>
          <w:color w:val="000000" w:themeColor="text1"/>
          <w:sz w:val="24"/>
          <w:szCs w:val="24"/>
        </w:rPr>
        <w:t>nguill</w:t>
      </w:r>
      <w:r w:rsidR="003570C6" w:rsidRPr="003570C6">
        <w:rPr>
          <w:rFonts w:ascii="Times New Roman" w:hAnsi="Times New Roman"/>
          <w:i/>
          <w:iCs/>
          <w:color w:val="000000" w:themeColor="text1"/>
          <w:sz w:val="24"/>
          <w:szCs w:val="24"/>
        </w:rPr>
        <w:t>A mossambica</w:t>
      </w:r>
      <w:r w:rsidR="00D16481" w:rsidRPr="00C93F4D">
        <w:rPr>
          <w:rFonts w:ascii="Times New Roman" w:hAnsi="Times New Roman"/>
          <w:color w:val="000000" w:themeColor="text1"/>
          <w:sz w:val="24"/>
          <w:szCs w:val="24"/>
        </w:rPr>
        <w:t xml:space="preserve"> (Peters 1852); Indian mottled eel,</w:t>
      </w:r>
      <w:r w:rsidR="00D16481" w:rsidRPr="00C93F4D">
        <w:rPr>
          <w:rFonts w:ascii="Times New Roman" w:hAnsi="Times New Roman"/>
          <w:i/>
          <w:iCs/>
          <w:color w:val="000000" w:themeColor="text1"/>
          <w:sz w:val="24"/>
          <w:szCs w:val="24"/>
        </w:rPr>
        <w:t xml:space="preserve"> A. bengalensis </w:t>
      </w:r>
      <w:r w:rsidR="00D16481" w:rsidRPr="00C93F4D">
        <w:rPr>
          <w:rFonts w:ascii="Times New Roman" w:hAnsi="Times New Roman"/>
          <w:color w:val="000000" w:themeColor="text1"/>
          <w:sz w:val="24"/>
          <w:szCs w:val="24"/>
        </w:rPr>
        <w:t>(Gary 1831); Giant mo</w:t>
      </w:r>
      <w:r w:rsidRPr="00C93F4D">
        <w:rPr>
          <w:rFonts w:ascii="Times New Roman" w:hAnsi="Times New Roman"/>
          <w:color w:val="000000" w:themeColor="text1"/>
          <w:sz w:val="24"/>
          <w:szCs w:val="24"/>
        </w:rPr>
        <w:t>ttl</w:t>
      </w:r>
      <w:r w:rsidR="00D16481" w:rsidRPr="00C93F4D">
        <w:rPr>
          <w:rFonts w:ascii="Times New Roman" w:hAnsi="Times New Roman"/>
          <w:color w:val="000000" w:themeColor="text1"/>
          <w:sz w:val="24"/>
          <w:szCs w:val="24"/>
        </w:rPr>
        <w:t>ed eel,</w:t>
      </w:r>
      <w:r w:rsidR="00D16481" w:rsidRPr="00C93F4D">
        <w:rPr>
          <w:rFonts w:ascii="Times New Roman" w:hAnsi="Times New Roman"/>
          <w:i/>
          <w:iCs/>
          <w:color w:val="000000" w:themeColor="text1"/>
          <w:sz w:val="24"/>
          <w:szCs w:val="24"/>
        </w:rPr>
        <w:t xml:space="preserve"> A. marmorata</w:t>
      </w:r>
      <w:r w:rsidR="00D16481" w:rsidRPr="00C93F4D">
        <w:rPr>
          <w:rFonts w:ascii="Times New Roman" w:hAnsi="Times New Roman"/>
          <w:color w:val="000000" w:themeColor="text1"/>
          <w:sz w:val="24"/>
          <w:szCs w:val="24"/>
        </w:rPr>
        <w:t>, Quoy and Gaimard 1824</w:t>
      </w:r>
      <w:r w:rsidR="00D16481" w:rsidRPr="00C93F4D">
        <w:rPr>
          <w:rFonts w:ascii="Times New Roman" w:hAnsi="Times New Roman"/>
          <w:i/>
          <w:iCs/>
          <w:color w:val="000000" w:themeColor="text1"/>
          <w:sz w:val="24"/>
          <w:szCs w:val="24"/>
        </w:rPr>
        <w:t xml:space="preserve"> </w:t>
      </w:r>
      <w:r w:rsidR="00D16481" w:rsidRPr="00C93F4D">
        <w:rPr>
          <w:rFonts w:ascii="Times New Roman" w:hAnsi="Times New Roman"/>
          <w:iCs/>
          <w:color w:val="000000" w:themeColor="text1"/>
          <w:sz w:val="24"/>
          <w:szCs w:val="24"/>
        </w:rPr>
        <w:t>and Indonesian shortfin eel,</w:t>
      </w:r>
      <w:r w:rsidR="00D16481" w:rsidRPr="00C93F4D">
        <w:rPr>
          <w:rFonts w:ascii="Times New Roman" w:hAnsi="Times New Roman"/>
          <w:i/>
          <w:iCs/>
          <w:color w:val="000000" w:themeColor="text1"/>
          <w:sz w:val="24"/>
          <w:szCs w:val="24"/>
        </w:rPr>
        <w:t xml:space="preserve"> A. bicolor</w:t>
      </w:r>
      <w:r w:rsidR="00D16481" w:rsidRPr="00C93F4D">
        <w:rPr>
          <w:rFonts w:ascii="Times New Roman" w:hAnsi="Times New Roman"/>
          <w:color w:val="000000" w:themeColor="text1"/>
          <w:sz w:val="24"/>
          <w:szCs w:val="24"/>
        </w:rPr>
        <w:t xml:space="preserve"> McClelland 1844 (Ege</w:t>
      </w:r>
      <w:r w:rsidR="00D16481" w:rsidRPr="00C93F4D">
        <w:rPr>
          <w:rFonts w:ascii="Times New Roman" w:hAnsi="Times New Roman"/>
          <w:i/>
          <w:iCs/>
          <w:color w:val="000000" w:themeColor="text1"/>
          <w:sz w:val="24"/>
          <w:szCs w:val="24"/>
        </w:rPr>
        <w:t>,</w:t>
      </w:r>
      <w:r w:rsidR="00D16481" w:rsidRPr="00C93F4D">
        <w:rPr>
          <w:rFonts w:ascii="Times New Roman" w:hAnsi="Times New Roman"/>
          <w:color w:val="000000" w:themeColor="text1"/>
          <w:sz w:val="24"/>
          <w:szCs w:val="24"/>
        </w:rPr>
        <w:t xml:space="preserve"> 1939; Miller </w:t>
      </w:r>
      <w:r w:rsidR="003C391E" w:rsidRPr="003C391E">
        <w:rPr>
          <w:rFonts w:ascii="Times New Roman" w:hAnsi="Times New Roman"/>
          <w:i/>
          <w:iCs/>
          <w:color w:val="000000" w:themeColor="text1"/>
          <w:sz w:val="24"/>
          <w:szCs w:val="24"/>
        </w:rPr>
        <w:t>et al.,</w:t>
      </w:r>
      <w:r w:rsidR="004419EF"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2018; Froese and Pauly</w:t>
      </w:r>
      <w:r w:rsidR="008D583E" w:rsidRPr="00C93F4D">
        <w:rPr>
          <w:rFonts w:ascii="Times New Roman" w:hAnsi="Times New Roman"/>
          <w:color w:val="000000" w:themeColor="text1"/>
          <w:sz w:val="24"/>
          <w:szCs w:val="24"/>
        </w:rPr>
        <w:t>, 2</w:t>
      </w:r>
      <w:r w:rsidR="00D16481" w:rsidRPr="00C93F4D">
        <w:rPr>
          <w:rFonts w:ascii="Times New Roman" w:hAnsi="Times New Roman"/>
          <w:color w:val="000000" w:themeColor="text1"/>
          <w:sz w:val="24"/>
          <w:szCs w:val="24"/>
        </w:rPr>
        <w:t xml:space="preserve">019). </w:t>
      </w:r>
      <w:r w:rsidR="00D16481" w:rsidRPr="00C93F4D">
        <w:rPr>
          <w:rFonts w:ascii="Times New Roman" w:hAnsi="Times New Roman"/>
          <w:i/>
          <w:iCs/>
          <w:color w:val="000000" w:themeColor="text1"/>
          <w:sz w:val="24"/>
          <w:szCs w:val="24"/>
        </w:rPr>
        <w:t>Anguill</w:t>
      </w:r>
      <w:r w:rsidR="003570C6" w:rsidRPr="003570C6">
        <w:rPr>
          <w:rFonts w:ascii="Times New Roman" w:hAnsi="Times New Roman"/>
          <w:i/>
          <w:iCs/>
          <w:color w:val="000000" w:themeColor="text1"/>
          <w:sz w:val="24"/>
          <w:szCs w:val="24"/>
        </w:rPr>
        <w:t>A marmorata</w:t>
      </w:r>
      <w:r w:rsidR="00D16481" w:rsidRPr="00C93F4D">
        <w:rPr>
          <w:rFonts w:ascii="Times New Roman" w:hAnsi="Times New Roman"/>
          <w:color w:val="000000" w:themeColor="text1"/>
          <w:sz w:val="24"/>
          <w:szCs w:val="24"/>
        </w:rPr>
        <w:t xml:space="preserve"> is the most widely distributed </w:t>
      </w:r>
      <w:r w:rsidRPr="00C93F4D">
        <w:rPr>
          <w:rFonts w:ascii="Times New Roman" w:hAnsi="Times New Roman"/>
          <w:color w:val="000000" w:themeColor="text1"/>
          <w:sz w:val="24"/>
          <w:szCs w:val="24"/>
        </w:rPr>
        <w:t xml:space="preserve">in the world </w:t>
      </w:r>
      <w:r w:rsidR="00D16481" w:rsidRPr="00C93F4D">
        <w:rPr>
          <w:rFonts w:ascii="Times New Roman" w:hAnsi="Times New Roman"/>
          <w:color w:val="000000" w:themeColor="text1"/>
          <w:sz w:val="24"/>
          <w:szCs w:val="24"/>
        </w:rPr>
        <w:t xml:space="preserve">(Hanzen </w:t>
      </w:r>
      <w:r w:rsidR="003C391E" w:rsidRPr="003C391E">
        <w:rPr>
          <w:rFonts w:ascii="Times New Roman" w:hAnsi="Times New Roman"/>
          <w:i/>
          <w:iCs/>
          <w:color w:val="000000" w:themeColor="text1"/>
          <w:sz w:val="24"/>
          <w:szCs w:val="24"/>
        </w:rPr>
        <w:t>et al.,</w:t>
      </w:r>
      <w:r w:rsidR="006E71D8"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2020)</w:t>
      </w:r>
      <w:r w:rsidR="00820EB2" w:rsidRPr="00C93F4D">
        <w:rPr>
          <w:rFonts w:ascii="Times New Roman" w:hAnsi="Times New Roman"/>
          <w:color w:val="000000" w:themeColor="text1"/>
          <w:sz w:val="24"/>
          <w:szCs w:val="24"/>
        </w:rPr>
        <w:t xml:space="preserve"> and</w:t>
      </w:r>
      <w:r w:rsidR="00D16481" w:rsidRPr="00C93F4D">
        <w:rPr>
          <w:rFonts w:ascii="Times New Roman" w:hAnsi="Times New Roman"/>
          <w:color w:val="000000" w:themeColor="text1"/>
          <w:sz w:val="24"/>
          <w:szCs w:val="24"/>
        </w:rPr>
        <w:t xml:space="preserve"> occurs </w:t>
      </w:r>
      <w:r w:rsidRPr="00C93F4D">
        <w:rPr>
          <w:rFonts w:ascii="Times New Roman" w:hAnsi="Times New Roman"/>
          <w:color w:val="000000" w:themeColor="text1"/>
          <w:sz w:val="24"/>
          <w:szCs w:val="24"/>
        </w:rPr>
        <w:t xml:space="preserve">from </w:t>
      </w:r>
      <w:r w:rsidR="00820EB2" w:rsidRPr="00C93F4D">
        <w:rPr>
          <w:rFonts w:ascii="Times New Roman" w:hAnsi="Times New Roman"/>
          <w:color w:val="000000" w:themeColor="text1"/>
          <w:sz w:val="24"/>
          <w:szCs w:val="24"/>
        </w:rPr>
        <w:t>the</w:t>
      </w:r>
      <w:r w:rsidR="00D16481" w:rsidRPr="00C93F4D">
        <w:rPr>
          <w:rFonts w:ascii="Times New Roman" w:hAnsi="Times New Roman"/>
          <w:color w:val="000000" w:themeColor="text1"/>
          <w:sz w:val="24"/>
          <w:szCs w:val="24"/>
        </w:rPr>
        <w:t xml:space="preserve"> southern Cape region of South Africa to the east African coast through the Indo-Pacific to the Mid-Pacific islands (Jacoby and Gollock</w:t>
      </w:r>
      <w:r w:rsidR="00764D47" w:rsidRPr="00C93F4D">
        <w:rPr>
          <w:rFonts w:ascii="Times New Roman" w:hAnsi="Times New Roman"/>
          <w:color w:val="000000" w:themeColor="text1"/>
          <w:sz w:val="24"/>
          <w:szCs w:val="24"/>
        </w:rPr>
        <w:t>,</w:t>
      </w:r>
      <w:r w:rsidR="008D583E" w:rsidRPr="00C93F4D">
        <w:rPr>
          <w:rFonts w:ascii="Times New Roman" w:hAnsi="Times New Roman"/>
          <w:color w:val="000000" w:themeColor="text1"/>
          <w:sz w:val="24"/>
          <w:szCs w:val="24"/>
        </w:rPr>
        <w:t xml:space="preserve"> 2</w:t>
      </w:r>
      <w:r w:rsidR="00D16481" w:rsidRPr="00C93F4D">
        <w:rPr>
          <w:rFonts w:ascii="Times New Roman" w:hAnsi="Times New Roman"/>
          <w:color w:val="000000" w:themeColor="text1"/>
          <w:sz w:val="24"/>
          <w:szCs w:val="24"/>
        </w:rPr>
        <w:t xml:space="preserve">014; Robinet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2008;). </w:t>
      </w:r>
      <w:r w:rsidR="00D16481" w:rsidRPr="00C93F4D">
        <w:rPr>
          <w:rFonts w:ascii="Times New Roman" w:hAnsi="Times New Roman"/>
          <w:i/>
          <w:iCs/>
          <w:color w:val="000000" w:themeColor="text1"/>
          <w:sz w:val="24"/>
          <w:szCs w:val="24"/>
        </w:rPr>
        <w:t>Anguill</w:t>
      </w:r>
      <w:r w:rsidR="003570C6" w:rsidRPr="003570C6">
        <w:rPr>
          <w:rFonts w:ascii="Times New Roman" w:hAnsi="Times New Roman"/>
          <w:i/>
          <w:iCs/>
          <w:color w:val="000000" w:themeColor="text1"/>
          <w:sz w:val="24"/>
          <w:szCs w:val="24"/>
        </w:rPr>
        <w:t>A mossambica</w:t>
      </w:r>
      <w:r w:rsidR="00D16481" w:rsidRPr="00C93F4D">
        <w:rPr>
          <w:rFonts w:ascii="Times New Roman" w:hAnsi="Times New Roman"/>
          <w:color w:val="000000" w:themeColor="text1"/>
          <w:sz w:val="24"/>
          <w:szCs w:val="24"/>
        </w:rPr>
        <w:t xml:space="preserve"> is endemic </w:t>
      </w:r>
      <w:r w:rsidRPr="00C93F4D">
        <w:rPr>
          <w:rFonts w:ascii="Times New Roman" w:hAnsi="Times New Roman"/>
          <w:color w:val="000000" w:themeColor="text1"/>
          <w:sz w:val="24"/>
          <w:szCs w:val="24"/>
        </w:rPr>
        <w:t xml:space="preserve">to </w:t>
      </w:r>
      <w:r w:rsidR="00D16481" w:rsidRPr="00C93F4D">
        <w:rPr>
          <w:rFonts w:ascii="Times New Roman" w:hAnsi="Times New Roman"/>
          <w:color w:val="000000" w:themeColor="text1"/>
          <w:sz w:val="24"/>
          <w:szCs w:val="24"/>
        </w:rPr>
        <w:t xml:space="preserve">the Agulhas current region of the Indian Ocean, stretching from Kenya to the southern cape of South Africa (Hanzen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2019)</w:t>
      </w:r>
      <w:r w:rsidR="001335E1" w:rsidRPr="00C93F4D">
        <w:rPr>
          <w:rFonts w:ascii="Times New Roman" w:hAnsi="Times New Roman"/>
          <w:color w:val="000000" w:themeColor="text1"/>
          <w:sz w:val="24"/>
          <w:szCs w:val="24"/>
        </w:rPr>
        <w:t>.</w:t>
      </w:r>
      <w:r w:rsidR="00D16481" w:rsidRPr="00C93F4D">
        <w:rPr>
          <w:rFonts w:ascii="Times New Roman" w:hAnsi="Times New Roman"/>
          <w:color w:val="000000" w:themeColor="text1"/>
          <w:sz w:val="24"/>
          <w:szCs w:val="24"/>
        </w:rPr>
        <w:t xml:space="preserve"> </w:t>
      </w:r>
      <w:r w:rsidR="00D16481" w:rsidRPr="00C93F4D">
        <w:rPr>
          <w:rFonts w:ascii="Times New Roman" w:hAnsi="Times New Roman"/>
          <w:i/>
          <w:iCs/>
          <w:color w:val="000000" w:themeColor="text1"/>
          <w:sz w:val="24"/>
          <w:szCs w:val="24"/>
        </w:rPr>
        <w:t xml:space="preserve">A. bicolor </w:t>
      </w:r>
      <w:r w:rsidR="00D16481" w:rsidRPr="00C93F4D">
        <w:rPr>
          <w:rFonts w:ascii="Times New Roman" w:hAnsi="Times New Roman"/>
          <w:color w:val="000000" w:themeColor="text1"/>
          <w:sz w:val="24"/>
          <w:szCs w:val="24"/>
        </w:rPr>
        <w:t xml:space="preserve">is widespread </w:t>
      </w:r>
      <w:r w:rsidR="001335E1" w:rsidRPr="00C93F4D">
        <w:rPr>
          <w:rFonts w:ascii="Times New Roman" w:hAnsi="Times New Roman"/>
          <w:color w:val="000000" w:themeColor="text1"/>
          <w:sz w:val="24"/>
          <w:szCs w:val="24"/>
        </w:rPr>
        <w:t xml:space="preserve">in the Indo-pacific region </w:t>
      </w:r>
      <w:r w:rsidR="00D16481" w:rsidRPr="00C93F4D">
        <w:rPr>
          <w:rFonts w:ascii="Times New Roman" w:hAnsi="Times New Roman"/>
          <w:color w:val="000000" w:themeColor="text1"/>
          <w:sz w:val="24"/>
          <w:szCs w:val="24"/>
        </w:rPr>
        <w:t xml:space="preserve">occurring </w:t>
      </w:r>
      <w:r w:rsidR="001335E1" w:rsidRPr="00C93F4D">
        <w:rPr>
          <w:rFonts w:ascii="Times New Roman" w:hAnsi="Times New Roman"/>
          <w:color w:val="000000" w:themeColor="text1"/>
          <w:sz w:val="24"/>
          <w:szCs w:val="24"/>
        </w:rPr>
        <w:t xml:space="preserve">from </w:t>
      </w:r>
      <w:r w:rsidR="00D16481" w:rsidRPr="00C93F4D">
        <w:rPr>
          <w:rFonts w:ascii="Times New Roman" w:hAnsi="Times New Roman"/>
          <w:color w:val="000000" w:themeColor="text1"/>
          <w:sz w:val="24"/>
          <w:szCs w:val="24"/>
        </w:rPr>
        <w:t xml:space="preserve">Australia, India, Sri Lanka, Bangladesh, the Malaysian Peninsula, the Arabian Peninsula, the east coast of Africa, the tropical Indian Ocean islands and the Arabian Peninsula (Jacoby </w:t>
      </w:r>
      <w:r w:rsidR="003C391E" w:rsidRPr="003C391E">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2014). </w:t>
      </w:r>
      <w:r w:rsidR="001335E1" w:rsidRPr="00C93F4D">
        <w:rPr>
          <w:rFonts w:ascii="Times New Roman" w:hAnsi="Times New Roman"/>
          <w:color w:val="000000" w:themeColor="text1"/>
          <w:sz w:val="24"/>
          <w:szCs w:val="24"/>
        </w:rPr>
        <w:t>In the WIO,</w:t>
      </w:r>
      <w:r w:rsidR="00D16481" w:rsidRPr="00C93F4D">
        <w:rPr>
          <w:rFonts w:ascii="Times New Roman" w:hAnsi="Times New Roman"/>
          <w:color w:val="000000" w:themeColor="text1"/>
          <w:sz w:val="24"/>
          <w:szCs w:val="24"/>
        </w:rPr>
        <w:t xml:space="preserve"> </w:t>
      </w:r>
      <w:r w:rsidR="00D16481" w:rsidRPr="00C93F4D">
        <w:rPr>
          <w:rFonts w:ascii="Times New Roman" w:hAnsi="Times New Roman"/>
          <w:i/>
          <w:iCs/>
          <w:color w:val="000000" w:themeColor="text1"/>
          <w:sz w:val="24"/>
          <w:szCs w:val="24"/>
        </w:rPr>
        <w:t>A. bengalensis</w:t>
      </w:r>
      <w:r w:rsidR="00D16481" w:rsidRPr="00C93F4D">
        <w:rPr>
          <w:rFonts w:ascii="Times New Roman" w:hAnsi="Times New Roman"/>
          <w:color w:val="000000" w:themeColor="text1"/>
          <w:sz w:val="24"/>
          <w:szCs w:val="24"/>
        </w:rPr>
        <w:t xml:space="preserve"> </w:t>
      </w:r>
      <w:r w:rsidR="001335E1" w:rsidRPr="00C93F4D">
        <w:rPr>
          <w:rFonts w:ascii="Times New Roman" w:hAnsi="Times New Roman"/>
          <w:color w:val="000000" w:themeColor="text1"/>
          <w:sz w:val="24"/>
          <w:szCs w:val="24"/>
        </w:rPr>
        <w:t xml:space="preserve">is considered most widespread and </w:t>
      </w:r>
      <w:r w:rsidR="00D16481" w:rsidRPr="00C93F4D">
        <w:rPr>
          <w:rFonts w:ascii="Times New Roman" w:hAnsi="Times New Roman"/>
          <w:color w:val="000000" w:themeColor="text1"/>
          <w:sz w:val="24"/>
          <w:szCs w:val="24"/>
        </w:rPr>
        <w:t xml:space="preserve">has been reported </w:t>
      </w:r>
      <w:r w:rsidR="001335E1" w:rsidRPr="00C93F4D">
        <w:rPr>
          <w:rFonts w:ascii="Times New Roman" w:hAnsi="Times New Roman"/>
          <w:color w:val="000000" w:themeColor="text1"/>
          <w:sz w:val="24"/>
          <w:szCs w:val="24"/>
        </w:rPr>
        <w:t xml:space="preserve">from </w:t>
      </w:r>
      <w:r w:rsidR="00D16481" w:rsidRPr="00C93F4D">
        <w:rPr>
          <w:rFonts w:ascii="Times New Roman" w:hAnsi="Times New Roman"/>
          <w:color w:val="000000" w:themeColor="text1"/>
          <w:sz w:val="24"/>
          <w:szCs w:val="24"/>
        </w:rPr>
        <w:t xml:space="preserve">north of the </w:t>
      </w:r>
      <w:r w:rsidR="00820EB2" w:rsidRPr="00C93F4D">
        <w:rPr>
          <w:rFonts w:ascii="Times New Roman" w:hAnsi="Times New Roman"/>
          <w:color w:val="000000" w:themeColor="text1"/>
          <w:sz w:val="24"/>
          <w:szCs w:val="24"/>
        </w:rPr>
        <w:t>Limpopo River</w:t>
      </w:r>
      <w:r w:rsidR="00D16481" w:rsidRPr="00C93F4D">
        <w:rPr>
          <w:rFonts w:ascii="Times New Roman" w:hAnsi="Times New Roman"/>
          <w:color w:val="000000" w:themeColor="text1"/>
          <w:sz w:val="24"/>
          <w:szCs w:val="24"/>
        </w:rPr>
        <w:t xml:space="preserve"> in South Africa </w:t>
      </w:r>
      <w:r w:rsidR="001335E1" w:rsidRPr="00C93F4D">
        <w:rPr>
          <w:rFonts w:ascii="Times New Roman" w:hAnsi="Times New Roman"/>
          <w:color w:val="000000" w:themeColor="text1"/>
          <w:sz w:val="24"/>
          <w:szCs w:val="24"/>
        </w:rPr>
        <w:t>to</w:t>
      </w:r>
      <w:r w:rsidR="00D16481" w:rsidRPr="00C93F4D">
        <w:rPr>
          <w:rFonts w:ascii="Times New Roman" w:hAnsi="Times New Roman"/>
          <w:color w:val="000000" w:themeColor="text1"/>
          <w:sz w:val="24"/>
          <w:szCs w:val="24"/>
        </w:rPr>
        <w:t xml:space="preserve"> Kenya </w:t>
      </w:r>
      <w:r w:rsidR="001335E1" w:rsidRPr="00C93F4D">
        <w:rPr>
          <w:rFonts w:ascii="Times New Roman" w:hAnsi="Times New Roman"/>
          <w:color w:val="000000" w:themeColor="text1"/>
          <w:sz w:val="24"/>
          <w:szCs w:val="24"/>
        </w:rPr>
        <w:t xml:space="preserve">as well as </w:t>
      </w:r>
      <w:r w:rsidR="00D16481" w:rsidRPr="00C93F4D">
        <w:rPr>
          <w:rFonts w:ascii="Times New Roman" w:hAnsi="Times New Roman"/>
          <w:color w:val="000000" w:themeColor="text1"/>
          <w:sz w:val="24"/>
          <w:szCs w:val="24"/>
        </w:rPr>
        <w:t>Ethiopia with further diverse range including India, Ceylon, Sandoway, the coasts of Burma, the Andamans and Serdang, the west coast of North Sumatra and Peninsular Malaysia (Arai</w:t>
      </w:r>
      <w:r w:rsidR="00AC639D" w:rsidRPr="00C93F4D">
        <w:rPr>
          <w:rFonts w:ascii="Times New Roman" w:hAnsi="Times New Roman"/>
          <w:color w:val="000000" w:themeColor="text1"/>
          <w:sz w:val="24"/>
          <w:szCs w:val="24"/>
        </w:rPr>
        <w:t xml:space="preserve">, </w:t>
      </w:r>
      <w:r w:rsidR="00D16481" w:rsidRPr="00C93F4D">
        <w:rPr>
          <w:rFonts w:ascii="Times New Roman" w:hAnsi="Times New Roman"/>
          <w:color w:val="000000" w:themeColor="text1"/>
          <w:sz w:val="24"/>
          <w:szCs w:val="24"/>
        </w:rPr>
        <w:t xml:space="preserve">2015; Hanzen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2020).</w:t>
      </w:r>
    </w:p>
    <w:p w14:paraId="0793CCA1" w14:textId="58C954CA"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Although recruitment patterns of anguillid eels into tropical freshwater systems remain poorly known, it is thought to be similar to </w:t>
      </w:r>
      <w:r w:rsidR="001335E1" w:rsidRPr="00C93F4D">
        <w:rPr>
          <w:rFonts w:ascii="Times New Roman" w:hAnsi="Times New Roman"/>
          <w:color w:val="000000" w:themeColor="text1"/>
          <w:sz w:val="24"/>
          <w:szCs w:val="24"/>
        </w:rPr>
        <w:t xml:space="preserve">that </w:t>
      </w:r>
      <w:r w:rsidRPr="00C93F4D">
        <w:rPr>
          <w:rFonts w:ascii="Times New Roman" w:hAnsi="Times New Roman"/>
          <w:color w:val="000000" w:themeColor="text1"/>
          <w:sz w:val="24"/>
          <w:szCs w:val="24"/>
        </w:rPr>
        <w:t xml:space="preserve">of temperate eel species (Robinet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Gagnaire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w:t>
      </w:r>
      <w:r w:rsidR="00764D47" w:rsidRPr="00C93F4D">
        <w:rPr>
          <w:rFonts w:ascii="Times New Roman" w:hAnsi="Times New Roman"/>
          <w:color w:val="000000" w:themeColor="text1"/>
          <w:sz w:val="24"/>
          <w:szCs w:val="24"/>
        </w:rPr>
        <w:t>The duration of r</w:t>
      </w:r>
      <w:r w:rsidRPr="00C93F4D">
        <w:rPr>
          <w:rFonts w:ascii="Times New Roman" w:hAnsi="Times New Roman"/>
          <w:color w:val="000000" w:themeColor="text1"/>
          <w:sz w:val="24"/>
          <w:szCs w:val="24"/>
        </w:rPr>
        <w:t>ecruitment of juvenile anguillid</w:t>
      </w:r>
      <w:r w:rsidR="007122EE" w:rsidRPr="00C93F4D">
        <w:rPr>
          <w:rFonts w:ascii="Times New Roman" w:hAnsi="Times New Roman"/>
          <w:color w:val="000000" w:themeColor="text1"/>
          <w:sz w:val="24"/>
          <w:szCs w:val="24"/>
        </w:rPr>
        <w:t xml:space="preserve"> eels</w:t>
      </w:r>
      <w:r w:rsidRPr="00C93F4D">
        <w:rPr>
          <w:rFonts w:ascii="Times New Roman" w:hAnsi="Times New Roman"/>
          <w:color w:val="000000" w:themeColor="text1"/>
          <w:sz w:val="24"/>
          <w:szCs w:val="24"/>
        </w:rPr>
        <w:t xml:space="preserve"> into the estuary</w:t>
      </w:r>
      <w:r w:rsidRPr="00C93F4D">
        <w:rPr>
          <w:rStyle w:val="CommentReference"/>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range from months to almost a year depending on the species and/or the site (Tsukamoto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2002; Arai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 For instance, studies from Ré</w:t>
      </w:r>
      <w:r w:rsidR="00820EB2" w:rsidRPr="00C93F4D">
        <w:rPr>
          <w:rFonts w:ascii="Times New Roman" w:hAnsi="Times New Roman"/>
          <w:color w:val="000000" w:themeColor="text1"/>
          <w:sz w:val="24"/>
          <w:szCs w:val="24"/>
        </w:rPr>
        <w:t>u</w:t>
      </w:r>
      <w:r w:rsidRPr="00C93F4D">
        <w:rPr>
          <w:rFonts w:ascii="Times New Roman" w:hAnsi="Times New Roman"/>
          <w:color w:val="000000" w:themeColor="text1"/>
          <w:sz w:val="24"/>
          <w:szCs w:val="24"/>
        </w:rPr>
        <w:t>nion Island rivers indicated that recruitment of tropical glass eels only occurred 5 months in a year, between</w:t>
      </w:r>
      <w:r w:rsidR="00403461" w:rsidRPr="00C93F4D">
        <w:rPr>
          <w:rFonts w:ascii="Times New Roman" w:hAnsi="Times New Roman"/>
          <w:color w:val="000000" w:themeColor="text1"/>
          <w:sz w:val="24"/>
          <w:szCs w:val="24"/>
        </w:rPr>
        <w:t xml:space="preserve"> </w:t>
      </w:r>
      <w:r w:rsidR="006500B6" w:rsidRPr="00C93F4D">
        <w:rPr>
          <w:rFonts w:ascii="Times New Roman" w:hAnsi="Times New Roman"/>
          <w:color w:val="000000" w:themeColor="text1"/>
          <w:sz w:val="24"/>
          <w:szCs w:val="24"/>
        </w:rPr>
        <w:t xml:space="preserve">the months of </w:t>
      </w:r>
      <w:r w:rsidRPr="00C93F4D">
        <w:rPr>
          <w:rFonts w:ascii="Times New Roman" w:hAnsi="Times New Roman"/>
          <w:color w:val="000000" w:themeColor="text1"/>
          <w:sz w:val="24"/>
          <w:szCs w:val="24"/>
        </w:rPr>
        <w:t xml:space="preserve">November and March with differences among species (Robinet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Arai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 In th</w:t>
      </w:r>
      <w:r w:rsidR="00820EB2" w:rsidRPr="00C93F4D">
        <w:rPr>
          <w:rFonts w:ascii="Times New Roman" w:hAnsi="Times New Roman"/>
          <w:color w:val="000000" w:themeColor="text1"/>
          <w:sz w:val="24"/>
          <w:szCs w:val="24"/>
        </w:rPr>
        <w:t>at</w:t>
      </w:r>
      <w:r w:rsidRPr="00C93F4D">
        <w:rPr>
          <w:rFonts w:ascii="Times New Roman" w:hAnsi="Times New Roman"/>
          <w:color w:val="000000" w:themeColor="text1"/>
          <w:sz w:val="24"/>
          <w:szCs w:val="24"/>
        </w:rPr>
        <w:t xml:space="preserve"> study,</w:t>
      </w:r>
      <w:r w:rsidRPr="00C93F4D">
        <w:rPr>
          <w:rFonts w:ascii="Times New Roman" w:hAnsi="Times New Roman"/>
          <w:i/>
          <w:iCs/>
          <w:color w:val="000000" w:themeColor="text1"/>
          <w:sz w:val="24"/>
          <w:szCs w:val="24"/>
        </w:rPr>
        <w:t xml:space="preserve"> A. bengalensis</w:t>
      </w:r>
      <w:r w:rsidRPr="00C93F4D">
        <w:rPr>
          <w:rFonts w:ascii="Times New Roman" w:hAnsi="Times New Roman"/>
          <w:color w:val="000000" w:themeColor="text1"/>
          <w:sz w:val="24"/>
          <w:szCs w:val="24"/>
        </w:rPr>
        <w:t xml:space="preserve"> </w:t>
      </w:r>
      <w:r w:rsidR="001335E1" w:rsidRPr="00C93F4D">
        <w:rPr>
          <w:rFonts w:ascii="Times New Roman" w:hAnsi="Times New Roman"/>
          <w:color w:val="000000" w:themeColor="text1"/>
          <w:sz w:val="24"/>
          <w:szCs w:val="24"/>
        </w:rPr>
        <w:t xml:space="preserve">recruitment </w:t>
      </w:r>
      <w:r w:rsidRPr="00C93F4D">
        <w:rPr>
          <w:rFonts w:ascii="Times New Roman" w:hAnsi="Times New Roman"/>
          <w:color w:val="000000" w:themeColor="text1"/>
          <w:sz w:val="24"/>
          <w:szCs w:val="24"/>
        </w:rPr>
        <w:t xml:space="preserve">peaked between January and March,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in January and February, </w:t>
      </w:r>
      <w:r w:rsidR="003570C6" w:rsidRPr="003570C6">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from November to December and </w:t>
      </w:r>
      <w:r w:rsidRPr="00C93F4D">
        <w:rPr>
          <w:rFonts w:ascii="Times New Roman" w:hAnsi="Times New Roman"/>
          <w:i/>
          <w:iCs/>
          <w:color w:val="000000" w:themeColor="text1"/>
          <w:sz w:val="24"/>
          <w:szCs w:val="24"/>
        </w:rPr>
        <w:t>A. bicolor</w:t>
      </w:r>
      <w:r w:rsidRPr="00C93F4D">
        <w:rPr>
          <w:rFonts w:ascii="Times New Roman" w:hAnsi="Times New Roman"/>
          <w:color w:val="000000" w:themeColor="text1"/>
          <w:sz w:val="24"/>
          <w:szCs w:val="24"/>
        </w:rPr>
        <w:t xml:space="preserve"> in March (Robinet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w:t>
      </w:r>
      <w:r w:rsidR="006500B6" w:rsidRPr="00C93F4D">
        <w:rPr>
          <w:rFonts w:ascii="Times New Roman" w:hAnsi="Times New Roman"/>
          <w:color w:val="000000" w:themeColor="text1"/>
          <w:sz w:val="24"/>
          <w:szCs w:val="24"/>
        </w:rPr>
        <w:t xml:space="preserve">. In contrast, recruitment of </w:t>
      </w:r>
      <w:r w:rsidR="006500B6" w:rsidRPr="00C93F4D">
        <w:rPr>
          <w:rFonts w:ascii="Times New Roman" w:hAnsi="Times New Roman"/>
          <w:i/>
          <w:iCs/>
          <w:color w:val="000000" w:themeColor="text1"/>
          <w:sz w:val="24"/>
          <w:szCs w:val="24"/>
        </w:rPr>
        <w:t>A. celebesensis</w:t>
      </w:r>
      <w:r w:rsidR="006500B6" w:rsidRPr="00C93F4D">
        <w:rPr>
          <w:rFonts w:ascii="Times New Roman" w:hAnsi="Times New Roman"/>
          <w:color w:val="000000" w:themeColor="text1"/>
          <w:sz w:val="24"/>
          <w:szCs w:val="24"/>
        </w:rPr>
        <w:t xml:space="preserve">, </w:t>
      </w:r>
      <w:r w:rsidR="003570C6" w:rsidRPr="003570C6">
        <w:rPr>
          <w:rFonts w:ascii="Times New Roman" w:hAnsi="Times New Roman"/>
          <w:i/>
          <w:iCs/>
          <w:color w:val="000000" w:themeColor="text1"/>
          <w:sz w:val="24"/>
          <w:szCs w:val="24"/>
        </w:rPr>
        <w:t>A marmorata</w:t>
      </w:r>
      <w:r w:rsidR="006500B6" w:rsidRPr="00C93F4D">
        <w:rPr>
          <w:rFonts w:ascii="Times New Roman" w:hAnsi="Times New Roman"/>
          <w:color w:val="000000" w:themeColor="text1"/>
          <w:sz w:val="24"/>
          <w:szCs w:val="24"/>
        </w:rPr>
        <w:t xml:space="preserve"> and </w:t>
      </w:r>
      <w:r w:rsidR="006500B6" w:rsidRPr="00C93F4D">
        <w:rPr>
          <w:rFonts w:ascii="Times New Roman" w:hAnsi="Times New Roman"/>
          <w:i/>
          <w:iCs/>
          <w:color w:val="000000" w:themeColor="text1"/>
          <w:sz w:val="24"/>
          <w:szCs w:val="24"/>
        </w:rPr>
        <w:t xml:space="preserve">A. bicolor </w:t>
      </w:r>
      <w:r w:rsidR="006500B6" w:rsidRPr="00C93F4D">
        <w:rPr>
          <w:rFonts w:ascii="Times New Roman" w:hAnsi="Times New Roman"/>
          <w:color w:val="000000" w:themeColor="text1"/>
          <w:sz w:val="24"/>
          <w:szCs w:val="24"/>
        </w:rPr>
        <w:t>in the western Pacific Ocean in North Suluwesi, Indonesia was reported to occur all year-round</w:t>
      </w:r>
      <w:r w:rsidRPr="00C93F4D">
        <w:rPr>
          <w:rFonts w:ascii="Times New Roman" w:hAnsi="Times New Roman"/>
          <w:color w:val="000000" w:themeColor="text1"/>
          <w:sz w:val="24"/>
          <w:szCs w:val="24"/>
        </w:rPr>
        <w:t xml:space="preserve"> (Arai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p>
    <w:p w14:paraId="74EEFFF9" w14:textId="77B0E70D" w:rsidR="006B584B" w:rsidRPr="00C93F4D" w:rsidRDefault="006B584B" w:rsidP="00F2370D">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For instance, tropical glass eels have been documented to exhibit recruitment preferences influenced by months (</w:t>
      </w:r>
      <w:r w:rsidRPr="00C93F4D">
        <w:rPr>
          <w:rFonts w:ascii="Times New Roman" w:hAnsi="Times New Roman"/>
          <w:color w:val="000000" w:themeColor="text1"/>
          <w:sz w:val="24"/>
          <w:szCs w:val="24"/>
        </w:rPr>
        <w:t xml:space="preserve">Robinet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Arai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Pr="00C93F4D">
        <w:rPr>
          <w:rFonts w:ascii="Times New Roman" w:hAnsi="Times New Roman"/>
          <w:sz w:val="24"/>
          <w:szCs w:val="24"/>
        </w:rPr>
        <w:t>), lunar phases (</w:t>
      </w:r>
      <w:r w:rsidRPr="00C93F4D">
        <w:rPr>
          <w:rFonts w:ascii="Times New Roman" w:hAnsi="Times New Roman"/>
          <w:color w:val="000000" w:themeColor="text1"/>
          <w:sz w:val="24"/>
          <w:szCs w:val="24"/>
        </w:rPr>
        <w:t xml:space="preserve">Sugeha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2001), </w:t>
      </w:r>
      <w:r w:rsidRPr="00C93F4D">
        <w:rPr>
          <w:rFonts w:ascii="Times New Roman" w:hAnsi="Times New Roman"/>
          <w:sz w:val="24"/>
          <w:szCs w:val="24"/>
        </w:rPr>
        <w:t>as well geographic distribution (</w:t>
      </w:r>
      <w:r w:rsidRPr="00C93F4D">
        <w:rPr>
          <w:rFonts w:ascii="Times New Roman" w:hAnsi="Times New Roman"/>
          <w:color w:val="000000" w:themeColor="text1"/>
          <w:sz w:val="24"/>
          <w:szCs w:val="24"/>
        </w:rPr>
        <w:t xml:space="preserve">Robinnet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Réveillac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2009</w:t>
      </w:r>
      <w:r w:rsidRPr="00C93F4D">
        <w:rPr>
          <w:rFonts w:ascii="Times New Roman" w:hAnsi="Times New Roman"/>
          <w:sz w:val="24"/>
          <w:szCs w:val="24"/>
        </w:rPr>
        <w:t>). Recruitment preference of these factors by juvenile anguillid eels can be attributed to favourable conditions necessary for their growth and movement, resulting in higher abundance.</w:t>
      </w:r>
    </w:p>
    <w:p w14:paraId="1A6F5F61" w14:textId="73AD692D" w:rsidR="00766EB5" w:rsidRPr="00C93F4D" w:rsidRDefault="00A45857"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First record </w:t>
      </w:r>
      <w:r w:rsidR="00766EB5" w:rsidRPr="00C93F4D">
        <w:rPr>
          <w:rFonts w:ascii="Times New Roman" w:hAnsi="Times New Roman"/>
          <w:color w:val="000000" w:themeColor="text1"/>
          <w:sz w:val="24"/>
          <w:szCs w:val="24"/>
        </w:rPr>
        <w:t xml:space="preserve">on the existence of </w:t>
      </w:r>
      <w:r w:rsidR="00766EB5" w:rsidRPr="00C93F4D">
        <w:rPr>
          <w:rFonts w:ascii="Times New Roman" w:hAnsi="Times New Roman"/>
          <w:i/>
          <w:iCs/>
          <w:color w:val="000000" w:themeColor="text1"/>
          <w:sz w:val="24"/>
          <w:szCs w:val="24"/>
        </w:rPr>
        <w:t>Anguilla spp</w:t>
      </w:r>
      <w:r w:rsidR="00766EB5" w:rsidRPr="00C93F4D">
        <w:rPr>
          <w:rFonts w:ascii="Times New Roman" w:hAnsi="Times New Roman"/>
          <w:color w:val="000000" w:themeColor="text1"/>
          <w:sz w:val="24"/>
          <w:szCs w:val="24"/>
        </w:rPr>
        <w:t xml:space="preserve"> </w:t>
      </w:r>
      <w:r w:rsidR="006500B6" w:rsidRPr="00C93F4D">
        <w:rPr>
          <w:rFonts w:ascii="Times New Roman" w:hAnsi="Times New Roman"/>
          <w:color w:val="000000" w:themeColor="text1"/>
          <w:sz w:val="24"/>
          <w:szCs w:val="24"/>
        </w:rPr>
        <w:t>in Kenya rivers</w:t>
      </w:r>
      <w:r w:rsidR="00766EB5" w:rsidRPr="00C93F4D">
        <w:rPr>
          <w:rFonts w:ascii="Times New Roman" w:hAnsi="Times New Roman"/>
          <w:color w:val="000000" w:themeColor="text1"/>
          <w:sz w:val="24"/>
          <w:szCs w:val="24"/>
        </w:rPr>
        <w:t xml:space="preserve"> by Frost</w:t>
      </w:r>
      <w:r w:rsidRPr="00C93F4D">
        <w:rPr>
          <w:rFonts w:ascii="Times New Roman" w:hAnsi="Times New Roman"/>
          <w:color w:val="000000" w:themeColor="text1"/>
          <w:sz w:val="24"/>
          <w:szCs w:val="24"/>
        </w:rPr>
        <w:t>,</w:t>
      </w:r>
      <w:r w:rsidR="00766EB5"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(cited in Van Someren and Whitehead, 1959)</w:t>
      </w:r>
      <w:r w:rsidR="00F36625" w:rsidRPr="00C93F4D">
        <w:rPr>
          <w:rFonts w:ascii="Times New Roman" w:hAnsi="Times New Roman"/>
          <w:color w:val="000000" w:themeColor="text1"/>
          <w:sz w:val="24"/>
          <w:szCs w:val="24"/>
        </w:rPr>
        <w:t xml:space="preserve"> </w:t>
      </w:r>
      <w:r w:rsidR="00DF6AD3" w:rsidRPr="00C93F4D">
        <w:rPr>
          <w:rFonts w:ascii="Times New Roman" w:hAnsi="Times New Roman"/>
          <w:color w:val="000000" w:themeColor="text1"/>
          <w:sz w:val="24"/>
          <w:szCs w:val="24"/>
        </w:rPr>
        <w:t>highlighted the</w:t>
      </w:r>
      <w:r w:rsidR="00F36625" w:rsidRPr="00C93F4D">
        <w:rPr>
          <w:rFonts w:ascii="Times New Roman" w:hAnsi="Times New Roman"/>
          <w:color w:val="000000" w:themeColor="text1"/>
          <w:sz w:val="24"/>
          <w:szCs w:val="24"/>
        </w:rPr>
        <w:t xml:space="preserve"> </w:t>
      </w:r>
      <w:r w:rsidR="00DF6AD3" w:rsidRPr="00C93F4D">
        <w:rPr>
          <w:rFonts w:ascii="Times New Roman" w:hAnsi="Times New Roman"/>
          <w:color w:val="000000" w:themeColor="text1"/>
          <w:sz w:val="24"/>
          <w:szCs w:val="24"/>
        </w:rPr>
        <w:t>presence</w:t>
      </w:r>
      <w:r w:rsidR="00F36625" w:rsidRPr="00C93F4D">
        <w:rPr>
          <w:rFonts w:ascii="Times New Roman" w:hAnsi="Times New Roman"/>
          <w:color w:val="000000" w:themeColor="text1"/>
          <w:sz w:val="24"/>
          <w:szCs w:val="24"/>
        </w:rPr>
        <w:t xml:space="preserve"> of</w:t>
      </w:r>
      <w:r w:rsidR="00766EB5" w:rsidRPr="00C93F4D">
        <w:rPr>
          <w:rFonts w:ascii="Times New Roman" w:hAnsi="Times New Roman"/>
          <w:color w:val="000000" w:themeColor="text1"/>
          <w:sz w:val="24"/>
          <w:szCs w:val="24"/>
        </w:rPr>
        <w:t xml:space="preserve"> three </w:t>
      </w:r>
      <w:r w:rsidR="00F36625" w:rsidRPr="00C93F4D">
        <w:rPr>
          <w:rFonts w:ascii="Times New Roman" w:hAnsi="Times New Roman"/>
          <w:color w:val="000000" w:themeColor="text1"/>
          <w:sz w:val="24"/>
          <w:szCs w:val="24"/>
        </w:rPr>
        <w:t xml:space="preserve">adult </w:t>
      </w:r>
      <w:r w:rsidR="00766EB5" w:rsidRPr="00C93F4D">
        <w:rPr>
          <w:rFonts w:ascii="Times New Roman" w:hAnsi="Times New Roman"/>
          <w:color w:val="000000" w:themeColor="text1"/>
          <w:sz w:val="24"/>
          <w:szCs w:val="24"/>
        </w:rPr>
        <w:t xml:space="preserve">species </w:t>
      </w:r>
      <w:r w:rsidR="00766EB5" w:rsidRPr="00C93F4D">
        <w:rPr>
          <w:rFonts w:ascii="Times New Roman" w:hAnsi="Times New Roman"/>
          <w:i/>
          <w:iCs/>
          <w:color w:val="000000" w:themeColor="text1"/>
          <w:sz w:val="24"/>
          <w:szCs w:val="24"/>
        </w:rPr>
        <w:t>A. bengalensis</w:t>
      </w:r>
      <w:r w:rsidR="00766EB5" w:rsidRPr="00C93F4D">
        <w:rPr>
          <w:rFonts w:ascii="Times New Roman" w:hAnsi="Times New Roman"/>
          <w:color w:val="000000" w:themeColor="text1"/>
          <w:sz w:val="24"/>
          <w:szCs w:val="24"/>
        </w:rPr>
        <w:t xml:space="preserve">, </w:t>
      </w:r>
      <w:r w:rsidR="00766EB5" w:rsidRPr="00C93F4D">
        <w:rPr>
          <w:rFonts w:ascii="Times New Roman" w:hAnsi="Times New Roman"/>
          <w:i/>
          <w:iCs/>
          <w:color w:val="000000" w:themeColor="text1"/>
          <w:sz w:val="24"/>
          <w:szCs w:val="24"/>
        </w:rPr>
        <w:t>A. bicolor</w:t>
      </w:r>
      <w:r w:rsidR="00766EB5" w:rsidRPr="00C93F4D">
        <w:rPr>
          <w:rFonts w:ascii="Times New Roman" w:hAnsi="Times New Roman"/>
          <w:color w:val="000000" w:themeColor="text1"/>
          <w:sz w:val="24"/>
          <w:szCs w:val="24"/>
        </w:rPr>
        <w:t xml:space="preserve"> and </w:t>
      </w:r>
      <w:r w:rsidR="00766EB5" w:rsidRPr="00C93F4D">
        <w:rPr>
          <w:rFonts w:ascii="Times New Roman" w:hAnsi="Times New Roman"/>
          <w:i/>
          <w:iCs/>
          <w:color w:val="000000" w:themeColor="text1"/>
          <w:sz w:val="24"/>
          <w:szCs w:val="24"/>
        </w:rPr>
        <w:t>A. mossambica</w:t>
      </w:r>
      <w:r w:rsidR="00F36625" w:rsidRPr="00C93F4D">
        <w:rPr>
          <w:rFonts w:ascii="Times New Roman" w:hAnsi="Times New Roman"/>
          <w:i/>
          <w:iCs/>
          <w:color w:val="000000" w:themeColor="text1"/>
          <w:sz w:val="24"/>
          <w:szCs w:val="24"/>
        </w:rPr>
        <w:t>.</w:t>
      </w:r>
      <w:r w:rsidR="00766EB5" w:rsidRPr="00C93F4D">
        <w:rPr>
          <w:rFonts w:ascii="Times New Roman" w:hAnsi="Times New Roman"/>
          <w:color w:val="000000" w:themeColor="text1"/>
          <w:sz w:val="24"/>
          <w:szCs w:val="24"/>
        </w:rPr>
        <w:t xml:space="preserve"> </w:t>
      </w:r>
      <w:r w:rsidR="00F36625" w:rsidRPr="00C93F4D">
        <w:rPr>
          <w:rFonts w:ascii="Times New Roman" w:hAnsi="Times New Roman"/>
          <w:color w:val="000000" w:themeColor="text1"/>
          <w:sz w:val="24"/>
          <w:szCs w:val="24"/>
        </w:rPr>
        <w:t>In the report</w:t>
      </w:r>
      <w:r w:rsidR="00766EB5" w:rsidRPr="00C93F4D">
        <w:rPr>
          <w:rFonts w:ascii="Times New Roman" w:hAnsi="Times New Roman"/>
          <w:color w:val="000000" w:themeColor="text1"/>
          <w:sz w:val="24"/>
          <w:szCs w:val="24"/>
        </w:rPr>
        <w:t xml:space="preserve"> </w:t>
      </w:r>
      <w:r w:rsidR="00766EB5" w:rsidRPr="00C93F4D">
        <w:rPr>
          <w:rFonts w:ascii="Times New Roman" w:hAnsi="Times New Roman"/>
          <w:i/>
          <w:iCs/>
          <w:color w:val="000000" w:themeColor="text1"/>
          <w:sz w:val="24"/>
          <w:szCs w:val="24"/>
        </w:rPr>
        <w:t>A. bengalensis</w:t>
      </w:r>
      <w:r w:rsidR="00766EB5" w:rsidRPr="00C93F4D">
        <w:rPr>
          <w:rFonts w:ascii="Times New Roman" w:hAnsi="Times New Roman"/>
          <w:color w:val="000000" w:themeColor="text1"/>
          <w:sz w:val="24"/>
          <w:szCs w:val="24"/>
        </w:rPr>
        <w:t xml:space="preserve"> was documented to be the most abundant above 3,000 ft, </w:t>
      </w:r>
      <w:r w:rsidR="00766EB5" w:rsidRPr="00C93F4D">
        <w:rPr>
          <w:rFonts w:ascii="Times New Roman" w:hAnsi="Times New Roman"/>
          <w:i/>
          <w:iCs/>
          <w:color w:val="000000" w:themeColor="text1"/>
          <w:sz w:val="24"/>
          <w:szCs w:val="24"/>
        </w:rPr>
        <w:t xml:space="preserve">A. mossambica </w:t>
      </w:r>
      <w:r w:rsidR="00766EB5" w:rsidRPr="00C93F4D">
        <w:rPr>
          <w:rFonts w:ascii="Times New Roman" w:hAnsi="Times New Roman"/>
          <w:color w:val="000000" w:themeColor="text1"/>
          <w:sz w:val="24"/>
          <w:szCs w:val="24"/>
        </w:rPr>
        <w:t xml:space="preserve">was described as comparatively rare while </w:t>
      </w:r>
      <w:r w:rsidR="00766EB5" w:rsidRPr="00C93F4D">
        <w:rPr>
          <w:rFonts w:ascii="Times New Roman" w:hAnsi="Times New Roman"/>
          <w:i/>
          <w:iCs/>
          <w:color w:val="000000" w:themeColor="text1"/>
          <w:sz w:val="24"/>
          <w:szCs w:val="24"/>
        </w:rPr>
        <w:t>A. bicolor</w:t>
      </w:r>
      <w:r w:rsidR="00766EB5" w:rsidRPr="00C93F4D">
        <w:rPr>
          <w:rFonts w:ascii="Times New Roman" w:hAnsi="Times New Roman"/>
          <w:color w:val="000000" w:themeColor="text1"/>
          <w:sz w:val="24"/>
          <w:szCs w:val="24"/>
        </w:rPr>
        <w:t xml:space="preserve"> was reported to be uncommon and restricted to the lower reaches of rivers (</w:t>
      </w:r>
      <w:r w:rsidR="00E80E30" w:rsidRPr="00C93F4D">
        <w:rPr>
          <w:rFonts w:ascii="Times New Roman" w:hAnsi="Times New Roman"/>
          <w:color w:val="000000" w:themeColor="text1"/>
          <w:sz w:val="24"/>
          <w:szCs w:val="24"/>
        </w:rPr>
        <w:t>Van Someren and Whitehead, 1959</w:t>
      </w:r>
      <w:r w:rsidR="00766EB5" w:rsidRPr="00C93F4D">
        <w:rPr>
          <w:rFonts w:ascii="Times New Roman" w:hAnsi="Times New Roman"/>
          <w:color w:val="000000" w:themeColor="text1"/>
          <w:sz w:val="24"/>
          <w:szCs w:val="24"/>
        </w:rPr>
        <w:t>).</w:t>
      </w:r>
      <w:r w:rsidR="00F36625" w:rsidRPr="00C93F4D">
        <w:rPr>
          <w:rFonts w:ascii="Times New Roman" w:hAnsi="Times New Roman"/>
          <w:color w:val="000000" w:themeColor="text1"/>
          <w:sz w:val="24"/>
          <w:szCs w:val="24"/>
        </w:rPr>
        <w:t xml:space="preserve"> </w:t>
      </w:r>
      <w:r w:rsidR="00BD7E9A" w:rsidRPr="00C93F4D">
        <w:rPr>
          <w:rFonts w:ascii="Times New Roman" w:hAnsi="Times New Roman"/>
          <w:color w:val="000000" w:themeColor="text1"/>
          <w:sz w:val="24"/>
          <w:szCs w:val="24"/>
        </w:rPr>
        <w:t>T</w:t>
      </w:r>
      <w:r w:rsidR="00DF6AD3" w:rsidRPr="00C93F4D">
        <w:rPr>
          <w:rFonts w:ascii="Times New Roman" w:hAnsi="Times New Roman"/>
          <w:color w:val="000000" w:themeColor="text1"/>
          <w:sz w:val="24"/>
          <w:szCs w:val="24"/>
        </w:rPr>
        <w:t xml:space="preserve">here </w:t>
      </w:r>
      <w:r w:rsidR="00DC150E" w:rsidRPr="00C93F4D">
        <w:rPr>
          <w:rFonts w:ascii="Times New Roman" w:hAnsi="Times New Roman"/>
          <w:color w:val="000000" w:themeColor="text1"/>
          <w:sz w:val="24"/>
          <w:szCs w:val="24"/>
        </w:rPr>
        <w:t>are</w:t>
      </w:r>
      <w:r w:rsidR="00DF6AD3" w:rsidRPr="00C93F4D">
        <w:rPr>
          <w:rFonts w:ascii="Times New Roman" w:hAnsi="Times New Roman"/>
          <w:color w:val="000000" w:themeColor="text1"/>
          <w:sz w:val="24"/>
          <w:szCs w:val="24"/>
        </w:rPr>
        <w:t xml:space="preserve"> only two documented </w:t>
      </w:r>
      <w:r w:rsidR="00E327FE" w:rsidRPr="00C93F4D">
        <w:rPr>
          <w:rFonts w:ascii="Times New Roman" w:hAnsi="Times New Roman"/>
          <w:color w:val="000000" w:themeColor="text1"/>
          <w:sz w:val="24"/>
          <w:szCs w:val="24"/>
        </w:rPr>
        <w:t>occurrences</w:t>
      </w:r>
      <w:r w:rsidR="00DF6AD3" w:rsidRPr="00C93F4D">
        <w:rPr>
          <w:rFonts w:ascii="Times New Roman" w:hAnsi="Times New Roman"/>
          <w:color w:val="000000" w:themeColor="text1"/>
          <w:sz w:val="24"/>
          <w:szCs w:val="24"/>
        </w:rPr>
        <w:t xml:space="preserve"> of juvenile anguillid eels in Kenya rivers</w:t>
      </w:r>
      <w:r w:rsidR="00DC150E" w:rsidRPr="00C93F4D">
        <w:rPr>
          <w:rFonts w:ascii="Times New Roman" w:hAnsi="Times New Roman"/>
          <w:color w:val="000000" w:themeColor="text1"/>
          <w:sz w:val="24"/>
          <w:szCs w:val="24"/>
        </w:rPr>
        <w:t xml:space="preserve"> </w:t>
      </w:r>
      <w:r w:rsidR="00BD7E9A" w:rsidRPr="00C93F4D">
        <w:rPr>
          <w:rFonts w:ascii="Times New Roman" w:hAnsi="Times New Roman"/>
          <w:color w:val="000000" w:themeColor="text1"/>
          <w:sz w:val="24"/>
          <w:szCs w:val="24"/>
        </w:rPr>
        <w:t>(</w:t>
      </w:r>
      <w:r w:rsidR="00766EB5" w:rsidRPr="00C93F4D">
        <w:rPr>
          <w:rFonts w:ascii="Times New Roman" w:hAnsi="Times New Roman"/>
          <w:color w:val="000000" w:themeColor="text1"/>
          <w:sz w:val="24"/>
          <w:szCs w:val="24"/>
        </w:rPr>
        <w:t>Van Someren and Whitehead, 1959</w:t>
      </w:r>
      <w:r w:rsidR="00BD7E9A" w:rsidRPr="00C93F4D">
        <w:rPr>
          <w:rFonts w:ascii="Times New Roman" w:hAnsi="Times New Roman"/>
          <w:color w:val="000000" w:themeColor="text1"/>
          <w:sz w:val="24"/>
          <w:szCs w:val="24"/>
        </w:rPr>
        <w:t>). In April 1958, a</w:t>
      </w:r>
      <w:r w:rsidR="00CA319E" w:rsidRPr="00C93F4D">
        <w:rPr>
          <w:rFonts w:ascii="Times New Roman" w:hAnsi="Times New Roman"/>
          <w:color w:val="000000" w:themeColor="text1"/>
          <w:sz w:val="24"/>
          <w:szCs w:val="24"/>
        </w:rPr>
        <w:t xml:space="preserve"> total of 18 elvers captured, in the syphon-priming chamber of the Tana </w:t>
      </w:r>
      <w:r w:rsidR="00BE7518" w:rsidRPr="00C93F4D">
        <w:rPr>
          <w:rFonts w:ascii="Times New Roman" w:hAnsi="Times New Roman"/>
          <w:color w:val="000000" w:themeColor="text1"/>
          <w:sz w:val="24"/>
          <w:szCs w:val="24"/>
        </w:rPr>
        <w:t>R</w:t>
      </w:r>
      <w:r w:rsidR="00CA319E" w:rsidRPr="00C93F4D">
        <w:rPr>
          <w:rFonts w:ascii="Times New Roman" w:hAnsi="Times New Roman"/>
          <w:color w:val="000000" w:themeColor="text1"/>
          <w:sz w:val="24"/>
          <w:szCs w:val="24"/>
        </w:rPr>
        <w:t>ive</w:t>
      </w:r>
      <w:r w:rsidR="00BE7518" w:rsidRPr="00C93F4D">
        <w:rPr>
          <w:rFonts w:ascii="Times New Roman" w:hAnsi="Times New Roman"/>
          <w:color w:val="000000" w:themeColor="text1"/>
          <w:sz w:val="24"/>
          <w:szCs w:val="24"/>
        </w:rPr>
        <w:t>r</w:t>
      </w:r>
      <w:r w:rsidR="00CA319E" w:rsidRPr="00C93F4D">
        <w:rPr>
          <w:rFonts w:ascii="Times New Roman" w:hAnsi="Times New Roman"/>
          <w:color w:val="000000" w:themeColor="text1"/>
          <w:sz w:val="24"/>
          <w:szCs w:val="24"/>
        </w:rPr>
        <w:t xml:space="preserve"> dam</w:t>
      </w:r>
      <w:r w:rsidR="00BD7E9A" w:rsidRPr="00C93F4D">
        <w:rPr>
          <w:rFonts w:ascii="Times New Roman" w:hAnsi="Times New Roman"/>
          <w:color w:val="000000" w:themeColor="text1"/>
          <w:sz w:val="24"/>
          <w:szCs w:val="24"/>
        </w:rPr>
        <w:t xml:space="preserve">, </w:t>
      </w:r>
      <w:r w:rsidR="00DC150E" w:rsidRPr="00C93F4D">
        <w:rPr>
          <w:rFonts w:ascii="Times New Roman" w:hAnsi="Times New Roman"/>
          <w:color w:val="000000" w:themeColor="text1"/>
          <w:sz w:val="24"/>
          <w:szCs w:val="24"/>
        </w:rPr>
        <w:t xml:space="preserve">were identified as </w:t>
      </w:r>
      <w:r w:rsidR="00DC150E" w:rsidRPr="00C93F4D">
        <w:rPr>
          <w:rFonts w:ascii="Times New Roman" w:hAnsi="Times New Roman"/>
          <w:i/>
          <w:iCs/>
          <w:color w:val="000000" w:themeColor="text1"/>
          <w:sz w:val="24"/>
          <w:szCs w:val="24"/>
        </w:rPr>
        <w:t>A. be</w:t>
      </w:r>
      <w:r w:rsidR="009C1557" w:rsidRPr="00C93F4D">
        <w:rPr>
          <w:rFonts w:ascii="Times New Roman" w:hAnsi="Times New Roman"/>
          <w:i/>
          <w:iCs/>
          <w:color w:val="000000" w:themeColor="text1"/>
          <w:sz w:val="24"/>
          <w:szCs w:val="24"/>
        </w:rPr>
        <w:t>n</w:t>
      </w:r>
      <w:r w:rsidR="00DC150E" w:rsidRPr="00C93F4D">
        <w:rPr>
          <w:rFonts w:ascii="Times New Roman" w:hAnsi="Times New Roman"/>
          <w:i/>
          <w:iCs/>
          <w:color w:val="000000" w:themeColor="text1"/>
          <w:sz w:val="24"/>
          <w:szCs w:val="24"/>
        </w:rPr>
        <w:t>galensis</w:t>
      </w:r>
      <w:r w:rsidR="00DC150E" w:rsidRPr="00C93F4D">
        <w:rPr>
          <w:rFonts w:ascii="Times New Roman" w:hAnsi="Times New Roman"/>
          <w:color w:val="000000" w:themeColor="text1"/>
          <w:sz w:val="24"/>
          <w:szCs w:val="24"/>
        </w:rPr>
        <w:t>.</w:t>
      </w:r>
      <w:r w:rsidR="00BE7518"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 xml:space="preserve">Although captured during their upstream migration, clear information regarding their arrival at the mouth of the Tana River remains unknown. </w:t>
      </w:r>
      <w:r w:rsidR="005F354F" w:rsidRPr="00C93F4D">
        <w:rPr>
          <w:rFonts w:ascii="Times New Roman" w:hAnsi="Times New Roman"/>
          <w:color w:val="000000" w:themeColor="text1"/>
          <w:sz w:val="24"/>
          <w:szCs w:val="24"/>
        </w:rPr>
        <w:t>Nonetheless, recorded</w:t>
      </w:r>
      <w:r w:rsidR="007122EE" w:rsidRPr="00C93F4D">
        <w:rPr>
          <w:rFonts w:ascii="Times New Roman" w:hAnsi="Times New Roman"/>
          <w:color w:val="000000" w:themeColor="text1"/>
          <w:sz w:val="24"/>
          <w:szCs w:val="24"/>
        </w:rPr>
        <w:t xml:space="preserve"> on their total lengths indicate that they were likely in a post-elver stage</w:t>
      </w:r>
      <w:r w:rsidR="005D734B" w:rsidRPr="00C93F4D">
        <w:rPr>
          <w:rFonts w:ascii="Times New Roman" w:hAnsi="Times New Roman"/>
          <w:color w:val="000000" w:themeColor="text1"/>
          <w:sz w:val="24"/>
          <w:szCs w:val="24"/>
        </w:rPr>
        <w:t xml:space="preserve"> (Van Someren and Whitehead, 1959)</w:t>
      </w:r>
      <w:r w:rsidR="00BE7518" w:rsidRPr="00C93F4D">
        <w:rPr>
          <w:rFonts w:ascii="Times New Roman" w:hAnsi="Times New Roman"/>
          <w:color w:val="000000" w:themeColor="text1"/>
          <w:sz w:val="24"/>
          <w:szCs w:val="24"/>
        </w:rPr>
        <w:t>.</w:t>
      </w:r>
      <w:r w:rsidR="00BE7518" w:rsidRPr="00C93F4D">
        <w:rPr>
          <w:rFonts w:ascii="Times New Roman" w:hAnsi="Times New Roman"/>
          <w:color w:val="000000" w:themeColor="text1"/>
          <w:sz w:val="24"/>
          <w:szCs w:val="24"/>
          <w:shd w:val="clear" w:color="auto" w:fill="F7F7F8"/>
        </w:rPr>
        <w:t xml:space="preserve"> </w:t>
      </w:r>
      <w:r w:rsidR="00CA319E" w:rsidRPr="00C93F4D">
        <w:rPr>
          <w:rFonts w:ascii="Times New Roman" w:hAnsi="Times New Roman"/>
          <w:color w:val="000000" w:themeColor="text1"/>
          <w:sz w:val="24"/>
          <w:szCs w:val="24"/>
          <w:shd w:val="clear" w:color="auto" w:fill="F7F7F8"/>
        </w:rPr>
        <w:t xml:space="preserve"> </w:t>
      </w:r>
    </w:p>
    <w:p w14:paraId="198D2FE4" w14:textId="16AD5BB5" w:rsidR="00E97A38" w:rsidRPr="00C93F4D" w:rsidRDefault="00766EB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 small </w:t>
      </w:r>
      <w:r w:rsidR="00492FEC"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w:t>
      </w:r>
      <w:r w:rsidR="00BD7E9A" w:rsidRPr="00C93F4D">
        <w:rPr>
          <w:rFonts w:ascii="Times New Roman" w:hAnsi="Times New Roman"/>
          <w:color w:val="000000" w:themeColor="text1"/>
          <w:sz w:val="24"/>
          <w:szCs w:val="24"/>
        </w:rPr>
        <w:t xml:space="preserve">elver </w:t>
      </w:r>
      <w:r w:rsidRPr="00C93F4D">
        <w:rPr>
          <w:rFonts w:ascii="Times New Roman" w:hAnsi="Times New Roman"/>
          <w:color w:val="000000" w:themeColor="text1"/>
          <w:sz w:val="24"/>
          <w:szCs w:val="24"/>
        </w:rPr>
        <w:t>measuring 8.75cm</w:t>
      </w:r>
      <w:r w:rsidR="00765947" w:rsidRPr="00C93F4D">
        <w:rPr>
          <w:rFonts w:ascii="Times New Roman" w:hAnsi="Times New Roman"/>
          <w:color w:val="000000" w:themeColor="text1"/>
          <w:sz w:val="24"/>
          <w:szCs w:val="24"/>
        </w:rPr>
        <w:t xml:space="preserve"> is recorded to have been</w:t>
      </w:r>
      <w:r w:rsidRPr="00C93F4D">
        <w:rPr>
          <w:rFonts w:ascii="Times New Roman" w:hAnsi="Times New Roman"/>
          <w:color w:val="000000" w:themeColor="text1"/>
          <w:sz w:val="24"/>
          <w:szCs w:val="24"/>
        </w:rPr>
        <w:t xml:space="preserve"> caught </w:t>
      </w:r>
      <w:r w:rsidR="00765947" w:rsidRPr="00C93F4D">
        <w:rPr>
          <w:rFonts w:ascii="Times New Roman" w:hAnsi="Times New Roman"/>
          <w:color w:val="000000" w:themeColor="text1"/>
          <w:sz w:val="24"/>
          <w:szCs w:val="24"/>
        </w:rPr>
        <w:t>using</w:t>
      </w:r>
      <w:r w:rsidRPr="00C93F4D">
        <w:rPr>
          <w:rFonts w:ascii="Times New Roman" w:hAnsi="Times New Roman"/>
          <w:color w:val="000000" w:themeColor="text1"/>
          <w:sz w:val="24"/>
          <w:szCs w:val="24"/>
        </w:rPr>
        <w:t xml:space="preserve"> a traditional basket trap at Jilore, located along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w:t>
      </w:r>
      <w:r w:rsidR="007122EE" w:rsidRPr="00C93F4D">
        <w:rPr>
          <w:rFonts w:ascii="Times New Roman" w:hAnsi="Times New Roman"/>
          <w:color w:val="000000" w:themeColor="text1"/>
          <w:sz w:val="24"/>
          <w:szCs w:val="24"/>
        </w:rPr>
        <w:t>32 km</w:t>
      </w:r>
      <w:r w:rsidRPr="00C93F4D">
        <w:rPr>
          <w:rFonts w:ascii="Times New Roman" w:hAnsi="Times New Roman"/>
          <w:color w:val="000000" w:themeColor="text1"/>
          <w:sz w:val="24"/>
          <w:szCs w:val="24"/>
        </w:rPr>
        <w:t xml:space="preserve"> away from the sea (Van Someren and Whitehead,</w:t>
      </w:r>
      <w:r w:rsidR="0076594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1959). Despite uncertainty surrounding the date of capture, it is conjectured that the eel was captured during the November 1956 floods, which coincide with the short rain season. </w:t>
      </w:r>
      <w:r w:rsidR="00E97A38" w:rsidRPr="00C93F4D">
        <w:rPr>
          <w:rFonts w:ascii="Times New Roman" w:hAnsi="Times New Roman"/>
          <w:color w:val="000000" w:themeColor="text1"/>
          <w:sz w:val="24"/>
          <w:szCs w:val="24"/>
        </w:rPr>
        <w:t xml:space="preserve">These </w:t>
      </w:r>
      <w:r w:rsidR="00DC150E" w:rsidRPr="00C93F4D">
        <w:rPr>
          <w:rFonts w:ascii="Times New Roman" w:hAnsi="Times New Roman"/>
          <w:color w:val="000000" w:themeColor="text1"/>
          <w:sz w:val="24"/>
          <w:szCs w:val="24"/>
        </w:rPr>
        <w:t xml:space="preserve">two </w:t>
      </w:r>
      <w:r w:rsidR="00E97A38" w:rsidRPr="00C93F4D">
        <w:rPr>
          <w:rFonts w:ascii="Times New Roman" w:hAnsi="Times New Roman"/>
          <w:color w:val="000000" w:themeColor="text1"/>
          <w:sz w:val="24"/>
          <w:szCs w:val="24"/>
        </w:rPr>
        <w:t xml:space="preserve">documented occurrences of elvers, in the Tana and </w:t>
      </w:r>
      <w:r w:rsidR="00E877C8" w:rsidRPr="00C93F4D">
        <w:rPr>
          <w:rFonts w:ascii="Times New Roman" w:hAnsi="Times New Roman"/>
          <w:color w:val="000000" w:themeColor="text1"/>
          <w:sz w:val="24"/>
          <w:szCs w:val="24"/>
        </w:rPr>
        <w:t>Sabaki</w:t>
      </w:r>
      <w:r w:rsidR="00E97A38" w:rsidRPr="00C93F4D">
        <w:rPr>
          <w:rFonts w:ascii="Times New Roman" w:hAnsi="Times New Roman"/>
          <w:color w:val="000000" w:themeColor="text1"/>
          <w:sz w:val="24"/>
          <w:szCs w:val="24"/>
        </w:rPr>
        <w:t xml:space="preserve"> rivers are the first and only verified records of juvenile anguillids in Kenya</w:t>
      </w:r>
      <w:r w:rsidR="005D734B" w:rsidRPr="00C93F4D">
        <w:rPr>
          <w:rFonts w:ascii="Times New Roman" w:hAnsi="Times New Roman"/>
          <w:color w:val="000000" w:themeColor="text1"/>
          <w:sz w:val="24"/>
          <w:szCs w:val="24"/>
        </w:rPr>
        <w:t xml:space="preserve"> (Van Someren and Whitehead, 1959)</w:t>
      </w:r>
      <w:r w:rsidR="00E97A38" w:rsidRPr="00C93F4D">
        <w:rPr>
          <w:rFonts w:ascii="Times New Roman" w:hAnsi="Times New Roman"/>
          <w:color w:val="000000" w:themeColor="text1"/>
          <w:sz w:val="24"/>
          <w:szCs w:val="24"/>
        </w:rPr>
        <w:t>.</w:t>
      </w:r>
    </w:p>
    <w:p w14:paraId="4C1DFCDA" w14:textId="2047443C"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With </w:t>
      </w:r>
      <w:r w:rsidR="001335E1" w:rsidRPr="00C93F4D">
        <w:rPr>
          <w:rFonts w:ascii="Times New Roman" w:hAnsi="Times New Roman"/>
          <w:color w:val="000000" w:themeColor="text1"/>
          <w:sz w:val="24"/>
          <w:szCs w:val="24"/>
        </w:rPr>
        <w:t>scarcity of</w:t>
      </w:r>
      <w:r w:rsidRPr="00C93F4D">
        <w:rPr>
          <w:rFonts w:ascii="Times New Roman" w:hAnsi="Times New Roman"/>
          <w:color w:val="000000" w:themeColor="text1"/>
          <w:sz w:val="24"/>
          <w:szCs w:val="24"/>
        </w:rPr>
        <w:t xml:space="preserve"> studies documented on anguillid </w:t>
      </w:r>
      <w:r w:rsidR="007122EE" w:rsidRPr="00C93F4D">
        <w:rPr>
          <w:rFonts w:ascii="Times New Roman" w:hAnsi="Times New Roman"/>
          <w:color w:val="000000" w:themeColor="text1"/>
          <w:sz w:val="24"/>
          <w:szCs w:val="24"/>
        </w:rPr>
        <w:t xml:space="preserve">eels </w:t>
      </w:r>
      <w:r w:rsidR="001335E1" w:rsidRPr="00C93F4D">
        <w:rPr>
          <w:rFonts w:ascii="Times New Roman" w:hAnsi="Times New Roman"/>
          <w:color w:val="000000" w:themeColor="text1"/>
          <w:sz w:val="24"/>
          <w:szCs w:val="24"/>
        </w:rPr>
        <w:t xml:space="preserve">and their juveniles </w:t>
      </w:r>
      <w:r w:rsidRPr="00C93F4D">
        <w:rPr>
          <w:rFonts w:ascii="Times New Roman" w:hAnsi="Times New Roman"/>
          <w:color w:val="000000" w:themeColor="text1"/>
          <w:sz w:val="24"/>
          <w:szCs w:val="24"/>
        </w:rPr>
        <w:t>in Kenya</w:t>
      </w:r>
      <w:r w:rsidR="004419EF" w:rsidRPr="00C93F4D">
        <w:rPr>
          <w:rFonts w:ascii="Times New Roman" w:hAnsi="Times New Roman"/>
          <w:color w:val="000000" w:themeColor="text1"/>
          <w:sz w:val="24"/>
          <w:szCs w:val="24"/>
        </w:rPr>
        <w:t>n</w:t>
      </w:r>
      <w:r w:rsidR="005D734B" w:rsidRPr="00C93F4D">
        <w:rPr>
          <w:rFonts w:ascii="Times New Roman" w:hAnsi="Times New Roman"/>
          <w:color w:val="000000" w:themeColor="text1"/>
          <w:sz w:val="24"/>
          <w:szCs w:val="24"/>
        </w:rPr>
        <w:t xml:space="preserve"> rivers</w:t>
      </w:r>
      <w:r w:rsidRPr="00C93F4D">
        <w:rPr>
          <w:rFonts w:ascii="Times New Roman" w:hAnsi="Times New Roman"/>
          <w:color w:val="000000" w:themeColor="text1"/>
          <w:sz w:val="24"/>
          <w:szCs w:val="24"/>
        </w:rPr>
        <w:t xml:space="preserve">, this group </w:t>
      </w:r>
      <w:r w:rsidR="001335E1" w:rsidRPr="00C93F4D">
        <w:rPr>
          <w:rFonts w:ascii="Times New Roman" w:hAnsi="Times New Roman"/>
          <w:color w:val="000000" w:themeColor="text1"/>
          <w:sz w:val="24"/>
          <w:szCs w:val="24"/>
        </w:rPr>
        <w:t>requires attention and hence this study</w:t>
      </w:r>
      <w:r w:rsidRPr="00C93F4D">
        <w:rPr>
          <w:rFonts w:ascii="Times New Roman" w:hAnsi="Times New Roman"/>
          <w:color w:val="000000" w:themeColor="text1"/>
          <w:sz w:val="24"/>
          <w:szCs w:val="24"/>
        </w:rPr>
        <w:t xml:space="preserve">. This is of concern </w:t>
      </w:r>
      <w:r w:rsidR="0003294A" w:rsidRPr="00C93F4D">
        <w:rPr>
          <w:rFonts w:ascii="Times New Roman" w:hAnsi="Times New Roman"/>
          <w:color w:val="000000" w:themeColor="text1"/>
          <w:sz w:val="24"/>
          <w:szCs w:val="24"/>
        </w:rPr>
        <w:t xml:space="preserve">since </w:t>
      </w:r>
      <w:r w:rsidRPr="00C93F4D">
        <w:rPr>
          <w:rFonts w:ascii="Times New Roman" w:hAnsi="Times New Roman"/>
          <w:color w:val="000000" w:themeColor="text1"/>
          <w:sz w:val="24"/>
          <w:szCs w:val="24"/>
        </w:rPr>
        <w:t xml:space="preserve">according to the </w:t>
      </w:r>
      <w:bookmarkStart w:id="36" w:name="_Hlk128637767"/>
      <w:r w:rsidRPr="00C93F4D">
        <w:rPr>
          <w:rFonts w:ascii="Times New Roman" w:hAnsi="Times New Roman"/>
          <w:color w:val="000000" w:themeColor="text1"/>
          <w:sz w:val="24"/>
          <w:szCs w:val="24"/>
        </w:rPr>
        <w:t>ICUN Red list of species</w:t>
      </w:r>
      <w:bookmarkEnd w:id="36"/>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 xml:space="preserve">A. mossambica </w:t>
      </w:r>
      <w:r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shd w:val="clear" w:color="auto" w:fill="FFFFFF"/>
        </w:rPr>
        <w:t>Hanssens and Snoeks</w:t>
      </w:r>
      <w:r w:rsidR="00AC639D" w:rsidRPr="00C93F4D">
        <w:rPr>
          <w:rFonts w:ascii="Times New Roman" w:hAnsi="Times New Roman"/>
          <w:color w:val="000000" w:themeColor="text1"/>
          <w:sz w:val="24"/>
          <w:szCs w:val="24"/>
          <w:shd w:val="clear" w:color="auto" w:fill="FFFFFF"/>
        </w:rPr>
        <w:t>,</w:t>
      </w:r>
      <w:r w:rsidR="00AC639D" w:rsidRPr="00C93F4D">
        <w:rPr>
          <w:rFonts w:ascii="Times New Roman" w:hAnsi="Times New Roman"/>
          <w:i/>
          <w:iCs/>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2010</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A bengalensis</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shd w:val="clear" w:color="auto" w:fill="FFFFFF"/>
        </w:rPr>
        <w:t xml:space="preserve">Engelbrecht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2010)</w:t>
      </w:r>
      <w:r w:rsidRPr="00C93F4D">
        <w:rPr>
          <w:rFonts w:ascii="Times New Roman" w:hAnsi="Times New Roman"/>
          <w:i/>
          <w:iCs/>
          <w:color w:val="000000" w:themeColor="text1"/>
          <w:sz w:val="24"/>
          <w:szCs w:val="24"/>
        </w:rPr>
        <w:t>, A. bicolor</w:t>
      </w:r>
      <w:r w:rsidRPr="00C93F4D">
        <w:rPr>
          <w:rFonts w:ascii="Times New Roman" w:hAnsi="Times New Roman"/>
          <w:color w:val="000000" w:themeColor="text1"/>
          <w:sz w:val="24"/>
          <w:szCs w:val="24"/>
        </w:rPr>
        <w:t xml:space="preserve"> (</w:t>
      </w:r>
      <w:r w:rsidR="00C510C9" w:rsidRPr="00C93F4D">
        <w:rPr>
          <w:rFonts w:ascii="Times New Roman" w:hAnsi="Times New Roman"/>
          <w:color w:val="000000" w:themeColor="text1"/>
          <w:sz w:val="24"/>
          <w:szCs w:val="24"/>
        </w:rPr>
        <w:t xml:space="preserve">Jacoby </w:t>
      </w:r>
      <w:r w:rsidR="003C391E" w:rsidRPr="003C391E">
        <w:rPr>
          <w:rFonts w:ascii="Times New Roman" w:hAnsi="Times New Roman"/>
          <w:i/>
          <w:iCs/>
          <w:color w:val="000000" w:themeColor="text1"/>
          <w:sz w:val="24"/>
          <w:szCs w:val="24"/>
        </w:rPr>
        <w:t>et al.,</w:t>
      </w:r>
      <w:r w:rsidR="00C510C9" w:rsidRPr="00C93F4D">
        <w:rPr>
          <w:rFonts w:ascii="Times New Roman" w:hAnsi="Times New Roman"/>
          <w:color w:val="000000" w:themeColor="text1"/>
          <w:sz w:val="24"/>
          <w:szCs w:val="24"/>
        </w:rPr>
        <w:t xml:space="preserve"> 2014; </w:t>
      </w:r>
      <w:r w:rsidRPr="00C93F4D">
        <w:rPr>
          <w:rFonts w:ascii="Times New Roman" w:hAnsi="Times New Roman"/>
          <w:color w:val="000000" w:themeColor="text1"/>
          <w:sz w:val="24"/>
          <w:szCs w:val="24"/>
        </w:rPr>
        <w:t xml:space="preserve">Pike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2019a) </w:t>
      </w:r>
      <w:r w:rsidR="0003294A" w:rsidRPr="00C93F4D">
        <w:rPr>
          <w:rFonts w:ascii="Times New Roman" w:hAnsi="Times New Roman"/>
          <w:color w:val="000000" w:themeColor="text1"/>
          <w:sz w:val="24"/>
          <w:szCs w:val="24"/>
        </w:rPr>
        <w:t xml:space="preserve">conservation status </w:t>
      </w:r>
      <w:r w:rsidRPr="00C93F4D">
        <w:rPr>
          <w:rFonts w:ascii="Times New Roman" w:hAnsi="Times New Roman"/>
          <w:color w:val="000000" w:themeColor="text1"/>
          <w:sz w:val="24"/>
          <w:szCs w:val="24"/>
        </w:rPr>
        <w:t xml:space="preserve">have </w:t>
      </w:r>
      <w:r w:rsidR="0003294A" w:rsidRPr="00C93F4D">
        <w:rPr>
          <w:rFonts w:ascii="Times New Roman" w:hAnsi="Times New Roman"/>
          <w:color w:val="000000" w:themeColor="text1"/>
          <w:sz w:val="24"/>
          <w:szCs w:val="24"/>
        </w:rPr>
        <w:t xml:space="preserve">recently </w:t>
      </w:r>
      <w:r w:rsidRPr="00C93F4D">
        <w:rPr>
          <w:rFonts w:ascii="Times New Roman" w:hAnsi="Times New Roman"/>
          <w:color w:val="000000" w:themeColor="text1"/>
          <w:sz w:val="24"/>
          <w:szCs w:val="24"/>
        </w:rPr>
        <w:t xml:space="preserve">been listed </w:t>
      </w:r>
      <w:r w:rsidR="0003294A" w:rsidRPr="00C93F4D">
        <w:rPr>
          <w:rFonts w:ascii="Times New Roman" w:hAnsi="Times New Roman"/>
          <w:color w:val="000000" w:themeColor="text1"/>
          <w:sz w:val="24"/>
          <w:szCs w:val="24"/>
        </w:rPr>
        <w:t xml:space="preserve">upgraded to </w:t>
      </w:r>
      <w:r w:rsidR="00234225" w:rsidRPr="00C93F4D">
        <w:rPr>
          <w:rFonts w:ascii="Times New Roman" w:hAnsi="Times New Roman"/>
          <w:color w:val="000000" w:themeColor="text1"/>
          <w:sz w:val="24"/>
          <w:szCs w:val="24"/>
        </w:rPr>
        <w:t>N</w:t>
      </w:r>
      <w:r w:rsidRPr="00C93F4D">
        <w:rPr>
          <w:rFonts w:ascii="Times New Roman" w:hAnsi="Times New Roman"/>
          <w:color w:val="000000" w:themeColor="text1"/>
          <w:sz w:val="24"/>
          <w:szCs w:val="24"/>
        </w:rPr>
        <w:t xml:space="preserve">ear </w:t>
      </w:r>
      <w:r w:rsidR="00234225" w:rsidRPr="00C93F4D">
        <w:rPr>
          <w:rFonts w:ascii="Times New Roman" w:hAnsi="Times New Roman"/>
          <w:color w:val="000000" w:themeColor="text1"/>
          <w:sz w:val="24"/>
          <w:szCs w:val="24"/>
        </w:rPr>
        <w:t>T</w:t>
      </w:r>
      <w:r w:rsidRPr="00C93F4D">
        <w:rPr>
          <w:rFonts w:ascii="Times New Roman" w:hAnsi="Times New Roman"/>
          <w:color w:val="000000" w:themeColor="text1"/>
          <w:sz w:val="24"/>
          <w:szCs w:val="24"/>
        </w:rPr>
        <w:t>hreatened</w:t>
      </w:r>
      <w:r w:rsidR="00C770E4" w:rsidRPr="00C93F4D">
        <w:rPr>
          <w:rFonts w:ascii="Times New Roman" w:hAnsi="Times New Roman"/>
          <w:color w:val="000000" w:themeColor="text1"/>
          <w:sz w:val="24"/>
          <w:szCs w:val="24"/>
        </w:rPr>
        <w:t xml:space="preserve"> (NT)</w:t>
      </w:r>
      <w:r w:rsidR="001A5918" w:rsidRPr="00C93F4D">
        <w:rPr>
          <w:rFonts w:ascii="Times New Roman" w:hAnsi="Times New Roman"/>
          <w:color w:val="000000" w:themeColor="text1"/>
          <w:sz w:val="24"/>
          <w:szCs w:val="24"/>
        </w:rPr>
        <w:t xml:space="preserve"> not excluding</w:t>
      </w:r>
      <w:r w:rsidR="005F354F" w:rsidRPr="00C93F4D">
        <w:rPr>
          <w:rFonts w:ascii="Times New Roman" w:hAnsi="Times New Roman"/>
          <w:color w:val="000000" w:themeColor="text1"/>
          <w:sz w:val="24"/>
          <w:szCs w:val="24"/>
        </w:rPr>
        <w:t xml:space="preserve"> </w:t>
      </w:r>
      <w:r w:rsidR="005F354F" w:rsidRPr="00C93F4D">
        <w:rPr>
          <w:rFonts w:ascii="Times New Roman" w:hAnsi="Times New Roman"/>
          <w:i/>
          <w:iCs/>
          <w:color w:val="000000" w:themeColor="text1"/>
          <w:sz w:val="24"/>
          <w:szCs w:val="24"/>
        </w:rPr>
        <w:t>A. marmorata</w:t>
      </w:r>
      <w:r w:rsidR="005F354F" w:rsidRPr="00C93F4D">
        <w:rPr>
          <w:rFonts w:ascii="Times New Roman" w:hAnsi="Times New Roman"/>
          <w:color w:val="000000" w:themeColor="text1"/>
          <w:sz w:val="24"/>
          <w:szCs w:val="24"/>
        </w:rPr>
        <w:t xml:space="preserve"> classified as Least Concern (LC)</w:t>
      </w:r>
      <w:r w:rsidR="001A5918" w:rsidRPr="00C93F4D">
        <w:rPr>
          <w:rFonts w:ascii="Times New Roman" w:hAnsi="Times New Roman"/>
          <w:color w:val="000000" w:themeColor="text1"/>
          <w:sz w:val="24"/>
          <w:szCs w:val="24"/>
        </w:rPr>
        <w:t xml:space="preserve"> (</w:t>
      </w:r>
      <w:r w:rsidR="001A5918" w:rsidRPr="00C93F4D">
        <w:rPr>
          <w:rFonts w:ascii="Times New Roman" w:hAnsi="Times New Roman"/>
          <w:color w:val="000000" w:themeColor="text1"/>
          <w:sz w:val="24"/>
          <w:szCs w:val="24"/>
          <w:shd w:val="clear" w:color="auto" w:fill="FFFFFF"/>
        </w:rPr>
        <w:t xml:space="preserve">Pike </w:t>
      </w:r>
      <w:r w:rsidR="003C391E" w:rsidRPr="003C391E">
        <w:rPr>
          <w:rFonts w:ascii="Times New Roman" w:hAnsi="Times New Roman"/>
          <w:i/>
          <w:iCs/>
          <w:color w:val="000000" w:themeColor="text1"/>
          <w:sz w:val="24"/>
          <w:szCs w:val="24"/>
          <w:shd w:val="clear" w:color="auto" w:fill="FFFFFF"/>
        </w:rPr>
        <w:t>et al.,</w:t>
      </w:r>
      <w:r w:rsidR="001A5918" w:rsidRPr="00C93F4D">
        <w:rPr>
          <w:rFonts w:ascii="Times New Roman" w:hAnsi="Times New Roman"/>
          <w:color w:val="000000" w:themeColor="text1"/>
          <w:sz w:val="24"/>
          <w:szCs w:val="24"/>
          <w:shd w:val="clear" w:color="auto" w:fill="FFFFFF"/>
        </w:rPr>
        <w:t xml:space="preserve"> 2019b;</w:t>
      </w:r>
      <w:r w:rsidR="001A5918" w:rsidRPr="00C93F4D">
        <w:rPr>
          <w:rFonts w:ascii="Times New Roman" w:hAnsi="Times New Roman"/>
          <w:color w:val="000000" w:themeColor="text1"/>
          <w:sz w:val="24"/>
          <w:szCs w:val="24"/>
        </w:rPr>
        <w:t xml:space="preserve"> </w:t>
      </w:r>
      <w:r w:rsidR="001A5918" w:rsidRPr="00C93F4D">
        <w:rPr>
          <w:rFonts w:ascii="Times New Roman" w:eastAsia="Arial Unicode MS" w:hAnsi="Times New Roman"/>
          <w:color w:val="000000" w:themeColor="text1"/>
          <w:sz w:val="24"/>
          <w:szCs w:val="24"/>
          <w:lang w:eastAsia="fr-FR"/>
        </w:rPr>
        <w:t xml:space="preserve">Itakura </w:t>
      </w:r>
      <w:r w:rsidR="003C391E" w:rsidRPr="003C391E">
        <w:rPr>
          <w:rFonts w:ascii="Times New Roman" w:eastAsia="Arial Unicode MS" w:hAnsi="Times New Roman"/>
          <w:i/>
          <w:iCs/>
          <w:color w:val="000000" w:themeColor="text1"/>
          <w:sz w:val="24"/>
          <w:szCs w:val="24"/>
          <w:lang w:eastAsia="fr-FR"/>
        </w:rPr>
        <w:t>et al.,</w:t>
      </w:r>
      <w:r w:rsidR="001A5918" w:rsidRPr="00C93F4D">
        <w:rPr>
          <w:rFonts w:ascii="Times New Roman" w:eastAsia="Arial Unicode MS" w:hAnsi="Times New Roman"/>
          <w:color w:val="000000" w:themeColor="text1"/>
          <w:sz w:val="24"/>
          <w:szCs w:val="24"/>
          <w:lang w:eastAsia="fr-FR"/>
        </w:rPr>
        <w:t xml:space="preserve"> 2020</w:t>
      </w:r>
      <w:r w:rsidR="001A5918"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Given the absence of pertinent data, it is thereby, </w:t>
      </w:r>
      <w:r w:rsidR="0003294A" w:rsidRPr="00C93F4D">
        <w:rPr>
          <w:rFonts w:ascii="Times New Roman" w:hAnsi="Times New Roman"/>
          <w:color w:val="000000" w:themeColor="text1"/>
          <w:sz w:val="24"/>
          <w:szCs w:val="24"/>
        </w:rPr>
        <w:t>important to</w:t>
      </w:r>
      <w:r w:rsidRPr="00C93F4D">
        <w:rPr>
          <w:rFonts w:ascii="Times New Roman" w:hAnsi="Times New Roman"/>
          <w:color w:val="000000" w:themeColor="text1"/>
          <w:sz w:val="24"/>
          <w:szCs w:val="24"/>
        </w:rPr>
        <w:t xml:space="preserve"> accurately determine the anguillid </w:t>
      </w:r>
      <w:r w:rsidR="0003294A" w:rsidRPr="00C93F4D">
        <w:rPr>
          <w:rFonts w:ascii="Times New Roman" w:hAnsi="Times New Roman"/>
          <w:color w:val="000000" w:themeColor="text1"/>
          <w:sz w:val="24"/>
          <w:szCs w:val="24"/>
        </w:rPr>
        <w:t xml:space="preserve">recruitment patterns into </w:t>
      </w:r>
      <w:r w:rsidRPr="00C93F4D">
        <w:rPr>
          <w:rFonts w:ascii="Times New Roman" w:hAnsi="Times New Roman"/>
          <w:color w:val="000000" w:themeColor="text1"/>
          <w:sz w:val="24"/>
          <w:szCs w:val="24"/>
        </w:rPr>
        <w:t xml:space="preserve">the estuaries of Kenya, </w:t>
      </w:r>
      <w:r w:rsidR="0003294A" w:rsidRPr="00C93F4D">
        <w:rPr>
          <w:rFonts w:ascii="Times New Roman" w:hAnsi="Times New Roman"/>
          <w:color w:val="000000" w:themeColor="text1"/>
          <w:sz w:val="24"/>
          <w:szCs w:val="24"/>
        </w:rPr>
        <w:t xml:space="preserve">in order to </w:t>
      </w:r>
      <w:r w:rsidRPr="00C93F4D">
        <w:rPr>
          <w:rFonts w:ascii="Times New Roman" w:hAnsi="Times New Roman"/>
          <w:color w:val="000000" w:themeColor="text1"/>
          <w:sz w:val="24"/>
          <w:szCs w:val="24"/>
        </w:rPr>
        <w:t xml:space="preserve">subsequently </w:t>
      </w:r>
      <w:r w:rsidR="0003294A" w:rsidRPr="00C93F4D">
        <w:rPr>
          <w:rFonts w:ascii="Times New Roman" w:hAnsi="Times New Roman"/>
          <w:color w:val="000000" w:themeColor="text1"/>
          <w:sz w:val="24"/>
          <w:szCs w:val="24"/>
        </w:rPr>
        <w:t xml:space="preserve">guide </w:t>
      </w:r>
      <w:r w:rsidRPr="00C93F4D">
        <w:rPr>
          <w:rFonts w:ascii="Times New Roman" w:hAnsi="Times New Roman"/>
          <w:color w:val="000000" w:themeColor="text1"/>
          <w:sz w:val="24"/>
          <w:szCs w:val="24"/>
        </w:rPr>
        <w:t>develop</w:t>
      </w:r>
      <w:r w:rsidR="0003294A" w:rsidRPr="00C93F4D">
        <w:rPr>
          <w:rFonts w:ascii="Times New Roman" w:hAnsi="Times New Roman"/>
          <w:color w:val="000000" w:themeColor="text1"/>
          <w:sz w:val="24"/>
          <w:szCs w:val="24"/>
        </w:rPr>
        <w:t xml:space="preserve">ment of </w:t>
      </w:r>
      <w:r w:rsidR="000D2457" w:rsidRPr="00C93F4D">
        <w:rPr>
          <w:rFonts w:ascii="Times New Roman" w:hAnsi="Times New Roman"/>
          <w:color w:val="000000" w:themeColor="text1"/>
          <w:sz w:val="24"/>
          <w:szCs w:val="24"/>
        </w:rPr>
        <w:t>management</w:t>
      </w:r>
      <w:r w:rsidRPr="00C93F4D">
        <w:rPr>
          <w:rFonts w:ascii="Times New Roman" w:hAnsi="Times New Roman"/>
          <w:color w:val="000000" w:themeColor="text1"/>
          <w:sz w:val="24"/>
          <w:szCs w:val="24"/>
        </w:rPr>
        <w:t xml:space="preserve"> strategies this fishery. </w:t>
      </w:r>
    </w:p>
    <w:p w14:paraId="312D47DF" w14:textId="7D35AC07" w:rsidR="00EA5376" w:rsidRPr="00C93F4D" w:rsidRDefault="0057000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There</w:t>
      </w:r>
      <w:r w:rsidR="0003294A" w:rsidRPr="00C93F4D">
        <w:rPr>
          <w:rFonts w:ascii="Times New Roman" w:hAnsi="Times New Roman"/>
          <w:color w:val="000000" w:themeColor="text1"/>
          <w:sz w:val="24"/>
          <w:szCs w:val="24"/>
        </w:rPr>
        <w:t>fore</w:t>
      </w:r>
      <w:r w:rsidRPr="00C93F4D">
        <w:rPr>
          <w:rFonts w:ascii="Times New Roman" w:hAnsi="Times New Roman"/>
          <w:color w:val="000000" w:themeColor="text1"/>
          <w:sz w:val="24"/>
          <w:szCs w:val="24"/>
        </w:rPr>
        <w:t xml:space="preserve">, the aim of this study was to ascertain the occurrence and abundance of juvenile anguillid eels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with the goal of providing baseline scientific data on the ecology and biology of eels </w:t>
      </w:r>
      <w:r w:rsidR="00AE09B2">
        <w:rPr>
          <w:rFonts w:ascii="Times New Roman" w:hAnsi="Times New Roman"/>
          <w:color w:val="000000" w:themeColor="text1"/>
          <w:sz w:val="24"/>
          <w:szCs w:val="24"/>
        </w:rPr>
        <w:t>Western Indian Ocean (</w:t>
      </w:r>
      <w:r w:rsidR="0003294A" w:rsidRPr="00C93F4D">
        <w:rPr>
          <w:rFonts w:ascii="Times New Roman" w:hAnsi="Times New Roman"/>
          <w:color w:val="000000" w:themeColor="text1"/>
          <w:sz w:val="24"/>
          <w:szCs w:val="24"/>
        </w:rPr>
        <w:t>WIO</w:t>
      </w:r>
      <w:r w:rsidR="00AE09B2">
        <w:rPr>
          <w:rFonts w:ascii="Times New Roman" w:hAnsi="Times New Roman"/>
          <w:color w:val="000000" w:themeColor="text1"/>
          <w:sz w:val="24"/>
          <w:szCs w:val="24"/>
        </w:rPr>
        <w:t>)</w:t>
      </w:r>
      <w:r w:rsidR="0003294A" w:rsidRPr="00C93F4D">
        <w:rPr>
          <w:rFonts w:ascii="Times New Roman" w:hAnsi="Times New Roman"/>
          <w:color w:val="000000" w:themeColor="text1"/>
          <w:sz w:val="24"/>
          <w:szCs w:val="24"/>
        </w:rPr>
        <w:t xml:space="preserve"> rivers</w:t>
      </w:r>
      <w:r w:rsidRPr="00C93F4D">
        <w:rPr>
          <w:rFonts w:ascii="Times New Roman" w:hAnsi="Times New Roman"/>
          <w:color w:val="000000" w:themeColor="text1"/>
          <w:sz w:val="24"/>
          <w:szCs w:val="24"/>
        </w:rPr>
        <w:t>.</w:t>
      </w:r>
      <w:bookmarkStart w:id="37" w:name="_Toc120099689"/>
      <w:bookmarkStart w:id="38" w:name="_Toc120101046"/>
    </w:p>
    <w:p w14:paraId="27177601" w14:textId="689A8793" w:rsidR="00D16481" w:rsidRPr="00C93F4D" w:rsidRDefault="00EA5376" w:rsidP="00F2370D">
      <w:pPr>
        <w:pStyle w:val="Heading2"/>
        <w:jc w:val="both"/>
      </w:pPr>
      <w:bookmarkStart w:id="39" w:name="_Toc128808263"/>
      <w:bookmarkStart w:id="40" w:name="_Toc128809560"/>
      <w:bookmarkStart w:id="41" w:name="_Toc144063154"/>
      <w:r w:rsidRPr="00C93F4D">
        <w:t>P</w:t>
      </w:r>
      <w:r w:rsidR="00D16481" w:rsidRPr="00C93F4D">
        <w:t>roblem Statement</w:t>
      </w:r>
      <w:bookmarkEnd w:id="37"/>
      <w:bookmarkEnd w:id="38"/>
      <w:bookmarkEnd w:id="39"/>
      <w:bookmarkEnd w:id="40"/>
      <w:bookmarkEnd w:id="41"/>
    </w:p>
    <w:p w14:paraId="78D79702" w14:textId="77EEA60D" w:rsidR="005E7952" w:rsidRPr="00C93F4D" w:rsidRDefault="009C1557" w:rsidP="00F2370D">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 xml:space="preserve">The life history of anguillid </w:t>
      </w:r>
      <w:r w:rsidR="005E7952" w:rsidRPr="00C93F4D">
        <w:rPr>
          <w:rFonts w:ascii="Times New Roman" w:hAnsi="Times New Roman"/>
          <w:sz w:val="24"/>
          <w:szCs w:val="24"/>
        </w:rPr>
        <w:t xml:space="preserve">is </w:t>
      </w:r>
      <w:r w:rsidR="005E7952" w:rsidRPr="00C93F4D">
        <w:rPr>
          <w:rFonts w:ascii="Times New Roman" w:hAnsi="Times New Roman"/>
          <w:color w:val="000000" w:themeColor="text1"/>
          <w:sz w:val="24"/>
          <w:szCs w:val="24"/>
        </w:rPr>
        <w:t xml:space="preserve">marked by the movement of adults from freshwater environments to reproduce in oceanic habitats, while their larvae and young individuals traverse estuaries enroute to </w:t>
      </w:r>
      <w:r w:rsidR="0003294A" w:rsidRPr="00C93F4D">
        <w:rPr>
          <w:rFonts w:ascii="Times New Roman" w:hAnsi="Times New Roman"/>
          <w:color w:val="000000" w:themeColor="text1"/>
          <w:sz w:val="24"/>
          <w:szCs w:val="24"/>
        </w:rPr>
        <w:t xml:space="preserve">upstream </w:t>
      </w:r>
      <w:r w:rsidR="005E7952" w:rsidRPr="00C93F4D">
        <w:rPr>
          <w:rFonts w:ascii="Times New Roman" w:hAnsi="Times New Roman"/>
          <w:color w:val="000000" w:themeColor="text1"/>
          <w:sz w:val="24"/>
          <w:szCs w:val="24"/>
        </w:rPr>
        <w:t xml:space="preserve">freshwater habitats for nourishment and development.  </w:t>
      </w:r>
      <w:r w:rsidR="00900619" w:rsidRPr="00C93F4D">
        <w:rPr>
          <w:rFonts w:ascii="Times New Roman" w:hAnsi="Times New Roman"/>
          <w:color w:val="000000" w:themeColor="text1"/>
          <w:sz w:val="24"/>
          <w:szCs w:val="24"/>
        </w:rPr>
        <w:t>Nevertheless,</w:t>
      </w:r>
      <w:r w:rsidR="0003294A" w:rsidRPr="00C93F4D">
        <w:rPr>
          <w:rFonts w:ascii="Times New Roman" w:hAnsi="Times New Roman"/>
          <w:color w:val="000000" w:themeColor="text1"/>
          <w:sz w:val="24"/>
          <w:szCs w:val="24"/>
        </w:rPr>
        <w:t xml:space="preserve"> r</w:t>
      </w:r>
      <w:r w:rsidR="005E7952" w:rsidRPr="00C93F4D">
        <w:rPr>
          <w:rFonts w:ascii="Times New Roman" w:hAnsi="Times New Roman"/>
          <w:color w:val="000000" w:themeColor="text1"/>
          <w:sz w:val="24"/>
          <w:szCs w:val="24"/>
        </w:rPr>
        <w:t xml:space="preserve">emarkably little is known </w:t>
      </w:r>
      <w:r w:rsidR="0003294A" w:rsidRPr="00C93F4D">
        <w:rPr>
          <w:rFonts w:ascii="Times New Roman" w:hAnsi="Times New Roman"/>
          <w:color w:val="000000" w:themeColor="text1"/>
          <w:sz w:val="24"/>
          <w:szCs w:val="24"/>
        </w:rPr>
        <w:t xml:space="preserve">on </w:t>
      </w:r>
      <w:r w:rsidR="005E7952" w:rsidRPr="00C93F4D">
        <w:rPr>
          <w:rFonts w:ascii="Times New Roman" w:hAnsi="Times New Roman"/>
          <w:color w:val="000000" w:themeColor="text1"/>
          <w:sz w:val="24"/>
          <w:szCs w:val="24"/>
        </w:rPr>
        <w:t>the occurrence, population and ecology of tropical juvenile anguillid eels in the Western Indian Ocean region</w:t>
      </w:r>
      <w:r w:rsidR="0003294A" w:rsidRPr="00C93F4D">
        <w:rPr>
          <w:rFonts w:ascii="Times New Roman" w:hAnsi="Times New Roman"/>
          <w:color w:val="000000" w:themeColor="text1"/>
          <w:sz w:val="24"/>
          <w:szCs w:val="24"/>
        </w:rPr>
        <w:t xml:space="preserve"> and Kenya</w:t>
      </w:r>
      <w:r w:rsidR="005E7952" w:rsidRPr="00C93F4D">
        <w:rPr>
          <w:rFonts w:ascii="Times New Roman" w:hAnsi="Times New Roman"/>
          <w:color w:val="000000" w:themeColor="text1"/>
          <w:sz w:val="24"/>
          <w:szCs w:val="24"/>
        </w:rPr>
        <w:t xml:space="preserve">. </w:t>
      </w:r>
      <w:r w:rsidR="00C770E4" w:rsidRPr="00C93F4D">
        <w:rPr>
          <w:rFonts w:ascii="Times New Roman" w:hAnsi="Times New Roman"/>
          <w:color w:val="000000" w:themeColor="text1"/>
          <w:sz w:val="24"/>
          <w:szCs w:val="24"/>
        </w:rPr>
        <w:t xml:space="preserve">Although there </w:t>
      </w:r>
      <w:r w:rsidR="0003294A" w:rsidRPr="00C93F4D">
        <w:rPr>
          <w:rFonts w:ascii="Times New Roman" w:hAnsi="Times New Roman"/>
          <w:color w:val="000000" w:themeColor="text1"/>
          <w:sz w:val="24"/>
          <w:szCs w:val="24"/>
        </w:rPr>
        <w:t xml:space="preserve">are early records (1959) </w:t>
      </w:r>
      <w:r w:rsidR="006B584B" w:rsidRPr="00C93F4D">
        <w:rPr>
          <w:rFonts w:ascii="Times New Roman" w:hAnsi="Times New Roman"/>
          <w:color w:val="000000" w:themeColor="text1"/>
          <w:sz w:val="24"/>
          <w:szCs w:val="24"/>
        </w:rPr>
        <w:t xml:space="preserve">of </w:t>
      </w:r>
      <w:r w:rsidR="00C770E4" w:rsidRPr="00C93F4D">
        <w:rPr>
          <w:rFonts w:ascii="Times New Roman" w:hAnsi="Times New Roman"/>
          <w:color w:val="000000" w:themeColor="text1"/>
          <w:sz w:val="24"/>
          <w:szCs w:val="24"/>
        </w:rPr>
        <w:t xml:space="preserve">juvenile anguillid </w:t>
      </w:r>
      <w:r w:rsidR="00900619" w:rsidRPr="00C93F4D">
        <w:rPr>
          <w:rFonts w:ascii="Times New Roman" w:hAnsi="Times New Roman"/>
          <w:color w:val="000000" w:themeColor="text1"/>
          <w:sz w:val="24"/>
          <w:szCs w:val="24"/>
        </w:rPr>
        <w:t>occurrence</w:t>
      </w:r>
      <w:r w:rsidR="006B584B" w:rsidRPr="00C93F4D">
        <w:rPr>
          <w:rFonts w:ascii="Times New Roman" w:hAnsi="Times New Roman"/>
          <w:color w:val="000000" w:themeColor="text1"/>
          <w:sz w:val="24"/>
          <w:szCs w:val="24"/>
        </w:rPr>
        <w:t xml:space="preserve"> </w:t>
      </w:r>
      <w:r w:rsidR="00C770E4" w:rsidRPr="00C93F4D">
        <w:rPr>
          <w:rFonts w:ascii="Times New Roman" w:hAnsi="Times New Roman"/>
          <w:color w:val="000000" w:themeColor="text1"/>
          <w:sz w:val="24"/>
          <w:szCs w:val="24"/>
        </w:rPr>
        <w:t>in Kenya</w:t>
      </w:r>
      <w:r w:rsidR="0003294A" w:rsidRPr="00C93F4D">
        <w:rPr>
          <w:rFonts w:ascii="Times New Roman" w:hAnsi="Times New Roman"/>
          <w:color w:val="000000" w:themeColor="text1"/>
          <w:sz w:val="24"/>
          <w:szCs w:val="24"/>
        </w:rPr>
        <w:t>n</w:t>
      </w:r>
      <w:r w:rsidR="00C770E4" w:rsidRPr="00C93F4D">
        <w:rPr>
          <w:rFonts w:ascii="Times New Roman" w:hAnsi="Times New Roman"/>
          <w:color w:val="000000" w:themeColor="text1"/>
          <w:sz w:val="24"/>
          <w:szCs w:val="24"/>
        </w:rPr>
        <w:t xml:space="preserve"> rivers, </w:t>
      </w:r>
      <w:r w:rsidR="0003294A" w:rsidRPr="00C93F4D">
        <w:rPr>
          <w:rFonts w:ascii="Times New Roman" w:hAnsi="Times New Roman"/>
          <w:color w:val="000000" w:themeColor="text1"/>
          <w:sz w:val="24"/>
          <w:szCs w:val="24"/>
        </w:rPr>
        <w:t xml:space="preserve">more recent </w:t>
      </w:r>
      <w:r w:rsidR="00C770E4" w:rsidRPr="00C93F4D">
        <w:rPr>
          <w:rFonts w:ascii="Times New Roman" w:hAnsi="Times New Roman"/>
          <w:color w:val="000000" w:themeColor="text1"/>
          <w:sz w:val="24"/>
          <w:szCs w:val="24"/>
        </w:rPr>
        <w:t xml:space="preserve">comprehensive </w:t>
      </w:r>
      <w:r w:rsidR="0003294A" w:rsidRPr="00C93F4D">
        <w:rPr>
          <w:rFonts w:ascii="Times New Roman" w:hAnsi="Times New Roman"/>
          <w:color w:val="000000" w:themeColor="text1"/>
          <w:sz w:val="24"/>
          <w:szCs w:val="24"/>
        </w:rPr>
        <w:t>description of</w:t>
      </w:r>
      <w:r w:rsidR="00C770E4" w:rsidRPr="00C93F4D">
        <w:rPr>
          <w:rFonts w:ascii="Times New Roman" w:hAnsi="Times New Roman"/>
          <w:color w:val="000000" w:themeColor="text1"/>
          <w:sz w:val="24"/>
          <w:szCs w:val="24"/>
        </w:rPr>
        <w:t xml:space="preserve"> their taxonomic diversity, life stages, distribution, and biology</w:t>
      </w:r>
      <w:r w:rsidR="0003294A" w:rsidRPr="00C93F4D">
        <w:rPr>
          <w:rFonts w:ascii="Times New Roman" w:hAnsi="Times New Roman"/>
          <w:color w:val="000000" w:themeColor="text1"/>
          <w:sz w:val="24"/>
          <w:szCs w:val="24"/>
        </w:rPr>
        <w:t xml:space="preserve"> </w:t>
      </w:r>
      <w:r w:rsidR="006B584B" w:rsidRPr="00C93F4D">
        <w:rPr>
          <w:rFonts w:ascii="Times New Roman" w:hAnsi="Times New Roman"/>
          <w:color w:val="000000" w:themeColor="text1"/>
          <w:sz w:val="24"/>
          <w:szCs w:val="24"/>
        </w:rPr>
        <w:t xml:space="preserve">in the face of post 1960 river modification and fishery, </w:t>
      </w:r>
      <w:r w:rsidR="0003294A" w:rsidRPr="00C93F4D">
        <w:rPr>
          <w:rFonts w:ascii="Times New Roman" w:hAnsi="Times New Roman"/>
          <w:color w:val="000000" w:themeColor="text1"/>
          <w:sz w:val="24"/>
          <w:szCs w:val="24"/>
        </w:rPr>
        <w:t>are lacking</w:t>
      </w:r>
      <w:r w:rsidR="00C770E4" w:rsidRPr="00C93F4D">
        <w:rPr>
          <w:rFonts w:ascii="Times New Roman" w:hAnsi="Times New Roman"/>
          <w:color w:val="000000" w:themeColor="text1"/>
          <w:sz w:val="24"/>
          <w:szCs w:val="24"/>
        </w:rPr>
        <w:t>.</w:t>
      </w:r>
      <w:r w:rsidR="005E7952" w:rsidRPr="00C93F4D">
        <w:rPr>
          <w:rFonts w:ascii="Times New Roman" w:hAnsi="Times New Roman"/>
          <w:color w:val="000000" w:themeColor="text1"/>
          <w:sz w:val="24"/>
          <w:szCs w:val="24"/>
        </w:rPr>
        <w:t xml:space="preserve"> </w:t>
      </w:r>
      <w:r w:rsidR="006B584B" w:rsidRPr="00C93F4D">
        <w:rPr>
          <w:rFonts w:ascii="Times New Roman" w:hAnsi="Times New Roman"/>
          <w:color w:val="000000" w:themeColor="text1"/>
          <w:sz w:val="24"/>
          <w:szCs w:val="24"/>
        </w:rPr>
        <w:t>Furthermore, although</w:t>
      </w:r>
      <w:r w:rsidR="005E7952" w:rsidRPr="00C93F4D">
        <w:rPr>
          <w:rFonts w:ascii="Times New Roman" w:hAnsi="Times New Roman"/>
          <w:color w:val="000000" w:themeColor="text1"/>
          <w:sz w:val="24"/>
          <w:szCs w:val="24"/>
        </w:rPr>
        <w:t xml:space="preserve"> the four species of anguillid species are </w:t>
      </w:r>
      <w:r w:rsidR="006B584B" w:rsidRPr="00C93F4D">
        <w:rPr>
          <w:rFonts w:ascii="Times New Roman" w:hAnsi="Times New Roman"/>
          <w:color w:val="000000" w:themeColor="text1"/>
          <w:sz w:val="24"/>
          <w:szCs w:val="24"/>
        </w:rPr>
        <w:t>expected</w:t>
      </w:r>
      <w:r w:rsidR="005E7952" w:rsidRPr="00C93F4D">
        <w:rPr>
          <w:rFonts w:ascii="Times New Roman" w:hAnsi="Times New Roman"/>
          <w:color w:val="000000" w:themeColor="text1"/>
          <w:sz w:val="24"/>
          <w:szCs w:val="24"/>
        </w:rPr>
        <w:t xml:space="preserve"> to occur in Kenyan estuaries, threats to their survival </w:t>
      </w:r>
      <w:r w:rsidR="006B584B" w:rsidRPr="00C93F4D">
        <w:rPr>
          <w:rFonts w:ascii="Times New Roman" w:hAnsi="Times New Roman"/>
          <w:color w:val="000000" w:themeColor="text1"/>
          <w:sz w:val="24"/>
          <w:szCs w:val="24"/>
        </w:rPr>
        <w:t xml:space="preserve">proliferate and </w:t>
      </w:r>
      <w:r w:rsidR="005E7952" w:rsidRPr="00C93F4D">
        <w:rPr>
          <w:rFonts w:ascii="Times New Roman" w:hAnsi="Times New Roman"/>
          <w:color w:val="000000" w:themeColor="text1"/>
          <w:sz w:val="24"/>
          <w:szCs w:val="24"/>
        </w:rPr>
        <w:t>are a source of significant concern</w:t>
      </w:r>
      <w:r w:rsidR="006B584B" w:rsidRPr="00C93F4D">
        <w:rPr>
          <w:rFonts w:ascii="Times New Roman" w:hAnsi="Times New Roman"/>
          <w:color w:val="000000" w:themeColor="text1"/>
          <w:sz w:val="24"/>
          <w:szCs w:val="24"/>
        </w:rPr>
        <w:t xml:space="preserve"> as evidenced by recent upgrading of 3 of the 4 species</w:t>
      </w:r>
      <w:r w:rsidR="005E7952" w:rsidRPr="00C93F4D">
        <w:rPr>
          <w:rFonts w:ascii="Times New Roman" w:hAnsi="Times New Roman"/>
          <w:color w:val="000000" w:themeColor="text1"/>
          <w:sz w:val="24"/>
          <w:szCs w:val="24"/>
        </w:rPr>
        <w:t xml:space="preserve">. </w:t>
      </w:r>
    </w:p>
    <w:p w14:paraId="29EA2C2E" w14:textId="6859CBB5" w:rsidR="001B21D2" w:rsidRDefault="00EE3045" w:rsidP="00F2370D">
      <w:pPr>
        <w:spacing w:line="480" w:lineRule="auto"/>
        <w:jc w:val="both"/>
        <w:rPr>
          <w:rFonts w:ascii="Times New Roman" w:hAnsi="Times New Roman"/>
          <w:color w:val="374151"/>
          <w:shd w:val="clear" w:color="auto" w:fill="F7F7F8"/>
        </w:rPr>
      </w:pPr>
      <w:bookmarkStart w:id="42" w:name="_Toc128808264"/>
      <w:bookmarkStart w:id="43" w:name="_Toc128809561"/>
      <w:bookmarkStart w:id="44" w:name="_Toc128808265"/>
      <w:bookmarkStart w:id="45" w:name="_Toc128809562"/>
      <w:bookmarkStart w:id="46" w:name="_Toc128808266"/>
      <w:bookmarkStart w:id="47" w:name="_Toc128809563"/>
      <w:bookmarkStart w:id="48" w:name="_Toc128808267"/>
      <w:bookmarkStart w:id="49" w:name="_Toc128809564"/>
      <w:bookmarkStart w:id="50" w:name="_Toc128808268"/>
      <w:bookmarkStart w:id="51" w:name="_Toc128809565"/>
      <w:bookmarkStart w:id="52" w:name="_Toc128808269"/>
      <w:bookmarkStart w:id="53" w:name="_Toc128809566"/>
      <w:bookmarkStart w:id="54" w:name="_Hlk32392722"/>
      <w:bookmarkEnd w:id="42"/>
      <w:bookmarkEnd w:id="43"/>
      <w:bookmarkEnd w:id="44"/>
      <w:bookmarkEnd w:id="45"/>
      <w:bookmarkEnd w:id="46"/>
      <w:bookmarkEnd w:id="47"/>
      <w:bookmarkEnd w:id="48"/>
      <w:bookmarkEnd w:id="49"/>
      <w:bookmarkEnd w:id="50"/>
      <w:bookmarkEnd w:id="51"/>
      <w:r>
        <w:rPr>
          <w:rFonts w:ascii="Times New Roman" w:hAnsi="Times New Roman"/>
          <w:color w:val="000000" w:themeColor="text1"/>
          <w:sz w:val="24"/>
          <w:szCs w:val="24"/>
        </w:rPr>
        <w:t xml:space="preserve">The occurrence of </w:t>
      </w:r>
      <w:r w:rsidR="00323AEB" w:rsidRPr="00C93F4D">
        <w:rPr>
          <w:rFonts w:ascii="Times New Roman" w:hAnsi="Times New Roman"/>
          <w:color w:val="000000" w:themeColor="text1"/>
          <w:sz w:val="24"/>
          <w:szCs w:val="24"/>
        </w:rPr>
        <w:t>juvenile anguillid eel populations within freshwater ecosystems can be</w:t>
      </w:r>
      <w:r w:rsidR="001B21D2" w:rsidRPr="00C93F4D">
        <w:rPr>
          <w:rFonts w:ascii="Times New Roman" w:hAnsi="Times New Roman"/>
          <w:color w:val="000000" w:themeColor="text1"/>
          <w:sz w:val="24"/>
          <w:szCs w:val="24"/>
        </w:rPr>
        <w:t xml:space="preserve"> </w:t>
      </w:r>
      <w:r>
        <w:rPr>
          <w:rFonts w:ascii="Times New Roman" w:hAnsi="Times New Roman"/>
          <w:color w:val="000000" w:themeColor="text1"/>
          <w:sz w:val="24"/>
          <w:szCs w:val="24"/>
        </w:rPr>
        <w:t>influenced</w:t>
      </w:r>
      <w:r w:rsidR="001B21D2" w:rsidRPr="00C93F4D">
        <w:rPr>
          <w:rFonts w:ascii="Times New Roman" w:hAnsi="Times New Roman"/>
          <w:color w:val="000000" w:themeColor="text1"/>
          <w:sz w:val="24"/>
          <w:szCs w:val="24"/>
        </w:rPr>
        <w:t xml:space="preserve"> by a variety of factors. For instance; </w:t>
      </w:r>
      <w:r w:rsidR="00EC0CB8" w:rsidRPr="00C93F4D">
        <w:rPr>
          <w:rFonts w:ascii="Times New Roman" w:hAnsi="Times New Roman"/>
          <w:color w:val="000000" w:themeColor="text1"/>
          <w:sz w:val="24"/>
          <w:szCs w:val="24"/>
        </w:rPr>
        <w:t>physical</w:t>
      </w:r>
      <w:r w:rsidR="001B21D2" w:rsidRPr="00C93F4D">
        <w:rPr>
          <w:rFonts w:ascii="Times New Roman" w:hAnsi="Times New Roman"/>
          <w:color w:val="000000" w:themeColor="text1"/>
          <w:sz w:val="24"/>
          <w:szCs w:val="24"/>
        </w:rPr>
        <w:t xml:space="preserve"> barriers such as dams and weirs</w:t>
      </w:r>
      <w:r w:rsidR="00EC0CB8" w:rsidRPr="00C93F4D">
        <w:rPr>
          <w:rFonts w:ascii="Times New Roman" w:hAnsi="Times New Roman"/>
          <w:color w:val="000000" w:themeColor="text1"/>
          <w:sz w:val="24"/>
          <w:szCs w:val="24"/>
        </w:rPr>
        <w:t>; e</w:t>
      </w:r>
      <w:r w:rsidR="00AE09B2">
        <w:rPr>
          <w:rFonts w:ascii="Times New Roman" w:hAnsi="Times New Roman"/>
          <w:color w:val="000000" w:themeColor="text1"/>
          <w:sz w:val="24"/>
          <w:szCs w:val="24"/>
        </w:rPr>
        <w:t>nvironmental</w:t>
      </w:r>
      <w:r w:rsidR="00EC0CB8" w:rsidRPr="00C93F4D">
        <w:rPr>
          <w:rFonts w:ascii="Times New Roman" w:hAnsi="Times New Roman"/>
          <w:color w:val="000000" w:themeColor="text1"/>
          <w:sz w:val="24"/>
          <w:szCs w:val="24"/>
        </w:rPr>
        <w:t xml:space="preserve"> factors </w:t>
      </w:r>
      <w:r w:rsidR="00CC1AA8" w:rsidRPr="00C93F4D">
        <w:rPr>
          <w:rFonts w:ascii="Times New Roman" w:hAnsi="Times New Roman"/>
          <w:color w:val="000000" w:themeColor="text1"/>
          <w:sz w:val="24"/>
          <w:szCs w:val="24"/>
        </w:rPr>
        <w:t>e.g.,</w:t>
      </w:r>
      <w:r w:rsidR="00EC0CB8" w:rsidRPr="00C93F4D">
        <w:rPr>
          <w:rFonts w:ascii="Times New Roman" w:hAnsi="Times New Roman"/>
          <w:color w:val="000000" w:themeColor="text1"/>
          <w:sz w:val="24"/>
          <w:szCs w:val="24"/>
        </w:rPr>
        <w:t xml:space="preserve"> lunar influence </w:t>
      </w:r>
      <w:r w:rsidR="001B21D2" w:rsidRPr="00C93F4D">
        <w:rPr>
          <w:rFonts w:ascii="Times New Roman" w:hAnsi="Times New Roman"/>
          <w:color w:val="000000" w:themeColor="text1"/>
          <w:sz w:val="24"/>
          <w:szCs w:val="24"/>
        </w:rPr>
        <w:t xml:space="preserve">as well </w:t>
      </w:r>
      <w:r w:rsidR="00EC0CB8" w:rsidRPr="00C93F4D">
        <w:rPr>
          <w:rFonts w:ascii="Times New Roman" w:hAnsi="Times New Roman"/>
          <w:color w:val="000000" w:themeColor="text1"/>
          <w:sz w:val="24"/>
          <w:szCs w:val="24"/>
        </w:rPr>
        <w:t>as hydrological</w:t>
      </w:r>
      <w:r w:rsidR="001B21D2" w:rsidRPr="00C93F4D">
        <w:rPr>
          <w:rFonts w:ascii="Times New Roman" w:hAnsi="Times New Roman"/>
          <w:color w:val="000000" w:themeColor="text1"/>
          <w:sz w:val="24"/>
          <w:szCs w:val="24"/>
        </w:rPr>
        <w:t xml:space="preserve"> regimes which encompass elements like river flow</w:t>
      </w:r>
      <w:r w:rsidR="00EC0CB8" w:rsidRPr="00C93F4D">
        <w:rPr>
          <w:rFonts w:ascii="Times New Roman" w:hAnsi="Times New Roman"/>
          <w:color w:val="000000" w:themeColor="text1"/>
          <w:sz w:val="24"/>
          <w:szCs w:val="24"/>
        </w:rPr>
        <w:t>,</w:t>
      </w:r>
      <w:r w:rsidR="001B21D2" w:rsidRPr="00C93F4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and physicochemical variables such as pH, </w:t>
      </w:r>
      <w:r>
        <w:rPr>
          <w:rFonts w:ascii="Times New Roman" w:hAnsi="Times New Roman"/>
          <w:sz w:val="24"/>
          <w:szCs w:val="24"/>
        </w:rPr>
        <w:t>t</w:t>
      </w:r>
      <w:r w:rsidRPr="00754A48">
        <w:rPr>
          <w:rFonts w:ascii="Times New Roman" w:hAnsi="Times New Roman"/>
          <w:sz w:val="24"/>
          <w:szCs w:val="24"/>
        </w:rPr>
        <w:t xml:space="preserve">emperature, </w:t>
      </w:r>
      <w:r>
        <w:rPr>
          <w:rFonts w:ascii="Times New Roman" w:hAnsi="Times New Roman"/>
          <w:sz w:val="24"/>
          <w:szCs w:val="24"/>
        </w:rPr>
        <w:t>s</w:t>
      </w:r>
      <w:r w:rsidRPr="00754A48">
        <w:rPr>
          <w:rFonts w:ascii="Times New Roman" w:hAnsi="Times New Roman"/>
          <w:sz w:val="24"/>
          <w:szCs w:val="24"/>
        </w:rPr>
        <w:t>alinit</w:t>
      </w:r>
      <w:r>
        <w:rPr>
          <w:rFonts w:ascii="Times New Roman" w:hAnsi="Times New Roman"/>
          <w:sz w:val="24"/>
          <w:szCs w:val="24"/>
        </w:rPr>
        <w:t>y</w:t>
      </w:r>
      <w:r w:rsidRPr="00754A48">
        <w:rPr>
          <w:rFonts w:ascii="Times New Roman" w:hAnsi="Times New Roman"/>
          <w:sz w:val="24"/>
          <w:szCs w:val="24"/>
        </w:rPr>
        <w:t xml:space="preserve">, </w:t>
      </w:r>
      <w:r>
        <w:rPr>
          <w:rFonts w:ascii="Times New Roman" w:hAnsi="Times New Roman"/>
        </w:rPr>
        <w:t>d</w:t>
      </w:r>
      <w:r w:rsidRPr="00104287">
        <w:rPr>
          <w:rFonts w:ascii="Times New Roman" w:hAnsi="Times New Roman"/>
        </w:rPr>
        <w:t>issolved oxygen</w:t>
      </w:r>
      <w:r w:rsidRPr="00C93F4D">
        <w:rPr>
          <w:rFonts w:ascii="Times New Roman" w:hAnsi="Times New Roman"/>
          <w:color w:val="000000" w:themeColor="text1"/>
          <w:sz w:val="24"/>
          <w:szCs w:val="24"/>
        </w:rPr>
        <w:t xml:space="preserve"> </w:t>
      </w:r>
      <w:r w:rsidR="001B21D2" w:rsidRPr="00C93F4D">
        <w:rPr>
          <w:rFonts w:ascii="Times New Roman" w:hAnsi="Times New Roman"/>
          <w:color w:val="000000" w:themeColor="text1"/>
          <w:sz w:val="24"/>
          <w:szCs w:val="24"/>
        </w:rPr>
        <w:t xml:space="preserve">play a significant role in determining the distribution and abundance of </w:t>
      </w:r>
      <w:r w:rsidR="00EC0CB8" w:rsidRPr="00C93F4D">
        <w:rPr>
          <w:rFonts w:ascii="Times New Roman" w:hAnsi="Times New Roman"/>
          <w:color w:val="000000" w:themeColor="text1"/>
          <w:sz w:val="24"/>
          <w:szCs w:val="24"/>
        </w:rPr>
        <w:t xml:space="preserve">juvenile anguillid </w:t>
      </w:r>
      <w:r w:rsidR="001B21D2" w:rsidRPr="00C93F4D">
        <w:rPr>
          <w:rFonts w:ascii="Times New Roman" w:hAnsi="Times New Roman"/>
          <w:color w:val="000000" w:themeColor="text1"/>
          <w:sz w:val="24"/>
          <w:szCs w:val="24"/>
        </w:rPr>
        <w:t>eel</w:t>
      </w:r>
      <w:r w:rsidR="00EC0CB8" w:rsidRPr="00C93F4D">
        <w:rPr>
          <w:rFonts w:ascii="Times New Roman" w:hAnsi="Times New Roman"/>
          <w:color w:val="000000" w:themeColor="text1"/>
          <w:sz w:val="24"/>
          <w:szCs w:val="24"/>
        </w:rPr>
        <w:t>s</w:t>
      </w:r>
      <w:r w:rsidR="001B21D2" w:rsidRPr="00C93F4D">
        <w:rPr>
          <w:rFonts w:ascii="Times New Roman" w:hAnsi="Times New Roman"/>
          <w:color w:val="000000" w:themeColor="text1"/>
          <w:sz w:val="24"/>
          <w:szCs w:val="24"/>
        </w:rPr>
        <w:t xml:space="preserve">. </w:t>
      </w:r>
      <w:r w:rsidR="00EC0CB8" w:rsidRPr="00C93F4D">
        <w:rPr>
          <w:rFonts w:ascii="Times New Roman" w:hAnsi="Times New Roman"/>
          <w:color w:val="000000" w:themeColor="text1"/>
          <w:sz w:val="24"/>
          <w:szCs w:val="24"/>
        </w:rPr>
        <w:t>Thereby, w</w:t>
      </w:r>
      <w:r w:rsidR="001B21D2" w:rsidRPr="00C93F4D">
        <w:rPr>
          <w:rFonts w:ascii="Times New Roman" w:hAnsi="Times New Roman"/>
          <w:color w:val="000000" w:themeColor="text1"/>
          <w:sz w:val="24"/>
          <w:szCs w:val="24"/>
        </w:rPr>
        <w:t xml:space="preserve">hile </w:t>
      </w:r>
      <w:r>
        <w:rPr>
          <w:rFonts w:ascii="Times New Roman" w:hAnsi="Times New Roman"/>
          <w:color w:val="000000" w:themeColor="text1"/>
          <w:sz w:val="24"/>
          <w:szCs w:val="24"/>
        </w:rPr>
        <w:t>m</w:t>
      </w:r>
      <w:r w:rsidR="00AE09B2">
        <w:rPr>
          <w:rFonts w:ascii="Times New Roman" w:hAnsi="Times New Roman"/>
          <w:color w:val="000000" w:themeColor="text1"/>
          <w:sz w:val="24"/>
          <w:szCs w:val="24"/>
        </w:rPr>
        <w:t>ost</w:t>
      </w:r>
      <w:r>
        <w:rPr>
          <w:rFonts w:ascii="Times New Roman" w:hAnsi="Times New Roman"/>
          <w:color w:val="000000" w:themeColor="text1"/>
          <w:sz w:val="24"/>
          <w:szCs w:val="24"/>
        </w:rPr>
        <w:t xml:space="preserve"> of these factors have been </w:t>
      </w:r>
      <w:r w:rsidR="00AE09B2">
        <w:rPr>
          <w:rFonts w:ascii="Times New Roman" w:hAnsi="Times New Roman"/>
          <w:color w:val="000000" w:themeColor="text1"/>
          <w:sz w:val="24"/>
          <w:szCs w:val="24"/>
        </w:rPr>
        <w:t>recognized to</w:t>
      </w:r>
      <w:r>
        <w:rPr>
          <w:rFonts w:ascii="Times New Roman" w:hAnsi="Times New Roman"/>
          <w:color w:val="000000" w:themeColor="text1"/>
          <w:sz w:val="24"/>
          <w:szCs w:val="24"/>
        </w:rPr>
        <w:t xml:space="preserve"> influence the occurrence of juvenile anguillids </w:t>
      </w:r>
      <w:r w:rsidR="00AE09B2">
        <w:rPr>
          <w:rFonts w:ascii="Times New Roman" w:hAnsi="Times New Roman"/>
          <w:color w:val="000000" w:themeColor="text1"/>
          <w:sz w:val="24"/>
          <w:szCs w:val="24"/>
        </w:rPr>
        <w:t xml:space="preserve">most of them have not been </w:t>
      </w:r>
      <w:r>
        <w:rPr>
          <w:rFonts w:ascii="Times New Roman" w:hAnsi="Times New Roman"/>
          <w:color w:val="000000" w:themeColor="text1"/>
          <w:sz w:val="24"/>
          <w:szCs w:val="24"/>
        </w:rPr>
        <w:t>described for</w:t>
      </w:r>
      <w:r w:rsidR="00EC0CB8" w:rsidRPr="00C93F4D">
        <w:rPr>
          <w:rFonts w:ascii="Times New Roman" w:hAnsi="Times New Roman"/>
          <w:color w:val="000000" w:themeColor="text1"/>
          <w:sz w:val="24"/>
          <w:szCs w:val="24"/>
        </w:rPr>
        <w:t xml:space="preserve"> tropical juvenile anguillid</w:t>
      </w:r>
      <w:r>
        <w:rPr>
          <w:rFonts w:ascii="Times New Roman" w:hAnsi="Times New Roman"/>
          <w:color w:val="000000" w:themeColor="text1"/>
          <w:sz w:val="24"/>
          <w:szCs w:val="24"/>
        </w:rPr>
        <w:t>s</w:t>
      </w:r>
      <w:r w:rsidR="00EC0CB8" w:rsidRPr="00C93F4D">
        <w:rPr>
          <w:rFonts w:ascii="Times New Roman" w:hAnsi="Times New Roman"/>
          <w:color w:val="000000" w:themeColor="text1"/>
          <w:sz w:val="24"/>
          <w:szCs w:val="24"/>
        </w:rPr>
        <w:t xml:space="preserve"> eels have been described,</w:t>
      </w:r>
      <w:r w:rsidR="00AE09B2">
        <w:rPr>
          <w:rFonts w:ascii="Times New Roman" w:hAnsi="Times New Roman"/>
          <w:color w:val="000000" w:themeColor="text1"/>
          <w:sz w:val="24"/>
          <w:szCs w:val="24"/>
        </w:rPr>
        <w:t xml:space="preserve"> particularly in </w:t>
      </w:r>
      <w:r>
        <w:rPr>
          <w:rFonts w:ascii="Times New Roman" w:hAnsi="Times New Roman"/>
          <w:color w:val="000000" w:themeColor="text1"/>
          <w:sz w:val="24"/>
          <w:szCs w:val="24"/>
        </w:rPr>
        <w:t>the WIO.</w:t>
      </w:r>
      <w:r w:rsidR="001B21D2" w:rsidRPr="00C93F4D">
        <w:rPr>
          <w:rFonts w:ascii="Times New Roman" w:hAnsi="Times New Roman"/>
          <w:color w:val="374151"/>
          <w:shd w:val="clear" w:color="auto" w:fill="F7F7F8"/>
        </w:rPr>
        <w:t xml:space="preserve"> </w:t>
      </w:r>
    </w:p>
    <w:p w14:paraId="47645513" w14:textId="6F209862" w:rsidR="00EA5376" w:rsidRPr="00C93F4D" w:rsidRDefault="00EA5376" w:rsidP="00F2370D">
      <w:pPr>
        <w:pStyle w:val="Heading2"/>
        <w:jc w:val="both"/>
      </w:pPr>
      <w:bookmarkStart w:id="55" w:name="_Toc144063155"/>
      <w:r w:rsidRPr="00C93F4D">
        <w:t>Justification</w:t>
      </w:r>
      <w:bookmarkEnd w:id="52"/>
      <w:bookmarkEnd w:id="53"/>
      <w:bookmarkEnd w:id="55"/>
    </w:p>
    <w:p w14:paraId="6879F7D5" w14:textId="5C6C9455" w:rsidR="0008745B" w:rsidRPr="00C93F4D" w:rsidRDefault="0008745B"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Anguillid eels are the only long-distance catadromous species in the Western Indian Ocean region (Hanzen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 W</w:t>
      </w:r>
      <w:r w:rsidR="00900619" w:rsidRPr="00C93F4D">
        <w:rPr>
          <w:rFonts w:ascii="Times New Roman" w:hAnsi="Times New Roman"/>
          <w:color w:val="000000" w:themeColor="text1"/>
          <w:sz w:val="24"/>
          <w:szCs w:val="24"/>
        </w:rPr>
        <w:t>ith</w:t>
      </w:r>
      <w:r w:rsidRPr="00C93F4D">
        <w:rPr>
          <w:rFonts w:ascii="Times New Roman" w:hAnsi="Times New Roman"/>
          <w:color w:val="000000" w:themeColor="text1"/>
          <w:sz w:val="24"/>
          <w:szCs w:val="24"/>
        </w:rPr>
        <w:t xml:space="preserve"> few studies on the existence of tropical juvenile anguillid eels in Kenya estuaries (Van Someren and Whitehead, 1959)</w:t>
      </w:r>
      <w:r w:rsidR="00900619" w:rsidRPr="00C93F4D">
        <w:rPr>
          <w:rFonts w:ascii="Times New Roman" w:hAnsi="Times New Roman"/>
          <w:color w:val="000000" w:themeColor="text1"/>
          <w:sz w:val="24"/>
          <w:szCs w:val="24"/>
        </w:rPr>
        <w:t>, f</w:t>
      </w:r>
      <w:r w:rsidRPr="00C93F4D">
        <w:rPr>
          <w:rFonts w:ascii="Times New Roman" w:hAnsi="Times New Roman"/>
          <w:color w:val="000000" w:themeColor="text1"/>
          <w:sz w:val="24"/>
          <w:szCs w:val="24"/>
        </w:rPr>
        <w:t xml:space="preserve">urther research is necessary to substantiate the </w:t>
      </w:r>
      <w:r w:rsidR="00AC639D" w:rsidRPr="00C93F4D">
        <w:rPr>
          <w:rFonts w:ascii="Times New Roman" w:hAnsi="Times New Roman"/>
          <w:color w:val="000000" w:themeColor="text1"/>
          <w:sz w:val="24"/>
          <w:szCs w:val="24"/>
        </w:rPr>
        <w:t>existence</w:t>
      </w:r>
      <w:r w:rsidRPr="00C93F4D">
        <w:rPr>
          <w:rFonts w:ascii="Times New Roman" w:hAnsi="Times New Roman"/>
          <w:color w:val="000000" w:themeColor="text1"/>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7362071D" w:rsidR="0008745B" w:rsidRDefault="0008745B" w:rsidP="00F2370D">
      <w:pPr>
        <w:spacing w:line="480" w:lineRule="auto"/>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 xml:space="preserve">Anguillid eels are a flagship and good indicators species (Hanzen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ICUN, 2016) for freshwater biodiversity, where they play a key role in identifying areas of ecological value, impacts of anthropogenic disturbances and monitoring population trends of other species (Hanzen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Itakura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2020; ICUN, 2016). However, three species tropical anguillid eels have been categorized as "Near Threatened’ by the ICUN Red list of species (ICUN, 2019), this has significant implications for other freshwater and marine aquatic species (Itakura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2020; ICUN, 2016</w:t>
      </w:r>
      <w:r w:rsidR="00A2463F">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C</w:t>
      </w:r>
      <w:r w:rsidRPr="00C93F4D">
        <w:rPr>
          <w:rFonts w:ascii="Times New Roman" w:hAnsi="Times New Roman"/>
          <w:color w:val="000000" w:themeColor="text1"/>
          <w:sz w:val="24"/>
          <w:szCs w:val="24"/>
          <w:shd w:val="clear" w:color="auto" w:fill="FFFFFF"/>
        </w:rPr>
        <w:t>onsidering their catadromous habitat use extending from marine to freshwater ecosystems, anguillid eels have significant advantages in understanding the composition, state and function of other aquatic flora and fauna (ICUN, 2016). This, in turn, is beneficial for the conservation and management of natural ecosystems.</w:t>
      </w:r>
    </w:p>
    <w:p w14:paraId="3896A131" w14:textId="3F11730C" w:rsidR="00900619" w:rsidRPr="00C93F4D" w:rsidRDefault="00F80D8D" w:rsidP="00900619">
      <w:pPr>
        <w:spacing w:line="480" w:lineRule="auto"/>
        <w:jc w:val="both"/>
        <w:rPr>
          <w:rFonts w:ascii="Times New Roman" w:hAnsi="Times New Roman"/>
          <w:sz w:val="24"/>
          <w:szCs w:val="24"/>
        </w:rPr>
      </w:pPr>
      <w:r w:rsidRPr="00C93F4D">
        <w:rPr>
          <w:rFonts w:ascii="Times New Roman" w:hAnsi="Times New Roman"/>
          <w:sz w:val="24"/>
          <w:szCs w:val="24"/>
        </w:rPr>
        <w:t xml:space="preserve">Influence of </w:t>
      </w:r>
      <w:r w:rsidR="00AE09B2">
        <w:rPr>
          <w:rFonts w:ascii="Times New Roman" w:hAnsi="Times New Roman"/>
          <w:color w:val="000000" w:themeColor="text1"/>
          <w:sz w:val="24"/>
          <w:szCs w:val="24"/>
        </w:rPr>
        <w:t>environmental and physicochemical factors</w:t>
      </w:r>
      <w:r w:rsidR="00AE09B2" w:rsidRPr="00C93F4D">
        <w:rPr>
          <w:rFonts w:ascii="Times New Roman" w:hAnsi="Times New Roman"/>
          <w:sz w:val="24"/>
          <w:szCs w:val="24"/>
        </w:rPr>
        <w:t xml:space="preserve"> </w:t>
      </w:r>
      <w:r w:rsidRPr="00C93F4D">
        <w:rPr>
          <w:rFonts w:ascii="Times New Roman" w:hAnsi="Times New Roman"/>
          <w:sz w:val="24"/>
          <w:szCs w:val="24"/>
        </w:rPr>
        <w:t xml:space="preserve">on the occurrence of juvenile anguillid eels play a crucial role in understanding their distribution patterns and abundance within the </w:t>
      </w:r>
      <w:r w:rsidR="00E877C8" w:rsidRPr="00C93F4D">
        <w:rPr>
          <w:rFonts w:ascii="Times New Roman" w:hAnsi="Times New Roman"/>
          <w:sz w:val="24"/>
          <w:szCs w:val="24"/>
        </w:rPr>
        <w:t>Sabaki Estuary</w:t>
      </w:r>
      <w:r w:rsidRPr="00C93F4D">
        <w:rPr>
          <w:rFonts w:ascii="Times New Roman" w:hAnsi="Times New Roman"/>
          <w:sz w:val="24"/>
          <w:szCs w:val="24"/>
        </w:rPr>
        <w:t xml:space="preserve">. </w:t>
      </w:r>
      <w:r w:rsidR="00900619" w:rsidRPr="00C93F4D">
        <w:rPr>
          <w:rFonts w:ascii="Times New Roman" w:hAnsi="Times New Roman"/>
          <w:sz w:val="24"/>
          <w:szCs w:val="24"/>
        </w:rPr>
        <w:t xml:space="preserve">Thereby, understanding these factors and their influence on the occurrence and abundance of juvenile anguillid eels in the </w:t>
      </w:r>
      <w:r w:rsidR="00E877C8" w:rsidRPr="00C93F4D">
        <w:rPr>
          <w:rFonts w:ascii="Times New Roman" w:hAnsi="Times New Roman"/>
          <w:sz w:val="24"/>
          <w:szCs w:val="24"/>
        </w:rPr>
        <w:t>Sabaki Estuary</w:t>
      </w:r>
      <w:r w:rsidR="00900619" w:rsidRPr="00C93F4D">
        <w:rPr>
          <w:rFonts w:ascii="Times New Roman" w:hAnsi="Times New Roman"/>
          <w:sz w:val="24"/>
          <w:szCs w:val="24"/>
        </w:rPr>
        <w:t xml:space="preserve"> is essential for </w:t>
      </w:r>
      <w:r w:rsidR="00900619" w:rsidRPr="00C93F4D">
        <w:rPr>
          <w:rFonts w:ascii="Times New Roman" w:hAnsi="Times New Roman"/>
          <w:color w:val="000000" w:themeColor="text1"/>
          <w:sz w:val="24"/>
          <w:szCs w:val="24"/>
        </w:rPr>
        <w:t>establishing</w:t>
      </w:r>
      <w:r w:rsidR="00900619" w:rsidRPr="00C93F4D">
        <w:rPr>
          <w:rFonts w:ascii="Times New Roman" w:hAnsi="Times New Roman"/>
          <w:sz w:val="24"/>
          <w:szCs w:val="24"/>
        </w:rPr>
        <w:t xml:space="preserve"> effective management strategies and conservation strategies aimed at protecting and preserving the anguillid eel population in the </w:t>
      </w:r>
      <w:r w:rsidR="00E877C8" w:rsidRPr="00C93F4D">
        <w:rPr>
          <w:rFonts w:ascii="Times New Roman" w:hAnsi="Times New Roman"/>
          <w:sz w:val="24"/>
          <w:szCs w:val="24"/>
        </w:rPr>
        <w:t>Sabaki Estuary</w:t>
      </w:r>
      <w:r w:rsidR="00900619" w:rsidRPr="00C93F4D">
        <w:rPr>
          <w:rFonts w:ascii="Times New Roman" w:hAnsi="Times New Roman"/>
          <w:sz w:val="24"/>
          <w:szCs w:val="24"/>
        </w:rPr>
        <w:t>.</w:t>
      </w:r>
    </w:p>
    <w:p w14:paraId="47614F7B" w14:textId="77777777" w:rsidR="004419EF" w:rsidRPr="00C93F4D" w:rsidRDefault="004419EF" w:rsidP="00F2370D">
      <w:pPr>
        <w:pStyle w:val="Heading2"/>
        <w:jc w:val="both"/>
      </w:pPr>
      <w:bookmarkStart w:id="56" w:name="_Toc144063156"/>
      <w:bookmarkStart w:id="57" w:name="_Toc20687078"/>
      <w:bookmarkStart w:id="58" w:name="_Toc120099691"/>
      <w:bookmarkStart w:id="59" w:name="_Toc120101048"/>
      <w:bookmarkEnd w:id="54"/>
      <w:r w:rsidRPr="00C93F4D">
        <w:t>Objectives of the Study</w:t>
      </w:r>
      <w:bookmarkEnd w:id="56"/>
    </w:p>
    <w:p w14:paraId="7B33099B" w14:textId="3820CB14" w:rsidR="004419EF" w:rsidRPr="00C93F4D" w:rsidRDefault="004419EF" w:rsidP="00F2370D">
      <w:pPr>
        <w:spacing w:line="480" w:lineRule="auto"/>
        <w:jc w:val="both"/>
        <w:rPr>
          <w:rFonts w:ascii="Times New Roman" w:hAnsi="Times New Roman"/>
          <w:b/>
          <w:bCs/>
          <w:color w:val="000000" w:themeColor="text1"/>
          <w:sz w:val="24"/>
          <w:szCs w:val="24"/>
        </w:rPr>
      </w:pPr>
      <w:r w:rsidRPr="00C93F4D">
        <w:rPr>
          <w:rFonts w:ascii="Times New Roman" w:hAnsi="Times New Roman"/>
          <w:color w:val="000000" w:themeColor="text1"/>
          <w:sz w:val="24"/>
          <w:szCs w:val="24"/>
        </w:rPr>
        <w:t xml:space="preserve">The overall objective of the present study was to gather and document baseline scientific information on juvenile anguillid eels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The specific objectives of the study were:</w:t>
      </w:r>
    </w:p>
    <w:p w14:paraId="70047D09" w14:textId="0341BFC2" w:rsidR="004419EF" w:rsidRPr="00C93F4D" w:rsidRDefault="004419EF" w:rsidP="00F2370D">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To </w:t>
      </w:r>
      <w:r w:rsidR="00A2463F">
        <w:rPr>
          <w:rFonts w:ascii="Times New Roman" w:hAnsi="Times New Roman"/>
          <w:color w:val="000000" w:themeColor="text1"/>
          <w:sz w:val="24"/>
          <w:szCs w:val="24"/>
        </w:rPr>
        <w:t>identify</w:t>
      </w:r>
      <w:r w:rsidRPr="00C93F4D">
        <w:rPr>
          <w:rFonts w:ascii="Times New Roman" w:hAnsi="Times New Roman"/>
          <w:color w:val="000000" w:themeColor="text1"/>
          <w:sz w:val="24"/>
          <w:szCs w:val="24"/>
        </w:rPr>
        <w:t xml:space="preserve"> </w:t>
      </w:r>
      <w:del w:id="60" w:author="Administrator" w:date="2023-08-28T10:30:00Z">
        <w:r w:rsidRPr="00C93F4D" w:rsidDel="00013A66">
          <w:rPr>
            <w:rFonts w:ascii="Times New Roman" w:hAnsi="Times New Roman"/>
            <w:color w:val="000000" w:themeColor="text1"/>
            <w:sz w:val="24"/>
            <w:szCs w:val="24"/>
          </w:rPr>
          <w:delText>the</w:delText>
        </w:r>
        <w:r w:rsidR="00A2463F" w:rsidDel="00013A66">
          <w:rPr>
            <w:rFonts w:ascii="Times New Roman" w:hAnsi="Times New Roman"/>
            <w:color w:val="000000" w:themeColor="text1"/>
            <w:sz w:val="24"/>
            <w:szCs w:val="24"/>
          </w:rPr>
          <w:delText xml:space="preserve"> </w:delText>
        </w:r>
        <w:r w:rsidR="00AE09B2" w:rsidDel="00013A66">
          <w:rPr>
            <w:rFonts w:ascii="Times New Roman" w:hAnsi="Times New Roman"/>
            <w:color w:val="000000" w:themeColor="text1"/>
            <w:sz w:val="24"/>
            <w:szCs w:val="24"/>
          </w:rPr>
          <w:delText xml:space="preserve">occurrence of </w:delText>
        </w:r>
      </w:del>
      <w:r w:rsidRPr="00C93F4D">
        <w:rPr>
          <w:rFonts w:ascii="Times New Roman" w:hAnsi="Times New Roman"/>
          <w:color w:val="000000" w:themeColor="text1"/>
          <w:sz w:val="24"/>
          <w:szCs w:val="24"/>
        </w:rPr>
        <w:t xml:space="preserve">juvenile anguillid </w:t>
      </w:r>
      <w:del w:id="61" w:author="Administrator" w:date="2023-08-28T10:30:00Z">
        <w:r w:rsidRPr="00C93F4D" w:rsidDel="00013A66">
          <w:rPr>
            <w:rFonts w:ascii="Times New Roman" w:hAnsi="Times New Roman"/>
            <w:color w:val="000000" w:themeColor="text1"/>
            <w:sz w:val="24"/>
            <w:szCs w:val="24"/>
          </w:rPr>
          <w:delText xml:space="preserve">eels </w:delText>
        </w:r>
        <w:r w:rsidRPr="00C93F4D" w:rsidDel="00013A66">
          <w:rPr>
            <w:rFonts w:ascii="Times New Roman" w:hAnsi="Times New Roman"/>
            <w:bCs/>
            <w:color w:val="000000" w:themeColor="text1"/>
            <w:sz w:val="24"/>
            <w:szCs w:val="24"/>
          </w:rPr>
          <w:delText xml:space="preserve">occurring </w:delText>
        </w:r>
      </w:del>
      <w:ins w:id="62" w:author="Administrator" w:date="2023-08-28T10:30:00Z">
        <w:r w:rsidR="00013A66">
          <w:rPr>
            <w:rFonts w:ascii="Times New Roman" w:hAnsi="Times New Roman"/>
            <w:bCs/>
            <w:color w:val="000000" w:themeColor="text1"/>
            <w:sz w:val="24"/>
            <w:szCs w:val="24"/>
          </w:rPr>
          <w:t>recruiting into</w:t>
        </w:r>
      </w:ins>
      <w:del w:id="63" w:author="Administrator" w:date="2023-08-28T10:30:00Z">
        <w:r w:rsidRPr="00C93F4D" w:rsidDel="00013A66">
          <w:rPr>
            <w:rFonts w:ascii="Times New Roman" w:hAnsi="Times New Roman"/>
            <w:bCs/>
            <w:color w:val="000000" w:themeColor="text1"/>
            <w:sz w:val="24"/>
            <w:szCs w:val="24"/>
          </w:rPr>
          <w:delText>in</w:delText>
        </w:r>
      </w:del>
      <w:r w:rsidRPr="00C93F4D">
        <w:rPr>
          <w:rFonts w:ascii="Times New Roman" w:hAnsi="Times New Roman"/>
          <w:bCs/>
          <w:color w:val="000000" w:themeColor="text1"/>
          <w:sz w:val="24"/>
          <w:szCs w:val="24"/>
        </w:rPr>
        <w:t xml:space="preserve"> the </w:t>
      </w:r>
      <w:r w:rsidR="00E877C8" w:rsidRPr="00C93F4D">
        <w:rPr>
          <w:rFonts w:ascii="Times New Roman" w:hAnsi="Times New Roman"/>
          <w:bCs/>
          <w:color w:val="000000" w:themeColor="text1"/>
          <w:sz w:val="24"/>
          <w:szCs w:val="24"/>
        </w:rPr>
        <w:t>Sabaki Estuary</w:t>
      </w:r>
      <w:r w:rsidRPr="00C93F4D">
        <w:rPr>
          <w:rFonts w:ascii="Times New Roman" w:hAnsi="Times New Roman"/>
          <w:bCs/>
          <w:color w:val="000000" w:themeColor="text1"/>
          <w:sz w:val="24"/>
          <w:szCs w:val="24"/>
        </w:rPr>
        <w:t>,</w:t>
      </w:r>
    </w:p>
    <w:p w14:paraId="162F7B28" w14:textId="098EAA70" w:rsidR="004419EF" w:rsidRPr="00C93F4D" w:rsidRDefault="004419EF" w:rsidP="00F2370D">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3F4D">
        <w:rPr>
          <w:rFonts w:ascii="Times New Roman" w:hAnsi="Times New Roman"/>
          <w:color w:val="000000" w:themeColor="text1"/>
          <w:sz w:val="24"/>
          <w:szCs w:val="24"/>
        </w:rPr>
        <w:t>To determine</w:t>
      </w:r>
      <w:r w:rsidR="00A2463F">
        <w:rPr>
          <w:rFonts w:ascii="Times New Roman" w:hAnsi="Times New Roman"/>
          <w:color w:val="000000" w:themeColor="text1"/>
          <w:sz w:val="24"/>
          <w:szCs w:val="24"/>
        </w:rPr>
        <w:t xml:space="preserve"> the environmental and physicochemical factors influencing</w:t>
      </w:r>
      <w:r w:rsidRPr="00C93F4D">
        <w:rPr>
          <w:rFonts w:ascii="Times New Roman" w:hAnsi="Times New Roman"/>
          <w:color w:val="000000" w:themeColor="text1"/>
          <w:sz w:val="24"/>
          <w:szCs w:val="24"/>
        </w:rPr>
        <w:t xml:space="preserve"> the </w:t>
      </w:r>
      <w:del w:id="64" w:author="Administrator" w:date="2023-08-28T10:30:00Z">
        <w:r w:rsidRPr="00C93F4D" w:rsidDel="00013A66">
          <w:rPr>
            <w:rFonts w:ascii="Times New Roman" w:hAnsi="Times New Roman"/>
            <w:color w:val="000000" w:themeColor="text1"/>
            <w:sz w:val="24"/>
            <w:szCs w:val="24"/>
          </w:rPr>
          <w:delText xml:space="preserve">occurrence </w:delText>
        </w:r>
      </w:del>
      <w:ins w:id="65" w:author="Administrator" w:date="2023-08-28T10:30:00Z">
        <w:r w:rsidR="00013A66">
          <w:rPr>
            <w:rFonts w:ascii="Times New Roman" w:hAnsi="Times New Roman"/>
            <w:color w:val="000000" w:themeColor="text1"/>
            <w:sz w:val="24"/>
            <w:szCs w:val="24"/>
          </w:rPr>
          <w:t>recruitment</w:t>
        </w:r>
        <w:r w:rsidR="00013A66" w:rsidRPr="00C93F4D">
          <w:rPr>
            <w:rFonts w:ascii="Times New Roman" w:hAnsi="Times New Roman"/>
            <w:color w:val="000000" w:themeColor="text1"/>
            <w:sz w:val="24"/>
            <w:szCs w:val="24"/>
          </w:rPr>
          <w:t xml:space="preserve"> </w:t>
        </w:r>
      </w:ins>
      <w:r w:rsidRPr="00C93F4D">
        <w:rPr>
          <w:rFonts w:ascii="Times New Roman" w:hAnsi="Times New Roman"/>
          <w:color w:val="000000" w:themeColor="text1"/>
          <w:sz w:val="24"/>
          <w:szCs w:val="24"/>
        </w:rPr>
        <w:t>of juvenile anguillid eels in</w:t>
      </w:r>
      <w:ins w:id="66" w:author="Administrator" w:date="2023-08-28T10:31:00Z">
        <w:r w:rsidR="00013A66">
          <w:rPr>
            <w:rFonts w:ascii="Times New Roman" w:hAnsi="Times New Roman"/>
            <w:color w:val="000000" w:themeColor="text1"/>
            <w:sz w:val="24"/>
            <w:szCs w:val="24"/>
          </w:rPr>
          <w:t>to</w:t>
        </w:r>
      </w:ins>
      <w:r w:rsidRPr="00C93F4D">
        <w:rPr>
          <w:rFonts w:ascii="Times New Roman" w:hAnsi="Times New Roman"/>
          <w:color w:val="000000" w:themeColor="text1"/>
          <w:sz w:val="24"/>
          <w:szCs w:val="24"/>
        </w:rPr>
        <w:t xml:space="preserve">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t>
      </w:r>
    </w:p>
    <w:p w14:paraId="36946E32" w14:textId="77777777" w:rsidR="004419EF" w:rsidRPr="00C93F4D" w:rsidRDefault="004419EF" w:rsidP="00F2370D">
      <w:pPr>
        <w:widowControl w:val="0"/>
        <w:overflowPunct w:val="0"/>
        <w:autoSpaceDE w:val="0"/>
        <w:autoSpaceDN w:val="0"/>
        <w:adjustRightInd w:val="0"/>
        <w:spacing w:after="0" w:line="480" w:lineRule="auto"/>
        <w:ind w:left="720" w:right="400"/>
        <w:jc w:val="both"/>
        <w:rPr>
          <w:rFonts w:ascii="Times New Roman" w:hAnsi="Times New Roman"/>
          <w:b/>
          <w:color w:val="000000" w:themeColor="text1"/>
          <w:sz w:val="24"/>
          <w:szCs w:val="24"/>
        </w:rPr>
      </w:pPr>
    </w:p>
    <w:p w14:paraId="775444A2" w14:textId="77777777" w:rsidR="004419EF" w:rsidRPr="00C93F4D" w:rsidRDefault="004419EF" w:rsidP="00F2370D">
      <w:pPr>
        <w:pStyle w:val="Heading2"/>
        <w:jc w:val="both"/>
      </w:pPr>
      <w:bookmarkStart w:id="67" w:name="_Toc144063157"/>
      <w:r w:rsidRPr="00C93F4D">
        <w:t xml:space="preserve">Research </w:t>
      </w:r>
      <w:commentRangeStart w:id="68"/>
      <w:r w:rsidRPr="00C93F4D">
        <w:t>Questions</w:t>
      </w:r>
      <w:bookmarkEnd w:id="67"/>
      <w:commentRangeEnd w:id="68"/>
      <w:r w:rsidR="00013A66">
        <w:rPr>
          <w:rStyle w:val="CommentReference"/>
          <w:rFonts w:ascii="Calibri" w:hAnsi="Calibri"/>
          <w:b w:val="0"/>
          <w:color w:val="auto"/>
          <w:lang w:val="en-GB" w:eastAsia="en-GB"/>
        </w:rPr>
        <w:commentReference w:id="68"/>
      </w:r>
    </w:p>
    <w:p w14:paraId="76D9FE33" w14:textId="77777777" w:rsidR="004419EF" w:rsidRPr="00C93F4D" w:rsidRDefault="004419EF" w:rsidP="00F2370D">
      <w:pPr>
        <w:widowControl w:val="0"/>
        <w:overflowPunct w:val="0"/>
        <w:autoSpaceDE w:val="0"/>
        <w:autoSpaceDN w:val="0"/>
        <w:adjustRightInd w:val="0"/>
        <w:spacing w:after="0" w:line="480" w:lineRule="auto"/>
        <w:ind w:left="166" w:right="400"/>
        <w:jc w:val="both"/>
        <w:rPr>
          <w:rFonts w:ascii="Times New Roman" w:hAnsi="Times New Roman"/>
          <w:bCs/>
          <w:color w:val="000000" w:themeColor="text1"/>
          <w:sz w:val="24"/>
          <w:szCs w:val="24"/>
        </w:rPr>
      </w:pPr>
      <w:r w:rsidRPr="00C93F4D">
        <w:rPr>
          <w:rFonts w:ascii="Times New Roman" w:hAnsi="Times New Roman"/>
          <w:bCs/>
          <w:color w:val="000000" w:themeColor="text1"/>
          <w:sz w:val="24"/>
          <w:szCs w:val="24"/>
        </w:rPr>
        <w:t>The study was guided by the following researchable questions:</w:t>
      </w:r>
    </w:p>
    <w:p w14:paraId="23F9D467" w14:textId="060205BC" w:rsidR="004419EF" w:rsidRPr="00C93F4D" w:rsidRDefault="00CC1AA8" w:rsidP="00F2370D">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del w:id="69" w:author="Administrator" w:date="2023-08-28T10:31:00Z">
        <w:r w:rsidDel="00013A66">
          <w:rPr>
            <w:rFonts w:ascii="Times New Roman" w:hAnsi="Times New Roman"/>
            <w:color w:val="000000" w:themeColor="text1"/>
            <w:sz w:val="24"/>
            <w:szCs w:val="24"/>
          </w:rPr>
          <w:delText xml:space="preserve">Do </w:delText>
        </w:r>
      </w:del>
      <w:ins w:id="70" w:author="Administrator" w:date="2023-08-28T10:31:00Z">
        <w:r w:rsidR="00013A66">
          <w:rPr>
            <w:rFonts w:ascii="Times New Roman" w:hAnsi="Times New Roman"/>
            <w:color w:val="000000" w:themeColor="text1"/>
            <w:sz w:val="24"/>
            <w:szCs w:val="24"/>
          </w:rPr>
          <w:t xml:space="preserve">Which species of </w:t>
        </w:r>
      </w:ins>
      <w:r>
        <w:rPr>
          <w:rFonts w:ascii="Times New Roman" w:hAnsi="Times New Roman"/>
          <w:color w:val="000000" w:themeColor="text1"/>
          <w:sz w:val="24"/>
          <w:szCs w:val="24"/>
        </w:rPr>
        <w:t>juvenile anguillid eels occur within the Sabaki Estuary?</w:t>
      </w:r>
    </w:p>
    <w:p w14:paraId="01EA8528" w14:textId="320BD902" w:rsidR="004419EF" w:rsidRPr="00CC1AA8" w:rsidRDefault="00CC1AA8" w:rsidP="00CC1AA8">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del w:id="71" w:author="Administrator" w:date="2023-08-28T10:31:00Z">
        <w:r w:rsidDel="00013A66">
          <w:rPr>
            <w:rFonts w:ascii="Times New Roman" w:hAnsi="Times New Roman"/>
            <w:color w:val="000000" w:themeColor="text1"/>
            <w:sz w:val="24"/>
            <w:szCs w:val="24"/>
          </w:rPr>
          <w:delText xml:space="preserve">Do </w:delText>
        </w:r>
      </w:del>
      <w:ins w:id="72" w:author="Administrator" w:date="2023-08-28T10:31:00Z">
        <w:r w:rsidR="00013A66">
          <w:rPr>
            <w:rFonts w:ascii="Times New Roman" w:hAnsi="Times New Roman"/>
            <w:color w:val="000000" w:themeColor="text1"/>
            <w:sz w:val="24"/>
            <w:szCs w:val="24"/>
          </w:rPr>
          <w:t xml:space="preserve">Which </w:t>
        </w:r>
      </w:ins>
      <w:r>
        <w:rPr>
          <w:rFonts w:ascii="Times New Roman" w:hAnsi="Times New Roman"/>
          <w:color w:val="000000" w:themeColor="text1"/>
          <w:sz w:val="24"/>
          <w:szCs w:val="24"/>
        </w:rPr>
        <w:t xml:space="preserve">environmental and physicochemical factors influence </w:t>
      </w:r>
      <w:r w:rsidR="004419EF" w:rsidRPr="00CC1AA8">
        <w:rPr>
          <w:rFonts w:ascii="Times New Roman" w:hAnsi="Times New Roman"/>
          <w:color w:val="000000" w:themeColor="text1"/>
          <w:sz w:val="24"/>
          <w:szCs w:val="24"/>
        </w:rPr>
        <w:t xml:space="preserve">the </w:t>
      </w:r>
      <w:r w:rsidR="00A2463F" w:rsidRPr="00CC1AA8">
        <w:rPr>
          <w:rFonts w:ascii="Times New Roman" w:hAnsi="Times New Roman"/>
          <w:color w:val="000000" w:themeColor="text1"/>
          <w:sz w:val="24"/>
          <w:szCs w:val="24"/>
        </w:rPr>
        <w:t>occurrence of</w:t>
      </w:r>
      <w:r w:rsidR="004419EF" w:rsidRPr="00CC1AA8">
        <w:rPr>
          <w:rFonts w:ascii="Times New Roman" w:hAnsi="Times New Roman"/>
          <w:color w:val="000000" w:themeColor="text1"/>
          <w:sz w:val="24"/>
          <w:szCs w:val="24"/>
        </w:rPr>
        <w:t xml:space="preserve"> juvenile anguillid eels occurring in</w:t>
      </w:r>
      <w:ins w:id="73" w:author="Administrator" w:date="2023-08-28T10:31:00Z">
        <w:r w:rsidR="00013A66">
          <w:rPr>
            <w:rFonts w:ascii="Times New Roman" w:hAnsi="Times New Roman"/>
            <w:color w:val="000000" w:themeColor="text1"/>
            <w:sz w:val="24"/>
            <w:szCs w:val="24"/>
          </w:rPr>
          <w:t>to the</w:t>
        </w:r>
      </w:ins>
      <w:r w:rsidR="004419EF" w:rsidRPr="00CC1AA8">
        <w:rPr>
          <w:rFonts w:ascii="Times New Roman" w:hAnsi="Times New Roman"/>
          <w:color w:val="000000" w:themeColor="text1"/>
          <w:sz w:val="24"/>
          <w:szCs w:val="24"/>
        </w:rPr>
        <w:t xml:space="preserve"> </w:t>
      </w:r>
      <w:r w:rsidR="00E877C8" w:rsidRPr="00CC1AA8">
        <w:rPr>
          <w:rFonts w:ascii="Times New Roman" w:hAnsi="Times New Roman"/>
          <w:color w:val="000000" w:themeColor="text1"/>
          <w:sz w:val="24"/>
          <w:szCs w:val="24"/>
        </w:rPr>
        <w:t>Sabaki Estuary</w:t>
      </w:r>
      <w:r w:rsidR="004419EF" w:rsidRPr="00CC1AA8">
        <w:rPr>
          <w:rFonts w:ascii="Times New Roman" w:hAnsi="Times New Roman"/>
          <w:color w:val="000000" w:themeColor="text1"/>
          <w:sz w:val="24"/>
          <w:szCs w:val="24"/>
        </w:rPr>
        <w:t xml:space="preserve">? </w:t>
      </w:r>
    </w:p>
    <w:p w14:paraId="2F7D0868" w14:textId="4BBF7371" w:rsidR="00CC1AA8" w:rsidRDefault="00CC1AA8" w:rsidP="00CC1AA8">
      <w:pPr>
        <w:pStyle w:val="Heading2"/>
      </w:pPr>
      <w:bookmarkStart w:id="74" w:name="_Toc144063158"/>
      <w:r>
        <w:t>Hypothesis</w:t>
      </w:r>
      <w:bookmarkEnd w:id="74"/>
    </w:p>
    <w:p w14:paraId="7F396BE0" w14:textId="6EA509CA" w:rsidR="00CC1AA8" w:rsidRDefault="00CC1AA8" w:rsidP="00CC1AA8">
      <w:pPr>
        <w:widowControl w:val="0"/>
        <w:overflowPunct w:val="0"/>
        <w:autoSpaceDE w:val="0"/>
        <w:autoSpaceDN w:val="0"/>
        <w:adjustRightInd w:val="0"/>
        <w:spacing w:after="0" w:line="480" w:lineRule="auto"/>
        <w:ind w:left="166"/>
        <w:jc w:val="both"/>
        <w:rPr>
          <w:rFonts w:ascii="Times New Roman" w:hAnsi="Times New Roman"/>
          <w:color w:val="000000" w:themeColor="text1"/>
          <w:sz w:val="24"/>
          <w:szCs w:val="24"/>
        </w:rPr>
      </w:pPr>
      <w:r>
        <w:rPr>
          <w:rFonts w:ascii="Times New Roman" w:hAnsi="Times New Roman"/>
          <w:color w:val="000000" w:themeColor="text1"/>
          <w:sz w:val="24"/>
          <w:szCs w:val="24"/>
        </w:rPr>
        <w:t>H</w:t>
      </w:r>
      <w:r w:rsidRPr="00CC1AA8">
        <w:rPr>
          <w:rFonts w:ascii="Times New Roman" w:hAnsi="Times New Roman"/>
          <w:color w:val="000000" w:themeColor="text1"/>
          <w:sz w:val="24"/>
          <w:szCs w:val="24"/>
          <w:vertAlign w:val="subscript"/>
        </w:rPr>
        <w:t>0</w:t>
      </w:r>
      <w:r>
        <w:rPr>
          <w:rFonts w:ascii="Times New Roman" w:hAnsi="Times New Roman"/>
          <w:color w:val="000000" w:themeColor="text1"/>
          <w:sz w:val="24"/>
          <w:szCs w:val="24"/>
        </w:rPr>
        <w:t xml:space="preserve">: There is no significant </w:t>
      </w:r>
      <w:del w:id="75" w:author="Administrator" w:date="2023-08-28T10:33:00Z">
        <w:r w:rsidDel="00013A66">
          <w:rPr>
            <w:rFonts w:ascii="Times New Roman" w:hAnsi="Times New Roman"/>
            <w:color w:val="000000" w:themeColor="text1"/>
            <w:sz w:val="24"/>
            <w:szCs w:val="24"/>
          </w:rPr>
          <w:delText>occurrence of</w:delText>
        </w:r>
      </w:del>
      <w:ins w:id="76" w:author="Administrator" w:date="2023-08-28T10:33:00Z">
        <w:r w:rsidR="00013A66">
          <w:rPr>
            <w:rFonts w:ascii="Times New Roman" w:hAnsi="Times New Roman"/>
            <w:color w:val="000000" w:themeColor="text1"/>
            <w:sz w:val="24"/>
            <w:szCs w:val="24"/>
          </w:rPr>
          <w:t>in</w:t>
        </w:r>
      </w:ins>
      <w:r>
        <w:rPr>
          <w:rFonts w:ascii="Times New Roman" w:hAnsi="Times New Roman"/>
          <w:color w:val="000000" w:themeColor="text1"/>
          <w:sz w:val="24"/>
          <w:szCs w:val="24"/>
        </w:rPr>
        <w:t xml:space="preserve"> juvenile anguillid </w:t>
      </w:r>
      <w:del w:id="77" w:author="Administrator" w:date="2023-08-28T10:32:00Z">
        <w:r w:rsidDel="00013A66">
          <w:rPr>
            <w:rFonts w:ascii="Times New Roman" w:hAnsi="Times New Roman"/>
            <w:color w:val="000000" w:themeColor="text1"/>
            <w:sz w:val="24"/>
            <w:szCs w:val="24"/>
          </w:rPr>
          <w:delText xml:space="preserve">eels </w:delText>
        </w:r>
      </w:del>
      <w:ins w:id="78" w:author="Administrator" w:date="2023-08-28T10:32:00Z">
        <w:r w:rsidR="00013A66">
          <w:rPr>
            <w:rFonts w:ascii="Times New Roman" w:hAnsi="Times New Roman"/>
            <w:color w:val="000000" w:themeColor="text1"/>
            <w:sz w:val="24"/>
            <w:szCs w:val="24"/>
          </w:rPr>
          <w:t xml:space="preserve">species </w:t>
        </w:r>
      </w:ins>
      <w:ins w:id="79" w:author="Administrator" w:date="2023-08-28T10:33:00Z">
        <w:r w:rsidR="00013A66">
          <w:rPr>
            <w:rFonts w:ascii="Times New Roman" w:hAnsi="Times New Roman"/>
            <w:color w:val="000000" w:themeColor="text1"/>
            <w:sz w:val="24"/>
            <w:szCs w:val="24"/>
          </w:rPr>
          <w:t>recruiting into</w:t>
        </w:r>
      </w:ins>
      <w:ins w:id="80" w:author="Administrator" w:date="2023-08-28T10:32:00Z">
        <w:r w:rsidR="00013A66">
          <w:rPr>
            <w:rFonts w:ascii="Times New Roman" w:hAnsi="Times New Roman"/>
            <w:color w:val="000000" w:themeColor="text1"/>
            <w:sz w:val="24"/>
            <w:szCs w:val="24"/>
          </w:rPr>
          <w:t xml:space="preserve"> </w:t>
        </w:r>
      </w:ins>
      <w:r>
        <w:rPr>
          <w:rFonts w:ascii="Times New Roman" w:hAnsi="Times New Roman"/>
          <w:color w:val="000000" w:themeColor="text1"/>
          <w:sz w:val="24"/>
          <w:szCs w:val="24"/>
        </w:rPr>
        <w:t>in the Sabaki Estuary</w:t>
      </w:r>
    </w:p>
    <w:p w14:paraId="6FA6053B" w14:textId="6D8C9E32" w:rsidR="00CC1AA8" w:rsidRPr="00C93F4D" w:rsidRDefault="00CC1AA8" w:rsidP="00CC1AA8">
      <w:pPr>
        <w:widowControl w:val="0"/>
        <w:overflowPunct w:val="0"/>
        <w:autoSpaceDE w:val="0"/>
        <w:autoSpaceDN w:val="0"/>
        <w:adjustRightInd w:val="0"/>
        <w:spacing w:after="0" w:line="480" w:lineRule="auto"/>
        <w:ind w:left="166"/>
        <w:jc w:val="both"/>
        <w:rPr>
          <w:rFonts w:ascii="Times New Roman" w:hAnsi="Times New Roman"/>
          <w:color w:val="000000" w:themeColor="text1"/>
          <w:sz w:val="24"/>
          <w:szCs w:val="24"/>
        </w:rPr>
      </w:pPr>
      <w:r>
        <w:rPr>
          <w:rFonts w:ascii="Times New Roman" w:hAnsi="Times New Roman"/>
          <w:color w:val="000000" w:themeColor="text1"/>
          <w:sz w:val="24"/>
          <w:szCs w:val="24"/>
        </w:rPr>
        <w:t>H</w:t>
      </w:r>
      <w:r w:rsidRPr="00CC1AA8">
        <w:rPr>
          <w:rFonts w:ascii="Times New Roman" w:hAnsi="Times New Roman"/>
          <w:color w:val="000000" w:themeColor="text1"/>
          <w:sz w:val="24"/>
          <w:szCs w:val="24"/>
          <w:vertAlign w:val="subscript"/>
        </w:rPr>
        <w:t>0</w:t>
      </w:r>
      <w:r>
        <w:rPr>
          <w:rFonts w:ascii="Times New Roman" w:hAnsi="Times New Roman"/>
          <w:color w:val="000000" w:themeColor="text1"/>
          <w:sz w:val="24"/>
          <w:szCs w:val="24"/>
        </w:rPr>
        <w:t xml:space="preserve">: </w:t>
      </w:r>
      <w:del w:id="81" w:author="Administrator" w:date="2023-08-28T10:33:00Z">
        <w:r w:rsidDel="00013A66">
          <w:rPr>
            <w:rFonts w:ascii="Times New Roman" w:hAnsi="Times New Roman"/>
            <w:color w:val="000000" w:themeColor="text1"/>
            <w:sz w:val="24"/>
            <w:szCs w:val="24"/>
          </w:rPr>
          <w:delText>There is no significant influence of</w:delText>
        </w:r>
      </w:del>
      <w:ins w:id="82" w:author="Administrator" w:date="2023-08-28T10:33:00Z">
        <w:r w:rsidR="00013A66">
          <w:rPr>
            <w:rFonts w:ascii="Times New Roman" w:hAnsi="Times New Roman"/>
            <w:color w:val="000000" w:themeColor="text1"/>
            <w:sz w:val="24"/>
            <w:szCs w:val="24"/>
          </w:rPr>
          <w:t>of the selected</w:t>
        </w:r>
      </w:ins>
      <w:r>
        <w:rPr>
          <w:rFonts w:ascii="Times New Roman" w:hAnsi="Times New Roman"/>
          <w:color w:val="000000" w:themeColor="text1"/>
          <w:sz w:val="24"/>
          <w:szCs w:val="24"/>
        </w:rPr>
        <w:t xml:space="preserve"> environmental and physicochemical factors </w:t>
      </w:r>
      <w:ins w:id="83" w:author="Administrator" w:date="2023-08-28T10:33:00Z">
        <w:r w:rsidR="00013A66">
          <w:rPr>
            <w:rFonts w:ascii="Times New Roman" w:hAnsi="Times New Roman"/>
            <w:color w:val="000000" w:themeColor="text1"/>
            <w:sz w:val="24"/>
            <w:szCs w:val="24"/>
          </w:rPr>
          <w:t xml:space="preserve">have no influence </w:t>
        </w:r>
      </w:ins>
      <w:r>
        <w:rPr>
          <w:rFonts w:ascii="Times New Roman" w:hAnsi="Times New Roman"/>
          <w:color w:val="000000" w:themeColor="text1"/>
          <w:sz w:val="24"/>
          <w:szCs w:val="24"/>
        </w:rPr>
        <w:t>on the occurrence of juvenile anguillid eels</w:t>
      </w:r>
    </w:p>
    <w:p w14:paraId="493C92B3" w14:textId="77777777" w:rsidR="00900619" w:rsidRPr="00C93F4D" w:rsidRDefault="00900619" w:rsidP="00900619">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p>
    <w:p w14:paraId="74FB2359" w14:textId="77777777" w:rsidR="00900619" w:rsidRPr="00C93F4D" w:rsidRDefault="00900619" w:rsidP="00900619">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p>
    <w:p w14:paraId="6B353731" w14:textId="3F6DFFD9" w:rsidR="00900619" w:rsidRPr="00C93F4D" w:rsidRDefault="00900619">
      <w:pPr>
        <w:spacing w:after="160" w:line="259" w:lineRule="auto"/>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005AFCD6" w14:textId="53BE28F5" w:rsidR="00D760E6" w:rsidRPr="00C93F4D" w:rsidRDefault="00D760E6" w:rsidP="00900619">
      <w:pPr>
        <w:pStyle w:val="Title"/>
        <w:rPr>
          <w:rFonts w:cs="Times New Roman"/>
        </w:rPr>
      </w:pPr>
      <w:bookmarkStart w:id="84" w:name="_Toc128808272"/>
      <w:bookmarkStart w:id="85" w:name="_Toc128809569"/>
      <w:bookmarkStart w:id="86" w:name="_Toc144063159"/>
      <w:bookmarkStart w:id="87" w:name="_Hlk30094071"/>
      <w:bookmarkStart w:id="88" w:name="_Toc20687083"/>
      <w:bookmarkEnd w:id="57"/>
      <w:bookmarkEnd w:id="58"/>
      <w:bookmarkEnd w:id="59"/>
      <w:r w:rsidRPr="00C93F4D">
        <w:rPr>
          <w:rFonts w:cs="Times New Roman"/>
        </w:rPr>
        <w:t>CHAPTER TWO</w:t>
      </w:r>
      <w:bookmarkEnd w:id="84"/>
      <w:bookmarkEnd w:id="85"/>
      <w:bookmarkEnd w:id="86"/>
    </w:p>
    <w:p w14:paraId="30184E46" w14:textId="616CB511" w:rsidR="00211FEA" w:rsidRPr="00C93F4D" w:rsidRDefault="00D760E6" w:rsidP="00900619">
      <w:pPr>
        <w:pStyle w:val="Heading1"/>
        <w:jc w:val="center"/>
      </w:pPr>
      <w:bookmarkStart w:id="89" w:name="_Toc128808273"/>
      <w:bookmarkStart w:id="90" w:name="_Toc128809570"/>
      <w:bookmarkStart w:id="91" w:name="_Toc144063160"/>
      <w:r w:rsidRPr="00C93F4D">
        <w:t>Literature Review</w:t>
      </w:r>
      <w:bookmarkEnd w:id="89"/>
      <w:bookmarkEnd w:id="90"/>
      <w:bookmarkEnd w:id="91"/>
    </w:p>
    <w:p w14:paraId="3A263952" w14:textId="77777777" w:rsidR="00D760E6" w:rsidRPr="00C93F4D" w:rsidRDefault="00D760E6" w:rsidP="00F2370D">
      <w:pPr>
        <w:pStyle w:val="Heading2"/>
        <w:jc w:val="both"/>
      </w:pPr>
      <w:bookmarkStart w:id="92" w:name="_Toc128808274"/>
      <w:bookmarkStart w:id="93" w:name="_Toc128809571"/>
      <w:bookmarkStart w:id="94" w:name="_Toc144063161"/>
      <w:r w:rsidRPr="00C93F4D">
        <w:t>Biology of anguillid eels</w:t>
      </w:r>
      <w:bookmarkEnd w:id="92"/>
      <w:bookmarkEnd w:id="93"/>
      <w:bookmarkEnd w:id="94"/>
    </w:p>
    <w:p w14:paraId="6BCF83C2" w14:textId="349CF057" w:rsidR="00D16481" w:rsidRPr="00C93F4D" w:rsidRDefault="00326772"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Eels are bony ray-finned fishes of the class Actinopteri, order Anguilliformes and family Anguil</w:t>
      </w:r>
      <w:r w:rsidR="00E327FE" w:rsidRPr="00C93F4D">
        <w:rPr>
          <w:rFonts w:ascii="Times New Roman" w:hAnsi="Times New Roman"/>
          <w:color w:val="000000" w:themeColor="text1"/>
          <w:sz w:val="24"/>
          <w:szCs w:val="24"/>
        </w:rPr>
        <w:t>l</w:t>
      </w:r>
      <w:r w:rsidRPr="00C93F4D">
        <w:rPr>
          <w:rFonts w:ascii="Times New Roman" w:hAnsi="Times New Roman"/>
          <w:color w:val="000000" w:themeColor="text1"/>
          <w:sz w:val="24"/>
          <w:szCs w:val="24"/>
        </w:rPr>
        <w:t xml:space="preserve">idae. Eels </w:t>
      </w:r>
      <w:bookmarkStart w:id="95" w:name="_Toc58200122"/>
      <w:bookmarkStart w:id="96" w:name="_Toc76461854"/>
      <w:bookmarkEnd w:id="87"/>
      <w:r w:rsidR="00D16481" w:rsidRPr="00C93F4D">
        <w:rPr>
          <w:rFonts w:ascii="Times New Roman" w:hAnsi="Times New Roman"/>
          <w:color w:val="000000" w:themeColor="text1"/>
          <w:sz w:val="24"/>
          <w:szCs w:val="24"/>
        </w:rPr>
        <w:t>are highly migratory catadromous fishes with a fascinating life cycle, living part of their lives in both oceanic and freshwaters (Miller and Mc Cleave</w:t>
      </w:r>
      <w:r w:rsidR="00C4488A" w:rsidRPr="00C93F4D">
        <w:rPr>
          <w:rFonts w:ascii="Times New Roman" w:hAnsi="Times New Roman"/>
          <w:i/>
          <w:iCs/>
          <w:color w:val="000000" w:themeColor="text1"/>
          <w:sz w:val="24"/>
          <w:szCs w:val="24"/>
        </w:rPr>
        <w:t>,</w:t>
      </w:r>
      <w:r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2018). Anguillid eels have a distinct life cycle (Figure I) which includes </w:t>
      </w:r>
      <w:r w:rsidR="000F3BF2" w:rsidRPr="00C93F4D">
        <w:rPr>
          <w:rFonts w:ascii="Times New Roman" w:hAnsi="Times New Roman"/>
          <w:color w:val="000000" w:themeColor="text1"/>
          <w:sz w:val="24"/>
          <w:szCs w:val="24"/>
        </w:rPr>
        <w:t>six</w:t>
      </w:r>
      <w:r w:rsidR="00D16481" w:rsidRPr="00C93F4D">
        <w:rPr>
          <w:rFonts w:ascii="Times New Roman" w:hAnsi="Times New Roman"/>
          <w:color w:val="000000" w:themeColor="text1"/>
          <w:sz w:val="24"/>
          <w:szCs w:val="24"/>
        </w:rPr>
        <w:t xml:space="preserve"> stages; </w:t>
      </w:r>
      <w:r w:rsidR="000F3BF2" w:rsidRPr="00C93F4D">
        <w:rPr>
          <w:rFonts w:ascii="Times New Roman" w:hAnsi="Times New Roman"/>
          <w:color w:val="000000" w:themeColor="text1"/>
          <w:sz w:val="24"/>
          <w:szCs w:val="24"/>
        </w:rPr>
        <w:t xml:space="preserve">egg, </w:t>
      </w:r>
      <w:r w:rsidR="00D16481" w:rsidRPr="00C93F4D">
        <w:rPr>
          <w:rFonts w:ascii="Times New Roman" w:hAnsi="Times New Roman"/>
          <w:color w:val="000000" w:themeColor="text1"/>
          <w:sz w:val="24"/>
          <w:szCs w:val="24"/>
        </w:rPr>
        <w:t xml:space="preserve">the leptocephalus, glass eel, elver, yellow eel and silver eel stages (Arai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2002).</w:t>
      </w:r>
    </w:p>
    <w:p w14:paraId="12FE87F7" w14:textId="22CD20DE" w:rsidR="00D16481" w:rsidRPr="00C93F4D" w:rsidRDefault="00467E46"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06CDF788" w:rsidR="00D16481" w:rsidRPr="00C93F4D" w:rsidRDefault="00D16481" w:rsidP="00F2370D">
      <w:pPr>
        <w:pStyle w:val="ThesisFigures"/>
        <w:rPr>
          <w:color w:val="000000" w:themeColor="text1"/>
        </w:rPr>
      </w:pPr>
      <w:bookmarkStart w:id="97" w:name="_Toc125751204"/>
      <w:bookmarkStart w:id="98" w:name="_Toc125787267"/>
      <w:bookmarkStart w:id="99" w:name="_Toc128818612"/>
      <w:bookmarkStart w:id="100" w:name="_Toc138614609"/>
      <w:bookmarkStart w:id="101" w:name="_Toc144073191"/>
      <w:r w:rsidRPr="00C93F4D">
        <w:rPr>
          <w:color w:val="000000" w:themeColor="text1"/>
        </w:rPr>
        <w:t xml:space="preserve">Figure </w:t>
      </w:r>
      <w:r w:rsidRPr="00C93F4D">
        <w:rPr>
          <w:color w:val="000000" w:themeColor="text1"/>
        </w:rPr>
        <w:fldChar w:fldCharType="begin"/>
      </w:r>
      <w:r w:rsidRPr="00C93F4D">
        <w:rPr>
          <w:color w:val="000000" w:themeColor="text1"/>
        </w:rPr>
        <w:instrText xml:space="preserve"> SEQ Figure \* ARABIC </w:instrText>
      </w:r>
      <w:r w:rsidRPr="00C93F4D">
        <w:rPr>
          <w:color w:val="000000" w:themeColor="text1"/>
        </w:rPr>
        <w:fldChar w:fldCharType="separate"/>
      </w:r>
      <w:r w:rsidRPr="00C93F4D">
        <w:rPr>
          <w:color w:val="000000" w:themeColor="text1"/>
        </w:rPr>
        <w:t>1</w:t>
      </w:r>
      <w:r w:rsidRPr="00C93F4D">
        <w:rPr>
          <w:color w:val="000000" w:themeColor="text1"/>
        </w:rPr>
        <w:fldChar w:fldCharType="end"/>
      </w:r>
      <w:r w:rsidRPr="00C93F4D">
        <w:rPr>
          <w:color w:val="000000" w:themeColor="text1"/>
        </w:rPr>
        <w:t xml:space="preserve">: Life cycle of anguillid eels (source Cresci </w:t>
      </w:r>
      <w:r w:rsidR="003C391E" w:rsidRPr="003C391E">
        <w:rPr>
          <w:i/>
          <w:color w:val="000000" w:themeColor="text1"/>
        </w:rPr>
        <w:t>et al.,</w:t>
      </w:r>
      <w:r w:rsidR="00AC639D" w:rsidRPr="00C93F4D">
        <w:rPr>
          <w:color w:val="000000" w:themeColor="text1"/>
        </w:rPr>
        <w:t xml:space="preserve"> </w:t>
      </w:r>
      <w:r w:rsidRPr="00C93F4D">
        <w:rPr>
          <w:color w:val="000000" w:themeColor="text1"/>
        </w:rPr>
        <w:t>2019)</w:t>
      </w:r>
      <w:bookmarkEnd w:id="97"/>
      <w:bookmarkEnd w:id="98"/>
      <w:bookmarkEnd w:id="99"/>
      <w:bookmarkEnd w:id="100"/>
      <w:bookmarkEnd w:id="101"/>
    </w:p>
    <w:p w14:paraId="4E41EAA5" w14:textId="687368C4"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early stage of the eel, the leptocephalus, is a distinctive larva with a laterally compressed and almost transparent body which primarily occurs in marine waters (Miller</w:t>
      </w:r>
      <w:r w:rsidR="00C4488A" w:rsidRPr="00C93F4D">
        <w:rPr>
          <w:rFonts w:ascii="Times New Roman" w:hAnsi="Times New Roman"/>
          <w:i/>
          <w:iCs/>
          <w:color w:val="000000" w:themeColor="text1"/>
          <w:sz w:val="24"/>
          <w:szCs w:val="24"/>
        </w:rPr>
        <w:t>,</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From their spawning areas, leptocephali are transported </w:t>
      </w:r>
      <w:r w:rsidR="0042377A" w:rsidRPr="00C93F4D">
        <w:rPr>
          <w:rFonts w:ascii="Times New Roman" w:hAnsi="Times New Roman"/>
          <w:color w:val="000000" w:themeColor="text1"/>
          <w:sz w:val="24"/>
          <w:szCs w:val="24"/>
        </w:rPr>
        <w:t xml:space="preserve">by </w:t>
      </w:r>
      <w:r w:rsidRPr="00C93F4D">
        <w:rPr>
          <w:rFonts w:ascii="Times New Roman" w:hAnsi="Times New Roman"/>
          <w:color w:val="000000" w:themeColor="text1"/>
          <w:sz w:val="24"/>
          <w:szCs w:val="24"/>
        </w:rPr>
        <w:t xml:space="preserve">ocean currents </w:t>
      </w:r>
      <w:r w:rsidR="0042377A" w:rsidRPr="00C93F4D">
        <w:rPr>
          <w:rFonts w:ascii="Times New Roman" w:hAnsi="Times New Roman"/>
          <w:color w:val="000000" w:themeColor="text1"/>
          <w:sz w:val="24"/>
          <w:szCs w:val="24"/>
        </w:rPr>
        <w:t xml:space="preserve">to </w:t>
      </w:r>
      <w:r w:rsidRPr="00C93F4D">
        <w:rPr>
          <w:rFonts w:ascii="Times New Roman" w:hAnsi="Times New Roman"/>
          <w:color w:val="000000" w:themeColor="text1"/>
          <w:sz w:val="24"/>
          <w:szCs w:val="24"/>
        </w:rPr>
        <w:t xml:space="preserve">the continental shelf (Arai </w:t>
      </w:r>
      <w:r w:rsidR="003C391E" w:rsidRPr="003C391E">
        <w:rPr>
          <w:rFonts w:ascii="Times New Roman" w:hAnsi="Times New Roman"/>
          <w:i/>
          <w:iCs/>
          <w:color w:val="000000" w:themeColor="text1"/>
          <w:sz w:val="24"/>
          <w:szCs w:val="24"/>
        </w:rPr>
        <w:t>et al.,</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2016; Miller </w:t>
      </w:r>
      <w:r w:rsidR="003C391E" w:rsidRPr="003C391E">
        <w:rPr>
          <w:rFonts w:ascii="Times New Roman" w:hAnsi="Times New Roman"/>
          <w:i/>
          <w:iCs/>
          <w:color w:val="000000" w:themeColor="text1"/>
          <w:sz w:val="24"/>
          <w:szCs w:val="24"/>
        </w:rPr>
        <w:t>et al.,</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2018; Miller and Mc Cleave</w:t>
      </w:r>
      <w:r w:rsidR="00C4488A" w:rsidRPr="00C93F4D">
        <w:rPr>
          <w:rFonts w:ascii="Times New Roman" w:hAnsi="Times New Roman"/>
          <w:i/>
          <w:iCs/>
          <w:color w:val="000000" w:themeColor="text1"/>
          <w:sz w:val="24"/>
          <w:szCs w:val="24"/>
        </w:rPr>
        <w:t>,</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2018). Leptocephalus appear transparent in colour, mimicking gelatinous zooplankton, </w:t>
      </w:r>
      <w:r w:rsidR="0042377A" w:rsidRPr="00C93F4D">
        <w:rPr>
          <w:rFonts w:ascii="Times New Roman" w:hAnsi="Times New Roman"/>
          <w:color w:val="000000" w:themeColor="text1"/>
          <w:sz w:val="24"/>
          <w:szCs w:val="24"/>
        </w:rPr>
        <w:t xml:space="preserve">an </w:t>
      </w:r>
      <w:r w:rsidR="00900619" w:rsidRPr="00C93F4D">
        <w:rPr>
          <w:rFonts w:ascii="Times New Roman" w:hAnsi="Times New Roman"/>
          <w:color w:val="000000" w:themeColor="text1"/>
          <w:sz w:val="24"/>
          <w:szCs w:val="24"/>
        </w:rPr>
        <w:t>adaptation to</w:t>
      </w:r>
      <w:r w:rsidR="0042377A" w:rsidRPr="00C93F4D">
        <w:rPr>
          <w:rFonts w:ascii="Times New Roman" w:hAnsi="Times New Roman"/>
          <w:color w:val="000000" w:themeColor="text1"/>
          <w:sz w:val="24"/>
          <w:szCs w:val="24"/>
        </w:rPr>
        <w:t xml:space="preserve"> limit</w:t>
      </w:r>
      <w:r w:rsidRPr="00C93F4D">
        <w:rPr>
          <w:rFonts w:ascii="Times New Roman" w:hAnsi="Times New Roman"/>
          <w:color w:val="000000" w:themeColor="text1"/>
          <w:sz w:val="24"/>
          <w:szCs w:val="24"/>
        </w:rPr>
        <w:t xml:space="preserve"> predation at sea (Miller </w:t>
      </w:r>
      <w:r w:rsidR="003C391E" w:rsidRPr="003C391E">
        <w:rPr>
          <w:rFonts w:ascii="Times New Roman" w:hAnsi="Times New Roman"/>
          <w:i/>
          <w:iCs/>
          <w:color w:val="000000" w:themeColor="text1"/>
          <w:sz w:val="24"/>
          <w:szCs w:val="24"/>
        </w:rPr>
        <w:t>et al.,</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2018; Miller and Mc Cleave</w:t>
      </w:r>
      <w:r w:rsidR="00C4488A" w:rsidRPr="00C93F4D">
        <w:rPr>
          <w:rFonts w:ascii="Times New Roman" w:hAnsi="Times New Roman"/>
          <w:i/>
          <w:iCs/>
          <w:color w:val="000000" w:themeColor="text1"/>
          <w:sz w:val="24"/>
          <w:szCs w:val="24"/>
        </w:rPr>
        <w:t>,</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2018). Before arrival at estuaries </w:t>
      </w:r>
      <w:r w:rsidR="0042377A" w:rsidRPr="00C93F4D">
        <w:rPr>
          <w:rFonts w:ascii="Times New Roman" w:hAnsi="Times New Roman"/>
          <w:color w:val="000000" w:themeColor="text1"/>
          <w:sz w:val="24"/>
          <w:szCs w:val="24"/>
        </w:rPr>
        <w:t xml:space="preserve">the nonfeeding </w:t>
      </w:r>
      <w:r w:rsidRPr="00C93F4D">
        <w:rPr>
          <w:rFonts w:ascii="Times New Roman" w:hAnsi="Times New Roman"/>
          <w:color w:val="000000" w:themeColor="text1"/>
          <w:sz w:val="24"/>
          <w:szCs w:val="24"/>
        </w:rPr>
        <w:t>leptocephali metamorphosize into transparent glass eels. Prior to inshore migration glass eels undergo metamorphosis, developing most organs such as intestine, gills and kidneys; as well as muscles and bones (Otake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2003</w:t>
      </w:r>
      <w:r w:rsidR="00900619" w:rsidRPr="00C93F4D">
        <w:rPr>
          <w:rFonts w:ascii="Times New Roman" w:hAnsi="Times New Roman"/>
          <w:color w:val="000000" w:themeColor="text1"/>
          <w:sz w:val="24"/>
          <w:szCs w:val="24"/>
        </w:rPr>
        <w:t xml:space="preserve">; Arai </w:t>
      </w:r>
      <w:r w:rsidR="003C391E" w:rsidRPr="003C391E">
        <w:rPr>
          <w:rFonts w:ascii="Times New Roman" w:hAnsi="Times New Roman"/>
          <w:i/>
          <w:iCs/>
          <w:color w:val="000000" w:themeColor="text1"/>
          <w:sz w:val="24"/>
          <w:szCs w:val="24"/>
        </w:rPr>
        <w:t>et al.,</w:t>
      </w:r>
      <w:r w:rsidR="00900619" w:rsidRPr="00C93F4D">
        <w:rPr>
          <w:rFonts w:ascii="Times New Roman" w:hAnsi="Times New Roman"/>
          <w:i/>
          <w:iCs/>
          <w:color w:val="000000" w:themeColor="text1"/>
          <w:sz w:val="24"/>
          <w:szCs w:val="24"/>
        </w:rPr>
        <w:t xml:space="preserve"> </w:t>
      </w:r>
      <w:r w:rsidR="00900619" w:rsidRPr="00C93F4D">
        <w:rPr>
          <w:rFonts w:ascii="Times New Roman" w:hAnsi="Times New Roman"/>
          <w:color w:val="000000" w:themeColor="text1"/>
          <w:sz w:val="24"/>
          <w:szCs w:val="24"/>
        </w:rPr>
        <w:t xml:space="preserve">2016; Arai </w:t>
      </w:r>
      <w:r w:rsidR="003C391E" w:rsidRPr="003C391E">
        <w:rPr>
          <w:rFonts w:ascii="Times New Roman" w:hAnsi="Times New Roman"/>
          <w:i/>
          <w:iCs/>
          <w:color w:val="000000" w:themeColor="text1"/>
          <w:sz w:val="24"/>
          <w:szCs w:val="24"/>
        </w:rPr>
        <w:t>et al.,</w:t>
      </w:r>
      <w:r w:rsidR="00900619" w:rsidRPr="00C93F4D">
        <w:rPr>
          <w:rFonts w:ascii="Times New Roman" w:hAnsi="Times New Roman"/>
          <w:i/>
          <w:iCs/>
          <w:color w:val="000000" w:themeColor="text1"/>
          <w:sz w:val="24"/>
          <w:szCs w:val="24"/>
        </w:rPr>
        <w:t xml:space="preserve"> </w:t>
      </w:r>
      <w:r w:rsidR="00900619" w:rsidRPr="00C93F4D">
        <w:rPr>
          <w:rFonts w:ascii="Times New Roman" w:hAnsi="Times New Roman"/>
          <w:color w:val="000000" w:themeColor="text1"/>
          <w:sz w:val="24"/>
          <w:szCs w:val="24"/>
        </w:rPr>
        <w:t>2020</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shd w:val="clear" w:color="auto" w:fill="FFFFFF"/>
        </w:rPr>
        <w:t xml:space="preserve">Upon entry into the estuary glass eels </w:t>
      </w:r>
      <w:r w:rsidR="0042377A" w:rsidRPr="00C93F4D">
        <w:rPr>
          <w:rFonts w:ascii="Times New Roman" w:hAnsi="Times New Roman"/>
          <w:color w:val="000000" w:themeColor="text1"/>
          <w:sz w:val="24"/>
          <w:szCs w:val="24"/>
          <w:shd w:val="clear" w:color="auto" w:fill="FFFFFF"/>
        </w:rPr>
        <w:t xml:space="preserve">alter their </w:t>
      </w:r>
      <w:r w:rsidRPr="00C93F4D">
        <w:rPr>
          <w:rFonts w:ascii="Times New Roman" w:hAnsi="Times New Roman"/>
          <w:color w:val="000000" w:themeColor="text1"/>
          <w:sz w:val="24"/>
          <w:szCs w:val="24"/>
          <w:shd w:val="clear" w:color="auto" w:fill="FFFFFF"/>
        </w:rPr>
        <w:t xml:space="preserve">osmoregulatory system from one that eliminates excess salt and conserves water to the one where the reverse applies, so as to achieve homeostasis (Harrison </w:t>
      </w:r>
      <w:r w:rsidR="003C391E" w:rsidRPr="003C391E">
        <w:rPr>
          <w:rFonts w:ascii="Times New Roman" w:hAnsi="Times New Roman"/>
          <w:i/>
          <w:iCs/>
          <w:color w:val="000000" w:themeColor="text1"/>
          <w:sz w:val="24"/>
          <w:szCs w:val="24"/>
          <w:shd w:val="clear" w:color="auto" w:fill="FFFFFF"/>
        </w:rPr>
        <w:t>et al.,</w:t>
      </w:r>
      <w:r w:rsidR="00326772" w:rsidRPr="00C93F4D">
        <w:rPr>
          <w:rFonts w:ascii="Times New Roman" w:hAnsi="Times New Roman"/>
          <w:i/>
          <w:iCs/>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2014).</w:t>
      </w:r>
    </w:p>
    <w:p w14:paraId="29372E5C" w14:textId="23F6B821" w:rsidR="00064E59"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At the stage of initial arrival in the estuary from the sea, glass eels are still almost completely transparent with no external pigmentation except a small rosette of pigment present around the top of the cranium (Strubber</w:t>
      </w:r>
      <w:r w:rsidR="00326772" w:rsidRPr="00C93F4D">
        <w:rPr>
          <w:rFonts w:ascii="Times New Roman" w:hAnsi="Times New Roman"/>
          <w:color w:val="000000" w:themeColor="text1"/>
          <w:sz w:val="24"/>
          <w:szCs w:val="24"/>
        </w:rPr>
        <w:t>g</w:t>
      </w:r>
      <w:r w:rsidR="003E09C7"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1913; Arai</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2015). Ideally, glass eels carry out their migration into estuaries and then into fresh water (Dekker</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2002). Progressively, pigmentation darkens as the glass eels actively swim upstream </w:t>
      </w:r>
      <w:r w:rsidR="0042377A" w:rsidRPr="00C93F4D">
        <w:rPr>
          <w:rFonts w:ascii="Times New Roman" w:hAnsi="Times New Roman"/>
          <w:color w:val="000000" w:themeColor="text1"/>
          <w:sz w:val="24"/>
          <w:szCs w:val="24"/>
        </w:rPr>
        <w:t xml:space="preserve">transforming </w:t>
      </w:r>
      <w:r w:rsidRPr="00C93F4D">
        <w:rPr>
          <w:rFonts w:ascii="Times New Roman" w:hAnsi="Times New Roman"/>
          <w:color w:val="000000" w:themeColor="text1"/>
          <w:sz w:val="24"/>
          <w:szCs w:val="24"/>
        </w:rPr>
        <w:t xml:space="preserve">into elvers, four to eight months after </w:t>
      </w:r>
      <w:r w:rsidR="0042377A" w:rsidRPr="00C93F4D">
        <w:rPr>
          <w:rFonts w:ascii="Times New Roman" w:hAnsi="Times New Roman"/>
          <w:color w:val="000000" w:themeColor="text1"/>
          <w:sz w:val="24"/>
          <w:szCs w:val="24"/>
        </w:rPr>
        <w:t xml:space="preserve">sea </w:t>
      </w:r>
      <w:r w:rsidRPr="00C93F4D">
        <w:rPr>
          <w:rFonts w:ascii="Times New Roman" w:hAnsi="Times New Roman"/>
          <w:color w:val="000000" w:themeColor="text1"/>
          <w:sz w:val="24"/>
          <w:szCs w:val="24"/>
        </w:rPr>
        <w:t xml:space="preserve">hatching to grow in </w:t>
      </w:r>
      <w:r w:rsidR="005005AC" w:rsidRPr="00C93F4D">
        <w:rPr>
          <w:rFonts w:ascii="Times New Roman" w:hAnsi="Times New Roman"/>
          <w:color w:val="000000" w:themeColor="text1"/>
          <w:sz w:val="24"/>
          <w:szCs w:val="24"/>
        </w:rPr>
        <w:t>freshwater</w:t>
      </w:r>
      <w:r w:rsidRPr="00C93F4D">
        <w:rPr>
          <w:rFonts w:ascii="Times New Roman" w:hAnsi="Times New Roman"/>
          <w:color w:val="000000" w:themeColor="text1"/>
          <w:sz w:val="24"/>
          <w:szCs w:val="24"/>
        </w:rPr>
        <w:t xml:space="preserve"> habitats (Dekker</w:t>
      </w:r>
      <w:r w:rsidR="003E09C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2002; Harrison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After ascending </w:t>
      </w:r>
      <w:r w:rsidR="0042377A" w:rsidRPr="00C93F4D">
        <w:rPr>
          <w:rFonts w:ascii="Times New Roman" w:hAnsi="Times New Roman"/>
          <w:color w:val="000000" w:themeColor="text1"/>
          <w:sz w:val="24"/>
          <w:szCs w:val="24"/>
        </w:rPr>
        <w:t xml:space="preserve">further </w:t>
      </w:r>
      <w:r w:rsidRPr="00C93F4D">
        <w:rPr>
          <w:rFonts w:ascii="Times New Roman" w:hAnsi="Times New Roman"/>
          <w:color w:val="000000" w:themeColor="text1"/>
          <w:sz w:val="24"/>
          <w:szCs w:val="24"/>
        </w:rPr>
        <w:t>upstream further as elvers</w:t>
      </w:r>
      <w:r w:rsidR="000F3BF2"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the subsequent growing phase is termed </w:t>
      </w:r>
      <w:r w:rsidR="000F3BF2" w:rsidRPr="00C93F4D">
        <w:rPr>
          <w:rFonts w:ascii="Times New Roman" w:hAnsi="Times New Roman"/>
          <w:color w:val="000000" w:themeColor="text1"/>
          <w:sz w:val="24"/>
          <w:szCs w:val="24"/>
        </w:rPr>
        <w:t xml:space="preserve">as </w:t>
      </w:r>
      <w:r w:rsidRPr="00C93F4D">
        <w:rPr>
          <w:rFonts w:ascii="Times New Roman" w:hAnsi="Times New Roman"/>
          <w:color w:val="000000" w:themeColor="text1"/>
          <w:sz w:val="24"/>
          <w:szCs w:val="24"/>
        </w:rPr>
        <w:t>yellow eel (immature) which</w:t>
      </w:r>
      <w:r w:rsidR="005F354F" w:rsidRPr="00C93F4D">
        <w:rPr>
          <w:rFonts w:ascii="Times New Roman" w:hAnsi="Times New Roman"/>
          <w:color w:val="000000" w:themeColor="text1"/>
          <w:sz w:val="24"/>
          <w:szCs w:val="24"/>
        </w:rPr>
        <w:t xml:space="preserve"> belly</w:t>
      </w:r>
      <w:r w:rsidRPr="00C93F4D">
        <w:rPr>
          <w:rFonts w:ascii="Times New Roman" w:hAnsi="Times New Roman"/>
          <w:color w:val="000000" w:themeColor="text1"/>
          <w:sz w:val="24"/>
          <w:szCs w:val="24"/>
        </w:rPr>
        <w:t xml:space="preserve"> </w:t>
      </w:r>
      <w:r w:rsidR="005F354F" w:rsidRPr="00C93F4D">
        <w:rPr>
          <w:rFonts w:ascii="Times New Roman" w:hAnsi="Times New Roman"/>
          <w:color w:val="000000" w:themeColor="text1"/>
          <w:sz w:val="24"/>
          <w:szCs w:val="24"/>
        </w:rPr>
        <w:t xml:space="preserve">appears yellow in colour and </w:t>
      </w:r>
      <w:r w:rsidRPr="00C93F4D">
        <w:rPr>
          <w:rFonts w:ascii="Times New Roman" w:hAnsi="Times New Roman"/>
          <w:color w:val="000000" w:themeColor="text1"/>
          <w:sz w:val="24"/>
          <w:szCs w:val="24"/>
        </w:rPr>
        <w:t>lives in freshwater habitats (</w:t>
      </w:r>
      <w:r w:rsidR="00CC0EEB" w:rsidRPr="00C93F4D">
        <w:rPr>
          <w:rFonts w:ascii="Times New Roman" w:hAnsi="Times New Roman"/>
          <w:color w:val="000000" w:themeColor="text1"/>
          <w:sz w:val="24"/>
          <w:szCs w:val="24"/>
          <w:shd w:val="clear" w:color="auto" w:fill="FFFFFF"/>
        </w:rPr>
        <w:t>Hagihara</w:t>
      </w:r>
      <w:r w:rsidR="00CC0EEB" w:rsidRPr="00C93F4D">
        <w:rPr>
          <w:rFonts w:ascii="Times New Roman" w:hAnsi="Times New Roman"/>
          <w:color w:val="000000" w:themeColor="text1"/>
          <w:sz w:val="24"/>
          <w:szCs w:val="24"/>
        </w:rPr>
        <w:t xml:space="preserve"> </w:t>
      </w:r>
      <w:r w:rsidR="003C391E" w:rsidRPr="003C391E">
        <w:rPr>
          <w:rFonts w:ascii="Times New Roman" w:hAnsi="Times New Roman"/>
          <w:i/>
          <w:iCs/>
          <w:color w:val="000000" w:themeColor="text1"/>
          <w:sz w:val="24"/>
          <w:szCs w:val="24"/>
        </w:rPr>
        <w:t>et al.,</w:t>
      </w:r>
      <w:r w:rsidR="00CC0EEB" w:rsidRPr="00C93F4D">
        <w:rPr>
          <w:rFonts w:ascii="Times New Roman" w:hAnsi="Times New Roman"/>
          <w:color w:val="000000" w:themeColor="text1"/>
          <w:sz w:val="24"/>
          <w:szCs w:val="24"/>
        </w:rPr>
        <w:t xml:space="preserve"> 2012; </w:t>
      </w:r>
      <w:r w:rsidRPr="00C93F4D">
        <w:rPr>
          <w:rFonts w:ascii="Times New Roman" w:hAnsi="Times New Roman"/>
          <w:color w:val="000000" w:themeColor="text1"/>
          <w:sz w:val="24"/>
          <w:szCs w:val="24"/>
        </w:rPr>
        <w:t xml:space="preserve">Harrison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2014).</w:t>
      </w:r>
      <w:r w:rsidR="000F3BF2"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The </w:t>
      </w:r>
      <w:r w:rsidR="00845FEE" w:rsidRPr="00C93F4D">
        <w:rPr>
          <w:rFonts w:ascii="Times New Roman" w:hAnsi="Times New Roman"/>
          <w:color w:val="000000" w:themeColor="text1"/>
          <w:sz w:val="24"/>
          <w:szCs w:val="24"/>
        </w:rPr>
        <w:t>yellow eel spends</w:t>
      </w:r>
      <w:r w:rsidRPr="00C93F4D">
        <w:rPr>
          <w:rFonts w:ascii="Times New Roman" w:hAnsi="Times New Roman"/>
          <w:color w:val="000000" w:themeColor="text1"/>
          <w:sz w:val="24"/>
          <w:szCs w:val="24"/>
        </w:rPr>
        <w:t xml:space="preserve"> a minimum of 7 years to a maximum of 50 years depending on factors such as species, sex, and geographic location (</w:t>
      </w:r>
      <w:r w:rsidR="007122EE" w:rsidRPr="00C93F4D">
        <w:rPr>
          <w:rFonts w:ascii="Times New Roman" w:hAnsi="Times New Roman"/>
          <w:color w:val="000000" w:themeColor="text1"/>
          <w:sz w:val="24"/>
          <w:szCs w:val="24"/>
        </w:rPr>
        <w:t xml:space="preserve">Arai </w:t>
      </w:r>
      <w:r w:rsidR="003C391E" w:rsidRPr="003C391E">
        <w:rPr>
          <w:rFonts w:ascii="Times New Roman" w:hAnsi="Times New Roman"/>
          <w:i/>
          <w:iCs/>
          <w:color w:val="000000" w:themeColor="text1"/>
          <w:sz w:val="24"/>
          <w:szCs w:val="24"/>
        </w:rPr>
        <w:t>et al.,</w:t>
      </w:r>
      <w:r w:rsidR="007122EE" w:rsidRPr="00C93F4D">
        <w:rPr>
          <w:rFonts w:ascii="Times New Roman" w:hAnsi="Times New Roman"/>
          <w:i/>
          <w:iCs/>
          <w:color w:val="000000" w:themeColor="text1"/>
          <w:sz w:val="24"/>
          <w:szCs w:val="24"/>
        </w:rPr>
        <w:t xml:space="preserve"> </w:t>
      </w:r>
      <w:r w:rsidR="007122EE" w:rsidRPr="00C93F4D">
        <w:rPr>
          <w:rFonts w:ascii="Times New Roman" w:hAnsi="Times New Roman"/>
          <w:color w:val="000000" w:themeColor="text1"/>
          <w:sz w:val="24"/>
          <w:szCs w:val="24"/>
        </w:rPr>
        <w:t xml:space="preserve">2016; Arai </w:t>
      </w:r>
      <w:r w:rsidR="003C391E" w:rsidRPr="003C391E">
        <w:rPr>
          <w:rFonts w:ascii="Times New Roman" w:hAnsi="Times New Roman"/>
          <w:i/>
          <w:iCs/>
          <w:color w:val="000000" w:themeColor="text1"/>
          <w:sz w:val="24"/>
          <w:szCs w:val="24"/>
        </w:rPr>
        <w:t>et al.,</w:t>
      </w:r>
      <w:r w:rsidR="007122EE" w:rsidRPr="00C93F4D">
        <w:rPr>
          <w:rFonts w:ascii="Times New Roman" w:hAnsi="Times New Roman"/>
          <w:i/>
          <w:iCs/>
          <w:color w:val="000000" w:themeColor="text1"/>
          <w:sz w:val="24"/>
          <w:szCs w:val="24"/>
        </w:rPr>
        <w:t xml:space="preserve"> </w:t>
      </w:r>
      <w:r w:rsidR="007122EE" w:rsidRPr="00C93F4D">
        <w:rPr>
          <w:rFonts w:ascii="Times New Roman" w:hAnsi="Times New Roman"/>
          <w:color w:val="000000" w:themeColor="text1"/>
          <w:sz w:val="24"/>
          <w:szCs w:val="24"/>
        </w:rPr>
        <w:t>2020</w:t>
      </w:r>
      <w:r w:rsidRPr="00C93F4D">
        <w:rPr>
          <w:rFonts w:ascii="Times New Roman" w:hAnsi="Times New Roman"/>
          <w:color w:val="000000" w:themeColor="text1"/>
          <w:sz w:val="24"/>
          <w:szCs w:val="24"/>
        </w:rPr>
        <w:t>).</w:t>
      </w:r>
      <w:r w:rsidR="000F3BF2" w:rsidRPr="00C93F4D">
        <w:rPr>
          <w:rFonts w:ascii="Times New Roman" w:hAnsi="Times New Roman"/>
          <w:color w:val="000000" w:themeColor="text1"/>
          <w:sz w:val="24"/>
          <w:szCs w:val="24"/>
        </w:rPr>
        <w:t xml:space="preserve"> The subsequent life stage from yellow eel is </w:t>
      </w:r>
      <w:r w:rsidR="007E285C" w:rsidRPr="00C93F4D">
        <w:rPr>
          <w:rFonts w:ascii="Times New Roman" w:hAnsi="Times New Roman"/>
          <w:color w:val="000000" w:themeColor="text1"/>
          <w:sz w:val="24"/>
          <w:szCs w:val="24"/>
        </w:rPr>
        <w:t>referred</w:t>
      </w:r>
      <w:r w:rsidR="000F3BF2" w:rsidRPr="00C93F4D">
        <w:rPr>
          <w:rFonts w:ascii="Times New Roman" w:hAnsi="Times New Roman"/>
          <w:color w:val="000000" w:themeColor="text1"/>
          <w:sz w:val="24"/>
          <w:szCs w:val="24"/>
        </w:rPr>
        <w:t xml:space="preserve"> to as the silver eel</w:t>
      </w:r>
      <w:r w:rsidR="007E285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During the metamorphosis of yellow eels to silver eels, the ventral side of the body becomes more, whiter and reflective, their gonads </w:t>
      </w:r>
      <w:r w:rsidR="00D86B85" w:rsidRPr="00C93F4D">
        <w:rPr>
          <w:rFonts w:ascii="Times New Roman" w:hAnsi="Times New Roman"/>
          <w:color w:val="000000" w:themeColor="text1"/>
          <w:sz w:val="24"/>
          <w:szCs w:val="24"/>
        </w:rPr>
        <w:t>develop,</w:t>
      </w:r>
      <w:r w:rsidRPr="00C93F4D">
        <w:rPr>
          <w:rFonts w:ascii="Times New Roman" w:hAnsi="Times New Roman"/>
          <w:color w:val="000000" w:themeColor="text1"/>
          <w:sz w:val="24"/>
          <w:szCs w:val="24"/>
        </w:rPr>
        <w:t xml:space="preserve"> and their eyes increase in diameter by approximately 50%</w:t>
      </w:r>
      <w:r w:rsidR="00D86B85" w:rsidRPr="00C93F4D">
        <w:rPr>
          <w:rFonts w:ascii="Times New Roman" w:hAnsi="Times New Roman"/>
          <w:color w:val="000000" w:themeColor="text1"/>
          <w:sz w:val="24"/>
          <w:szCs w:val="24"/>
        </w:rPr>
        <w:t xml:space="preserve"> (</w:t>
      </w:r>
      <w:r w:rsidR="009B69C9" w:rsidRPr="00C93F4D">
        <w:rPr>
          <w:rFonts w:ascii="Times New Roman" w:hAnsi="Times New Roman"/>
          <w:color w:val="000000" w:themeColor="text1"/>
          <w:sz w:val="24"/>
          <w:szCs w:val="24"/>
          <w:shd w:val="clear" w:color="auto" w:fill="FFFFFF"/>
        </w:rPr>
        <w:t xml:space="preserve">Okamura </w:t>
      </w:r>
      <w:r w:rsidR="003C391E" w:rsidRPr="003C391E">
        <w:rPr>
          <w:rFonts w:ascii="Times New Roman" w:hAnsi="Times New Roman"/>
          <w:i/>
          <w:iCs/>
          <w:color w:val="000000" w:themeColor="text1"/>
          <w:sz w:val="24"/>
          <w:szCs w:val="24"/>
          <w:shd w:val="clear" w:color="auto" w:fill="FFFFFF"/>
        </w:rPr>
        <w:t>et al.,</w:t>
      </w:r>
      <w:r w:rsidR="009B69C9" w:rsidRPr="00C93F4D">
        <w:rPr>
          <w:rFonts w:ascii="Times New Roman" w:hAnsi="Times New Roman"/>
          <w:color w:val="000000" w:themeColor="text1"/>
          <w:sz w:val="24"/>
          <w:szCs w:val="24"/>
          <w:shd w:val="clear" w:color="auto" w:fill="FFFFFF"/>
        </w:rPr>
        <w:t xml:space="preserve"> 2007</w:t>
      </w:r>
      <w:r w:rsidR="00D86B85"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This metamorphosis coincides with the initiation of their downstream migration towards the marine habitat, where they ultimately reach the spawning grounds and subsequently die (Harrison </w:t>
      </w:r>
      <w:r w:rsidR="003C391E" w:rsidRPr="003C391E">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2014; Arai</w:t>
      </w:r>
      <w:r w:rsidR="00AC639D"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2015). However, the silver eel migration period is one of the life stages </w:t>
      </w:r>
      <w:r w:rsidR="00C81833" w:rsidRPr="00C93F4D">
        <w:rPr>
          <w:rFonts w:ascii="Times New Roman" w:hAnsi="Times New Roman"/>
          <w:color w:val="000000" w:themeColor="text1"/>
          <w:sz w:val="24"/>
          <w:szCs w:val="24"/>
        </w:rPr>
        <w:t>remains the least</w:t>
      </w:r>
      <w:r w:rsidRPr="00C93F4D">
        <w:rPr>
          <w:rFonts w:ascii="Times New Roman" w:hAnsi="Times New Roman"/>
          <w:color w:val="000000" w:themeColor="text1"/>
          <w:sz w:val="24"/>
          <w:szCs w:val="24"/>
        </w:rPr>
        <w:t xml:space="preserve"> understood</w:t>
      </w:r>
      <w:r w:rsidR="00C81833" w:rsidRPr="00C93F4D">
        <w:rPr>
          <w:rFonts w:ascii="Times New Roman" w:hAnsi="Times New Roman"/>
          <w:color w:val="000000" w:themeColor="text1"/>
          <w:sz w:val="24"/>
          <w:szCs w:val="24"/>
        </w:rPr>
        <w:t xml:space="preserve">, with knowledge of migration route and </w:t>
      </w:r>
      <w:r w:rsidR="001A5918" w:rsidRPr="00C93F4D">
        <w:rPr>
          <w:rFonts w:ascii="Times New Roman" w:hAnsi="Times New Roman"/>
          <w:color w:val="000000" w:themeColor="text1"/>
          <w:sz w:val="24"/>
          <w:szCs w:val="24"/>
        </w:rPr>
        <w:t>behaviour</w:t>
      </w:r>
      <w:r w:rsidR="00C81833" w:rsidRPr="00C93F4D">
        <w:rPr>
          <w:rFonts w:ascii="Times New Roman" w:hAnsi="Times New Roman"/>
          <w:color w:val="000000" w:themeColor="text1"/>
          <w:sz w:val="24"/>
          <w:szCs w:val="24"/>
        </w:rPr>
        <w:t xml:space="preserve"> being speculative</w:t>
      </w:r>
      <w:r w:rsidRPr="00C93F4D">
        <w:rPr>
          <w:rFonts w:ascii="Times New Roman" w:hAnsi="Times New Roman"/>
          <w:color w:val="000000" w:themeColor="text1"/>
          <w:sz w:val="24"/>
          <w:szCs w:val="24"/>
        </w:rPr>
        <w:t xml:space="preserve"> (</w:t>
      </w:r>
      <w:r w:rsidR="009B69C9" w:rsidRPr="00C93F4D">
        <w:rPr>
          <w:rFonts w:ascii="Times New Roman" w:hAnsi="Times New Roman"/>
          <w:color w:val="000000" w:themeColor="text1"/>
          <w:sz w:val="24"/>
          <w:szCs w:val="24"/>
          <w:shd w:val="clear" w:color="auto" w:fill="FFFFFF"/>
        </w:rPr>
        <w:t xml:space="preserve">Okamura </w:t>
      </w:r>
      <w:r w:rsidR="003C391E" w:rsidRPr="003C391E">
        <w:rPr>
          <w:rFonts w:ascii="Times New Roman" w:hAnsi="Times New Roman"/>
          <w:i/>
          <w:iCs/>
          <w:color w:val="000000" w:themeColor="text1"/>
          <w:sz w:val="24"/>
          <w:szCs w:val="24"/>
          <w:shd w:val="clear" w:color="auto" w:fill="FFFFFF"/>
        </w:rPr>
        <w:t>et al.,</w:t>
      </w:r>
      <w:r w:rsidR="009B69C9" w:rsidRPr="00C93F4D">
        <w:rPr>
          <w:rFonts w:ascii="Times New Roman" w:hAnsi="Times New Roman"/>
          <w:color w:val="000000" w:themeColor="text1"/>
          <w:sz w:val="24"/>
          <w:szCs w:val="24"/>
          <w:shd w:val="clear" w:color="auto" w:fill="FFFFFF"/>
        </w:rPr>
        <w:t xml:space="preserve"> 2007; </w:t>
      </w:r>
      <w:r w:rsidRPr="00C93F4D">
        <w:rPr>
          <w:rFonts w:ascii="Times New Roman" w:hAnsi="Times New Roman"/>
          <w:color w:val="000000" w:themeColor="text1"/>
          <w:sz w:val="24"/>
          <w:szCs w:val="24"/>
        </w:rPr>
        <w:t xml:space="preserve">Harrison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2014).</w:t>
      </w:r>
      <w:bookmarkStart w:id="102" w:name="_Toc120099696"/>
      <w:bookmarkStart w:id="103" w:name="_Toc120101053"/>
      <w:bookmarkEnd w:id="88"/>
    </w:p>
    <w:p w14:paraId="2DE177A4" w14:textId="5379C474" w:rsidR="00D16481" w:rsidRPr="00C93F4D" w:rsidRDefault="00D16481" w:rsidP="00F2370D">
      <w:pPr>
        <w:pStyle w:val="Heading2"/>
        <w:jc w:val="both"/>
      </w:pPr>
      <w:bookmarkStart w:id="104" w:name="_Toc128808275"/>
      <w:bookmarkStart w:id="105" w:name="_Toc128809572"/>
      <w:bookmarkStart w:id="106" w:name="_Toc128808276"/>
      <w:bookmarkStart w:id="107" w:name="_Toc128809573"/>
      <w:bookmarkStart w:id="108" w:name="_Toc144063162"/>
      <w:bookmarkEnd w:id="104"/>
      <w:bookmarkEnd w:id="105"/>
      <w:r w:rsidRPr="00C93F4D">
        <w:t xml:space="preserve">Oceanic </w:t>
      </w:r>
      <w:r w:rsidR="00651C43" w:rsidRPr="00C93F4D">
        <w:t>m</w:t>
      </w:r>
      <w:r w:rsidRPr="00C93F4D">
        <w:t>igration</w:t>
      </w:r>
      <w:bookmarkEnd w:id="95"/>
      <w:bookmarkEnd w:id="96"/>
      <w:r w:rsidRPr="00C93F4D">
        <w:t xml:space="preserve"> and</w:t>
      </w:r>
      <w:r w:rsidR="00651C43" w:rsidRPr="00C93F4D">
        <w:t xml:space="preserve"> s</w:t>
      </w:r>
      <w:r w:rsidRPr="00C93F4D">
        <w:t xml:space="preserve">pawning of </w:t>
      </w:r>
      <w:r w:rsidR="00651C43" w:rsidRPr="00C93F4D">
        <w:t>a</w:t>
      </w:r>
      <w:r w:rsidRPr="00C93F4D">
        <w:t xml:space="preserve">nguillid </w:t>
      </w:r>
      <w:r w:rsidR="00651C43" w:rsidRPr="00C93F4D">
        <w:t>e</w:t>
      </w:r>
      <w:r w:rsidRPr="00C93F4D">
        <w:t>els</w:t>
      </w:r>
      <w:bookmarkStart w:id="109" w:name="page14"/>
      <w:bookmarkStart w:id="110" w:name="_Toc20687084"/>
      <w:bookmarkEnd w:id="102"/>
      <w:bookmarkEnd w:id="103"/>
      <w:bookmarkEnd w:id="106"/>
      <w:bookmarkEnd w:id="107"/>
      <w:bookmarkEnd w:id="108"/>
      <w:bookmarkEnd w:id="109"/>
    </w:p>
    <w:p w14:paraId="61EF200B" w14:textId="757FB2D5" w:rsidR="003D458E" w:rsidRPr="00C93F4D" w:rsidRDefault="003D458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Temperate anguillid eels are characterized by </w:t>
      </w:r>
      <w:r w:rsidR="00E327FE" w:rsidRPr="00C93F4D">
        <w:rPr>
          <w:rFonts w:ascii="Times New Roman" w:hAnsi="Times New Roman"/>
          <w:color w:val="000000" w:themeColor="text1"/>
          <w:sz w:val="24"/>
          <w:szCs w:val="24"/>
        </w:rPr>
        <w:t>clearly</w:t>
      </w:r>
      <w:r w:rsidRPr="00C93F4D">
        <w:rPr>
          <w:rFonts w:ascii="Times New Roman" w:hAnsi="Times New Roman"/>
          <w:color w:val="000000" w:themeColor="text1"/>
          <w:sz w:val="24"/>
          <w:szCs w:val="24"/>
        </w:rPr>
        <w:t xml:space="preserve"> defined, spawning and recruiting seasons (Tsukamoto</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Robinet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w:t>
      </w:r>
      <w:r w:rsidR="005F5EAE" w:rsidRPr="00C93F4D">
        <w:rPr>
          <w:rFonts w:ascii="Times New Roman" w:hAnsi="Times New Roman"/>
          <w:color w:val="000000" w:themeColor="text1"/>
          <w:sz w:val="24"/>
          <w:szCs w:val="24"/>
          <w:shd w:val="clear" w:color="auto" w:fill="FFFFFF"/>
        </w:rPr>
        <w:t>Pous</w:t>
      </w:r>
      <w:r w:rsidR="005F5EAE" w:rsidRPr="00C93F4D">
        <w:rPr>
          <w:rFonts w:ascii="Times New Roman" w:hAnsi="Times New Roman"/>
          <w:color w:val="000000" w:themeColor="text1"/>
          <w:sz w:val="24"/>
          <w:szCs w:val="24"/>
        </w:rPr>
        <w:t xml:space="preserve"> </w:t>
      </w:r>
      <w:r w:rsidR="003C391E" w:rsidRPr="003C391E">
        <w:rPr>
          <w:rFonts w:ascii="Times New Roman" w:hAnsi="Times New Roman"/>
          <w:i/>
          <w:iCs/>
          <w:color w:val="000000" w:themeColor="text1"/>
          <w:sz w:val="24"/>
          <w:szCs w:val="24"/>
        </w:rPr>
        <w:t>et al.,</w:t>
      </w:r>
      <w:r w:rsidR="005F5EAE" w:rsidRPr="00C93F4D">
        <w:rPr>
          <w:rFonts w:ascii="Times New Roman" w:hAnsi="Times New Roman"/>
          <w:color w:val="000000" w:themeColor="text1"/>
          <w:sz w:val="24"/>
          <w:szCs w:val="24"/>
        </w:rPr>
        <w:t xml:space="preserve"> 2010; </w:t>
      </w:r>
      <w:r w:rsidRPr="00C93F4D">
        <w:rPr>
          <w:rFonts w:ascii="Times New Roman" w:hAnsi="Times New Roman"/>
          <w:color w:val="000000" w:themeColor="text1"/>
          <w:sz w:val="24"/>
          <w:szCs w:val="24"/>
        </w:rPr>
        <w:t>Arai and Siti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00446FE3" w:rsidRPr="00C93F4D">
        <w:rPr>
          <w:rFonts w:ascii="Times New Roman" w:hAnsi="Times New Roman"/>
          <w:color w:val="000000" w:themeColor="text1"/>
          <w:sz w:val="24"/>
          <w:szCs w:val="24"/>
        </w:rPr>
        <w:t xml:space="preserve">; Shirotori </w:t>
      </w:r>
      <w:r w:rsidR="003C391E" w:rsidRPr="003C391E">
        <w:rPr>
          <w:rFonts w:ascii="Times New Roman" w:hAnsi="Times New Roman"/>
          <w:i/>
          <w:iCs/>
          <w:color w:val="000000" w:themeColor="text1"/>
          <w:sz w:val="24"/>
          <w:szCs w:val="24"/>
        </w:rPr>
        <w:t>et al.,</w:t>
      </w:r>
      <w:r w:rsidR="00446FE3" w:rsidRPr="00C93F4D">
        <w:rPr>
          <w:rFonts w:ascii="Times New Roman" w:hAnsi="Times New Roman"/>
          <w:color w:val="000000" w:themeColor="text1"/>
          <w:sz w:val="24"/>
          <w:szCs w:val="24"/>
        </w:rPr>
        <w:t xml:space="preserve"> 2016</w:t>
      </w:r>
      <w:r w:rsidRPr="00C93F4D">
        <w:rPr>
          <w:rFonts w:ascii="Times New Roman" w:hAnsi="Times New Roman"/>
          <w:color w:val="000000" w:themeColor="text1"/>
          <w:sz w:val="24"/>
          <w:szCs w:val="24"/>
        </w:rPr>
        <w:t xml:space="preserve">).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t>
      </w:r>
      <w:r w:rsidR="007122EE" w:rsidRPr="00C93F4D">
        <w:rPr>
          <w:rFonts w:ascii="Times New Roman" w:hAnsi="Times New Roman"/>
          <w:color w:val="000000" w:themeColor="text1"/>
          <w:sz w:val="24"/>
          <w:szCs w:val="24"/>
        </w:rPr>
        <w:t xml:space="preserve">however </w:t>
      </w:r>
      <w:r w:rsidRPr="00C93F4D">
        <w:rPr>
          <w:rFonts w:ascii="Times New Roman" w:hAnsi="Times New Roman"/>
          <w:color w:val="000000" w:themeColor="text1"/>
          <w:sz w:val="24"/>
          <w:szCs w:val="24"/>
        </w:rPr>
        <w:t>with high temporal variation</w:t>
      </w:r>
      <w:r w:rsidR="007122EE" w:rsidRPr="00C93F4D">
        <w:rPr>
          <w:rFonts w:ascii="Times New Roman" w:hAnsi="Times New Roman"/>
          <w:color w:val="000000" w:themeColor="text1"/>
          <w:sz w:val="24"/>
          <w:szCs w:val="24"/>
        </w:rPr>
        <w:t xml:space="preserve"> is observed</w:t>
      </w:r>
      <w:r w:rsidRPr="00C93F4D">
        <w:rPr>
          <w:rFonts w:ascii="Times New Roman" w:hAnsi="Times New Roman"/>
          <w:color w:val="000000" w:themeColor="text1"/>
          <w:sz w:val="24"/>
          <w:szCs w:val="24"/>
        </w:rPr>
        <w:t xml:space="preserve"> in </w:t>
      </w:r>
      <w:r w:rsidR="007122EE" w:rsidRPr="00C93F4D">
        <w:rPr>
          <w:rFonts w:ascii="Times New Roman" w:hAnsi="Times New Roman"/>
          <w:color w:val="000000" w:themeColor="text1"/>
          <w:sz w:val="24"/>
          <w:szCs w:val="24"/>
        </w:rPr>
        <w:t xml:space="preserve">north eastern Germany with </w:t>
      </w:r>
      <w:r w:rsidRPr="00C93F4D">
        <w:rPr>
          <w:rFonts w:ascii="Times New Roman" w:hAnsi="Times New Roman"/>
          <w:color w:val="000000" w:themeColor="text1"/>
          <w:sz w:val="24"/>
          <w:szCs w:val="24"/>
        </w:rPr>
        <w:t>the European eel (Tsukamoto</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w:t>
      </w:r>
      <w:r w:rsidR="00446FE3" w:rsidRPr="00C93F4D">
        <w:rPr>
          <w:rFonts w:ascii="Times New Roman" w:hAnsi="Times New Roman"/>
          <w:color w:val="000000" w:themeColor="text1"/>
          <w:sz w:val="24"/>
          <w:szCs w:val="24"/>
        </w:rPr>
        <w:t xml:space="preserve">Trancart </w:t>
      </w:r>
      <w:r w:rsidR="003C391E" w:rsidRPr="003C391E">
        <w:rPr>
          <w:rFonts w:ascii="Times New Roman" w:hAnsi="Times New Roman"/>
          <w:i/>
          <w:iCs/>
          <w:color w:val="000000" w:themeColor="text1"/>
          <w:sz w:val="24"/>
          <w:szCs w:val="24"/>
        </w:rPr>
        <w:t>et al.,</w:t>
      </w:r>
      <w:r w:rsidR="00446FE3" w:rsidRPr="00C93F4D">
        <w:rPr>
          <w:rFonts w:ascii="Times New Roman" w:hAnsi="Times New Roman"/>
          <w:color w:val="000000" w:themeColor="text1"/>
          <w:sz w:val="24"/>
          <w:szCs w:val="24"/>
        </w:rPr>
        <w:t xml:space="preserve"> 2012; </w:t>
      </w:r>
      <w:r w:rsidRPr="00C93F4D">
        <w:rPr>
          <w:rFonts w:ascii="Times New Roman" w:hAnsi="Times New Roman"/>
          <w:color w:val="000000" w:themeColor="text1"/>
          <w:sz w:val="24"/>
          <w:szCs w:val="24"/>
        </w:rPr>
        <w:t>Arai and Siti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006F2C40" w:rsidRPr="00C93F4D">
        <w:rPr>
          <w:rFonts w:ascii="Times New Roman" w:hAnsi="Times New Roman"/>
          <w:color w:val="000000" w:themeColor="text1"/>
          <w:sz w:val="24"/>
          <w:szCs w:val="24"/>
        </w:rPr>
        <w:t>; Cresci, 2020</w:t>
      </w:r>
      <w:r w:rsidRPr="00C93F4D">
        <w:rPr>
          <w:rFonts w:ascii="Times New Roman" w:hAnsi="Times New Roman"/>
          <w:color w:val="000000" w:themeColor="text1"/>
          <w:sz w:val="24"/>
          <w:szCs w:val="24"/>
        </w:rPr>
        <w:t xml:space="preserve">). All four tropical anguillid eel species share a similar spawning area located east of Madagascar </w:t>
      </w:r>
      <w:r w:rsidR="007122EE" w:rsidRPr="00C93F4D">
        <w:rPr>
          <w:rFonts w:ascii="Times New Roman" w:hAnsi="Times New Roman"/>
          <w:color w:val="000000" w:themeColor="text1"/>
          <w:sz w:val="24"/>
          <w:szCs w:val="24"/>
        </w:rPr>
        <w:t xml:space="preserve">and south west of Sumatra in the western Indian Ocean </w:t>
      </w:r>
      <w:r w:rsidRPr="00C93F4D">
        <w:rPr>
          <w:rFonts w:ascii="Times New Roman" w:hAnsi="Times New Roman"/>
          <w:color w:val="000000" w:themeColor="text1"/>
          <w:sz w:val="24"/>
          <w:szCs w:val="24"/>
        </w:rPr>
        <w:t>(Jespersen, 1942</w:t>
      </w:r>
      <w:r w:rsidR="007122EE" w:rsidRPr="00C93F4D">
        <w:rPr>
          <w:rFonts w:ascii="Times New Roman" w:hAnsi="Times New Roman"/>
          <w:color w:val="000000" w:themeColor="text1"/>
          <w:sz w:val="24"/>
          <w:szCs w:val="24"/>
        </w:rPr>
        <w:t xml:space="preserve">; Hanzen </w:t>
      </w:r>
      <w:r w:rsidR="003C391E" w:rsidRPr="003C391E">
        <w:rPr>
          <w:rFonts w:ascii="Times New Roman" w:hAnsi="Times New Roman"/>
          <w:i/>
          <w:iCs/>
          <w:color w:val="000000" w:themeColor="text1"/>
          <w:sz w:val="24"/>
          <w:szCs w:val="24"/>
        </w:rPr>
        <w:t>et al.,</w:t>
      </w:r>
      <w:r w:rsidR="007122EE" w:rsidRPr="00C93F4D">
        <w:rPr>
          <w:rFonts w:ascii="Times New Roman" w:hAnsi="Times New Roman"/>
          <w:color w:val="000000" w:themeColor="text1"/>
          <w:sz w:val="24"/>
          <w:szCs w:val="24"/>
        </w:rPr>
        <w:t xml:space="preserve"> 2020</w:t>
      </w:r>
      <w:r w:rsidRPr="00C93F4D">
        <w:rPr>
          <w:rFonts w:ascii="Times New Roman" w:hAnsi="Times New Roman"/>
          <w:color w:val="000000" w:themeColor="text1"/>
          <w:sz w:val="24"/>
          <w:szCs w:val="24"/>
        </w:rPr>
        <w:t xml:space="preserve">). However, according to Pous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(2010), tropical anguillid eels have different spawning areas closely linked through migratory routes to their recruitment sites. </w:t>
      </w:r>
    </w:p>
    <w:p w14:paraId="46A006C1" w14:textId="045BB849" w:rsidR="00D16481" w:rsidRPr="00C93F4D" w:rsidRDefault="003D458E" w:rsidP="00F2370D">
      <w:pPr>
        <w:spacing w:line="480" w:lineRule="auto"/>
        <w:jc w:val="both"/>
        <w:rPr>
          <w:rFonts w:ascii="Times New Roman" w:hAnsi="Times New Roman"/>
          <w:color w:val="000000" w:themeColor="text1"/>
          <w:sz w:val="24"/>
          <w:szCs w:val="24"/>
        </w:rPr>
      </w:pPr>
      <w:r w:rsidRPr="00C93F4D">
        <w:rPr>
          <w:rFonts w:ascii="Times New Roman" w:hAnsi="Times New Roman"/>
          <w:i/>
          <w:iCs/>
          <w:color w:val="000000" w:themeColor="text1"/>
          <w:sz w:val="24"/>
          <w:szCs w:val="24"/>
        </w:rPr>
        <w:t>Anguill</w:t>
      </w:r>
      <w:r w:rsidR="003570C6" w:rsidRPr="003570C6">
        <w:rPr>
          <w:rFonts w:ascii="Times New Roman" w:hAnsi="Times New Roman"/>
          <w:i/>
          <w:iCs/>
          <w:color w:val="000000" w:themeColor="text1"/>
          <w:sz w:val="24"/>
          <w:szCs w:val="24"/>
        </w:rPr>
        <w:t>A mossambica</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is thought to breed east of Madagascar but moves southwest on </w:t>
      </w:r>
      <w:r w:rsidR="00C81833" w:rsidRPr="00C93F4D">
        <w:rPr>
          <w:rFonts w:ascii="Times New Roman" w:hAnsi="Times New Roman"/>
          <w:color w:val="000000" w:themeColor="text1"/>
          <w:sz w:val="24"/>
          <w:szCs w:val="24"/>
        </w:rPr>
        <w:t xml:space="preserve">the </w:t>
      </w:r>
      <w:r w:rsidRPr="00C93F4D">
        <w:rPr>
          <w:rFonts w:ascii="Times New Roman" w:hAnsi="Times New Roman"/>
          <w:color w:val="000000" w:themeColor="text1"/>
          <w:sz w:val="24"/>
          <w:szCs w:val="24"/>
        </w:rPr>
        <w:t>way to the Mozambique coast and South African rivers, wh</w:t>
      </w:r>
      <w:r w:rsidR="00C81833" w:rsidRPr="00C93F4D">
        <w:rPr>
          <w:rFonts w:ascii="Times New Roman" w:hAnsi="Times New Roman"/>
          <w:color w:val="000000" w:themeColor="text1"/>
          <w:sz w:val="24"/>
          <w:szCs w:val="24"/>
        </w:rPr>
        <w:t>ere</w:t>
      </w:r>
      <w:r w:rsidRPr="00C93F4D">
        <w:rPr>
          <w:rFonts w:ascii="Times New Roman" w:hAnsi="Times New Roman"/>
          <w:color w:val="000000" w:themeColor="text1"/>
          <w:sz w:val="24"/>
          <w:szCs w:val="24"/>
        </w:rPr>
        <w:t xml:space="preserve"> their leptocephali are then transported southwards by the South Equatorial Current (SEC) with migration distances in the order of 1,000 to 2,000 km (Réveillac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2009). A study by Jubb</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(1961) showed that juvenile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(Réveillac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2009</w:t>
      </w:r>
      <w:r w:rsidR="00011858" w:rsidRPr="00C93F4D">
        <w:rPr>
          <w:rFonts w:ascii="Times New Roman" w:hAnsi="Times New Roman"/>
          <w:color w:val="000000" w:themeColor="text1"/>
          <w:sz w:val="24"/>
          <w:szCs w:val="24"/>
        </w:rPr>
        <w:t xml:space="preserve">; </w:t>
      </w:r>
      <w:r w:rsidR="00011858" w:rsidRPr="00C93F4D">
        <w:rPr>
          <w:rFonts w:ascii="Times New Roman" w:hAnsi="Times New Roman"/>
          <w:color w:val="000000" w:themeColor="text1"/>
          <w:sz w:val="24"/>
          <w:szCs w:val="24"/>
          <w:shd w:val="clear" w:color="auto" w:fill="FFFFFF"/>
        </w:rPr>
        <w:t xml:space="preserve">Whitfield </w:t>
      </w:r>
      <w:r w:rsidR="003C391E" w:rsidRPr="003C391E">
        <w:rPr>
          <w:rFonts w:ascii="Times New Roman" w:hAnsi="Times New Roman"/>
          <w:i/>
          <w:iCs/>
          <w:color w:val="000000" w:themeColor="text1"/>
          <w:sz w:val="24"/>
          <w:szCs w:val="24"/>
          <w:shd w:val="clear" w:color="auto" w:fill="FFFFFF"/>
        </w:rPr>
        <w:t>et al.,</w:t>
      </w:r>
      <w:r w:rsidR="00011858" w:rsidRPr="00C93F4D">
        <w:rPr>
          <w:rFonts w:ascii="Times New Roman" w:hAnsi="Times New Roman"/>
          <w:color w:val="000000" w:themeColor="text1"/>
          <w:sz w:val="24"/>
          <w:szCs w:val="24"/>
          <w:shd w:val="clear" w:color="auto" w:fill="FFFFFF"/>
        </w:rPr>
        <w:t xml:space="preserve"> 2019</w:t>
      </w:r>
      <w:r w:rsidRPr="00C93F4D">
        <w:rPr>
          <w:rFonts w:ascii="Times New Roman" w:hAnsi="Times New Roman"/>
          <w:color w:val="000000" w:themeColor="text1"/>
          <w:sz w:val="24"/>
          <w:szCs w:val="24"/>
        </w:rPr>
        <w:t>)</w:t>
      </w:r>
    </w:p>
    <w:p w14:paraId="042FF681" w14:textId="5D9D90EA"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i/>
          <w:iCs/>
          <w:color w:val="000000" w:themeColor="text1"/>
          <w:sz w:val="24"/>
          <w:szCs w:val="24"/>
        </w:rPr>
        <w:t>Anguilla</w:t>
      </w:r>
      <w:r w:rsidRPr="00C93F4D">
        <w:rPr>
          <w:rStyle w:val="CommentReference"/>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bicolor</w:t>
      </w:r>
      <w:r w:rsidRPr="00C93F4D">
        <w:rPr>
          <w:rFonts w:ascii="Times New Roman" w:hAnsi="Times New Roman"/>
          <w:color w:val="000000" w:themeColor="text1"/>
          <w:sz w:val="24"/>
          <w:szCs w:val="24"/>
        </w:rPr>
        <w:t xml:space="preserve"> has two potential spawning area </w:t>
      </w:r>
      <w:r w:rsidR="00D86B85" w:rsidRPr="00C93F4D">
        <w:rPr>
          <w:rFonts w:ascii="Times New Roman" w:hAnsi="Times New Roman"/>
          <w:color w:val="000000" w:themeColor="text1"/>
          <w:sz w:val="24"/>
          <w:szCs w:val="24"/>
        </w:rPr>
        <w:t>southwest</w:t>
      </w:r>
      <w:r w:rsidRPr="00C93F4D">
        <w:rPr>
          <w:rFonts w:ascii="Times New Roman" w:hAnsi="Times New Roman"/>
          <w:color w:val="000000" w:themeColor="text1"/>
          <w:sz w:val="24"/>
          <w:szCs w:val="24"/>
        </w:rPr>
        <w:t xml:space="preserve"> of Sumatra (Jespersen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1942; Arai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1999) and </w:t>
      </w:r>
      <w:r w:rsidR="00D86B85" w:rsidRPr="00C93F4D">
        <w:rPr>
          <w:rFonts w:ascii="Times New Roman" w:hAnsi="Times New Roman"/>
          <w:color w:val="000000" w:themeColor="text1"/>
          <w:sz w:val="24"/>
          <w:szCs w:val="24"/>
        </w:rPr>
        <w:t>northeast</w:t>
      </w:r>
      <w:r w:rsidRPr="00C93F4D">
        <w:rPr>
          <w:rFonts w:ascii="Times New Roman" w:hAnsi="Times New Roman"/>
          <w:color w:val="000000" w:themeColor="text1"/>
          <w:sz w:val="24"/>
          <w:szCs w:val="24"/>
        </w:rPr>
        <w:t xml:space="preserve"> of Madagascar (Robinet and Feunteun</w:t>
      </w:r>
      <w:r w:rsidR="003E09C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2002</w:t>
      </w:r>
      <w:r w:rsidR="00446FE3" w:rsidRPr="00C93F4D">
        <w:rPr>
          <w:rFonts w:ascii="Times New Roman" w:hAnsi="Times New Roman"/>
          <w:color w:val="000000" w:themeColor="text1"/>
          <w:sz w:val="24"/>
          <w:szCs w:val="24"/>
        </w:rPr>
        <w:t xml:space="preserve">; Robinet </w:t>
      </w:r>
      <w:r w:rsidR="003C391E" w:rsidRPr="003C391E">
        <w:rPr>
          <w:rFonts w:ascii="Times New Roman" w:hAnsi="Times New Roman"/>
          <w:i/>
          <w:iCs/>
          <w:color w:val="000000" w:themeColor="text1"/>
          <w:sz w:val="24"/>
          <w:szCs w:val="24"/>
        </w:rPr>
        <w:t>et al.,</w:t>
      </w:r>
      <w:r w:rsidR="00446FE3" w:rsidRPr="00C93F4D">
        <w:rPr>
          <w:rFonts w:ascii="Times New Roman" w:hAnsi="Times New Roman"/>
          <w:color w:val="000000" w:themeColor="text1"/>
          <w:sz w:val="24"/>
          <w:szCs w:val="24"/>
        </w:rPr>
        <w:t xml:space="preserve"> 2008</w:t>
      </w:r>
      <w:r w:rsidRPr="00C93F4D">
        <w:rPr>
          <w:rFonts w:ascii="Times New Roman" w:hAnsi="Times New Roman"/>
          <w:color w:val="000000" w:themeColor="text1"/>
          <w:sz w:val="24"/>
          <w:szCs w:val="24"/>
        </w:rPr>
        <w:t xml:space="preserve">).  Even though </w:t>
      </w:r>
      <w:r w:rsidR="00C81833" w:rsidRPr="00C93F4D">
        <w:rPr>
          <w:rFonts w:ascii="Times New Roman" w:hAnsi="Times New Roman"/>
          <w:color w:val="000000" w:themeColor="text1"/>
          <w:sz w:val="24"/>
          <w:szCs w:val="24"/>
        </w:rPr>
        <w:t>they reportedly occur</w:t>
      </w:r>
      <w:r w:rsidRPr="00C93F4D">
        <w:rPr>
          <w:rFonts w:ascii="Times New Roman" w:hAnsi="Times New Roman"/>
          <w:color w:val="000000" w:themeColor="text1"/>
          <w:sz w:val="24"/>
          <w:szCs w:val="24"/>
        </w:rPr>
        <w:t xml:space="preserve"> in eastward flowing rivers of east Africa, the species has not been recorded in Kenyan rivers (Pike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2019a). Glass eel, elvers and post-elvers of </w:t>
      </w:r>
      <w:r w:rsidRPr="00C93F4D">
        <w:rPr>
          <w:rFonts w:ascii="Times New Roman" w:hAnsi="Times New Roman"/>
          <w:i/>
          <w:iCs/>
          <w:color w:val="000000" w:themeColor="text1"/>
          <w:sz w:val="24"/>
          <w:szCs w:val="24"/>
        </w:rPr>
        <w:t xml:space="preserve">A bengalensis </w:t>
      </w:r>
      <w:r w:rsidRPr="00C93F4D">
        <w:rPr>
          <w:rFonts w:ascii="Times New Roman" w:hAnsi="Times New Roman"/>
          <w:iCs/>
          <w:color w:val="000000" w:themeColor="text1"/>
          <w:sz w:val="24"/>
          <w:szCs w:val="24"/>
        </w:rPr>
        <w:t>have been</w:t>
      </w:r>
      <w:r w:rsidRPr="00C93F4D">
        <w:rPr>
          <w:rFonts w:ascii="Times New Roman" w:hAnsi="Times New Roman"/>
          <w:color w:val="000000" w:themeColor="text1"/>
          <w:sz w:val="24"/>
          <w:szCs w:val="24"/>
        </w:rPr>
        <w:t xml:space="preserve"> recorded to follow a northern migration route around Madagascar reaching the latitude 20°S. (Robinnet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Réveillac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According to Robinnet </w:t>
      </w:r>
      <w:r w:rsidR="004836E1" w:rsidRPr="00C93F4D">
        <w:rPr>
          <w:rFonts w:ascii="Times New Roman" w:hAnsi="Times New Roman"/>
          <w:i/>
          <w:iCs/>
          <w:color w:val="000000" w:themeColor="text1"/>
          <w:sz w:val="24"/>
          <w:szCs w:val="24"/>
        </w:rPr>
        <w:t>et al</w:t>
      </w:r>
      <w:r w:rsidR="006E71D8" w:rsidRPr="00C93F4D">
        <w:rPr>
          <w:rFonts w:ascii="Times New Roman" w:hAnsi="Times New Roman"/>
          <w:color w:val="000000" w:themeColor="text1"/>
          <w:sz w:val="24"/>
          <w:szCs w:val="24"/>
        </w:rPr>
        <w:t>.</w:t>
      </w:r>
      <w:r w:rsidR="00D86B85"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(2007)</w:t>
      </w:r>
      <w:r w:rsidR="00D86B85"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has the widest distribution in the world and has been reported together with </w:t>
      </w:r>
      <w:r w:rsidR="003570C6" w:rsidRPr="003570C6">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in the islands of Mauritius and Réunion (Robinnet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Hanzen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2019). Jespersen’s</w:t>
      </w:r>
      <w:r w:rsidR="003E09C7"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(1942) hypothesized that the</w:t>
      </w:r>
      <w:r w:rsidR="00F80936"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migration pattern of </w:t>
      </w:r>
      <w:r w:rsidR="00F80936" w:rsidRPr="00C93F4D">
        <w:rPr>
          <w:rFonts w:ascii="Times New Roman" w:hAnsi="Times New Roman"/>
          <w:i/>
          <w:iCs/>
          <w:color w:val="000000" w:themeColor="text1"/>
          <w:sz w:val="24"/>
          <w:szCs w:val="24"/>
        </w:rPr>
        <w:t>A. mossambica</w:t>
      </w:r>
      <w:r w:rsidR="00F80936" w:rsidRPr="00C93F4D">
        <w:rPr>
          <w:rFonts w:ascii="Times New Roman" w:hAnsi="Times New Roman"/>
          <w:color w:val="000000" w:themeColor="text1"/>
          <w:sz w:val="24"/>
          <w:szCs w:val="24"/>
        </w:rPr>
        <w:t xml:space="preserve"> and </w:t>
      </w:r>
      <w:r w:rsidR="00F80936" w:rsidRPr="00C93F4D">
        <w:rPr>
          <w:rFonts w:ascii="Times New Roman" w:hAnsi="Times New Roman"/>
          <w:i/>
          <w:iCs/>
          <w:color w:val="000000" w:themeColor="text1"/>
          <w:sz w:val="24"/>
          <w:szCs w:val="24"/>
        </w:rPr>
        <w:t>A. marmorata</w:t>
      </w:r>
      <w:r w:rsidR="00F80936" w:rsidRPr="00C93F4D">
        <w:rPr>
          <w:rFonts w:ascii="Times New Roman" w:hAnsi="Times New Roman"/>
          <w:color w:val="000000" w:themeColor="text1"/>
          <w:sz w:val="24"/>
          <w:szCs w:val="24"/>
        </w:rPr>
        <w:t xml:space="preserve"> larvae </w:t>
      </w:r>
      <w:r w:rsidRPr="00C93F4D">
        <w:rPr>
          <w:rFonts w:ascii="Times New Roman" w:hAnsi="Times New Roman"/>
          <w:color w:val="000000" w:themeColor="text1"/>
          <w:sz w:val="24"/>
          <w:szCs w:val="24"/>
        </w:rPr>
        <w:t xml:space="preserve">are </w:t>
      </w:r>
      <w:r w:rsidR="00C81833" w:rsidRPr="00C93F4D">
        <w:rPr>
          <w:rFonts w:ascii="Times New Roman" w:hAnsi="Times New Roman"/>
          <w:color w:val="000000" w:themeColor="text1"/>
          <w:sz w:val="24"/>
          <w:szCs w:val="24"/>
        </w:rPr>
        <w:t xml:space="preserve">through </w:t>
      </w:r>
      <w:r w:rsidRPr="00C93F4D">
        <w:rPr>
          <w:rFonts w:ascii="Times New Roman" w:hAnsi="Times New Roman"/>
          <w:color w:val="000000" w:themeColor="text1"/>
          <w:sz w:val="24"/>
          <w:szCs w:val="24"/>
        </w:rPr>
        <w:t>the southern tip of Madagascar.</w:t>
      </w:r>
    </w:p>
    <w:p w14:paraId="65A43D95" w14:textId="4A88F43B" w:rsidR="00EA5376" w:rsidRPr="00C93F4D" w:rsidRDefault="00EA5376" w:rsidP="00F2370D">
      <w:pPr>
        <w:pStyle w:val="Heading2"/>
        <w:jc w:val="both"/>
      </w:pPr>
      <w:bookmarkStart w:id="111" w:name="_Toc128808277"/>
      <w:bookmarkStart w:id="112" w:name="_Toc128809574"/>
      <w:bookmarkStart w:id="113" w:name="_Toc144063163"/>
      <w:r w:rsidRPr="00C93F4D">
        <w:t>Upstream migration</w:t>
      </w:r>
      <w:bookmarkEnd w:id="111"/>
      <w:bookmarkEnd w:id="112"/>
      <w:r w:rsidR="00BC38F4" w:rsidRPr="00C93F4D">
        <w:t xml:space="preserve"> of tropical</w:t>
      </w:r>
      <w:r w:rsidR="00DC74E9">
        <w:t xml:space="preserve"> juvenile anguillid</w:t>
      </w:r>
      <w:r w:rsidR="00BC38F4" w:rsidRPr="00C93F4D">
        <w:t xml:space="preserve"> eels</w:t>
      </w:r>
      <w:bookmarkEnd w:id="113"/>
    </w:p>
    <w:p w14:paraId="69D84B40" w14:textId="420C70E4" w:rsidR="00EE5A62"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but rather display facultative catadromy</w:t>
      </w:r>
      <w:r w:rsidR="00F95FB4" w:rsidRPr="00C93F4D">
        <w:rPr>
          <w:rFonts w:ascii="Times New Roman" w:hAnsi="Times New Roman"/>
          <w:color w:val="000000" w:themeColor="text1"/>
          <w:sz w:val="24"/>
          <w:szCs w:val="24"/>
        </w:rPr>
        <w:t xml:space="preserve"> completing their life</w:t>
      </w:r>
      <w:r w:rsidRPr="00C93F4D">
        <w:rPr>
          <w:rFonts w:ascii="Times New Roman" w:hAnsi="Times New Roman"/>
          <w:color w:val="000000" w:themeColor="text1"/>
          <w:sz w:val="24"/>
          <w:szCs w:val="24"/>
        </w:rPr>
        <w:t xml:space="preserve"> </w:t>
      </w:r>
      <w:r w:rsidR="00F95FB4" w:rsidRPr="00C93F4D">
        <w:rPr>
          <w:rFonts w:ascii="Times New Roman" w:hAnsi="Times New Roman"/>
          <w:color w:val="000000" w:themeColor="text1"/>
          <w:sz w:val="24"/>
          <w:szCs w:val="24"/>
        </w:rPr>
        <w:t>in estuarine habitat</w:t>
      </w:r>
      <w:r w:rsidR="008D583E" w:rsidRPr="00C93F4D">
        <w:rPr>
          <w:rFonts w:ascii="Times New Roman" w:hAnsi="Times New Roman"/>
          <w:color w:val="000000" w:themeColor="text1"/>
          <w:sz w:val="24"/>
          <w:szCs w:val="24"/>
        </w:rPr>
        <w:t xml:space="preserve">s </w:t>
      </w:r>
      <w:r w:rsidRPr="00C93F4D">
        <w:rPr>
          <w:rFonts w:ascii="Times New Roman" w:hAnsi="Times New Roman"/>
          <w:color w:val="000000" w:themeColor="text1"/>
          <w:sz w:val="24"/>
          <w:szCs w:val="24"/>
        </w:rPr>
        <w:t>(Tsukamoto and Arai</w:t>
      </w:r>
      <w:r w:rsidR="003E09C7"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2001; Arai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Harrison </w:t>
      </w:r>
      <w:r w:rsidR="003C391E" w:rsidRPr="003C391E">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Recent studies on otolith chemistry </w:t>
      </w:r>
      <w:r w:rsidR="007E285C" w:rsidRPr="00C93F4D">
        <w:rPr>
          <w:rFonts w:ascii="Times New Roman" w:hAnsi="Times New Roman"/>
          <w:color w:val="000000" w:themeColor="text1"/>
          <w:sz w:val="24"/>
          <w:szCs w:val="24"/>
        </w:rPr>
        <w:t>show</w:t>
      </w:r>
      <w:r w:rsidRPr="00C93F4D">
        <w:rPr>
          <w:rFonts w:ascii="Times New Roman" w:hAnsi="Times New Roman"/>
          <w:color w:val="000000" w:themeColor="text1"/>
          <w:sz w:val="24"/>
          <w:szCs w:val="24"/>
        </w:rPr>
        <w:t xml:space="preserve"> that anguillid eels have more adaptable life histories than previously </w:t>
      </w:r>
      <w:r w:rsidR="00BC38F4" w:rsidRPr="00C93F4D">
        <w:rPr>
          <w:rFonts w:ascii="Times New Roman" w:hAnsi="Times New Roman"/>
          <w:color w:val="000000" w:themeColor="text1"/>
          <w:sz w:val="24"/>
          <w:szCs w:val="24"/>
        </w:rPr>
        <w:t xml:space="preserve">presumed </w:t>
      </w:r>
      <w:r w:rsidRPr="00C93F4D">
        <w:rPr>
          <w:rFonts w:ascii="Times New Roman" w:hAnsi="Times New Roman"/>
          <w:color w:val="000000" w:themeColor="text1"/>
          <w:sz w:val="24"/>
          <w:szCs w:val="24"/>
        </w:rPr>
        <w:t>(</w:t>
      </w:r>
      <w:r w:rsidR="00694790" w:rsidRPr="00C93F4D">
        <w:rPr>
          <w:rFonts w:ascii="Times New Roman" w:hAnsi="Times New Roman"/>
          <w:color w:val="000000" w:themeColor="text1"/>
          <w:sz w:val="24"/>
          <w:szCs w:val="24"/>
        </w:rPr>
        <w:t xml:space="preserve">Tsukamoto </w:t>
      </w:r>
      <w:r w:rsidR="003C391E" w:rsidRPr="003C391E">
        <w:rPr>
          <w:rFonts w:ascii="Times New Roman" w:hAnsi="Times New Roman"/>
          <w:i/>
          <w:iCs/>
          <w:color w:val="000000" w:themeColor="text1"/>
          <w:sz w:val="24"/>
          <w:szCs w:val="24"/>
        </w:rPr>
        <w:t>et al.,</w:t>
      </w:r>
      <w:r w:rsidR="00694790" w:rsidRPr="00C93F4D">
        <w:rPr>
          <w:rFonts w:ascii="Times New Roman" w:hAnsi="Times New Roman"/>
          <w:color w:val="000000" w:themeColor="text1"/>
          <w:sz w:val="24"/>
          <w:szCs w:val="24"/>
        </w:rPr>
        <w:t xml:space="preserve"> 2002; Chino and Arai, 2010; Arai and Chino, 2012</w:t>
      </w:r>
      <w:r w:rsidRPr="00C93F4D">
        <w:rPr>
          <w:rFonts w:ascii="Times New Roman" w:hAnsi="Times New Roman"/>
          <w:color w:val="000000" w:themeColor="text1"/>
          <w:sz w:val="24"/>
          <w:szCs w:val="24"/>
        </w:rPr>
        <w:t xml:space="preserve">). </w:t>
      </w:r>
      <w:r w:rsidR="004661D9">
        <w:rPr>
          <w:rFonts w:ascii="Times New Roman" w:hAnsi="Times New Roman"/>
          <w:color w:val="000000" w:themeColor="text1"/>
          <w:sz w:val="24"/>
          <w:szCs w:val="24"/>
        </w:rPr>
        <w:t>For instance, a</w:t>
      </w:r>
      <w:r w:rsidRPr="00C93F4D">
        <w:rPr>
          <w:rFonts w:ascii="Times New Roman" w:hAnsi="Times New Roman"/>
          <w:color w:val="000000" w:themeColor="text1"/>
          <w:sz w:val="24"/>
          <w:szCs w:val="24"/>
        </w:rPr>
        <w:t>nguillid</w:t>
      </w:r>
      <w:r w:rsidR="004661D9">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have been </w:t>
      </w:r>
      <w:r w:rsidR="004661D9">
        <w:rPr>
          <w:rFonts w:ascii="Times New Roman" w:hAnsi="Times New Roman"/>
          <w:color w:val="000000" w:themeColor="text1"/>
          <w:sz w:val="24"/>
          <w:szCs w:val="24"/>
        </w:rPr>
        <w:t>documented</w:t>
      </w:r>
      <w:r w:rsidRPr="00C93F4D">
        <w:rPr>
          <w:rFonts w:ascii="Times New Roman" w:hAnsi="Times New Roman"/>
          <w:color w:val="000000" w:themeColor="text1"/>
          <w:sz w:val="24"/>
          <w:szCs w:val="24"/>
        </w:rPr>
        <w:t xml:space="preserve"> to exhibit facultative catadromy by either migrating between rivers and estuarine habitats or migrating between seawater and estuarine habitats of multiple freshwater rivers (Hanzen</w:t>
      </w:r>
      <w:r w:rsidR="00D707D0" w:rsidRPr="00C93F4D">
        <w:rPr>
          <w:rFonts w:ascii="Times New Roman" w:hAnsi="Times New Roman"/>
          <w:color w:val="000000" w:themeColor="text1"/>
          <w:sz w:val="24"/>
          <w:szCs w:val="24"/>
        </w:rPr>
        <w:t>,</w:t>
      </w:r>
      <w:r w:rsidR="007E285C"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w:t>
      </w:r>
      <w:r w:rsidR="00521660" w:rsidRPr="00C93F4D">
        <w:rPr>
          <w:rFonts w:ascii="Times New Roman" w:hAnsi="Times New Roman"/>
          <w:color w:val="000000" w:themeColor="text1"/>
          <w:sz w:val="24"/>
          <w:szCs w:val="24"/>
          <w:shd w:val="clear" w:color="auto" w:fill="FFFFFF"/>
        </w:rPr>
        <w:t>Harrison</w:t>
      </w:r>
      <w:r w:rsidR="00521660" w:rsidRPr="00C93F4D">
        <w:rPr>
          <w:rFonts w:ascii="Times New Roman" w:hAnsi="Times New Roman"/>
          <w:color w:val="000000" w:themeColor="text1"/>
          <w:sz w:val="24"/>
          <w:szCs w:val="24"/>
        </w:rPr>
        <w:t xml:space="preserve"> </w:t>
      </w:r>
      <w:r w:rsidR="003C391E" w:rsidRPr="003C391E">
        <w:rPr>
          <w:rFonts w:ascii="Times New Roman" w:hAnsi="Times New Roman"/>
          <w:i/>
          <w:iCs/>
          <w:color w:val="000000" w:themeColor="text1"/>
          <w:sz w:val="24"/>
          <w:szCs w:val="24"/>
        </w:rPr>
        <w:t>et al.,</w:t>
      </w:r>
      <w:r w:rsidR="00521660" w:rsidRPr="00C93F4D">
        <w:rPr>
          <w:rFonts w:ascii="Times New Roman" w:hAnsi="Times New Roman"/>
          <w:color w:val="000000" w:themeColor="text1"/>
          <w:sz w:val="24"/>
          <w:szCs w:val="24"/>
        </w:rPr>
        <w:t xml:space="preserve"> 2014; </w:t>
      </w:r>
      <w:r w:rsidRPr="00C93F4D">
        <w:rPr>
          <w:rFonts w:ascii="Times New Roman" w:hAnsi="Times New Roman"/>
          <w:color w:val="000000" w:themeColor="text1"/>
          <w:sz w:val="24"/>
          <w:szCs w:val="24"/>
        </w:rPr>
        <w:t xml:space="preserve">Harrison </w:t>
      </w:r>
      <w:r w:rsidR="003C391E" w:rsidRPr="003C391E">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w:t>
      </w:r>
    </w:p>
    <w:p w14:paraId="1B11C461" w14:textId="5CD01D11" w:rsidR="00EE5A62" w:rsidRPr="00C93F4D" w:rsidRDefault="00EE5A62"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tendency of some juvenile anguillid eels to settle within estuaries rather than migrate upstream to freshwater habitats is thought to be influenced by internal drivers such as body conditions and endocrine control</w:t>
      </w:r>
      <w:r w:rsidR="00143141" w:rsidRPr="00C93F4D">
        <w:rPr>
          <w:rFonts w:ascii="Times New Roman" w:hAnsi="Times New Roman"/>
          <w:color w:val="000000" w:themeColor="text1"/>
          <w:sz w:val="24"/>
          <w:szCs w:val="24"/>
        </w:rPr>
        <w:t xml:space="preserve"> (Edeline </w:t>
      </w:r>
      <w:r w:rsidR="003C391E" w:rsidRPr="003C391E">
        <w:rPr>
          <w:rFonts w:ascii="Times New Roman" w:hAnsi="Times New Roman"/>
          <w:i/>
          <w:iCs/>
          <w:color w:val="000000" w:themeColor="text1"/>
          <w:sz w:val="24"/>
          <w:szCs w:val="24"/>
        </w:rPr>
        <w:t>et al.,</w:t>
      </w:r>
      <w:r w:rsidR="00143141" w:rsidRPr="00C93F4D">
        <w:rPr>
          <w:rFonts w:ascii="Times New Roman" w:hAnsi="Times New Roman"/>
          <w:i/>
          <w:iCs/>
          <w:color w:val="000000" w:themeColor="text1"/>
          <w:sz w:val="24"/>
          <w:szCs w:val="24"/>
        </w:rPr>
        <w:t xml:space="preserve"> </w:t>
      </w:r>
      <w:r w:rsidR="00143141" w:rsidRPr="00C93F4D">
        <w:rPr>
          <w:rFonts w:ascii="Times New Roman" w:hAnsi="Times New Roman"/>
          <w:color w:val="000000" w:themeColor="text1"/>
          <w:sz w:val="24"/>
          <w:szCs w:val="24"/>
        </w:rPr>
        <w:t xml:space="preserve">2005; Edeline </w:t>
      </w:r>
      <w:r w:rsidR="003C391E" w:rsidRPr="003C391E">
        <w:rPr>
          <w:rFonts w:ascii="Times New Roman" w:hAnsi="Times New Roman"/>
          <w:i/>
          <w:iCs/>
          <w:color w:val="000000" w:themeColor="text1"/>
          <w:sz w:val="24"/>
          <w:szCs w:val="24"/>
        </w:rPr>
        <w:t>et al.,</w:t>
      </w:r>
      <w:r w:rsidR="00143141" w:rsidRPr="00C93F4D">
        <w:rPr>
          <w:rFonts w:ascii="Times New Roman" w:hAnsi="Times New Roman"/>
          <w:i/>
          <w:iCs/>
          <w:color w:val="000000" w:themeColor="text1"/>
          <w:sz w:val="24"/>
          <w:szCs w:val="24"/>
        </w:rPr>
        <w:t xml:space="preserve"> </w:t>
      </w:r>
      <w:r w:rsidR="00143141" w:rsidRPr="00C93F4D">
        <w:rPr>
          <w:rFonts w:ascii="Times New Roman" w:hAnsi="Times New Roman"/>
          <w:color w:val="000000" w:themeColor="text1"/>
          <w:sz w:val="24"/>
          <w:szCs w:val="24"/>
        </w:rPr>
        <w:t xml:space="preserve">2006; Jensen </w:t>
      </w:r>
      <w:r w:rsidR="003C391E" w:rsidRPr="003C391E">
        <w:rPr>
          <w:rFonts w:ascii="Times New Roman" w:hAnsi="Times New Roman"/>
          <w:i/>
          <w:iCs/>
          <w:color w:val="000000" w:themeColor="text1"/>
          <w:sz w:val="24"/>
          <w:szCs w:val="24"/>
        </w:rPr>
        <w:t>et al.,</w:t>
      </w:r>
      <w:r w:rsidR="00143141" w:rsidRPr="00C93F4D">
        <w:rPr>
          <w:rFonts w:ascii="Times New Roman" w:hAnsi="Times New Roman"/>
          <w:color w:val="000000" w:themeColor="text1"/>
          <w:sz w:val="24"/>
          <w:szCs w:val="24"/>
        </w:rPr>
        <w:t xml:space="preserve"> 2018)</w:t>
      </w:r>
      <w:r w:rsidRPr="00C93F4D">
        <w:rPr>
          <w:rFonts w:ascii="Times New Roman" w:hAnsi="Times New Roman"/>
          <w:color w:val="000000" w:themeColor="text1"/>
          <w:sz w:val="24"/>
          <w:szCs w:val="24"/>
        </w:rPr>
        <w:t xml:space="preserve">. For </w:t>
      </w:r>
      <w:r w:rsidR="004836E1" w:rsidRPr="00C93F4D">
        <w:rPr>
          <w:rFonts w:ascii="Times New Roman" w:hAnsi="Times New Roman"/>
          <w:color w:val="000000" w:themeColor="text1"/>
          <w:sz w:val="24"/>
          <w:szCs w:val="24"/>
        </w:rPr>
        <w:t>instance,</w:t>
      </w:r>
      <w:r w:rsidRPr="00C93F4D">
        <w:rPr>
          <w:rFonts w:ascii="Times New Roman" w:hAnsi="Times New Roman"/>
          <w:color w:val="000000" w:themeColor="text1"/>
          <w:sz w:val="24"/>
          <w:szCs w:val="24"/>
        </w:rPr>
        <w:t xml:space="preserve"> a glass eels energy content upon estuarine arrival would determine whether the individual will </w:t>
      </w:r>
      <w:r w:rsidR="00317212" w:rsidRPr="00C93F4D">
        <w:rPr>
          <w:rFonts w:ascii="Times New Roman" w:hAnsi="Times New Roman"/>
          <w:color w:val="000000" w:themeColor="text1"/>
          <w:sz w:val="24"/>
          <w:szCs w:val="24"/>
        </w:rPr>
        <w:t>proceed</w:t>
      </w:r>
      <w:r w:rsidRPr="00C93F4D">
        <w:rPr>
          <w:rFonts w:ascii="Times New Roman" w:hAnsi="Times New Roman"/>
          <w:color w:val="000000" w:themeColor="text1"/>
          <w:sz w:val="24"/>
          <w:szCs w:val="24"/>
        </w:rPr>
        <w:t xml:space="preserve"> migrating upstream or </w:t>
      </w:r>
      <w:r w:rsidR="00317212" w:rsidRPr="00C93F4D">
        <w:rPr>
          <w:rFonts w:ascii="Times New Roman" w:hAnsi="Times New Roman"/>
          <w:color w:val="000000" w:themeColor="text1"/>
          <w:sz w:val="24"/>
          <w:szCs w:val="24"/>
        </w:rPr>
        <w:t xml:space="preserve">favour early settlement </w:t>
      </w:r>
      <w:r w:rsidRPr="00C93F4D">
        <w:rPr>
          <w:rFonts w:ascii="Times New Roman" w:hAnsi="Times New Roman"/>
          <w:color w:val="000000" w:themeColor="text1"/>
          <w:sz w:val="24"/>
          <w:szCs w:val="24"/>
        </w:rPr>
        <w:t xml:space="preserve">(Harrison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2014). A study by Edeline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(2006) found that under experimental conditions, glass eels with lower body conditions preferred saline water as compared to freshwater, suggesting that in the wild the preference to saltwater induces early settlement.</w:t>
      </w:r>
    </w:p>
    <w:p w14:paraId="0D5DE6CF" w14:textId="69F9BCAC" w:rsidR="004836E1" w:rsidRPr="00C93F4D" w:rsidRDefault="00317212"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In relation to endocrine control there is </w:t>
      </w:r>
      <w:r w:rsidR="00BC38F4" w:rsidRPr="00C93F4D">
        <w:rPr>
          <w:rFonts w:ascii="Times New Roman" w:hAnsi="Times New Roman"/>
          <w:color w:val="000000" w:themeColor="text1"/>
          <w:sz w:val="24"/>
          <w:szCs w:val="24"/>
        </w:rPr>
        <w:t>evidence of</w:t>
      </w:r>
      <w:r w:rsidRPr="00C93F4D">
        <w:rPr>
          <w:rFonts w:ascii="Times New Roman" w:hAnsi="Times New Roman"/>
          <w:color w:val="000000" w:themeColor="text1"/>
          <w:sz w:val="24"/>
          <w:szCs w:val="24"/>
        </w:rPr>
        <w:t xml:space="preserve"> thyroid and cortisol hormone, stimulate migratory behaviour of juvenile anguillid eels (Edeline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2005; Edeline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2006; Harrison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2014). Thyroid hormone is suggested to regulate the physiolog</w:t>
      </w:r>
      <w:r w:rsidR="00BC38F4" w:rsidRPr="00C93F4D">
        <w:rPr>
          <w:rFonts w:ascii="Times New Roman" w:hAnsi="Times New Roman"/>
          <w:color w:val="000000" w:themeColor="text1"/>
          <w:sz w:val="24"/>
          <w:szCs w:val="24"/>
        </w:rPr>
        <w:t>y</w:t>
      </w:r>
      <w:r w:rsidRPr="00C93F4D">
        <w:rPr>
          <w:rFonts w:ascii="Times New Roman" w:hAnsi="Times New Roman"/>
          <w:color w:val="000000" w:themeColor="text1"/>
          <w:sz w:val="24"/>
          <w:szCs w:val="24"/>
        </w:rPr>
        <w:t xml:space="preserve"> and </w:t>
      </w:r>
      <w:r w:rsidR="00B80A80" w:rsidRPr="00C93F4D">
        <w:rPr>
          <w:rFonts w:ascii="Times New Roman" w:hAnsi="Times New Roman"/>
          <w:color w:val="000000" w:themeColor="text1"/>
          <w:sz w:val="24"/>
          <w:szCs w:val="24"/>
        </w:rPr>
        <w:t>behaviour</w:t>
      </w:r>
      <w:r w:rsidRPr="00C93F4D">
        <w:rPr>
          <w:rFonts w:ascii="Times New Roman" w:hAnsi="Times New Roman"/>
          <w:color w:val="000000" w:themeColor="text1"/>
          <w:sz w:val="24"/>
          <w:szCs w:val="24"/>
        </w:rPr>
        <w:t xml:space="preserve"> of juvenile anguillid eels </w:t>
      </w:r>
      <w:r w:rsidR="00D466B8" w:rsidRPr="00C93F4D">
        <w:rPr>
          <w:rFonts w:ascii="Times New Roman" w:hAnsi="Times New Roman"/>
          <w:color w:val="000000" w:themeColor="text1"/>
          <w:sz w:val="24"/>
          <w:szCs w:val="24"/>
        </w:rPr>
        <w:t>leading to upstream migration</w:t>
      </w:r>
      <w:r w:rsidRPr="00C93F4D">
        <w:rPr>
          <w:rFonts w:ascii="Times New Roman" w:hAnsi="Times New Roman"/>
          <w:color w:val="000000" w:themeColor="text1"/>
          <w:sz w:val="24"/>
          <w:szCs w:val="24"/>
        </w:rPr>
        <w:t xml:space="preserve"> </w:t>
      </w:r>
      <w:r w:rsidR="00D466B8" w:rsidRPr="00C93F4D">
        <w:rPr>
          <w:rFonts w:ascii="Times New Roman" w:hAnsi="Times New Roman"/>
          <w:color w:val="000000" w:themeColor="text1"/>
          <w:sz w:val="24"/>
          <w:szCs w:val="24"/>
        </w:rPr>
        <w:t xml:space="preserve">(Edeline </w:t>
      </w:r>
      <w:r w:rsidR="003C391E" w:rsidRPr="003C391E">
        <w:rPr>
          <w:rFonts w:ascii="Times New Roman" w:hAnsi="Times New Roman"/>
          <w:i/>
          <w:iCs/>
          <w:color w:val="000000" w:themeColor="text1"/>
          <w:sz w:val="24"/>
          <w:szCs w:val="24"/>
        </w:rPr>
        <w:t>et al.,</w:t>
      </w:r>
      <w:r w:rsidR="00D466B8" w:rsidRPr="00C93F4D">
        <w:rPr>
          <w:rFonts w:ascii="Times New Roman" w:hAnsi="Times New Roman"/>
          <w:color w:val="000000" w:themeColor="text1"/>
          <w:sz w:val="24"/>
          <w:szCs w:val="24"/>
        </w:rPr>
        <w:t xml:space="preserve"> 2005; Edeline </w:t>
      </w:r>
      <w:r w:rsidR="003C391E" w:rsidRPr="003C391E">
        <w:rPr>
          <w:rFonts w:ascii="Times New Roman" w:hAnsi="Times New Roman"/>
          <w:i/>
          <w:iCs/>
          <w:color w:val="000000" w:themeColor="text1"/>
          <w:sz w:val="24"/>
          <w:szCs w:val="24"/>
        </w:rPr>
        <w:t>et al.,</w:t>
      </w:r>
      <w:r w:rsidR="00D466B8" w:rsidRPr="00C93F4D">
        <w:rPr>
          <w:rFonts w:ascii="Times New Roman" w:hAnsi="Times New Roman"/>
          <w:color w:val="000000" w:themeColor="text1"/>
          <w:sz w:val="24"/>
          <w:szCs w:val="24"/>
        </w:rPr>
        <w:t xml:space="preserve"> 2006; Edeline </w:t>
      </w:r>
      <w:r w:rsidR="003C391E" w:rsidRPr="003C391E">
        <w:rPr>
          <w:rFonts w:ascii="Times New Roman" w:hAnsi="Times New Roman"/>
          <w:i/>
          <w:iCs/>
          <w:color w:val="000000" w:themeColor="text1"/>
          <w:sz w:val="24"/>
          <w:szCs w:val="24"/>
        </w:rPr>
        <w:t>et al.,</w:t>
      </w:r>
      <w:r w:rsidR="00D466B8" w:rsidRPr="00C93F4D">
        <w:rPr>
          <w:rFonts w:ascii="Times New Roman" w:hAnsi="Times New Roman"/>
          <w:color w:val="000000" w:themeColor="text1"/>
          <w:sz w:val="24"/>
          <w:szCs w:val="24"/>
        </w:rPr>
        <w:t xml:space="preserve"> 2009). Cortisol hormone on the other hand</w:t>
      </w:r>
      <w:r w:rsidR="004836E1" w:rsidRPr="00C93F4D">
        <w:rPr>
          <w:rFonts w:ascii="Times New Roman" w:hAnsi="Times New Roman"/>
          <w:color w:val="000000" w:themeColor="text1"/>
          <w:sz w:val="24"/>
          <w:szCs w:val="24"/>
        </w:rPr>
        <w:t xml:space="preserve"> promotes the activity of Na and K ATPases in the gill and intestines of juvenile anguillid eels during salt water residency (Wilson </w:t>
      </w:r>
      <w:r w:rsidR="003C391E" w:rsidRPr="003C391E">
        <w:rPr>
          <w:rFonts w:ascii="Times New Roman" w:hAnsi="Times New Roman"/>
          <w:i/>
          <w:iCs/>
          <w:color w:val="000000" w:themeColor="text1"/>
          <w:sz w:val="24"/>
          <w:szCs w:val="24"/>
        </w:rPr>
        <w:t>et al.,</w:t>
      </w:r>
      <w:r w:rsidR="004836E1" w:rsidRPr="00C93F4D">
        <w:rPr>
          <w:rFonts w:ascii="Times New Roman" w:hAnsi="Times New Roman"/>
          <w:color w:val="000000" w:themeColor="text1"/>
          <w:sz w:val="24"/>
          <w:szCs w:val="24"/>
        </w:rPr>
        <w:t xml:space="preserve"> 2004). Additionally, </w:t>
      </w:r>
      <w:r w:rsidR="00B80A80" w:rsidRPr="00C93F4D">
        <w:rPr>
          <w:rFonts w:ascii="Times New Roman" w:hAnsi="Times New Roman"/>
          <w:color w:val="000000" w:themeColor="text1"/>
          <w:sz w:val="24"/>
          <w:szCs w:val="24"/>
        </w:rPr>
        <w:t xml:space="preserve">the production of cortisol hormone is linked to a decrease in thyroid hormone production which in turn results to lower body condition upon estuarine arrival hence a shift from upstream migration to estuarine settlement (Wilson </w:t>
      </w:r>
      <w:r w:rsidR="003C391E" w:rsidRPr="003C391E">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2004; Edeline </w:t>
      </w:r>
      <w:r w:rsidR="003C391E" w:rsidRPr="003C391E">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2005; Edeline </w:t>
      </w:r>
      <w:r w:rsidR="003C391E" w:rsidRPr="003C391E">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2006; Edeline </w:t>
      </w:r>
      <w:r w:rsidR="003C391E" w:rsidRPr="003C391E">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2009; Harrison </w:t>
      </w:r>
      <w:r w:rsidR="003C391E" w:rsidRPr="003C391E">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2014)</w:t>
      </w:r>
      <w:r w:rsidR="00BC38F4" w:rsidRPr="00C93F4D">
        <w:rPr>
          <w:rFonts w:ascii="Times New Roman" w:hAnsi="Times New Roman"/>
          <w:color w:val="000000" w:themeColor="text1"/>
          <w:sz w:val="24"/>
          <w:szCs w:val="24"/>
        </w:rPr>
        <w:t xml:space="preserve">. </w:t>
      </w:r>
    </w:p>
    <w:p w14:paraId="107E3F9A" w14:textId="68227457"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Studies on otolith microchemistry of temperate anguillid eels have also shown that, some yellow and silver stages, spend their entire life history in the ocean and never migrate </w:t>
      </w:r>
      <w:r w:rsidR="007E285C" w:rsidRPr="00C93F4D">
        <w:rPr>
          <w:rFonts w:ascii="Times New Roman" w:hAnsi="Times New Roman"/>
          <w:color w:val="000000" w:themeColor="text1"/>
          <w:sz w:val="24"/>
          <w:szCs w:val="24"/>
        </w:rPr>
        <w:t>in</w:t>
      </w:r>
      <w:r w:rsidRPr="00C93F4D">
        <w:rPr>
          <w:rFonts w:ascii="Times New Roman" w:hAnsi="Times New Roman"/>
          <w:color w:val="000000" w:themeColor="text1"/>
          <w:sz w:val="24"/>
          <w:szCs w:val="24"/>
        </w:rPr>
        <w:t>to freshwater</w:t>
      </w:r>
      <w:r w:rsidR="007E285C"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(Arai </w:t>
      </w:r>
      <w:r w:rsidR="003C391E" w:rsidRPr="003C391E">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According to the migratory life history of </w:t>
      </w:r>
      <w:r w:rsidR="003570C6" w:rsidRPr="003570C6">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and </w:t>
      </w:r>
      <w:r w:rsidR="003570C6" w:rsidRPr="003570C6">
        <w:rPr>
          <w:rFonts w:ascii="Times New Roman" w:hAnsi="Times New Roman"/>
          <w:i/>
          <w:iCs/>
          <w:color w:val="000000" w:themeColor="text1"/>
          <w:sz w:val="24"/>
          <w:szCs w:val="24"/>
        </w:rPr>
        <w:t>A marmorata</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otolith ratio of Strontium:Calcium ratios of sampled by Lin </w:t>
      </w:r>
      <w:r w:rsidR="004836E1" w:rsidRPr="00C93F4D">
        <w:rPr>
          <w:rFonts w:ascii="Times New Roman" w:hAnsi="Times New Roman"/>
          <w:i/>
          <w:iCs/>
          <w:color w:val="000000" w:themeColor="text1"/>
          <w:sz w:val="24"/>
          <w:szCs w:val="24"/>
        </w:rPr>
        <w:t>et al</w:t>
      </w:r>
      <w:r w:rsidR="001D3BD6" w:rsidRPr="00C93F4D">
        <w:rPr>
          <w:rFonts w:ascii="Times New Roman" w:hAnsi="Times New Roman"/>
          <w:color w:val="000000" w:themeColor="text1"/>
          <w:sz w:val="24"/>
          <w:szCs w:val="24"/>
        </w:rPr>
        <w:t>.</w:t>
      </w:r>
      <w:r w:rsidR="007E285C" w:rsidRPr="00C93F4D">
        <w:rPr>
          <w:rFonts w:ascii="Times New Roman" w:hAnsi="Times New Roman"/>
          <w:i/>
          <w:iCs/>
          <w:color w:val="000000" w:themeColor="text1"/>
          <w:sz w:val="24"/>
          <w:szCs w:val="24"/>
        </w:rPr>
        <w:t xml:space="preserve"> </w:t>
      </w:r>
      <w:r w:rsidR="007E285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2012) from South African rivers, showed that</w:t>
      </w:r>
      <w:r w:rsidR="007E285C" w:rsidRPr="00C93F4D">
        <w:rPr>
          <w:rFonts w:ascii="Times New Roman" w:hAnsi="Times New Roman"/>
          <w:color w:val="000000" w:themeColor="text1"/>
          <w:sz w:val="24"/>
          <w:szCs w:val="24"/>
        </w:rPr>
        <w:t xml:space="preserve"> after inshore migration as glass eels,</w:t>
      </w:r>
      <w:r w:rsidRPr="00C93F4D">
        <w:rPr>
          <w:rFonts w:ascii="Times New Roman" w:hAnsi="Times New Roman"/>
          <w:color w:val="000000" w:themeColor="text1"/>
          <w:sz w:val="24"/>
          <w:szCs w:val="24"/>
        </w:rPr>
        <w:t xml:space="preserve"> elvers of both species resided in estuarine habitats awaiting favourable river flow conditions during the wet season </w:t>
      </w:r>
      <w:r w:rsidR="00037AC5" w:rsidRPr="00C93F4D">
        <w:rPr>
          <w:rFonts w:ascii="Times New Roman" w:hAnsi="Times New Roman"/>
          <w:color w:val="000000" w:themeColor="text1"/>
          <w:sz w:val="24"/>
          <w:szCs w:val="24"/>
        </w:rPr>
        <w:t>in preparation for</w:t>
      </w:r>
      <w:r w:rsidR="007E285C" w:rsidRPr="00C93F4D">
        <w:rPr>
          <w:rFonts w:ascii="Times New Roman" w:hAnsi="Times New Roman"/>
          <w:color w:val="000000" w:themeColor="text1"/>
          <w:sz w:val="24"/>
          <w:szCs w:val="24"/>
        </w:rPr>
        <w:t xml:space="preserve"> upstream migration</w:t>
      </w:r>
      <w:r w:rsidRPr="00C93F4D">
        <w:rPr>
          <w:rFonts w:ascii="Times New Roman" w:hAnsi="Times New Roman"/>
          <w:color w:val="000000" w:themeColor="text1"/>
          <w:sz w:val="24"/>
          <w:szCs w:val="24"/>
        </w:rPr>
        <w:t xml:space="preserve">. However, if the river flow is insufficient for upstream migration, elvers </w:t>
      </w:r>
      <w:r w:rsidR="007E285C" w:rsidRPr="00C93F4D">
        <w:rPr>
          <w:rFonts w:ascii="Times New Roman" w:hAnsi="Times New Roman"/>
          <w:color w:val="000000" w:themeColor="text1"/>
          <w:sz w:val="24"/>
          <w:szCs w:val="24"/>
        </w:rPr>
        <w:t>will most likely</w:t>
      </w:r>
      <w:r w:rsidRPr="00C93F4D">
        <w:rPr>
          <w:rFonts w:ascii="Times New Roman" w:hAnsi="Times New Roman"/>
          <w:color w:val="000000" w:themeColor="text1"/>
          <w:sz w:val="24"/>
          <w:szCs w:val="24"/>
        </w:rPr>
        <w:t xml:space="preserve"> leave and travel along the coast in search of favourable habitats </w:t>
      </w:r>
      <w:r w:rsidR="007E285C" w:rsidRPr="00C93F4D">
        <w:rPr>
          <w:rFonts w:ascii="Times New Roman" w:hAnsi="Times New Roman"/>
          <w:color w:val="000000" w:themeColor="text1"/>
          <w:sz w:val="24"/>
          <w:szCs w:val="24"/>
        </w:rPr>
        <w:t xml:space="preserve">as an alternative option </w:t>
      </w:r>
      <w:r w:rsidRPr="00C93F4D">
        <w:rPr>
          <w:rFonts w:ascii="Times New Roman" w:hAnsi="Times New Roman"/>
          <w:color w:val="000000" w:themeColor="text1"/>
          <w:sz w:val="24"/>
          <w:szCs w:val="24"/>
        </w:rPr>
        <w:t xml:space="preserve">(Lin </w:t>
      </w:r>
      <w:r w:rsidR="003C391E" w:rsidRPr="003C391E">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2012). </w:t>
      </w:r>
    </w:p>
    <w:p w14:paraId="7BDA92FF" w14:textId="417226CC" w:rsidR="00064E59"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Facultative catadromy can be</w:t>
      </w:r>
      <w:r w:rsidR="0085067D" w:rsidRPr="00C93F4D">
        <w:rPr>
          <w:rFonts w:ascii="Times New Roman" w:hAnsi="Times New Roman"/>
          <w:color w:val="000000" w:themeColor="text1"/>
          <w:sz w:val="24"/>
          <w:szCs w:val="24"/>
        </w:rPr>
        <w:t xml:space="preserve"> explained by </w:t>
      </w:r>
      <w:r w:rsidRPr="00C93F4D">
        <w:rPr>
          <w:rFonts w:ascii="Times New Roman" w:hAnsi="Times New Roman"/>
          <w:color w:val="000000" w:themeColor="text1"/>
          <w:sz w:val="24"/>
          <w:szCs w:val="24"/>
        </w:rPr>
        <w:t xml:space="preserve">estuarine habitats </w:t>
      </w:r>
      <w:r w:rsidR="007E285C" w:rsidRPr="00C93F4D">
        <w:rPr>
          <w:rFonts w:ascii="Times New Roman" w:hAnsi="Times New Roman"/>
          <w:color w:val="000000" w:themeColor="text1"/>
          <w:sz w:val="24"/>
          <w:szCs w:val="24"/>
        </w:rPr>
        <w:t>being</w:t>
      </w:r>
      <w:r w:rsidRPr="00C93F4D">
        <w:rPr>
          <w:rFonts w:ascii="Times New Roman" w:hAnsi="Times New Roman"/>
          <w:color w:val="000000" w:themeColor="text1"/>
          <w:sz w:val="24"/>
          <w:szCs w:val="24"/>
        </w:rPr>
        <w:t xml:space="preserve"> </w:t>
      </w:r>
      <w:r w:rsidR="0085067D" w:rsidRPr="00C93F4D">
        <w:rPr>
          <w:rFonts w:ascii="Times New Roman" w:hAnsi="Times New Roman"/>
          <w:color w:val="000000" w:themeColor="text1"/>
          <w:sz w:val="24"/>
          <w:szCs w:val="24"/>
        </w:rPr>
        <w:t xml:space="preserve">able to provide a </w:t>
      </w:r>
      <w:r w:rsidRPr="00C93F4D">
        <w:rPr>
          <w:rFonts w:ascii="Times New Roman" w:hAnsi="Times New Roman"/>
          <w:color w:val="000000" w:themeColor="text1"/>
          <w:sz w:val="24"/>
          <w:szCs w:val="24"/>
        </w:rPr>
        <w:t>significant</w:t>
      </w:r>
      <w:r w:rsidR="007E285C"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environment for feeding </w:t>
      </w:r>
      <w:r w:rsidR="0085067D" w:rsidRPr="00C93F4D">
        <w:rPr>
          <w:rFonts w:ascii="Times New Roman" w:hAnsi="Times New Roman"/>
          <w:color w:val="000000" w:themeColor="text1"/>
          <w:sz w:val="24"/>
          <w:szCs w:val="24"/>
        </w:rPr>
        <w:t>and</w:t>
      </w:r>
      <w:r w:rsidRPr="00C93F4D">
        <w:rPr>
          <w:rFonts w:ascii="Times New Roman" w:hAnsi="Times New Roman"/>
          <w:color w:val="000000" w:themeColor="text1"/>
          <w:sz w:val="24"/>
          <w:szCs w:val="24"/>
        </w:rPr>
        <w:t xml:space="preserve"> rearing </w:t>
      </w:r>
      <w:r w:rsidR="0085067D" w:rsidRPr="00C93F4D">
        <w:rPr>
          <w:rFonts w:ascii="Times New Roman" w:hAnsi="Times New Roman"/>
          <w:color w:val="000000" w:themeColor="text1"/>
          <w:sz w:val="24"/>
          <w:szCs w:val="24"/>
        </w:rPr>
        <w:t>from their entry as glass eels to their escapement at</w:t>
      </w:r>
      <w:r w:rsidRPr="00C93F4D">
        <w:rPr>
          <w:rFonts w:ascii="Times New Roman" w:hAnsi="Times New Roman"/>
          <w:color w:val="000000" w:themeColor="text1"/>
          <w:sz w:val="24"/>
          <w:szCs w:val="24"/>
        </w:rPr>
        <w:t xml:space="preserve"> silver eel life stage</w:t>
      </w:r>
      <w:r w:rsidR="0085067D"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(Lin </w:t>
      </w:r>
      <w:r w:rsidR="003C391E" w:rsidRPr="003C391E">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2012; Arai </w:t>
      </w:r>
      <w:r w:rsidR="003C391E" w:rsidRPr="003C391E">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Harrison </w:t>
      </w:r>
      <w:r w:rsidR="003C391E" w:rsidRPr="003C391E">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However, information on facultative catadromy has only been obtained for temperate anguillid eels and little is known about the utilization of environmental habitats by tropical anguillid eels in East African rivers (Hanzen </w:t>
      </w:r>
      <w:r w:rsidR="003C391E" w:rsidRPr="003C391E">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Arai </w:t>
      </w:r>
      <w:r w:rsidR="003C391E" w:rsidRPr="003C391E">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w:t>
      </w:r>
      <w:bookmarkStart w:id="114" w:name="_Toc120099697"/>
      <w:bookmarkStart w:id="115" w:name="_Toc120101054"/>
      <w:bookmarkStart w:id="116" w:name="_Toc76461855"/>
      <w:bookmarkEnd w:id="110"/>
    </w:p>
    <w:p w14:paraId="2F065AB5" w14:textId="239751F1" w:rsidR="00022CF3" w:rsidRPr="00C93F4D" w:rsidRDefault="00D16481" w:rsidP="00F2370D">
      <w:pPr>
        <w:pStyle w:val="Heading2"/>
        <w:jc w:val="both"/>
      </w:pPr>
      <w:bookmarkStart w:id="117" w:name="_Toc128808278"/>
      <w:bookmarkStart w:id="118" w:name="_Toc128809575"/>
      <w:bookmarkStart w:id="119" w:name="_Toc144063164"/>
      <w:r w:rsidRPr="00C93F4D">
        <w:t>Factors influencing the juvenile anguillids</w:t>
      </w:r>
      <w:bookmarkEnd w:id="114"/>
      <w:bookmarkEnd w:id="115"/>
      <w:bookmarkEnd w:id="116"/>
      <w:bookmarkEnd w:id="117"/>
      <w:bookmarkEnd w:id="118"/>
      <w:r w:rsidR="00073DCD" w:rsidRPr="00C93F4D">
        <w:t xml:space="preserve"> </w:t>
      </w:r>
      <w:commentRangeStart w:id="120"/>
      <w:r w:rsidR="00073DCD" w:rsidRPr="00C93F4D">
        <w:t>recruitment</w:t>
      </w:r>
      <w:bookmarkEnd w:id="119"/>
      <w:commentRangeEnd w:id="120"/>
      <w:r w:rsidR="00C77BF6">
        <w:rPr>
          <w:rStyle w:val="CommentReference"/>
          <w:rFonts w:ascii="Calibri" w:hAnsi="Calibri"/>
          <w:b w:val="0"/>
          <w:color w:val="auto"/>
          <w:lang w:val="en-GB" w:eastAsia="en-GB"/>
        </w:rPr>
        <w:commentReference w:id="120"/>
      </w:r>
    </w:p>
    <w:p w14:paraId="1258EC78" w14:textId="63D8C425" w:rsidR="009E6809" w:rsidRPr="00C93F4D" w:rsidRDefault="009E6809" w:rsidP="009E6809">
      <w:pPr>
        <w:pStyle w:val="NormalWeb"/>
        <w:shd w:val="clear" w:color="auto" w:fill="FFFFFF"/>
        <w:spacing w:before="90" w:beforeAutospacing="0" w:after="90" w:afterAutospacing="0" w:line="480" w:lineRule="auto"/>
        <w:jc w:val="both"/>
        <w:rPr>
          <w:color w:val="000000" w:themeColor="text1"/>
        </w:rPr>
      </w:pPr>
      <w:bookmarkStart w:id="121" w:name="_Toc20687086"/>
      <w:r w:rsidRPr="00C93F4D">
        <w:rPr>
          <w:color w:val="000000" w:themeColor="text1"/>
          <w:lang w:val="en-GB" w:eastAsia="en-GB"/>
        </w:rPr>
        <w:t xml:space="preserve">Migration of juvenile anguillid eels is impacted by a wide range of threats which could be either physical, ecological or hydrological (David </w:t>
      </w:r>
      <w:r w:rsidR="003C391E" w:rsidRPr="003C391E">
        <w:rPr>
          <w:i/>
          <w:iCs/>
          <w:color w:val="000000" w:themeColor="text1"/>
          <w:lang w:val="en-GB" w:eastAsia="en-GB"/>
        </w:rPr>
        <w:t>et al.,</w:t>
      </w:r>
      <w:r w:rsidRPr="00C93F4D">
        <w:rPr>
          <w:color w:val="000000" w:themeColor="text1"/>
          <w:lang w:val="en-GB" w:eastAsia="en-GB"/>
        </w:rPr>
        <w:t xml:space="preserve"> 2015). It can be difficult for juvenile anguillid eels to undertake upstream migration when migration routes are obstructed by physical barriers such as dams and weirs. However, th</w:t>
      </w:r>
      <w:r w:rsidRPr="00C93F4D">
        <w:t xml:space="preserve">e ability of elvers to ascend natural and human-made barriers is documented in Kenya rivers. Elver’s have been reported to be trapped in the </w:t>
      </w:r>
      <w:r w:rsidRPr="00C93F4D">
        <w:rPr>
          <w:color w:val="000000" w:themeColor="text1"/>
        </w:rPr>
        <w:t xml:space="preserve">draft tube turbines of the Tana Hydro-electric Power Station in Tana River </w:t>
      </w:r>
      <w:r w:rsidRPr="00C93F4D">
        <w:t xml:space="preserve">over 500 km from the sea (Van Someren and Whitehead, 1959; Hanzen </w:t>
      </w:r>
      <w:r w:rsidR="003C391E" w:rsidRPr="003C391E">
        <w:rPr>
          <w:i/>
          <w:iCs/>
        </w:rPr>
        <w:t>et al.,</w:t>
      </w:r>
      <w:r w:rsidRPr="00C93F4D">
        <w:t xml:space="preserve"> 2020). </w:t>
      </w:r>
      <w:r w:rsidRPr="00C93F4D">
        <w:rPr>
          <w:color w:val="000000" w:themeColor="text1"/>
        </w:rPr>
        <w:t xml:space="preserve">Overfishing also pose threats to juvenile anguillid eels. Although not reported for tropical species stocks of </w:t>
      </w:r>
      <w:r w:rsidRPr="00C93F4D">
        <w:rPr>
          <w:i/>
          <w:iCs/>
          <w:color w:val="000000" w:themeColor="text1"/>
        </w:rPr>
        <w:t xml:space="preserve">A. </w:t>
      </w:r>
      <w:r w:rsidRPr="00C93F4D">
        <w:rPr>
          <w:i/>
          <w:iCs/>
        </w:rPr>
        <w:t>japonica</w:t>
      </w:r>
      <w:r w:rsidRPr="00C93F4D">
        <w:rPr>
          <w:color w:val="000000" w:themeColor="text1"/>
        </w:rPr>
        <w:t xml:space="preserve"> have been reported to decline due to overfishing (Tatsukawa, 2003; Tsukamoto </w:t>
      </w:r>
      <w:r w:rsidR="003C391E" w:rsidRPr="003C391E">
        <w:rPr>
          <w:i/>
          <w:iCs/>
          <w:color w:val="000000" w:themeColor="text1"/>
        </w:rPr>
        <w:t>et al.,</w:t>
      </w:r>
      <w:r w:rsidRPr="00C93F4D">
        <w:rPr>
          <w:color w:val="000000" w:themeColor="text1"/>
        </w:rPr>
        <w:t xml:space="preserve"> 2009; Kaifu </w:t>
      </w:r>
      <w:r w:rsidR="003C391E" w:rsidRPr="003C391E">
        <w:rPr>
          <w:i/>
          <w:iCs/>
          <w:color w:val="000000" w:themeColor="text1"/>
        </w:rPr>
        <w:t>et al.,</w:t>
      </w:r>
      <w:r w:rsidRPr="00C93F4D">
        <w:rPr>
          <w:color w:val="000000" w:themeColor="text1"/>
        </w:rPr>
        <w:t xml:space="preserve"> 2021).</w:t>
      </w:r>
    </w:p>
    <w:p w14:paraId="271B828E" w14:textId="19A7F6B8" w:rsidR="004305C9" w:rsidRPr="00C93F4D" w:rsidRDefault="004305C9" w:rsidP="00F2370D">
      <w:pPr>
        <w:spacing w:line="480" w:lineRule="auto"/>
        <w:jc w:val="both"/>
        <w:rPr>
          <w:rFonts w:ascii="Times New Roman" w:eastAsiaTheme="minorHAnsi" w:hAnsi="Times New Roman"/>
          <w:color w:val="000000" w:themeColor="text1"/>
          <w:sz w:val="24"/>
          <w:szCs w:val="24"/>
          <w:lang w:val="en-US" w:eastAsia="en-US"/>
        </w:rPr>
      </w:pPr>
      <w:r w:rsidRPr="00C93F4D">
        <w:rPr>
          <w:rFonts w:ascii="Times New Roman" w:eastAsiaTheme="minorHAnsi" w:hAnsi="Times New Roman"/>
          <w:color w:val="000000" w:themeColor="text1"/>
          <w:sz w:val="24"/>
          <w:szCs w:val="24"/>
          <w:lang w:val="en-US" w:eastAsia="en-US"/>
        </w:rPr>
        <w:t>Inshore and upstream migration of juvenile anguillid eels is</w:t>
      </w:r>
      <w:r w:rsidR="009E6809" w:rsidRPr="00C93F4D">
        <w:rPr>
          <w:rFonts w:ascii="Times New Roman" w:eastAsiaTheme="minorHAnsi" w:hAnsi="Times New Roman"/>
          <w:color w:val="000000" w:themeColor="text1"/>
          <w:sz w:val="24"/>
          <w:szCs w:val="24"/>
          <w:lang w:val="en-US" w:eastAsia="en-US"/>
        </w:rPr>
        <w:t xml:space="preserve"> also</w:t>
      </w:r>
      <w:r w:rsidRPr="00C93F4D">
        <w:rPr>
          <w:rFonts w:ascii="Times New Roman" w:eastAsiaTheme="minorHAnsi" w:hAnsi="Times New Roman"/>
          <w:color w:val="000000" w:themeColor="text1"/>
          <w:sz w:val="24"/>
          <w:szCs w:val="24"/>
          <w:lang w:val="en-US" w:eastAsia="en-US"/>
        </w:rPr>
        <w:t xml:space="preserve"> influenced by several factors. For instance, monthly occurrence of juvenile anguillid eels have been reported to be influenced by environmental cues that include light intensity and turbidity (</w:t>
      </w:r>
      <w:r w:rsidR="00031C34" w:rsidRPr="00C93F4D">
        <w:rPr>
          <w:rFonts w:ascii="Times New Roman" w:eastAsiaTheme="minorHAnsi" w:hAnsi="Times New Roman"/>
          <w:color w:val="000000" w:themeColor="text1"/>
          <w:sz w:val="24"/>
          <w:szCs w:val="24"/>
          <w:lang w:val="en-US" w:eastAsia="en-US"/>
        </w:rPr>
        <w:t xml:space="preserve">Pauly </w:t>
      </w:r>
      <w:r w:rsidR="003C391E" w:rsidRPr="003C391E">
        <w:rPr>
          <w:rFonts w:ascii="Times New Roman" w:eastAsiaTheme="minorHAnsi" w:hAnsi="Times New Roman"/>
          <w:i/>
          <w:iCs/>
          <w:color w:val="000000" w:themeColor="text1"/>
          <w:sz w:val="24"/>
          <w:szCs w:val="24"/>
          <w:lang w:val="en-US" w:eastAsia="en-US"/>
        </w:rPr>
        <w:t>et al.,</w:t>
      </w:r>
      <w:r w:rsidR="00031C34" w:rsidRPr="00C93F4D">
        <w:rPr>
          <w:rFonts w:ascii="Times New Roman" w:eastAsiaTheme="minorHAnsi" w:hAnsi="Times New Roman"/>
          <w:color w:val="000000" w:themeColor="text1"/>
          <w:sz w:val="24"/>
          <w:szCs w:val="24"/>
          <w:lang w:val="en-US" w:eastAsia="en-US"/>
        </w:rPr>
        <w:t xml:space="preserve"> 2000; </w:t>
      </w:r>
      <w:r w:rsidR="00C510C9" w:rsidRPr="00C93F4D">
        <w:rPr>
          <w:rFonts w:ascii="Times New Roman" w:hAnsi="Times New Roman"/>
          <w:color w:val="000000" w:themeColor="text1"/>
          <w:sz w:val="24"/>
          <w:szCs w:val="24"/>
        </w:rPr>
        <w:t>Jellyman</w:t>
      </w:r>
      <w:r w:rsidR="00C510C9" w:rsidRPr="00C93F4D">
        <w:rPr>
          <w:rFonts w:ascii="Times New Roman" w:eastAsiaTheme="minorHAnsi" w:hAnsi="Times New Roman"/>
          <w:color w:val="000000" w:themeColor="text1"/>
          <w:sz w:val="24"/>
          <w:szCs w:val="24"/>
          <w:lang w:val="en-US" w:eastAsia="en-US"/>
        </w:rPr>
        <w:t xml:space="preserve"> </w:t>
      </w:r>
      <w:r w:rsidR="003C391E" w:rsidRPr="003C391E">
        <w:rPr>
          <w:rFonts w:ascii="Times New Roman" w:eastAsiaTheme="minorHAnsi" w:hAnsi="Times New Roman"/>
          <w:i/>
          <w:iCs/>
          <w:color w:val="000000" w:themeColor="text1"/>
          <w:sz w:val="24"/>
          <w:szCs w:val="24"/>
          <w:lang w:val="en-US" w:eastAsia="en-US"/>
        </w:rPr>
        <w:t>et al.,</w:t>
      </w:r>
      <w:r w:rsidR="00C510C9" w:rsidRPr="00C93F4D">
        <w:rPr>
          <w:rFonts w:ascii="Times New Roman" w:eastAsiaTheme="minorHAnsi" w:hAnsi="Times New Roman"/>
          <w:color w:val="000000" w:themeColor="text1"/>
          <w:sz w:val="24"/>
          <w:szCs w:val="24"/>
          <w:lang w:val="en-US" w:eastAsia="en-US"/>
        </w:rPr>
        <w:t xml:space="preserve"> 2003; </w:t>
      </w:r>
      <w:r w:rsidRPr="00C93F4D">
        <w:rPr>
          <w:rFonts w:ascii="Times New Roman" w:eastAsiaTheme="minorHAnsi" w:hAnsi="Times New Roman"/>
          <w:color w:val="000000" w:themeColor="text1"/>
          <w:sz w:val="24"/>
          <w:szCs w:val="24"/>
          <w:lang w:val="en-US" w:eastAsia="en-US"/>
        </w:rPr>
        <w:t xml:space="preserve">Bureau Du Colombier </w:t>
      </w:r>
      <w:r w:rsidR="003C391E" w:rsidRPr="003C391E">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2007; Adam </w:t>
      </w:r>
      <w:r w:rsidR="003C391E" w:rsidRPr="003C391E">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2008</w:t>
      </w:r>
      <w:r w:rsidR="00024AE8" w:rsidRPr="00C93F4D">
        <w:rPr>
          <w:rFonts w:ascii="Times New Roman" w:eastAsiaTheme="minorHAnsi" w:hAnsi="Times New Roman"/>
          <w:color w:val="000000" w:themeColor="text1"/>
          <w:sz w:val="24"/>
          <w:szCs w:val="24"/>
          <w:lang w:val="en-US" w:eastAsia="en-US"/>
        </w:rPr>
        <w:t xml:space="preserve">; </w:t>
      </w:r>
      <w:r w:rsidR="00024AE8" w:rsidRPr="00C93F4D">
        <w:rPr>
          <w:rFonts w:ascii="Times New Roman" w:hAnsi="Times New Roman"/>
          <w:color w:val="000000" w:themeColor="text1"/>
          <w:sz w:val="24"/>
          <w:szCs w:val="24"/>
          <w:shd w:val="clear" w:color="auto" w:fill="FFFFFF"/>
        </w:rPr>
        <w:t xml:space="preserve">Lanzoni </w:t>
      </w:r>
      <w:r w:rsidR="003C391E" w:rsidRPr="003C391E">
        <w:rPr>
          <w:rFonts w:ascii="Times New Roman" w:hAnsi="Times New Roman"/>
          <w:i/>
          <w:iCs/>
          <w:color w:val="000000" w:themeColor="text1"/>
          <w:sz w:val="24"/>
          <w:szCs w:val="24"/>
          <w:shd w:val="clear" w:color="auto" w:fill="FFFFFF"/>
        </w:rPr>
        <w:t>et al.,</w:t>
      </w:r>
      <w:r w:rsidR="00024AE8" w:rsidRPr="00C93F4D">
        <w:rPr>
          <w:rFonts w:ascii="Times New Roman" w:hAnsi="Times New Roman"/>
          <w:color w:val="000000" w:themeColor="text1"/>
          <w:sz w:val="24"/>
          <w:szCs w:val="24"/>
          <w:shd w:val="clear" w:color="auto" w:fill="FFFFFF"/>
        </w:rPr>
        <w:t xml:space="preserve"> 2022</w:t>
      </w:r>
      <w:r w:rsidRPr="00C93F4D">
        <w:rPr>
          <w:rFonts w:ascii="Times New Roman" w:eastAsiaTheme="minorHAnsi" w:hAnsi="Times New Roman"/>
          <w:color w:val="000000" w:themeColor="text1"/>
          <w:sz w:val="24"/>
          <w:szCs w:val="24"/>
          <w:lang w:val="en-US" w:eastAsia="en-US"/>
        </w:rPr>
        <w:t xml:space="preserve">), lunar cycle and tidal amplitude (Laffaille </w:t>
      </w:r>
      <w:r w:rsidR="003C391E" w:rsidRPr="003C391E">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2007), river flow and </w:t>
      </w:r>
      <w:r w:rsidR="00B80A80" w:rsidRPr="00C93F4D">
        <w:rPr>
          <w:rFonts w:ascii="Times New Roman" w:eastAsiaTheme="minorHAnsi" w:hAnsi="Times New Roman"/>
          <w:color w:val="000000" w:themeColor="text1"/>
          <w:sz w:val="24"/>
          <w:szCs w:val="24"/>
          <w:lang w:val="en-US" w:eastAsia="en-US"/>
        </w:rPr>
        <w:t>odor</w:t>
      </w:r>
      <w:r w:rsidRPr="00C93F4D">
        <w:rPr>
          <w:rFonts w:ascii="Times New Roman" w:eastAsiaTheme="minorHAnsi" w:hAnsi="Times New Roman"/>
          <w:color w:val="000000" w:themeColor="text1"/>
          <w:sz w:val="24"/>
          <w:szCs w:val="24"/>
          <w:lang w:val="en-US" w:eastAsia="en-US"/>
        </w:rPr>
        <w:t xml:space="preserve"> (Creutzberg, 1961; McCleave and Jellyman, 2002; Arribas </w:t>
      </w:r>
      <w:r w:rsidR="003C391E" w:rsidRPr="003C391E">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2012), and water temperature (Gascuel </w:t>
      </w:r>
      <w:r w:rsidR="003C391E" w:rsidRPr="003C391E">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1995; White and Knights, 1997)</w:t>
      </w:r>
      <w:r w:rsidR="00073DCD" w:rsidRPr="00C93F4D">
        <w:rPr>
          <w:rFonts w:ascii="Times New Roman" w:eastAsiaTheme="minorHAnsi" w:hAnsi="Times New Roman"/>
          <w:color w:val="000000" w:themeColor="text1"/>
          <w:sz w:val="24"/>
          <w:szCs w:val="24"/>
          <w:lang w:val="en-US" w:eastAsia="en-US"/>
        </w:rPr>
        <w:t xml:space="preserve">. On the other </w:t>
      </w:r>
      <w:r w:rsidR="009E6809" w:rsidRPr="00C93F4D">
        <w:rPr>
          <w:rFonts w:ascii="Times New Roman" w:eastAsiaTheme="minorHAnsi" w:hAnsi="Times New Roman"/>
          <w:color w:val="000000" w:themeColor="text1"/>
          <w:sz w:val="24"/>
          <w:szCs w:val="24"/>
          <w:lang w:val="en-US" w:eastAsia="en-US"/>
        </w:rPr>
        <w:t>hand,</w:t>
      </w:r>
      <w:r w:rsidRPr="00C93F4D">
        <w:rPr>
          <w:rFonts w:ascii="Times New Roman" w:eastAsiaTheme="minorHAnsi" w:hAnsi="Times New Roman"/>
          <w:color w:val="000000" w:themeColor="text1"/>
          <w:sz w:val="24"/>
          <w:szCs w:val="24"/>
          <w:lang w:val="en-US" w:eastAsia="en-US"/>
        </w:rPr>
        <w:t xml:space="preserve"> annual changes </w:t>
      </w:r>
      <w:r w:rsidR="00073DCD" w:rsidRPr="00C93F4D">
        <w:rPr>
          <w:rFonts w:ascii="Times New Roman" w:eastAsiaTheme="minorHAnsi" w:hAnsi="Times New Roman"/>
          <w:color w:val="000000" w:themeColor="text1"/>
          <w:sz w:val="24"/>
          <w:szCs w:val="24"/>
          <w:lang w:val="en-US" w:eastAsia="en-US"/>
        </w:rPr>
        <w:t xml:space="preserve">in juvenile anguillid occurrence </w:t>
      </w:r>
      <w:r w:rsidRPr="00C93F4D">
        <w:rPr>
          <w:rFonts w:ascii="Times New Roman" w:eastAsiaTheme="minorHAnsi" w:hAnsi="Times New Roman"/>
          <w:color w:val="000000" w:themeColor="text1"/>
          <w:sz w:val="24"/>
          <w:szCs w:val="24"/>
          <w:lang w:val="en-US" w:eastAsia="en-US"/>
        </w:rPr>
        <w:t>are reported to be associated with factors relating to recruitment success, spawning area</w:t>
      </w:r>
      <w:r w:rsidR="00073DCD" w:rsidRPr="00C93F4D">
        <w:rPr>
          <w:rFonts w:ascii="Times New Roman" w:eastAsiaTheme="minorHAnsi" w:hAnsi="Times New Roman"/>
          <w:color w:val="000000" w:themeColor="text1"/>
          <w:sz w:val="24"/>
          <w:szCs w:val="24"/>
          <w:lang w:val="en-US" w:eastAsia="en-US"/>
        </w:rPr>
        <w:t xml:space="preserve"> (</w:t>
      </w:r>
      <w:r w:rsidR="007122EE" w:rsidRPr="00C93F4D">
        <w:rPr>
          <w:rFonts w:ascii="Times New Roman" w:eastAsiaTheme="minorHAnsi" w:hAnsi="Times New Roman"/>
          <w:color w:val="000000" w:themeColor="text1"/>
          <w:sz w:val="24"/>
          <w:szCs w:val="24"/>
          <w:lang w:val="en-US" w:eastAsia="en-US"/>
        </w:rPr>
        <w:t xml:space="preserve">Arai </w:t>
      </w:r>
      <w:r w:rsidR="003C391E" w:rsidRPr="003C391E">
        <w:rPr>
          <w:rFonts w:ascii="Times New Roman" w:eastAsiaTheme="minorHAnsi" w:hAnsi="Times New Roman"/>
          <w:i/>
          <w:iCs/>
          <w:color w:val="000000" w:themeColor="text1"/>
          <w:sz w:val="24"/>
          <w:szCs w:val="24"/>
          <w:lang w:val="en-US" w:eastAsia="en-US"/>
        </w:rPr>
        <w:t>et al.,</w:t>
      </w:r>
      <w:r w:rsidR="007122EE" w:rsidRPr="00C93F4D">
        <w:rPr>
          <w:rFonts w:ascii="Times New Roman" w:eastAsiaTheme="minorHAnsi" w:hAnsi="Times New Roman"/>
          <w:color w:val="000000" w:themeColor="text1"/>
          <w:sz w:val="24"/>
          <w:szCs w:val="24"/>
          <w:lang w:val="en-US" w:eastAsia="en-US"/>
        </w:rPr>
        <w:t xml:space="preserve"> 2016; Arai </w:t>
      </w:r>
      <w:r w:rsidR="003C391E" w:rsidRPr="003C391E">
        <w:rPr>
          <w:rFonts w:ascii="Times New Roman" w:eastAsiaTheme="minorHAnsi" w:hAnsi="Times New Roman"/>
          <w:i/>
          <w:iCs/>
          <w:color w:val="000000" w:themeColor="text1"/>
          <w:sz w:val="24"/>
          <w:szCs w:val="24"/>
          <w:lang w:val="en-US" w:eastAsia="en-US"/>
        </w:rPr>
        <w:t>et al.,</w:t>
      </w:r>
      <w:r w:rsidR="007122EE" w:rsidRPr="00C93F4D">
        <w:rPr>
          <w:rFonts w:ascii="Times New Roman" w:eastAsiaTheme="minorHAnsi" w:hAnsi="Times New Roman"/>
          <w:color w:val="000000" w:themeColor="text1"/>
          <w:sz w:val="24"/>
          <w:szCs w:val="24"/>
          <w:lang w:val="en-US" w:eastAsia="en-US"/>
        </w:rPr>
        <w:t xml:space="preserve"> 2020</w:t>
      </w:r>
      <w:r w:rsidR="00073DCD" w:rsidRPr="00C93F4D">
        <w:rPr>
          <w:rFonts w:ascii="Times New Roman" w:eastAsiaTheme="minorHAnsi" w:hAnsi="Times New Roman"/>
          <w:color w:val="000000" w:themeColor="text1"/>
          <w:sz w:val="24"/>
          <w:szCs w:val="24"/>
          <w:lang w:val="en-US" w:eastAsia="en-US"/>
        </w:rPr>
        <w:t>)</w:t>
      </w:r>
      <w:r w:rsidRPr="00C93F4D">
        <w:rPr>
          <w:rFonts w:ascii="Times New Roman" w:hAnsi="Times New Roman"/>
          <w:color w:val="000000" w:themeColor="text1"/>
          <w:sz w:val="24"/>
          <w:szCs w:val="24"/>
        </w:rPr>
        <w:t xml:space="preserve">. </w:t>
      </w:r>
      <w:r w:rsidR="00073DCD" w:rsidRPr="00C93F4D">
        <w:rPr>
          <w:rFonts w:ascii="Times New Roman" w:hAnsi="Times New Roman"/>
          <w:color w:val="000000" w:themeColor="text1"/>
          <w:sz w:val="24"/>
          <w:szCs w:val="24"/>
        </w:rPr>
        <w:t xml:space="preserve">These </w:t>
      </w:r>
      <w:r w:rsidR="009E6809" w:rsidRPr="00C93F4D">
        <w:rPr>
          <w:rFonts w:ascii="Times New Roman" w:hAnsi="Times New Roman"/>
          <w:color w:val="000000" w:themeColor="text1"/>
          <w:sz w:val="24"/>
          <w:szCs w:val="24"/>
        </w:rPr>
        <w:t>findings</w:t>
      </w:r>
      <w:r w:rsidR="00073DCD" w:rsidRPr="00C93F4D">
        <w:rPr>
          <w:rFonts w:ascii="Times New Roman" w:hAnsi="Times New Roman"/>
          <w:color w:val="000000" w:themeColor="text1"/>
          <w:sz w:val="24"/>
          <w:szCs w:val="24"/>
        </w:rPr>
        <w:t xml:space="preserve"> are</w:t>
      </w:r>
      <w:r w:rsidR="007122EE"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mostly </w:t>
      </w:r>
      <w:r w:rsidR="00073DCD" w:rsidRPr="00C93F4D">
        <w:rPr>
          <w:rFonts w:ascii="Times New Roman" w:hAnsi="Times New Roman"/>
          <w:color w:val="000000" w:themeColor="text1"/>
          <w:sz w:val="24"/>
          <w:szCs w:val="24"/>
        </w:rPr>
        <w:t>derived</w:t>
      </w:r>
      <w:r w:rsidRPr="00C93F4D">
        <w:rPr>
          <w:rFonts w:ascii="Times New Roman" w:hAnsi="Times New Roman"/>
          <w:color w:val="000000" w:themeColor="text1"/>
          <w:sz w:val="24"/>
          <w:szCs w:val="24"/>
        </w:rPr>
        <w:t xml:space="preserve"> temperate juvenile anguillid eels </w:t>
      </w:r>
      <w:r w:rsidR="00073DCD" w:rsidRPr="00C93F4D">
        <w:rPr>
          <w:rFonts w:ascii="Times New Roman" w:hAnsi="Times New Roman"/>
          <w:color w:val="000000" w:themeColor="text1"/>
          <w:sz w:val="24"/>
          <w:szCs w:val="24"/>
        </w:rPr>
        <w:t>but fewer from</w:t>
      </w:r>
      <w:r w:rsidRPr="00C93F4D">
        <w:rPr>
          <w:rFonts w:ascii="Times New Roman" w:hAnsi="Times New Roman"/>
          <w:color w:val="000000" w:themeColor="text1"/>
          <w:sz w:val="24"/>
          <w:szCs w:val="24"/>
        </w:rPr>
        <w:t xml:space="preserve"> tropical eels (Arai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w:t>
      </w:r>
    </w:p>
    <w:p w14:paraId="068F5235" w14:textId="13AAB7B0" w:rsidR="004305C9" w:rsidRPr="00C93F4D" w:rsidRDefault="004305C9" w:rsidP="00F2370D">
      <w:pPr>
        <w:pStyle w:val="FirstParagraph"/>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Anguillid eels respond to physicochemical properties such as temperature and salinity during migration and spawning (</w:t>
      </w:r>
      <w:r w:rsidR="00C510C9" w:rsidRPr="00C93F4D">
        <w:rPr>
          <w:rFonts w:ascii="Times New Roman" w:hAnsi="Times New Roman" w:cs="Times New Roman"/>
          <w:color w:val="000000" w:themeColor="text1"/>
          <w:shd w:val="clear" w:color="auto" w:fill="FFFFFF"/>
        </w:rPr>
        <w:t xml:space="preserve">Jenkins </w:t>
      </w:r>
      <w:r w:rsidR="003C391E" w:rsidRPr="003C391E">
        <w:rPr>
          <w:rFonts w:ascii="Times New Roman" w:hAnsi="Times New Roman" w:cs="Times New Roman"/>
          <w:i/>
          <w:iCs/>
          <w:color w:val="000000" w:themeColor="text1"/>
          <w:shd w:val="clear" w:color="auto" w:fill="FFFFFF"/>
        </w:rPr>
        <w:t>et al.,</w:t>
      </w:r>
      <w:r w:rsidR="00C510C9" w:rsidRPr="00C93F4D">
        <w:rPr>
          <w:rFonts w:ascii="Times New Roman" w:hAnsi="Times New Roman" w:cs="Times New Roman"/>
          <w:color w:val="000000" w:themeColor="text1"/>
          <w:shd w:val="clear" w:color="auto" w:fill="FFFFFF"/>
        </w:rPr>
        <w:t xml:space="preserve"> 2010; </w:t>
      </w:r>
      <w:r w:rsidRPr="00C93F4D">
        <w:rPr>
          <w:rFonts w:ascii="Times New Roman" w:hAnsi="Times New Roman" w:cs="Times New Roman"/>
          <w:color w:val="000000" w:themeColor="text1"/>
        </w:rPr>
        <w:t xml:space="preserve">Schabetsberger </w:t>
      </w:r>
      <w:r w:rsidR="003C391E" w:rsidRPr="003C391E">
        <w:rPr>
          <w:rFonts w:ascii="Times New Roman" w:hAnsi="Times New Roman" w:cs="Times New Roman"/>
          <w:i/>
          <w:iCs/>
          <w:color w:val="000000" w:themeColor="text1"/>
        </w:rPr>
        <w:t>et al.,</w:t>
      </w:r>
      <w:r w:rsidRPr="00C93F4D">
        <w:rPr>
          <w:rFonts w:ascii="Times New Roman" w:hAnsi="Times New Roman" w:cs="Times New Roman"/>
          <w:i/>
          <w:iCs/>
          <w:color w:val="000000" w:themeColor="text1"/>
        </w:rPr>
        <w:t xml:space="preserve"> </w:t>
      </w:r>
      <w:r w:rsidRPr="00C93F4D">
        <w:rPr>
          <w:rFonts w:ascii="Times New Roman" w:hAnsi="Times New Roman" w:cs="Times New Roman"/>
          <w:color w:val="000000" w:themeColor="text1"/>
        </w:rPr>
        <w:t xml:space="preserve">2016). For instance, a minimum dissolved oxygen concentration of 5 mg/L is documented to be ideal for nursery culture of glass eels, as juvenile eels cannot survive in oxygen concentrations below 2 mg/L (Cuvin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2019). While temperature is a critical factor in the survival, feeding, and growth of fish species, affecting food passage, enzyme activity, and metabolic rate (Linton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2007; Briand, 2009; Harrison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In the Philippines</w:t>
      </w:r>
      <w:r w:rsidR="008B5133"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tropical glass eels have been successfully reared in temperatures ranging from 19 to 30°C without any signs of temperature stress (Cuvin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2019). Juveniles of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t>
      </w:r>
      <w:r w:rsidR="008B5133" w:rsidRPr="00C93F4D">
        <w:rPr>
          <w:rFonts w:ascii="Times New Roman" w:hAnsi="Times New Roman" w:cs="Times New Roman"/>
          <w:color w:val="000000" w:themeColor="text1"/>
        </w:rPr>
        <w:t>are</w:t>
      </w:r>
      <w:r w:rsidRPr="00C93F4D">
        <w:rPr>
          <w:rFonts w:ascii="Times New Roman" w:hAnsi="Times New Roman" w:cs="Times New Roman"/>
          <w:color w:val="000000" w:themeColor="text1"/>
        </w:rPr>
        <w:t xml:space="preserve"> documented to be sensitive to low water temperature and have an optimal growth temperature of 27.6 °C (Luo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2013). A study by (Arai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2020) reported presence of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specimens in upstream locations with temperatures ranging from 23.6 to 28.1 °C.  However, due to moderate temperatures being continuous year-round and lack identifiable seasons in the tropics, water temperature may not be a factor in tropical glass eels' inshore migration (Cuvin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2019; Arai </w:t>
      </w:r>
      <w:r w:rsidR="003C391E" w:rsidRPr="003C391E">
        <w:rPr>
          <w:rFonts w:ascii="Times New Roman" w:hAnsi="Times New Roman" w:cs="Times New Roman"/>
          <w:i/>
          <w:iCs/>
          <w:color w:val="000000" w:themeColor="text1"/>
        </w:rPr>
        <w:t>et al.,</w:t>
      </w:r>
      <w:r w:rsidRPr="00C93F4D">
        <w:rPr>
          <w:rFonts w:ascii="Times New Roman" w:hAnsi="Times New Roman" w:cs="Times New Roman"/>
          <w:i/>
          <w:iCs/>
          <w:color w:val="000000" w:themeColor="text1"/>
        </w:rPr>
        <w:t xml:space="preserve"> </w:t>
      </w:r>
      <w:r w:rsidRPr="00C93F4D">
        <w:rPr>
          <w:rFonts w:ascii="Times New Roman" w:hAnsi="Times New Roman" w:cs="Times New Roman"/>
          <w:color w:val="000000" w:themeColor="text1"/>
        </w:rPr>
        <w:t>2020).</w:t>
      </w:r>
    </w:p>
    <w:p w14:paraId="43517613" w14:textId="5E7A8843" w:rsidR="004305C9" w:rsidRPr="00C93F4D" w:rsidRDefault="004305C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Inshore migration of glass eels is influenced by light intensity (Arai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w:t>
      </w:r>
      <w:r w:rsidR="008B5133"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008B5133" w:rsidRPr="00C93F4D">
        <w:rPr>
          <w:rFonts w:ascii="Times New Roman" w:hAnsi="Times New Roman"/>
          <w:color w:val="000000" w:themeColor="text1"/>
          <w:sz w:val="24"/>
          <w:szCs w:val="24"/>
        </w:rPr>
        <w:t>a</w:t>
      </w:r>
      <w:r w:rsidRPr="00C93F4D">
        <w:rPr>
          <w:rFonts w:ascii="Times New Roman" w:hAnsi="Times New Roman"/>
          <w:color w:val="000000" w:themeColor="text1"/>
          <w:sz w:val="24"/>
          <w:szCs w:val="24"/>
        </w:rPr>
        <w:t>s documented by Laffaille,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light intensity plays a role in glass eel migration, showing an increase in migration activity in the dark during the first hour of darkness, during which they move closer to the surface as compared to activity during the day (Bardonnet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 Laffaille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2007). However, this variable is still debatable, since Bardonnet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w:t>
      </w:r>
      <w:r w:rsidRPr="00C93F4D">
        <w:rPr>
          <w:rFonts w:ascii="Times New Roman" w:hAnsi="Times New Roman"/>
          <w:color w:val="000000" w:themeColor="text1"/>
          <w:sz w:val="24"/>
          <w:szCs w:val="24"/>
        </w:rPr>
        <w:t xml:space="preserve">2005) reported that light intensity has no inﬂuence on glass eel migration. While studying upstream migration of temperate species of glass eels in the Waikato River in New Zealand, Jellyman, (1979) suggested that light has no influence on </w:t>
      </w:r>
      <w:r w:rsidRPr="00C93F4D">
        <w:rPr>
          <w:rFonts w:ascii="Times New Roman" w:hAnsi="Times New Roman"/>
          <w:i/>
          <w:iCs/>
          <w:color w:val="000000" w:themeColor="text1"/>
          <w:sz w:val="24"/>
          <w:szCs w:val="24"/>
        </w:rPr>
        <w:t>A. australis</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A. dieffenbachii</w:t>
      </w:r>
      <w:r w:rsidRPr="00C93F4D">
        <w:rPr>
          <w:rFonts w:ascii="Times New Roman" w:hAnsi="Times New Roman"/>
          <w:color w:val="000000" w:themeColor="text1"/>
          <w:sz w:val="24"/>
          <w:szCs w:val="24"/>
        </w:rPr>
        <w:t xml:space="preserve"> glass eels after observing that they migrated both during the day and night (Prouzet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Arai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Laffaille, (2007) observed glass eels shifted towards the bottom of the bed when light intensity was high and were most actively moving and abundant at the bottom where light intensity was lower. Similarly, experimented in an aquarium glass eels of </w:t>
      </w:r>
      <w:r w:rsidRPr="00C93F4D">
        <w:rPr>
          <w:rFonts w:ascii="Times New Roman" w:hAnsi="Times New Roman"/>
          <w:i/>
          <w:iCs/>
          <w:color w:val="000000" w:themeColor="text1"/>
          <w:sz w:val="24"/>
          <w:szCs w:val="24"/>
        </w:rPr>
        <w:t>A. japonica</w:t>
      </w:r>
      <w:r w:rsidRPr="00C93F4D">
        <w:rPr>
          <w:rFonts w:ascii="Times New Roman" w:hAnsi="Times New Roman"/>
          <w:color w:val="000000" w:themeColor="text1"/>
          <w:sz w:val="24"/>
          <w:szCs w:val="24"/>
        </w:rPr>
        <w:t xml:space="preserve"> were observed to burrow in the sand during daytime (Dou and Tsukamoto, 2003).</w:t>
      </w:r>
    </w:p>
    <w:p w14:paraId="272B80EF" w14:textId="77FE2E2B" w:rsidR="004305C9" w:rsidRPr="00C93F4D" w:rsidRDefault="004305C9" w:rsidP="00F2370D">
      <w:pPr>
        <w:spacing w:line="480" w:lineRule="auto"/>
        <w:jc w:val="both"/>
        <w:rPr>
          <w:rFonts w:ascii="Times New Roman" w:hAnsi="Times New Roman"/>
          <w:color w:val="000000" w:themeColor="text1"/>
          <w:sz w:val="24"/>
          <w:szCs w:val="24"/>
        </w:rPr>
      </w:pPr>
      <w:bookmarkStart w:id="122" w:name="_Hlk141947631"/>
      <w:r w:rsidRPr="00C93F4D">
        <w:rPr>
          <w:rFonts w:ascii="Times New Roman" w:hAnsi="Times New Roman"/>
          <w:color w:val="000000" w:themeColor="text1"/>
          <w:sz w:val="24"/>
          <w:szCs w:val="24"/>
        </w:rPr>
        <w:t xml:space="preserve">A correlation between light and lunar cycle highlights that glass eels remain in much deeper water during the full moon attributed to the high light intensity at that lunar period. A study by Sugeha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(2001) in the Poigar estuary recorded fewer glass eels during the full moon and higher glass eels collected during the new moon as compared to the waxing and waning moons. Arai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 However, </w:t>
      </w:r>
      <w:r w:rsidR="008B5133" w:rsidRPr="00C93F4D">
        <w:rPr>
          <w:rFonts w:ascii="Times New Roman" w:hAnsi="Times New Roman"/>
          <w:color w:val="000000" w:themeColor="text1"/>
          <w:sz w:val="24"/>
          <w:szCs w:val="24"/>
        </w:rPr>
        <w:t>the</w:t>
      </w:r>
      <w:r w:rsidRPr="00C93F4D">
        <w:rPr>
          <w:rFonts w:ascii="Times New Roman" w:hAnsi="Times New Roman"/>
          <w:color w:val="000000" w:themeColor="text1"/>
          <w:sz w:val="24"/>
          <w:szCs w:val="24"/>
        </w:rPr>
        <w:t xml:space="preserve"> lunar effect in highly turbid estuaries </w:t>
      </w:r>
      <w:r w:rsidR="008B5133" w:rsidRPr="00C93F4D">
        <w:rPr>
          <w:rFonts w:ascii="Times New Roman" w:hAnsi="Times New Roman"/>
          <w:color w:val="000000" w:themeColor="text1"/>
          <w:sz w:val="24"/>
          <w:szCs w:val="24"/>
        </w:rPr>
        <w:t xml:space="preserve">remains debatable </w:t>
      </w:r>
      <w:r w:rsidRPr="00C93F4D">
        <w:rPr>
          <w:rFonts w:ascii="Times New Roman" w:hAnsi="Times New Roman"/>
          <w:color w:val="000000" w:themeColor="text1"/>
          <w:sz w:val="24"/>
          <w:szCs w:val="24"/>
        </w:rPr>
        <w:t xml:space="preserve">(Harrison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Turbid conditions reduce light penetration thus </w:t>
      </w:r>
      <w:r w:rsidR="008B5133" w:rsidRPr="00C93F4D">
        <w:rPr>
          <w:rFonts w:ascii="Times New Roman" w:hAnsi="Times New Roman"/>
          <w:color w:val="000000" w:themeColor="text1"/>
          <w:sz w:val="24"/>
          <w:szCs w:val="24"/>
        </w:rPr>
        <w:t xml:space="preserve">limiting </w:t>
      </w:r>
      <w:r w:rsidRPr="00C93F4D">
        <w:rPr>
          <w:rFonts w:ascii="Times New Roman" w:hAnsi="Times New Roman"/>
          <w:color w:val="000000" w:themeColor="text1"/>
          <w:sz w:val="24"/>
          <w:szCs w:val="24"/>
        </w:rPr>
        <w:t>lunar influence on migrating juvenile anguillids. Additionally, high turbidity may decrease predation rates guaranteeing higher survival and successful upstream migration (Lunt and Smee,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w:t>
      </w:r>
    </w:p>
    <w:bookmarkEnd w:id="122"/>
    <w:p w14:paraId="4AFE15FC" w14:textId="5EFFB643" w:rsidR="004305C9" w:rsidRPr="00C93F4D" w:rsidRDefault="004305C9" w:rsidP="007122EE">
      <w:pPr>
        <w:pStyle w:val="Compact"/>
        <w:spacing w:line="480" w:lineRule="auto"/>
        <w:jc w:val="both"/>
        <w:rPr>
          <w:rFonts w:ascii="Times New Roman" w:hAnsi="Times New Roman" w:cs="Times New Roman"/>
        </w:rPr>
      </w:pPr>
      <w:r w:rsidRPr="00C93F4D">
        <w:rPr>
          <w:rFonts w:ascii="Times New Roman" w:hAnsi="Times New Roman" w:cs="Times New Roman"/>
        </w:rPr>
        <w:t xml:space="preserve">River </w:t>
      </w:r>
      <w:r w:rsidR="007122EE" w:rsidRPr="00C93F4D">
        <w:rPr>
          <w:rFonts w:ascii="Times New Roman" w:hAnsi="Times New Roman" w:cs="Times New Roman"/>
        </w:rPr>
        <w:t xml:space="preserve">discharge </w:t>
      </w:r>
      <w:r w:rsidRPr="00C93F4D">
        <w:rPr>
          <w:rFonts w:ascii="Times New Roman" w:hAnsi="Times New Roman" w:cs="Times New Roman"/>
        </w:rPr>
        <w:t>has also been shown to significantly affect the abundance of juvenile anguillid eels. Juvenile anguillid eels tend to gather near the lower estuary banks during periods of high river flow, when the water is calmer (</w:t>
      </w:r>
      <w:r w:rsidR="00024AE8" w:rsidRPr="00C93F4D">
        <w:rPr>
          <w:rFonts w:ascii="Times New Roman" w:hAnsi="Times New Roman" w:cs="Times New Roman"/>
          <w:shd w:val="clear" w:color="auto" w:fill="FFFFFF"/>
        </w:rPr>
        <w:t xml:space="preserve">Livingston, 1997; Lytle and Poff; 2004; </w:t>
      </w:r>
      <w:r w:rsidR="00446FE3" w:rsidRPr="00C93F4D">
        <w:rPr>
          <w:rFonts w:ascii="Times New Roman" w:hAnsi="Times New Roman" w:cs="Times New Roman"/>
          <w:shd w:val="clear" w:color="auto" w:fill="FFFFFF"/>
        </w:rPr>
        <w:t xml:space="preserve">Selleslagh  and Amara, 2008; </w:t>
      </w:r>
      <w:r w:rsidR="002D1881" w:rsidRPr="00C93F4D">
        <w:rPr>
          <w:rFonts w:ascii="Times New Roman" w:hAnsi="Times New Roman" w:cs="Times New Roman"/>
          <w:shd w:val="clear" w:color="auto" w:fill="FFFFFF"/>
        </w:rPr>
        <w:t>Criales</w:t>
      </w:r>
      <w:r w:rsidR="002D1881" w:rsidRPr="00C93F4D">
        <w:rPr>
          <w:rFonts w:ascii="Times New Roman" w:hAnsi="Times New Roman" w:cs="Times New Roman"/>
        </w:rPr>
        <w:t xml:space="preserve"> </w:t>
      </w:r>
      <w:r w:rsidR="003C391E" w:rsidRPr="003C391E">
        <w:rPr>
          <w:rFonts w:ascii="Times New Roman" w:hAnsi="Times New Roman" w:cs="Times New Roman"/>
          <w:i/>
          <w:iCs/>
        </w:rPr>
        <w:t>et al.,</w:t>
      </w:r>
      <w:r w:rsidR="002D1881" w:rsidRPr="00C93F4D">
        <w:rPr>
          <w:rFonts w:ascii="Times New Roman" w:hAnsi="Times New Roman" w:cs="Times New Roman"/>
        </w:rPr>
        <w:t xml:space="preserve"> 2011; </w:t>
      </w:r>
      <w:r w:rsidRPr="00C93F4D">
        <w:rPr>
          <w:rFonts w:ascii="Times New Roman" w:hAnsi="Times New Roman" w:cs="Times New Roman"/>
        </w:rPr>
        <w:t xml:space="preserve">Harrison </w:t>
      </w:r>
      <w:r w:rsidR="003C391E" w:rsidRPr="003C391E">
        <w:rPr>
          <w:rFonts w:ascii="Times New Roman" w:hAnsi="Times New Roman" w:cs="Times New Roman"/>
          <w:i/>
          <w:iCs/>
        </w:rPr>
        <w:t>et al.,</w:t>
      </w:r>
      <w:r w:rsidRPr="00C93F4D">
        <w:rPr>
          <w:rFonts w:ascii="Times New Roman" w:hAnsi="Times New Roman" w:cs="Times New Roman"/>
        </w:rPr>
        <w:t xml:space="preserve"> 2014). However, this </w:t>
      </w:r>
      <w:r w:rsidR="009E6809" w:rsidRPr="00C93F4D">
        <w:rPr>
          <w:rFonts w:ascii="Times New Roman" w:hAnsi="Times New Roman" w:cs="Times New Roman"/>
        </w:rPr>
        <w:t>behavior</w:t>
      </w:r>
      <w:r w:rsidRPr="00C93F4D">
        <w:rPr>
          <w:rFonts w:ascii="Times New Roman" w:hAnsi="Times New Roman" w:cs="Times New Roman"/>
        </w:rPr>
        <w:t xml:space="preserve"> puts them at greater risk of predation and exploitation</w:t>
      </w:r>
      <w:r w:rsidR="005F5EAE" w:rsidRPr="00C93F4D">
        <w:rPr>
          <w:rFonts w:ascii="Times New Roman" w:hAnsi="Times New Roman" w:cs="Times New Roman"/>
        </w:rPr>
        <w:t xml:space="preserve"> (Rall </w:t>
      </w:r>
      <w:r w:rsidR="003C391E" w:rsidRPr="003C391E">
        <w:rPr>
          <w:rFonts w:ascii="Times New Roman" w:hAnsi="Times New Roman" w:cs="Times New Roman"/>
          <w:i/>
          <w:iCs/>
        </w:rPr>
        <w:t>et al.,</w:t>
      </w:r>
      <w:r w:rsidR="005F5EAE" w:rsidRPr="00C93F4D">
        <w:rPr>
          <w:rFonts w:ascii="Times New Roman" w:hAnsi="Times New Roman" w:cs="Times New Roman"/>
        </w:rPr>
        <w:t xml:space="preserve"> 2010)</w:t>
      </w:r>
      <w:r w:rsidRPr="00C93F4D">
        <w:rPr>
          <w:rFonts w:ascii="Times New Roman" w:hAnsi="Times New Roman" w:cs="Times New Roman"/>
        </w:rPr>
        <w:t xml:space="preserve">. </w:t>
      </w:r>
      <w:r w:rsidR="007122EE" w:rsidRPr="00C93F4D">
        <w:rPr>
          <w:rFonts w:ascii="Times New Roman" w:hAnsi="Times New Roman" w:cs="Times New Roman"/>
        </w:rPr>
        <w:t xml:space="preserve">Moreover, elevated river flows are associated with heightened concentrations of suspended sediments, resulting in higher </w:t>
      </w:r>
      <w:r w:rsidR="009E6809" w:rsidRPr="00C93F4D">
        <w:rPr>
          <w:rFonts w:ascii="Times New Roman" w:hAnsi="Times New Roman" w:cs="Times New Roman"/>
        </w:rPr>
        <w:t>turbidity, which</w:t>
      </w:r>
      <w:r w:rsidR="007122EE" w:rsidRPr="00C93F4D">
        <w:rPr>
          <w:rFonts w:ascii="Times New Roman" w:hAnsi="Times New Roman" w:cs="Times New Roman"/>
        </w:rPr>
        <w:t xml:space="preserve"> in turn leads to a higher density of juvenile anguillid eels dispersed across the river channel </w:t>
      </w:r>
      <w:r w:rsidRPr="00C93F4D">
        <w:rPr>
          <w:rFonts w:ascii="Times New Roman" w:hAnsi="Times New Roman" w:cs="Times New Roman"/>
        </w:rPr>
        <w:t xml:space="preserve">(Crivelli </w:t>
      </w:r>
      <w:r w:rsidR="003C391E" w:rsidRPr="003C391E">
        <w:rPr>
          <w:rFonts w:ascii="Times New Roman" w:hAnsi="Times New Roman" w:cs="Times New Roman"/>
          <w:i/>
          <w:iCs/>
        </w:rPr>
        <w:t>et al.,</w:t>
      </w:r>
      <w:r w:rsidRPr="00C93F4D">
        <w:rPr>
          <w:rFonts w:ascii="Times New Roman" w:hAnsi="Times New Roman" w:cs="Times New Roman"/>
        </w:rPr>
        <w:t xml:space="preserve"> 2008; Bru </w:t>
      </w:r>
      <w:r w:rsidR="003C391E" w:rsidRPr="003C391E">
        <w:rPr>
          <w:rFonts w:ascii="Times New Roman" w:hAnsi="Times New Roman" w:cs="Times New Roman"/>
          <w:i/>
          <w:iCs/>
        </w:rPr>
        <w:t>et al.,</w:t>
      </w:r>
      <w:r w:rsidRPr="00C93F4D">
        <w:rPr>
          <w:rFonts w:ascii="Times New Roman" w:hAnsi="Times New Roman" w:cs="Times New Roman"/>
        </w:rPr>
        <w:t xml:space="preserve"> 2009; </w:t>
      </w:r>
      <w:r w:rsidR="002D1881" w:rsidRPr="00C93F4D">
        <w:rPr>
          <w:rFonts w:ascii="Times New Roman" w:hAnsi="Times New Roman" w:cs="Times New Roman"/>
          <w:shd w:val="clear" w:color="auto" w:fill="FFFFFF"/>
        </w:rPr>
        <w:t>Criales</w:t>
      </w:r>
      <w:r w:rsidR="002D1881" w:rsidRPr="00C93F4D">
        <w:rPr>
          <w:rFonts w:ascii="Times New Roman" w:hAnsi="Times New Roman" w:cs="Times New Roman"/>
        </w:rPr>
        <w:t xml:space="preserve"> </w:t>
      </w:r>
      <w:r w:rsidR="003C391E" w:rsidRPr="003C391E">
        <w:rPr>
          <w:rFonts w:ascii="Times New Roman" w:hAnsi="Times New Roman" w:cs="Times New Roman"/>
          <w:i/>
          <w:iCs/>
        </w:rPr>
        <w:t>et al.,</w:t>
      </w:r>
      <w:r w:rsidR="002D1881" w:rsidRPr="00C93F4D">
        <w:rPr>
          <w:rFonts w:ascii="Times New Roman" w:hAnsi="Times New Roman" w:cs="Times New Roman"/>
        </w:rPr>
        <w:t xml:space="preserve"> 2011; </w:t>
      </w:r>
      <w:r w:rsidRPr="00C93F4D">
        <w:rPr>
          <w:rFonts w:ascii="Times New Roman" w:hAnsi="Times New Roman" w:cs="Times New Roman"/>
        </w:rPr>
        <w:t xml:space="preserve">Harrison </w:t>
      </w:r>
      <w:r w:rsidR="003C391E" w:rsidRPr="003C391E">
        <w:rPr>
          <w:rFonts w:ascii="Times New Roman" w:hAnsi="Times New Roman" w:cs="Times New Roman"/>
          <w:i/>
          <w:iCs/>
        </w:rPr>
        <w:t>et al.,</w:t>
      </w:r>
      <w:r w:rsidRPr="00C93F4D">
        <w:rPr>
          <w:rFonts w:ascii="Times New Roman" w:hAnsi="Times New Roman" w:cs="Times New Roman"/>
        </w:rPr>
        <w:t xml:space="preserve"> 2014). </w:t>
      </w:r>
    </w:p>
    <w:p w14:paraId="109E3120" w14:textId="5643CE2C" w:rsidR="004305C9" w:rsidRPr="00C93F4D" w:rsidRDefault="004305C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Along with the rheotactic effects of river flow on upstream migration, olfactory cues associated with freshwater have also been documented to play an important role in modulating inshore and upstream migration of juvenile anguillid eels (Tesch, 2003; </w:t>
      </w:r>
      <w:r w:rsidRPr="00C93F4D">
        <w:rPr>
          <w:rFonts w:ascii="Times New Roman" w:hAnsi="Times New Roman"/>
          <w:sz w:val="24"/>
          <w:szCs w:val="24"/>
        </w:rPr>
        <w:t xml:space="preserve">Bru </w:t>
      </w:r>
      <w:r w:rsidR="003C391E" w:rsidRPr="003C391E">
        <w:rPr>
          <w:rFonts w:ascii="Times New Roman" w:hAnsi="Times New Roman"/>
          <w:i/>
          <w:iCs/>
          <w:sz w:val="24"/>
          <w:szCs w:val="24"/>
        </w:rPr>
        <w:t>et al.,</w:t>
      </w:r>
      <w:r w:rsidRPr="00C93F4D">
        <w:rPr>
          <w:rFonts w:ascii="Times New Roman" w:hAnsi="Times New Roman"/>
          <w:sz w:val="24"/>
          <w:szCs w:val="24"/>
        </w:rPr>
        <w:t xml:space="preserve"> 2009; </w:t>
      </w:r>
      <w:r w:rsidRPr="00C93F4D">
        <w:rPr>
          <w:rFonts w:ascii="Times New Roman" w:hAnsi="Times New Roman"/>
          <w:color w:val="000000" w:themeColor="text1"/>
          <w:sz w:val="24"/>
          <w:szCs w:val="24"/>
        </w:rPr>
        <w:t xml:space="preserve">Harrison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2014). Freshwater odour</w:t>
      </w:r>
      <w:r w:rsidR="001A66CB"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are used </w:t>
      </w:r>
      <w:r w:rsidR="001A66CB" w:rsidRPr="00C93F4D">
        <w:rPr>
          <w:rFonts w:ascii="Times New Roman" w:hAnsi="Times New Roman"/>
          <w:color w:val="000000" w:themeColor="text1"/>
          <w:sz w:val="24"/>
          <w:szCs w:val="24"/>
        </w:rPr>
        <w:t xml:space="preserve">firstly </w:t>
      </w:r>
      <w:r w:rsidRPr="00C93F4D">
        <w:rPr>
          <w:rFonts w:ascii="Times New Roman" w:hAnsi="Times New Roman"/>
          <w:color w:val="000000" w:themeColor="text1"/>
          <w:sz w:val="24"/>
          <w:szCs w:val="24"/>
        </w:rPr>
        <w:t xml:space="preserve">as directional cues which facilitate recruitment towards inland waters and </w:t>
      </w:r>
      <w:r w:rsidR="001A66CB" w:rsidRPr="00C93F4D">
        <w:rPr>
          <w:rFonts w:ascii="Times New Roman" w:hAnsi="Times New Roman"/>
          <w:color w:val="000000" w:themeColor="text1"/>
          <w:sz w:val="24"/>
          <w:szCs w:val="24"/>
        </w:rPr>
        <w:t>secondly</w:t>
      </w:r>
      <w:r w:rsidRPr="00C93F4D">
        <w:rPr>
          <w:rFonts w:ascii="Times New Roman" w:hAnsi="Times New Roman"/>
          <w:color w:val="000000" w:themeColor="text1"/>
          <w:sz w:val="24"/>
          <w:szCs w:val="24"/>
        </w:rPr>
        <w:t xml:space="preserve"> behavioural cues, facilitating increased swimming activity during </w:t>
      </w:r>
      <w:r w:rsidR="007122EE" w:rsidRPr="00C93F4D">
        <w:rPr>
          <w:rFonts w:ascii="Times New Roman" w:hAnsi="Times New Roman"/>
          <w:color w:val="000000" w:themeColor="text1"/>
          <w:sz w:val="24"/>
          <w:szCs w:val="24"/>
        </w:rPr>
        <w:t>selective tidal stream transport</w:t>
      </w:r>
      <w:r w:rsidR="007122EE" w:rsidRPr="00C93F4D">
        <w:rPr>
          <w:rFonts w:ascii="Times New Roman" w:hAnsi="Times New Roman"/>
        </w:rPr>
        <w:t xml:space="preserve"> (</w:t>
      </w:r>
      <w:r w:rsidRPr="00C93F4D">
        <w:rPr>
          <w:rFonts w:ascii="Times New Roman" w:hAnsi="Times New Roman"/>
          <w:color w:val="000000" w:themeColor="text1"/>
          <w:sz w:val="24"/>
          <w:szCs w:val="24"/>
        </w:rPr>
        <w:t>STST</w:t>
      </w:r>
      <w:r w:rsidR="007122EE"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Pr="00C93F4D">
        <w:rPr>
          <w:rFonts w:ascii="Times New Roman" w:hAnsi="Times New Roman"/>
          <w:sz w:val="24"/>
          <w:szCs w:val="24"/>
        </w:rPr>
        <w:t xml:space="preserve">McCleave and Jellyman, 2002; Tesch, 2003; Bru </w:t>
      </w:r>
      <w:r w:rsidR="003C391E" w:rsidRPr="003C391E">
        <w:rPr>
          <w:rFonts w:ascii="Times New Roman" w:hAnsi="Times New Roman"/>
          <w:i/>
          <w:iCs/>
          <w:sz w:val="24"/>
          <w:szCs w:val="24"/>
        </w:rPr>
        <w:t>et al.,</w:t>
      </w:r>
      <w:r w:rsidRPr="00C93F4D">
        <w:rPr>
          <w:rFonts w:ascii="Times New Roman" w:hAnsi="Times New Roman"/>
          <w:sz w:val="24"/>
          <w:szCs w:val="24"/>
        </w:rPr>
        <w:t xml:space="preserve"> 2009</w:t>
      </w:r>
      <w:r w:rsidRPr="00C93F4D">
        <w:rPr>
          <w:rFonts w:ascii="Times New Roman" w:hAnsi="Times New Roman"/>
          <w:color w:val="000000" w:themeColor="text1"/>
          <w:sz w:val="24"/>
          <w:szCs w:val="24"/>
        </w:rPr>
        <w:t xml:space="preserve">). This is aided by the well-developed good sense of smell, olfactory rosette and nasal cavity of both glass eels and elvers which are documented to be similar to those of other fish species (Tesch, 2003).  </w:t>
      </w:r>
    </w:p>
    <w:p w14:paraId="1FCF6488" w14:textId="77777777" w:rsidR="004305C9" w:rsidRPr="00C93F4D" w:rsidRDefault="004305C9" w:rsidP="00F2370D">
      <w:pPr>
        <w:spacing w:line="480" w:lineRule="auto"/>
        <w:jc w:val="both"/>
        <w:rPr>
          <w:rFonts w:ascii="Times New Roman" w:hAnsi="Times New Roman"/>
          <w:sz w:val="24"/>
          <w:szCs w:val="24"/>
        </w:rPr>
      </w:pPr>
    </w:p>
    <w:p w14:paraId="0C84B70D" w14:textId="77777777" w:rsidR="00EA5376" w:rsidRPr="00C93F4D" w:rsidRDefault="00EA5376"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63EADAAB" w14:textId="42E5687F" w:rsidR="00D16481" w:rsidRPr="00C93F4D" w:rsidRDefault="00EA5376" w:rsidP="00F2370D">
      <w:pPr>
        <w:pStyle w:val="Title"/>
        <w:rPr>
          <w:rFonts w:cs="Times New Roman"/>
        </w:rPr>
      </w:pPr>
      <w:bookmarkStart w:id="123" w:name="_Toc128808279"/>
      <w:bookmarkStart w:id="124" w:name="_Toc128809576"/>
      <w:bookmarkStart w:id="125" w:name="_Toc144063165"/>
      <w:bookmarkEnd w:id="121"/>
      <w:r w:rsidRPr="00C93F4D">
        <w:rPr>
          <w:rFonts w:cs="Times New Roman"/>
        </w:rPr>
        <w:t>CHAPTER THREE</w:t>
      </w:r>
      <w:bookmarkEnd w:id="123"/>
      <w:bookmarkEnd w:id="124"/>
      <w:bookmarkEnd w:id="125"/>
    </w:p>
    <w:p w14:paraId="5480AA55" w14:textId="3011405D" w:rsidR="00211FEA" w:rsidRPr="00C93F4D" w:rsidRDefault="00EA5376" w:rsidP="00F2370D">
      <w:pPr>
        <w:pStyle w:val="Heading1"/>
        <w:jc w:val="center"/>
      </w:pPr>
      <w:bookmarkStart w:id="126" w:name="_Toc128808280"/>
      <w:bookmarkStart w:id="127" w:name="_Toc128809577"/>
      <w:bookmarkStart w:id="128" w:name="_Toc144063166"/>
      <w:r w:rsidRPr="00C93F4D">
        <w:t>MATERIALS AND METHODS</w:t>
      </w:r>
      <w:bookmarkEnd w:id="126"/>
      <w:bookmarkEnd w:id="127"/>
      <w:bookmarkEnd w:id="128"/>
    </w:p>
    <w:p w14:paraId="11ED7573" w14:textId="3F574A5A" w:rsidR="00EA5376" w:rsidRPr="00C93F4D" w:rsidRDefault="00EA5376" w:rsidP="00F2370D">
      <w:pPr>
        <w:pStyle w:val="Heading2"/>
        <w:jc w:val="both"/>
      </w:pPr>
      <w:bookmarkStart w:id="129" w:name="_Toc128808281"/>
      <w:bookmarkStart w:id="130" w:name="_Toc128809578"/>
      <w:bookmarkStart w:id="131" w:name="_Toc144063167"/>
      <w:r w:rsidRPr="00C93F4D">
        <w:t>Study area</w:t>
      </w:r>
      <w:bookmarkEnd w:id="129"/>
      <w:bookmarkEnd w:id="130"/>
      <w:bookmarkEnd w:id="131"/>
    </w:p>
    <w:p w14:paraId="5BB930DD" w14:textId="53E75233" w:rsidR="00E47060" w:rsidRPr="00C93F4D" w:rsidRDefault="00D16481" w:rsidP="00F2370D">
      <w:pPr>
        <w:spacing w:line="480" w:lineRule="auto"/>
        <w:jc w:val="both"/>
        <w:rPr>
          <w:rFonts w:ascii="Times New Roman" w:hAnsi="Times New Roman"/>
          <w:color w:val="000000" w:themeColor="text1"/>
          <w:sz w:val="24"/>
          <w:szCs w:val="24"/>
        </w:rPr>
      </w:pPr>
      <w:bookmarkStart w:id="132" w:name="page19"/>
      <w:bookmarkStart w:id="133" w:name="_Toc20687089"/>
      <w:bookmarkEnd w:id="132"/>
      <w:r w:rsidRPr="00C93F4D">
        <w:rPr>
          <w:rFonts w:ascii="Times New Roman" w:hAnsi="Times New Roman"/>
          <w:color w:val="000000" w:themeColor="text1"/>
          <w:sz w:val="24"/>
          <w:szCs w:val="24"/>
        </w:rPr>
        <w:t xml:space="preserve">The study was conducted in the </w:t>
      </w:r>
      <w:r w:rsidR="00E877C8" w:rsidRPr="00C93F4D">
        <w:rPr>
          <w:rFonts w:ascii="Times New Roman" w:hAnsi="Times New Roman"/>
          <w:color w:val="000000" w:themeColor="text1"/>
          <w:sz w:val="24"/>
          <w:szCs w:val="24"/>
        </w:rPr>
        <w:t>Sabaki Estuary</w:t>
      </w:r>
      <w:r w:rsidR="005F4839" w:rsidRPr="00C93F4D">
        <w:rPr>
          <w:rFonts w:ascii="Times New Roman" w:hAnsi="Times New Roman"/>
          <w:color w:val="000000" w:themeColor="text1"/>
          <w:sz w:val="24"/>
          <w:szCs w:val="24"/>
        </w:rPr>
        <w:t>,</w:t>
      </w:r>
      <w:r w:rsidR="00A678A1" w:rsidRPr="00C93F4D">
        <w:rPr>
          <w:rFonts w:ascii="Times New Roman" w:hAnsi="Times New Roman"/>
          <w:color w:val="000000" w:themeColor="text1"/>
          <w:sz w:val="24"/>
          <w:szCs w:val="24"/>
        </w:rPr>
        <w:t xml:space="preserve"> </w:t>
      </w:r>
      <w:r w:rsidR="005F4839" w:rsidRPr="00C93F4D">
        <w:rPr>
          <w:rFonts w:ascii="Times New Roman" w:hAnsi="Times New Roman"/>
          <w:color w:val="000000" w:themeColor="text1"/>
          <w:sz w:val="24"/>
          <w:szCs w:val="24"/>
        </w:rPr>
        <w:t>which</w:t>
      </w:r>
      <w:r w:rsidRPr="00C93F4D">
        <w:rPr>
          <w:rFonts w:ascii="Times New Roman" w:hAnsi="Times New Roman"/>
          <w:color w:val="000000" w:themeColor="text1"/>
          <w:sz w:val="24"/>
          <w:szCs w:val="24"/>
        </w:rPr>
        <w:t xml:space="preserve"> lies between longitude: 3.2ºS and latitude: 40.15º</w:t>
      </w:r>
      <w:r w:rsidR="00B250E7" w:rsidRPr="00C93F4D">
        <w:rPr>
          <w:rFonts w:ascii="Times New Roman" w:hAnsi="Times New Roman"/>
          <w:color w:val="000000" w:themeColor="text1"/>
          <w:sz w:val="24"/>
          <w:szCs w:val="24"/>
        </w:rPr>
        <w:t>E</w:t>
      </w:r>
      <w:r w:rsidR="001A66CB" w:rsidRPr="00C93F4D">
        <w:rPr>
          <w:rFonts w:ascii="Times New Roman" w:hAnsi="Times New Roman"/>
          <w:color w:val="000000" w:themeColor="text1"/>
          <w:sz w:val="24"/>
          <w:szCs w:val="24"/>
        </w:rPr>
        <w:t xml:space="preserve">, The </w:t>
      </w:r>
      <w:r w:rsidR="00E877C8" w:rsidRPr="00C93F4D">
        <w:rPr>
          <w:rFonts w:ascii="Times New Roman" w:hAnsi="Times New Roman"/>
          <w:color w:val="000000" w:themeColor="text1"/>
          <w:sz w:val="24"/>
          <w:szCs w:val="24"/>
        </w:rPr>
        <w:t>Sabaki Estuary</w:t>
      </w:r>
      <w:r w:rsidR="001A66CB" w:rsidRPr="00C93F4D">
        <w:rPr>
          <w:rFonts w:ascii="Times New Roman" w:hAnsi="Times New Roman"/>
          <w:color w:val="000000" w:themeColor="text1"/>
          <w:sz w:val="24"/>
          <w:szCs w:val="24"/>
        </w:rPr>
        <w:t xml:space="preserve"> is located 10 km north of Malindi town</w:t>
      </w:r>
      <w:r w:rsidR="00043A6B">
        <w:rPr>
          <w:rFonts w:ascii="Times New Roman" w:hAnsi="Times New Roman"/>
          <w:color w:val="000000" w:themeColor="text1"/>
          <w:sz w:val="24"/>
          <w:szCs w:val="24"/>
        </w:rPr>
        <w:t xml:space="preserve"> in Kilifi county </w:t>
      </w:r>
      <w:r w:rsidR="001A66CB"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occupying</w:t>
      </w:r>
      <w:r w:rsidR="00B250E7" w:rsidRPr="00C93F4D">
        <w:rPr>
          <w:rFonts w:ascii="Times New Roman" w:hAnsi="Times New Roman"/>
          <w:color w:val="000000" w:themeColor="text1"/>
          <w:sz w:val="24"/>
          <w:szCs w:val="24"/>
        </w:rPr>
        <w:t xml:space="preserve"> an area of</w:t>
      </w:r>
      <w:r w:rsidRPr="00C93F4D">
        <w:rPr>
          <w:rFonts w:ascii="Times New Roman" w:hAnsi="Times New Roman"/>
          <w:color w:val="000000" w:themeColor="text1"/>
          <w:sz w:val="24"/>
          <w:szCs w:val="24"/>
        </w:rPr>
        <w:t xml:space="preserve"> approximately 250 ha (Abuodha</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1998; </w:t>
      </w:r>
      <w:r w:rsidR="00CC0EEB" w:rsidRPr="00C93F4D">
        <w:rPr>
          <w:rFonts w:ascii="Times New Roman" w:hAnsi="Times New Roman"/>
          <w:color w:val="000000" w:themeColor="text1"/>
          <w:sz w:val="24"/>
          <w:szCs w:val="24"/>
        </w:rPr>
        <w:t>GOK, 2014</w:t>
      </w:r>
      <w:r w:rsidRPr="00C93F4D">
        <w:rPr>
          <w:rFonts w:ascii="Times New Roman" w:hAnsi="Times New Roman"/>
          <w:color w:val="000000" w:themeColor="text1"/>
          <w:sz w:val="24"/>
          <w:szCs w:val="24"/>
        </w:rPr>
        <w:t xml:space="preserve">). </w:t>
      </w:r>
      <w:r w:rsidR="00E47060" w:rsidRPr="00C93F4D">
        <w:rPr>
          <w:rFonts w:ascii="Times New Roman" w:hAnsi="Times New Roman"/>
          <w:color w:val="000000" w:themeColor="text1"/>
          <w:sz w:val="24"/>
          <w:szCs w:val="24"/>
        </w:rPr>
        <w:t xml:space="preserve">The </w:t>
      </w:r>
      <w:r w:rsidR="00E877C8" w:rsidRPr="00C93F4D">
        <w:rPr>
          <w:rFonts w:ascii="Times New Roman" w:hAnsi="Times New Roman"/>
          <w:color w:val="000000" w:themeColor="text1"/>
          <w:sz w:val="24"/>
          <w:szCs w:val="24"/>
        </w:rPr>
        <w:t>Sabaki Estuary</w:t>
      </w:r>
      <w:r w:rsidR="00E47060" w:rsidRPr="00C93F4D">
        <w:rPr>
          <w:rFonts w:ascii="Times New Roman" w:hAnsi="Times New Roman"/>
          <w:color w:val="000000" w:themeColor="text1"/>
          <w:sz w:val="24"/>
          <w:szCs w:val="24"/>
        </w:rPr>
        <w:t xml:space="preserve"> </w:t>
      </w:r>
      <w:r w:rsidR="001A66CB" w:rsidRPr="00C93F4D">
        <w:rPr>
          <w:rFonts w:ascii="Times New Roman" w:hAnsi="Times New Roman"/>
          <w:color w:val="000000" w:themeColor="text1"/>
          <w:sz w:val="24"/>
          <w:szCs w:val="24"/>
        </w:rPr>
        <w:t xml:space="preserve">form the </w:t>
      </w:r>
      <w:r w:rsidR="00D311E3" w:rsidRPr="00C93F4D">
        <w:rPr>
          <w:rFonts w:ascii="Times New Roman" w:hAnsi="Times New Roman"/>
          <w:color w:val="000000" w:themeColor="text1"/>
          <w:sz w:val="24"/>
          <w:szCs w:val="24"/>
        </w:rPr>
        <w:t>downstream</w:t>
      </w:r>
      <w:r w:rsidR="001A66CB" w:rsidRPr="00C93F4D">
        <w:rPr>
          <w:rFonts w:ascii="Times New Roman" w:hAnsi="Times New Roman"/>
          <w:color w:val="000000" w:themeColor="text1"/>
          <w:sz w:val="24"/>
          <w:szCs w:val="24"/>
        </w:rPr>
        <w:t xml:space="preserve"> reaches of</w:t>
      </w:r>
      <w:r w:rsidR="007122EE" w:rsidRPr="00C93F4D">
        <w:rPr>
          <w:rFonts w:ascii="Times New Roman" w:hAnsi="Times New Roman"/>
          <w:color w:val="000000" w:themeColor="text1"/>
          <w:sz w:val="24"/>
          <w:szCs w:val="24"/>
        </w:rPr>
        <w:t xml:space="preserve"> </w:t>
      </w:r>
      <w:r w:rsidR="00E47060" w:rsidRPr="00C93F4D">
        <w:rPr>
          <w:rFonts w:ascii="Times New Roman" w:hAnsi="Times New Roman"/>
          <w:color w:val="000000" w:themeColor="text1"/>
          <w:sz w:val="24"/>
          <w:szCs w:val="24"/>
        </w:rPr>
        <w:t>the Athi</w:t>
      </w:r>
      <w:r w:rsidR="001A66CB" w:rsidRPr="00C93F4D">
        <w:rPr>
          <w:rFonts w:ascii="Times New Roman" w:hAnsi="Times New Roman"/>
          <w:color w:val="000000" w:themeColor="text1"/>
          <w:sz w:val="24"/>
          <w:szCs w:val="24"/>
        </w:rPr>
        <w:t>-Galan-</w:t>
      </w:r>
      <w:r w:rsidR="00E877C8" w:rsidRPr="00C93F4D">
        <w:rPr>
          <w:rFonts w:ascii="Times New Roman" w:hAnsi="Times New Roman"/>
          <w:color w:val="000000" w:themeColor="text1"/>
          <w:sz w:val="24"/>
          <w:szCs w:val="24"/>
        </w:rPr>
        <w:t>Sabaki</w:t>
      </w:r>
      <w:r w:rsidR="001A66CB" w:rsidRPr="00C93F4D">
        <w:rPr>
          <w:rFonts w:ascii="Times New Roman" w:hAnsi="Times New Roman"/>
          <w:color w:val="000000" w:themeColor="text1"/>
          <w:sz w:val="24"/>
          <w:szCs w:val="24"/>
        </w:rPr>
        <w:t xml:space="preserve"> (Athi)</w:t>
      </w:r>
      <w:r w:rsidR="00E47060" w:rsidRPr="00C93F4D">
        <w:rPr>
          <w:rFonts w:ascii="Times New Roman" w:hAnsi="Times New Roman"/>
          <w:color w:val="000000" w:themeColor="text1"/>
          <w:sz w:val="24"/>
          <w:szCs w:val="24"/>
        </w:rPr>
        <w:t xml:space="preserve"> River</w:t>
      </w:r>
      <w:r w:rsidR="001A66CB" w:rsidRPr="00C93F4D">
        <w:rPr>
          <w:rFonts w:ascii="Times New Roman" w:hAnsi="Times New Roman"/>
          <w:color w:val="000000" w:themeColor="text1"/>
          <w:sz w:val="24"/>
          <w:szCs w:val="24"/>
        </w:rPr>
        <w:t>. The Athi river is</w:t>
      </w:r>
      <w:r w:rsidR="00E47060" w:rsidRPr="00C93F4D">
        <w:rPr>
          <w:rFonts w:ascii="Times New Roman" w:hAnsi="Times New Roman"/>
          <w:color w:val="000000" w:themeColor="text1"/>
          <w:sz w:val="24"/>
          <w:szCs w:val="24"/>
        </w:rPr>
        <w:t xml:space="preserve"> the second largest river in Kenya; which discharges its waters into the Indian Ocean</w:t>
      </w:r>
      <w:r w:rsidR="00134461" w:rsidRPr="00C93F4D">
        <w:rPr>
          <w:rFonts w:ascii="Times New Roman" w:hAnsi="Times New Roman"/>
          <w:color w:val="000000" w:themeColor="text1"/>
          <w:sz w:val="24"/>
          <w:szCs w:val="24"/>
        </w:rPr>
        <w:t>,</w:t>
      </w:r>
      <w:r w:rsidR="00E47060" w:rsidRPr="00C93F4D">
        <w:rPr>
          <w:rFonts w:ascii="Times New Roman" w:hAnsi="Times New Roman"/>
          <w:color w:val="000000" w:themeColor="text1"/>
          <w:sz w:val="24"/>
          <w:szCs w:val="24"/>
        </w:rPr>
        <w:t xml:space="preserve"> north of Malindi along the Kenya coastline, near the Malindi–Watamu reef complex (</w:t>
      </w:r>
      <w:r w:rsidR="00CC0EEB" w:rsidRPr="00C93F4D">
        <w:rPr>
          <w:rFonts w:ascii="Times New Roman" w:hAnsi="Times New Roman"/>
          <w:color w:val="000000" w:themeColor="text1"/>
          <w:sz w:val="24"/>
          <w:szCs w:val="24"/>
        </w:rPr>
        <w:t xml:space="preserve">GOK, 2014; GOK, 2016; </w:t>
      </w:r>
      <w:r w:rsidR="00E47060" w:rsidRPr="00C93F4D">
        <w:rPr>
          <w:rFonts w:ascii="Times New Roman" w:hAnsi="Times New Roman"/>
          <w:color w:val="000000" w:themeColor="text1"/>
          <w:sz w:val="24"/>
          <w:szCs w:val="24"/>
        </w:rPr>
        <w:t xml:space="preserve">Marwik </w:t>
      </w:r>
      <w:r w:rsidR="003C391E" w:rsidRPr="003C391E">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00E47060" w:rsidRPr="00C93F4D">
        <w:rPr>
          <w:rFonts w:ascii="Times New Roman" w:hAnsi="Times New Roman"/>
          <w:color w:val="000000" w:themeColor="text1"/>
          <w:sz w:val="24"/>
          <w:szCs w:val="24"/>
        </w:rPr>
        <w:t>2014).</w:t>
      </w:r>
    </w:p>
    <w:p w14:paraId="6F67845C" w14:textId="018CF862" w:rsidR="00D311E3" w:rsidRPr="00C93F4D" w:rsidRDefault="00D16481"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w:t>
      </w:r>
      <w:r w:rsidR="00834E6D" w:rsidRPr="00C93F4D">
        <w:rPr>
          <w:rFonts w:ascii="Times New Roman" w:hAnsi="Times New Roman"/>
          <w:color w:val="000000" w:themeColor="text1"/>
          <w:sz w:val="24"/>
          <w:szCs w:val="24"/>
        </w:rPr>
        <w:t xml:space="preserv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is made up of two main zones;</w:t>
      </w:r>
      <w:r w:rsidR="00B250E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an intertidal muddy area and </w:t>
      </w:r>
      <w:r w:rsidR="005F4839" w:rsidRPr="00C93F4D">
        <w:rPr>
          <w:rFonts w:ascii="Times New Roman" w:hAnsi="Times New Roman"/>
          <w:color w:val="000000" w:themeColor="text1"/>
          <w:sz w:val="24"/>
          <w:szCs w:val="24"/>
        </w:rPr>
        <w:t>a</w:t>
      </w:r>
      <w:r w:rsidRPr="00C93F4D">
        <w:rPr>
          <w:rFonts w:ascii="Times New Roman" w:hAnsi="Times New Roman"/>
          <w:color w:val="000000" w:themeColor="text1"/>
          <w:sz w:val="24"/>
          <w:szCs w:val="24"/>
        </w:rPr>
        <w:t xml:space="preserve"> main tidal channel, </w:t>
      </w:r>
      <w:r w:rsidR="00B250E7" w:rsidRPr="00C93F4D">
        <w:rPr>
          <w:rFonts w:ascii="Times New Roman" w:hAnsi="Times New Roman"/>
          <w:color w:val="000000" w:themeColor="text1"/>
          <w:sz w:val="24"/>
          <w:szCs w:val="24"/>
        </w:rPr>
        <w:t xml:space="preserve">both of which are subjected to seasonal tidal effects </w:t>
      </w:r>
      <w:r w:rsidR="004661D9" w:rsidRPr="00C93F4D">
        <w:rPr>
          <w:rFonts w:ascii="Times New Roman" w:hAnsi="Times New Roman"/>
          <w:color w:val="000000" w:themeColor="text1"/>
          <w:sz w:val="24"/>
          <w:szCs w:val="24"/>
        </w:rPr>
        <w:t>i.e.,</w:t>
      </w:r>
      <w:r w:rsidRPr="00C93F4D">
        <w:rPr>
          <w:rFonts w:ascii="Times New Roman" w:hAnsi="Times New Roman"/>
          <w:color w:val="000000" w:themeColor="text1"/>
          <w:sz w:val="24"/>
          <w:szCs w:val="24"/>
        </w:rPr>
        <w:t xml:space="preserve"> </w:t>
      </w:r>
      <w:r w:rsidR="00B250E7" w:rsidRPr="00C93F4D">
        <w:rPr>
          <w:rFonts w:ascii="Times New Roman" w:hAnsi="Times New Roman"/>
          <w:color w:val="000000" w:themeColor="text1"/>
          <w:sz w:val="24"/>
          <w:szCs w:val="24"/>
        </w:rPr>
        <w:t xml:space="preserve">the </w:t>
      </w:r>
      <w:r w:rsidRPr="00C93F4D">
        <w:rPr>
          <w:rFonts w:ascii="Times New Roman" w:hAnsi="Times New Roman"/>
          <w:color w:val="000000" w:themeColor="text1"/>
          <w:sz w:val="24"/>
          <w:szCs w:val="24"/>
        </w:rPr>
        <w:t>spring and neap tide</w:t>
      </w:r>
      <w:r w:rsidR="00B250E7"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(Kitheka </w:t>
      </w:r>
      <w:r w:rsidR="003C391E" w:rsidRPr="003C391E">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2015;</w:t>
      </w:r>
      <w:r w:rsidR="00143141" w:rsidRPr="00C93F4D">
        <w:rPr>
          <w:rFonts w:ascii="Times New Roman" w:hAnsi="Times New Roman"/>
          <w:color w:val="000000" w:themeColor="text1"/>
          <w:sz w:val="24"/>
          <w:szCs w:val="24"/>
          <w:shd w:val="clear" w:color="auto" w:fill="FFFFFF"/>
        </w:rPr>
        <w:t xml:space="preserve"> Kapombe, 2016;</w:t>
      </w:r>
      <w:r w:rsidRPr="00C93F4D">
        <w:rPr>
          <w:rFonts w:ascii="Times New Roman" w:hAnsi="Times New Roman"/>
          <w:color w:val="000000" w:themeColor="text1"/>
          <w:sz w:val="24"/>
          <w:szCs w:val="24"/>
        </w:rPr>
        <w:t xml:space="preserve"> Kitheka </w:t>
      </w:r>
      <w:r w:rsidR="003C391E" w:rsidRPr="003C391E">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001B09EB" w:rsidRPr="00C93F4D">
        <w:rPr>
          <w:rFonts w:ascii="Times New Roman" w:hAnsi="Times New Roman"/>
          <w:color w:val="000000" w:themeColor="text1"/>
          <w:sz w:val="24"/>
          <w:szCs w:val="24"/>
        </w:rPr>
        <w:t xml:space="preserve"> whereby during each tidal cycle, seawater which is flushed out (Kitheka </w:t>
      </w:r>
      <w:r w:rsidR="003C391E" w:rsidRPr="003C391E">
        <w:rPr>
          <w:rFonts w:ascii="Times New Roman" w:hAnsi="Times New Roman"/>
          <w:i/>
          <w:iCs/>
          <w:color w:val="000000" w:themeColor="text1"/>
          <w:sz w:val="24"/>
          <w:szCs w:val="24"/>
        </w:rPr>
        <w:t>et al.,</w:t>
      </w:r>
      <w:r w:rsidR="001B09EB" w:rsidRPr="00C93F4D">
        <w:rPr>
          <w:rFonts w:ascii="Times New Roman" w:hAnsi="Times New Roman"/>
          <w:i/>
          <w:iCs/>
          <w:color w:val="000000" w:themeColor="text1"/>
          <w:sz w:val="24"/>
          <w:szCs w:val="24"/>
        </w:rPr>
        <w:t xml:space="preserve"> </w:t>
      </w:r>
      <w:r w:rsidR="001B09EB" w:rsidRPr="00C93F4D">
        <w:rPr>
          <w:rFonts w:ascii="Times New Roman" w:hAnsi="Times New Roman"/>
          <w:color w:val="000000" w:themeColor="text1"/>
          <w:sz w:val="24"/>
          <w:szCs w:val="24"/>
        </w:rPr>
        <w:t>2016</w:t>
      </w:r>
      <w:r w:rsidR="00A86BB4" w:rsidRPr="00C93F4D">
        <w:rPr>
          <w:rFonts w:ascii="Times New Roman" w:hAnsi="Times New Roman"/>
          <w:color w:val="000000" w:themeColor="text1"/>
          <w:sz w:val="24"/>
          <w:szCs w:val="24"/>
        </w:rPr>
        <w:t xml:space="preserve">; Marwick </w:t>
      </w:r>
      <w:r w:rsidR="003C391E" w:rsidRPr="003C391E">
        <w:rPr>
          <w:rFonts w:ascii="Times New Roman" w:hAnsi="Times New Roman"/>
          <w:i/>
          <w:iCs/>
          <w:color w:val="000000" w:themeColor="text1"/>
          <w:sz w:val="24"/>
          <w:szCs w:val="24"/>
        </w:rPr>
        <w:t>et al.,</w:t>
      </w:r>
      <w:r w:rsidR="00A86BB4" w:rsidRPr="00C93F4D">
        <w:rPr>
          <w:rFonts w:ascii="Times New Roman" w:hAnsi="Times New Roman"/>
          <w:color w:val="000000" w:themeColor="text1"/>
          <w:sz w:val="24"/>
          <w:szCs w:val="24"/>
        </w:rPr>
        <w:t xml:space="preserve"> 2018</w:t>
      </w:r>
      <w:r w:rsidR="001B09EB" w:rsidRPr="00C93F4D">
        <w:rPr>
          <w:rFonts w:ascii="Times New Roman" w:hAnsi="Times New Roman"/>
          <w:color w:val="000000" w:themeColor="text1"/>
          <w:sz w:val="24"/>
          <w:szCs w:val="24"/>
        </w:rPr>
        <w:t>). Additionally,</w:t>
      </w:r>
      <w:r w:rsidRPr="00C93F4D">
        <w:rPr>
          <w:rFonts w:ascii="Times New Roman" w:hAnsi="Times New Roman"/>
          <w:color w:val="000000" w:themeColor="text1"/>
          <w:sz w:val="24"/>
          <w:szCs w:val="24"/>
        </w:rPr>
        <w:t xml:space="preserve"> </w:t>
      </w:r>
      <w:r w:rsidR="001B09EB" w:rsidRPr="00C93F4D">
        <w:rPr>
          <w:rFonts w:ascii="Times New Roman" w:hAnsi="Times New Roman"/>
          <w:color w:val="000000" w:themeColor="text1"/>
          <w:sz w:val="24"/>
          <w:szCs w:val="24"/>
        </w:rPr>
        <w:t>d</w:t>
      </w:r>
      <w:r w:rsidR="005F4839" w:rsidRPr="00C93F4D">
        <w:rPr>
          <w:rFonts w:ascii="Times New Roman" w:hAnsi="Times New Roman"/>
          <w:color w:val="000000" w:themeColor="text1"/>
          <w:sz w:val="24"/>
          <w:szCs w:val="24"/>
        </w:rPr>
        <w:t>uring each tidal cycle, the estuary experiences alternating low and high waters with an average depth of 3</w:t>
      </w:r>
      <w:r w:rsidR="00A73C5C" w:rsidRPr="00C93F4D">
        <w:rPr>
          <w:rFonts w:ascii="Times New Roman" w:hAnsi="Times New Roman"/>
          <w:color w:val="000000" w:themeColor="text1"/>
          <w:sz w:val="24"/>
          <w:szCs w:val="24"/>
        </w:rPr>
        <w:t xml:space="preserve"> </w:t>
      </w:r>
      <w:r w:rsidR="005F4839" w:rsidRPr="00C93F4D">
        <w:rPr>
          <w:rFonts w:ascii="Times New Roman" w:hAnsi="Times New Roman"/>
          <w:color w:val="000000" w:themeColor="text1"/>
          <w:sz w:val="24"/>
          <w:szCs w:val="24"/>
        </w:rPr>
        <w:t>m</w:t>
      </w:r>
      <w:r w:rsidR="00E30C29" w:rsidRPr="00C93F4D">
        <w:rPr>
          <w:rFonts w:ascii="Times New Roman" w:hAnsi="Times New Roman"/>
          <w:color w:val="000000" w:themeColor="text1"/>
          <w:sz w:val="24"/>
          <w:szCs w:val="24"/>
        </w:rPr>
        <w:t xml:space="preserve"> (</w:t>
      </w:r>
      <w:r w:rsidR="00143141" w:rsidRPr="00C93F4D">
        <w:rPr>
          <w:rFonts w:ascii="Times New Roman" w:hAnsi="Times New Roman"/>
          <w:color w:val="000000" w:themeColor="text1"/>
          <w:sz w:val="24"/>
          <w:szCs w:val="24"/>
        </w:rPr>
        <w:t xml:space="preserve">Kitheka, 2002; </w:t>
      </w:r>
      <w:r w:rsidR="00E30C29" w:rsidRPr="00C93F4D">
        <w:rPr>
          <w:rFonts w:ascii="Times New Roman" w:hAnsi="Times New Roman"/>
          <w:color w:val="000000" w:themeColor="text1"/>
          <w:sz w:val="24"/>
          <w:szCs w:val="24"/>
        </w:rPr>
        <w:t xml:space="preserve">Kitheka </w:t>
      </w:r>
      <w:r w:rsidR="003C391E" w:rsidRPr="003C391E">
        <w:rPr>
          <w:rFonts w:ascii="Times New Roman" w:hAnsi="Times New Roman"/>
          <w:i/>
          <w:iCs/>
          <w:color w:val="000000" w:themeColor="text1"/>
          <w:sz w:val="24"/>
          <w:szCs w:val="24"/>
        </w:rPr>
        <w:t>et al.,</w:t>
      </w:r>
      <w:r w:rsidR="00E30C29" w:rsidRPr="00C93F4D">
        <w:rPr>
          <w:rFonts w:ascii="Times New Roman" w:hAnsi="Times New Roman"/>
          <w:i/>
          <w:iCs/>
          <w:color w:val="000000" w:themeColor="text1"/>
          <w:sz w:val="24"/>
          <w:szCs w:val="24"/>
        </w:rPr>
        <w:t xml:space="preserve"> </w:t>
      </w:r>
      <w:r w:rsidR="00E30C29" w:rsidRPr="00C93F4D">
        <w:rPr>
          <w:rFonts w:ascii="Times New Roman" w:hAnsi="Times New Roman"/>
          <w:color w:val="000000" w:themeColor="text1"/>
          <w:sz w:val="24"/>
          <w:szCs w:val="24"/>
        </w:rPr>
        <w:t xml:space="preserve">2015; Kitheka </w:t>
      </w:r>
      <w:r w:rsidR="003C391E" w:rsidRPr="003C391E">
        <w:rPr>
          <w:rFonts w:ascii="Times New Roman" w:hAnsi="Times New Roman"/>
          <w:i/>
          <w:iCs/>
          <w:color w:val="000000" w:themeColor="text1"/>
          <w:sz w:val="24"/>
          <w:szCs w:val="24"/>
        </w:rPr>
        <w:t>et al.,</w:t>
      </w:r>
      <w:r w:rsidR="00E30C29" w:rsidRPr="00C93F4D">
        <w:rPr>
          <w:rFonts w:ascii="Times New Roman" w:hAnsi="Times New Roman"/>
          <w:i/>
          <w:iCs/>
          <w:color w:val="000000" w:themeColor="text1"/>
          <w:sz w:val="24"/>
          <w:szCs w:val="24"/>
        </w:rPr>
        <w:t xml:space="preserve"> </w:t>
      </w:r>
      <w:r w:rsidR="00E30C29" w:rsidRPr="00C93F4D">
        <w:rPr>
          <w:rFonts w:ascii="Times New Roman" w:hAnsi="Times New Roman"/>
          <w:color w:val="000000" w:themeColor="text1"/>
          <w:sz w:val="24"/>
          <w:szCs w:val="24"/>
        </w:rPr>
        <w:t>2016)</w:t>
      </w:r>
      <w:r w:rsidR="005F4839" w:rsidRPr="00C93F4D">
        <w:rPr>
          <w:rFonts w:ascii="Times New Roman" w:hAnsi="Times New Roman"/>
          <w:color w:val="000000" w:themeColor="text1"/>
          <w:sz w:val="24"/>
          <w:szCs w:val="24"/>
        </w:rPr>
        <w:t>.</w:t>
      </w:r>
      <w:r w:rsidR="001B09EB" w:rsidRPr="00C93F4D">
        <w:rPr>
          <w:rFonts w:ascii="Times New Roman" w:hAnsi="Times New Roman"/>
          <w:color w:val="000000" w:themeColor="text1"/>
          <w:sz w:val="24"/>
          <w:szCs w:val="24"/>
        </w:rPr>
        <w:t xml:space="preserve"> </w:t>
      </w:r>
      <w:r w:rsidR="005F4839" w:rsidRPr="00C93F4D">
        <w:rPr>
          <w:rFonts w:ascii="Times New Roman" w:hAnsi="Times New Roman"/>
          <w:color w:val="000000" w:themeColor="text1"/>
          <w:sz w:val="24"/>
          <w:szCs w:val="24"/>
        </w:rPr>
        <w:t xml:space="preserve"> </w:t>
      </w:r>
      <w:r w:rsidR="00B250E7" w:rsidRPr="00C93F4D">
        <w:rPr>
          <w:rFonts w:ascii="Times New Roman" w:hAnsi="Times New Roman"/>
          <w:color w:val="000000" w:themeColor="text1"/>
          <w:sz w:val="24"/>
          <w:szCs w:val="24"/>
        </w:rPr>
        <w:t xml:space="preserve">A photograph taken </w:t>
      </w:r>
      <w:r w:rsidR="007122EE" w:rsidRPr="00C93F4D">
        <w:rPr>
          <w:rFonts w:ascii="Times New Roman" w:hAnsi="Times New Roman"/>
          <w:color w:val="000000" w:themeColor="text1"/>
          <w:sz w:val="24"/>
          <w:szCs w:val="24"/>
        </w:rPr>
        <w:t xml:space="preserve">of the </w:t>
      </w:r>
      <w:r w:rsidR="00E877C8" w:rsidRPr="00C93F4D">
        <w:rPr>
          <w:rFonts w:ascii="Times New Roman" w:hAnsi="Times New Roman"/>
          <w:color w:val="000000" w:themeColor="text1"/>
          <w:sz w:val="24"/>
          <w:szCs w:val="24"/>
        </w:rPr>
        <w:t>Sabaki Estuary</w:t>
      </w:r>
      <w:r w:rsidR="007122EE" w:rsidRPr="00C93F4D">
        <w:rPr>
          <w:rFonts w:ascii="Times New Roman" w:hAnsi="Times New Roman"/>
          <w:color w:val="000000" w:themeColor="text1"/>
          <w:sz w:val="24"/>
          <w:szCs w:val="24"/>
        </w:rPr>
        <w:t xml:space="preserve"> </w:t>
      </w:r>
      <w:r w:rsidR="00B250E7" w:rsidRPr="00C93F4D">
        <w:rPr>
          <w:rFonts w:ascii="Times New Roman" w:hAnsi="Times New Roman"/>
          <w:color w:val="000000" w:themeColor="text1"/>
          <w:sz w:val="24"/>
          <w:szCs w:val="24"/>
        </w:rPr>
        <w:t>during the study (Figure</w:t>
      </w:r>
      <w:r w:rsidR="00004554" w:rsidRPr="00C93F4D">
        <w:rPr>
          <w:rFonts w:ascii="Times New Roman" w:hAnsi="Times New Roman"/>
          <w:color w:val="000000" w:themeColor="text1"/>
          <w:sz w:val="24"/>
          <w:szCs w:val="24"/>
        </w:rPr>
        <w:t xml:space="preserve"> 2</w:t>
      </w:r>
      <w:r w:rsidR="00B250E7" w:rsidRPr="00C93F4D">
        <w:rPr>
          <w:rFonts w:ascii="Times New Roman" w:hAnsi="Times New Roman"/>
          <w:color w:val="000000" w:themeColor="text1"/>
          <w:sz w:val="24"/>
          <w:szCs w:val="24"/>
        </w:rPr>
        <w:t>) depicts the nature of the</w:t>
      </w:r>
      <w:r w:rsidR="00D27256" w:rsidRPr="00C93F4D">
        <w:rPr>
          <w:rFonts w:ascii="Times New Roman" w:hAnsi="Times New Roman"/>
          <w:color w:val="000000" w:themeColor="text1"/>
          <w:sz w:val="24"/>
          <w:szCs w:val="24"/>
        </w:rPr>
        <w:t xml:space="preserve"> estuary </w:t>
      </w:r>
      <w:r w:rsidR="003A58D1" w:rsidRPr="00C93F4D">
        <w:rPr>
          <w:rFonts w:ascii="Times New Roman" w:hAnsi="Times New Roman"/>
          <w:color w:val="000000" w:themeColor="text1"/>
          <w:sz w:val="24"/>
          <w:szCs w:val="24"/>
        </w:rPr>
        <w:t>at</w:t>
      </w:r>
      <w:r w:rsidR="00D27256" w:rsidRPr="00C93F4D">
        <w:rPr>
          <w:rFonts w:ascii="Times New Roman" w:hAnsi="Times New Roman"/>
          <w:color w:val="000000" w:themeColor="text1"/>
          <w:sz w:val="24"/>
          <w:szCs w:val="24"/>
        </w:rPr>
        <w:t xml:space="preserve"> low tide</w:t>
      </w:r>
      <w:r w:rsidR="00E30C29" w:rsidRPr="00C93F4D">
        <w:rPr>
          <w:rFonts w:ascii="Times New Roman" w:hAnsi="Times New Roman"/>
          <w:color w:val="000000" w:themeColor="text1"/>
          <w:sz w:val="24"/>
          <w:szCs w:val="24"/>
        </w:rPr>
        <w:t xml:space="preserve">. </w:t>
      </w:r>
    </w:p>
    <w:p w14:paraId="54E6A46D" w14:textId="3B87FA5A" w:rsidR="007122EE" w:rsidRPr="00C93F4D" w:rsidRDefault="007122EE"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6A9C1487" wp14:editId="14BA75FE">
            <wp:extent cx="5943600" cy="2676525"/>
            <wp:effectExtent l="0" t="0" r="0" b="0"/>
            <wp:docPr id="1733845209" name="Picture 1733845209">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7CB8EA40" w14:textId="4870962C" w:rsidR="007122EE" w:rsidRPr="00C93F4D" w:rsidRDefault="007122EE" w:rsidP="007122EE">
      <w:pPr>
        <w:pStyle w:val="ThesisFigures"/>
      </w:pPr>
      <w:bookmarkStart w:id="134" w:name="_Toc144073192"/>
      <w:r w:rsidRPr="00C93F4D">
        <w:t xml:space="preserve">Figure 2: A photograph of the </w:t>
      </w:r>
      <w:r w:rsidR="00E877C8" w:rsidRPr="00C93F4D">
        <w:t>Sabaki Estuary</w:t>
      </w:r>
      <w:r w:rsidRPr="00C93F4D">
        <w:t xml:space="preserve"> during daytime low tide (Photo by Gitonga 2021)</w:t>
      </w:r>
      <w:bookmarkEnd w:id="134"/>
    </w:p>
    <w:p w14:paraId="1889CEA2" w14:textId="56EB38FA" w:rsidR="00D311E3" w:rsidRPr="00C93F4D" w:rsidRDefault="00D311E3"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experiences a tropical monsoon climate with two distinct rainfall seasons i.e. the short rain season, which is associated with the ‘Kaskazi’ or </w:t>
      </w:r>
      <w:bookmarkStart w:id="135" w:name="_Hlk143933606"/>
      <w:r w:rsidRPr="00C93F4D">
        <w:rPr>
          <w:rFonts w:ascii="Times New Roman" w:hAnsi="Times New Roman"/>
          <w:color w:val="000000" w:themeColor="text1"/>
          <w:sz w:val="24"/>
          <w:szCs w:val="24"/>
        </w:rPr>
        <w:t>Northeast Monsoon</w:t>
      </w:r>
      <w:bookmarkEnd w:id="135"/>
      <w:r w:rsidRPr="00C93F4D">
        <w:rPr>
          <w:rFonts w:ascii="Times New Roman" w:hAnsi="Times New Roman"/>
          <w:color w:val="000000" w:themeColor="text1"/>
          <w:sz w:val="24"/>
          <w:szCs w:val="24"/>
        </w:rPr>
        <w:t xml:space="preserve"> (NEM) and the long rain season, which is associated with the ‘Kusi’ or </w:t>
      </w:r>
      <w:bookmarkStart w:id="136" w:name="_Hlk143933632"/>
      <w:r w:rsidRPr="00C93F4D">
        <w:rPr>
          <w:rFonts w:ascii="Times New Roman" w:hAnsi="Times New Roman"/>
          <w:color w:val="000000" w:themeColor="text1"/>
          <w:sz w:val="24"/>
          <w:szCs w:val="24"/>
        </w:rPr>
        <w:t>Southeast Monsoon</w:t>
      </w:r>
      <w:bookmarkEnd w:id="136"/>
      <w:r w:rsidRPr="00C93F4D">
        <w:rPr>
          <w:rFonts w:ascii="Times New Roman" w:hAnsi="Times New Roman"/>
          <w:color w:val="000000" w:themeColor="text1"/>
          <w:sz w:val="24"/>
          <w:szCs w:val="24"/>
        </w:rPr>
        <w:t xml:space="preserve"> (SEM) season (McClanahan, 1998; Houte-Howe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2005; GOK, 2008; Kitheka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GOK, 2014; Dzoga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2018; Marwick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2018). </w:t>
      </w:r>
      <w:bookmarkStart w:id="137" w:name="_Hlk144032481"/>
      <w:r w:rsidRPr="00C93F4D">
        <w:rPr>
          <w:rFonts w:ascii="Times New Roman" w:hAnsi="Times New Roman"/>
          <w:color w:val="000000" w:themeColor="text1"/>
          <w:sz w:val="24"/>
          <w:szCs w:val="24"/>
        </w:rPr>
        <w:t>The short rain season</w:t>
      </w:r>
      <w:r w:rsidR="0048798E">
        <w:rPr>
          <w:rFonts w:ascii="Times New Roman" w:hAnsi="Times New Roman"/>
          <w:color w:val="000000" w:themeColor="text1"/>
          <w:sz w:val="24"/>
          <w:szCs w:val="24"/>
        </w:rPr>
        <w:t xml:space="preserve"> (NEM)</w:t>
      </w:r>
      <w:r w:rsidRPr="00C93F4D">
        <w:rPr>
          <w:rFonts w:ascii="Times New Roman" w:hAnsi="Times New Roman"/>
          <w:color w:val="000000" w:themeColor="text1"/>
          <w:sz w:val="24"/>
          <w:szCs w:val="24"/>
        </w:rPr>
        <w:t xml:space="preserve"> occurs between the month of </w:t>
      </w:r>
      <w:r w:rsidR="0048798E">
        <w:rPr>
          <w:rFonts w:ascii="Times New Roman" w:hAnsi="Times New Roman"/>
          <w:color w:val="000000" w:themeColor="text1"/>
          <w:sz w:val="24"/>
          <w:szCs w:val="24"/>
        </w:rPr>
        <w:t>November</w:t>
      </w:r>
      <w:r w:rsidRPr="00C93F4D">
        <w:rPr>
          <w:rFonts w:ascii="Times New Roman" w:hAnsi="Times New Roman"/>
          <w:color w:val="000000" w:themeColor="text1"/>
          <w:sz w:val="24"/>
          <w:szCs w:val="24"/>
        </w:rPr>
        <w:t xml:space="preserve"> and March, characterized by calm and warm sea water with and less rains, with the peak rainfall occurring in the month November (Kitheka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Kitheka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2015). The long rain season</w:t>
      </w:r>
      <w:r w:rsidR="0048798E">
        <w:rPr>
          <w:rFonts w:ascii="Times New Roman" w:hAnsi="Times New Roman"/>
          <w:color w:val="000000" w:themeColor="text1"/>
          <w:sz w:val="24"/>
          <w:szCs w:val="24"/>
        </w:rPr>
        <w:t xml:space="preserve"> (SEM)</w:t>
      </w:r>
      <w:r w:rsidRPr="00C93F4D">
        <w:rPr>
          <w:rFonts w:ascii="Times New Roman" w:hAnsi="Times New Roman"/>
          <w:color w:val="000000" w:themeColor="text1"/>
          <w:sz w:val="24"/>
          <w:szCs w:val="24"/>
        </w:rPr>
        <w:t xml:space="preserve"> occurs between the month of </w:t>
      </w:r>
      <w:r w:rsidR="0048798E">
        <w:rPr>
          <w:rFonts w:ascii="Times New Roman" w:hAnsi="Times New Roman"/>
          <w:color w:val="000000" w:themeColor="text1"/>
          <w:sz w:val="24"/>
          <w:szCs w:val="24"/>
        </w:rPr>
        <w:t>April</w:t>
      </w:r>
      <w:r w:rsidRPr="00C93F4D">
        <w:rPr>
          <w:rFonts w:ascii="Times New Roman" w:hAnsi="Times New Roman"/>
          <w:color w:val="000000" w:themeColor="text1"/>
          <w:sz w:val="24"/>
          <w:szCs w:val="24"/>
        </w:rPr>
        <w:t xml:space="preserve"> and </w:t>
      </w:r>
      <w:r w:rsidR="0048798E">
        <w:rPr>
          <w:rFonts w:ascii="Times New Roman" w:hAnsi="Times New Roman"/>
          <w:color w:val="000000" w:themeColor="text1"/>
          <w:sz w:val="24"/>
          <w:szCs w:val="24"/>
        </w:rPr>
        <w:t>October</w:t>
      </w:r>
      <w:r w:rsidRPr="00C93F4D">
        <w:rPr>
          <w:rFonts w:ascii="Times New Roman" w:hAnsi="Times New Roman"/>
          <w:color w:val="000000" w:themeColor="text1"/>
          <w:sz w:val="24"/>
          <w:szCs w:val="24"/>
        </w:rPr>
        <w:t xml:space="preserve"> and is characterized by rough and cool seas, more rains, s</w:t>
      </w:r>
      <w:bookmarkEnd w:id="137"/>
      <w:r w:rsidRPr="00C93F4D">
        <w:rPr>
          <w:rFonts w:ascii="Times New Roman" w:hAnsi="Times New Roman"/>
          <w:color w:val="000000" w:themeColor="text1"/>
          <w:sz w:val="24"/>
          <w:szCs w:val="24"/>
        </w:rPr>
        <w:t>tronger winds and lower temperatures, with peak rainfall in occurring in the month of April in the hinterland and May along the coast (Kitheka</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2013; Kitheka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2015; Kitheka, 2016). Indicate major climate eg temp rainfall in </w:t>
      </w:r>
      <w:r w:rsidR="00E877C8" w:rsidRPr="00C93F4D">
        <w:rPr>
          <w:rFonts w:ascii="Times New Roman" w:hAnsi="Times New Roman"/>
          <w:color w:val="000000" w:themeColor="text1"/>
          <w:sz w:val="24"/>
          <w:szCs w:val="24"/>
        </w:rPr>
        <w:t>Sabaki</w:t>
      </w:r>
    </w:p>
    <w:p w14:paraId="579138BF" w14:textId="025D0BB3" w:rsidR="005D6F31" w:rsidRPr="00C93F4D" w:rsidRDefault="00E30C2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intertidal muddy area</w:t>
      </w:r>
      <w:r w:rsidR="00CB3A75" w:rsidRPr="00C93F4D">
        <w:rPr>
          <w:rFonts w:ascii="Times New Roman" w:hAnsi="Times New Roman"/>
          <w:color w:val="000000" w:themeColor="text1"/>
          <w:sz w:val="24"/>
          <w:szCs w:val="24"/>
        </w:rPr>
        <w:t xml:space="preserve"> of the estuary</w:t>
      </w:r>
      <w:r w:rsidRPr="00C93F4D">
        <w:rPr>
          <w:rFonts w:ascii="Times New Roman" w:hAnsi="Times New Roman"/>
          <w:color w:val="000000" w:themeColor="text1"/>
          <w:sz w:val="24"/>
          <w:szCs w:val="24"/>
        </w:rPr>
        <w:t xml:space="preserve"> is characterized by mudflats of dark brown clay </w:t>
      </w:r>
      <w:r w:rsidR="00A73C5C" w:rsidRPr="00C93F4D">
        <w:rPr>
          <w:rFonts w:ascii="Times New Roman" w:hAnsi="Times New Roman"/>
          <w:color w:val="000000" w:themeColor="text1"/>
          <w:sz w:val="24"/>
          <w:szCs w:val="24"/>
        </w:rPr>
        <w:t xml:space="preserve">and </w:t>
      </w:r>
      <w:r w:rsidR="001A66CB" w:rsidRPr="00C93F4D">
        <w:rPr>
          <w:rFonts w:ascii="Times New Roman" w:hAnsi="Times New Roman"/>
          <w:color w:val="000000" w:themeColor="text1"/>
          <w:sz w:val="24"/>
          <w:szCs w:val="24"/>
        </w:rPr>
        <w:t>silt</w:t>
      </w:r>
      <w:r w:rsidRPr="00C93F4D">
        <w:rPr>
          <w:rFonts w:ascii="Times New Roman" w:hAnsi="Times New Roman"/>
          <w:color w:val="000000" w:themeColor="text1"/>
          <w:sz w:val="24"/>
          <w:szCs w:val="24"/>
        </w:rPr>
        <w:t xml:space="preserve"> colonized by </w:t>
      </w:r>
      <w:r w:rsidR="00D27256" w:rsidRPr="00C93F4D">
        <w:rPr>
          <w:rFonts w:ascii="Times New Roman" w:hAnsi="Times New Roman"/>
          <w:color w:val="000000" w:themeColor="text1"/>
          <w:sz w:val="24"/>
          <w:szCs w:val="24"/>
        </w:rPr>
        <w:t xml:space="preserve">vegetation including </w:t>
      </w:r>
      <w:r w:rsidRPr="00C93F4D">
        <w:rPr>
          <w:rFonts w:ascii="Times New Roman" w:hAnsi="Times New Roman"/>
          <w:color w:val="000000" w:themeColor="text1"/>
          <w:sz w:val="24"/>
          <w:szCs w:val="24"/>
        </w:rPr>
        <w:t>mangrove trees (</w:t>
      </w:r>
      <w:r w:rsidR="00143141" w:rsidRPr="00C93F4D">
        <w:rPr>
          <w:rFonts w:ascii="Times New Roman" w:hAnsi="Times New Roman"/>
          <w:color w:val="000000" w:themeColor="text1"/>
          <w:sz w:val="24"/>
          <w:szCs w:val="24"/>
        </w:rPr>
        <w:t xml:space="preserve">Kitheka, 2002; </w:t>
      </w:r>
      <w:r w:rsidRPr="00C93F4D">
        <w:rPr>
          <w:rFonts w:ascii="Times New Roman" w:hAnsi="Times New Roman"/>
          <w:color w:val="000000" w:themeColor="text1"/>
          <w:sz w:val="24"/>
          <w:szCs w:val="24"/>
        </w:rPr>
        <w:t xml:space="preserve">Kitheka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Kitheka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2015). </w:t>
      </w:r>
      <w:r w:rsidR="00A21E75" w:rsidRPr="00C93F4D">
        <w:rPr>
          <w:rFonts w:ascii="Times New Roman" w:hAnsi="Times New Roman"/>
          <w:color w:val="000000" w:themeColor="text1"/>
          <w:sz w:val="24"/>
          <w:szCs w:val="24"/>
        </w:rPr>
        <w:t xml:space="preserve">According to </w:t>
      </w:r>
      <w:r w:rsidR="00D27256" w:rsidRPr="00C93F4D">
        <w:rPr>
          <w:rFonts w:ascii="Times New Roman" w:hAnsi="Times New Roman"/>
          <w:color w:val="000000" w:themeColor="text1"/>
          <w:sz w:val="24"/>
          <w:szCs w:val="24"/>
        </w:rPr>
        <w:t xml:space="preserve">Kitheka </w:t>
      </w:r>
      <w:r w:rsidR="004836E1" w:rsidRPr="00C93F4D">
        <w:rPr>
          <w:rFonts w:ascii="Times New Roman" w:hAnsi="Times New Roman"/>
          <w:i/>
          <w:iCs/>
          <w:color w:val="000000" w:themeColor="text1"/>
          <w:sz w:val="24"/>
          <w:szCs w:val="24"/>
        </w:rPr>
        <w:t>et al</w:t>
      </w:r>
      <w:r w:rsidR="00D27256" w:rsidRPr="00C93F4D">
        <w:rPr>
          <w:rFonts w:ascii="Times New Roman" w:hAnsi="Times New Roman"/>
          <w:i/>
          <w:iCs/>
          <w:color w:val="000000" w:themeColor="text1"/>
          <w:sz w:val="24"/>
          <w:szCs w:val="24"/>
        </w:rPr>
        <w:t xml:space="preserve">. </w:t>
      </w:r>
      <w:r w:rsidR="00D27256" w:rsidRPr="00C93F4D">
        <w:rPr>
          <w:rFonts w:ascii="Times New Roman" w:hAnsi="Times New Roman"/>
          <w:iCs/>
          <w:color w:val="000000" w:themeColor="text1"/>
          <w:sz w:val="24"/>
          <w:szCs w:val="24"/>
        </w:rPr>
        <w:t>(</w:t>
      </w:r>
      <w:r w:rsidR="00D27256" w:rsidRPr="00C93F4D">
        <w:rPr>
          <w:rFonts w:ascii="Times New Roman" w:hAnsi="Times New Roman"/>
          <w:color w:val="000000" w:themeColor="text1"/>
          <w:sz w:val="24"/>
          <w:szCs w:val="24"/>
        </w:rPr>
        <w:t xml:space="preserve">2013) </w:t>
      </w:r>
      <w:r w:rsidR="00195C21" w:rsidRPr="00C93F4D">
        <w:rPr>
          <w:rFonts w:ascii="Times New Roman" w:hAnsi="Times New Roman"/>
          <w:color w:val="000000" w:themeColor="text1"/>
          <w:sz w:val="24"/>
          <w:szCs w:val="24"/>
        </w:rPr>
        <w:t xml:space="preserve">five </w:t>
      </w:r>
      <w:r w:rsidRPr="00C93F4D">
        <w:rPr>
          <w:rFonts w:ascii="Times New Roman" w:hAnsi="Times New Roman"/>
          <w:color w:val="000000" w:themeColor="text1"/>
          <w:sz w:val="24"/>
          <w:szCs w:val="24"/>
        </w:rPr>
        <w:t xml:space="preserve">mangrove species </w:t>
      </w:r>
      <w:r w:rsidR="00195C21" w:rsidRPr="00C93F4D">
        <w:rPr>
          <w:rFonts w:ascii="Times New Roman" w:hAnsi="Times New Roman"/>
          <w:color w:val="000000" w:themeColor="text1"/>
          <w:sz w:val="24"/>
          <w:szCs w:val="24"/>
        </w:rPr>
        <w:t xml:space="preserve">are </w:t>
      </w:r>
      <w:r w:rsidR="00D27256" w:rsidRPr="00C93F4D">
        <w:rPr>
          <w:rFonts w:ascii="Times New Roman" w:hAnsi="Times New Roman"/>
          <w:color w:val="000000" w:themeColor="text1"/>
          <w:sz w:val="24"/>
          <w:szCs w:val="24"/>
        </w:rPr>
        <w:t xml:space="preserve">known to occur in the </w:t>
      </w:r>
      <w:r w:rsidR="00E877C8" w:rsidRPr="00C93F4D">
        <w:rPr>
          <w:rFonts w:ascii="Times New Roman" w:hAnsi="Times New Roman"/>
          <w:color w:val="000000" w:themeColor="text1"/>
          <w:sz w:val="24"/>
          <w:szCs w:val="24"/>
        </w:rPr>
        <w:t>Sabaki Estuary</w:t>
      </w:r>
      <w:r w:rsidR="00D27256" w:rsidRPr="00C93F4D">
        <w:rPr>
          <w:rFonts w:ascii="Times New Roman" w:hAnsi="Times New Roman"/>
          <w:color w:val="000000" w:themeColor="text1"/>
          <w:sz w:val="24"/>
          <w:szCs w:val="24"/>
        </w:rPr>
        <w:t xml:space="preserve"> </w:t>
      </w:r>
      <w:r w:rsidR="00195C21" w:rsidRPr="00C93F4D">
        <w:rPr>
          <w:rFonts w:ascii="Times New Roman" w:hAnsi="Times New Roman"/>
          <w:color w:val="000000" w:themeColor="text1"/>
          <w:sz w:val="24"/>
          <w:szCs w:val="24"/>
        </w:rPr>
        <w:t>namely:</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Avicen</w:t>
      </w:r>
      <w:r w:rsidR="001A5908">
        <w:rPr>
          <w:rFonts w:ascii="Times New Roman" w:hAnsi="Times New Roman"/>
          <w:i/>
          <w:iCs/>
          <w:color w:val="000000" w:themeColor="text1"/>
          <w:sz w:val="24"/>
          <w:szCs w:val="24"/>
        </w:rPr>
        <w:t>n</w:t>
      </w:r>
      <w:r w:rsidRPr="00C93F4D">
        <w:rPr>
          <w:rFonts w:ascii="Times New Roman" w:hAnsi="Times New Roman"/>
          <w:i/>
          <w:iCs/>
          <w:color w:val="000000" w:themeColor="text1"/>
          <w:sz w:val="24"/>
          <w:szCs w:val="24"/>
        </w:rPr>
        <w:t>ia marina</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(Forsk.) Vierh</w:t>
      </w:r>
      <w:r w:rsidRPr="00C93F4D">
        <w:rPr>
          <w:rFonts w:ascii="Times New Roman" w:hAnsi="Times New Roman"/>
          <w:i/>
          <w:iCs/>
          <w:color w:val="000000" w:themeColor="text1"/>
          <w:sz w:val="24"/>
          <w:szCs w:val="24"/>
        </w:rPr>
        <w:t>, Rhizophora mucronata</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Lam.</w:t>
      </w:r>
      <w:r w:rsidRPr="00C93F4D">
        <w:rPr>
          <w:rFonts w:ascii="Times New Roman" w:hAnsi="Times New Roman"/>
          <w:i/>
          <w:iCs/>
          <w:color w:val="000000" w:themeColor="text1"/>
          <w:sz w:val="24"/>
          <w:szCs w:val="24"/>
        </w:rPr>
        <w:t>, Bruguiera gymnorrhiza</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(L.) Lam.</w:t>
      </w:r>
      <w:r w:rsidRPr="00C93F4D">
        <w:rPr>
          <w:rFonts w:ascii="Times New Roman" w:hAnsi="Times New Roman"/>
          <w:i/>
          <w:iCs/>
          <w:color w:val="000000" w:themeColor="text1"/>
          <w:sz w:val="24"/>
          <w:szCs w:val="24"/>
        </w:rPr>
        <w:t>, Xylocarpus granatu</w:t>
      </w:r>
      <w:r w:rsidR="00A21E75" w:rsidRPr="00C93F4D">
        <w:rPr>
          <w:rFonts w:ascii="Times New Roman" w:hAnsi="Times New Roman"/>
          <w:i/>
          <w:iCs/>
          <w:color w:val="000000" w:themeColor="text1"/>
          <w:sz w:val="24"/>
          <w:szCs w:val="24"/>
        </w:rPr>
        <w:t>m</w:t>
      </w:r>
      <w:r w:rsidR="00A21E75" w:rsidRPr="00C93F4D">
        <w:rPr>
          <w:rFonts w:ascii="Times New Roman" w:hAnsi="Times New Roman"/>
          <w:color w:val="000000"/>
          <w:sz w:val="24"/>
          <w:szCs w:val="24"/>
          <w:shd w:val="clear" w:color="auto" w:fill="FFFFFF"/>
        </w:rPr>
        <w:t xml:space="preserve"> Koenig,</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Ceriops tagal</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C.B. Rob.</w:t>
      </w:r>
      <w:r w:rsidR="00D27256" w:rsidRPr="00C93F4D">
        <w:rPr>
          <w:rFonts w:ascii="Times New Roman" w:hAnsi="Times New Roman"/>
          <w:i/>
          <w:iCs/>
          <w:color w:val="000000" w:themeColor="text1"/>
          <w:sz w:val="24"/>
          <w:szCs w:val="24"/>
        </w:rPr>
        <w:t xml:space="preserve"> </w:t>
      </w:r>
      <w:r w:rsidRPr="00C93F4D">
        <w:rPr>
          <w:rFonts w:ascii="Times New Roman" w:hAnsi="Times New Roman"/>
          <w:i/>
          <w:iCs/>
          <w:color w:val="000000" w:themeColor="text1"/>
          <w:sz w:val="24"/>
          <w:szCs w:val="24"/>
        </w:rPr>
        <w:t xml:space="preserve"> </w:t>
      </w:r>
    </w:p>
    <w:p w14:paraId="61AE7FDA" w14:textId="20AAA5DA" w:rsidR="00D311E3" w:rsidRPr="00C93F4D" w:rsidRDefault="00D311E3"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Artisanal fishers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employ traditional small dugout canoes, locally referred to as </w:t>
      </w:r>
      <w:r w:rsidRPr="00C93F4D">
        <w:rPr>
          <w:rFonts w:ascii="Times New Roman" w:hAnsi="Times New Roman"/>
          <w:i/>
          <w:color w:val="000000" w:themeColor="text1"/>
          <w:sz w:val="24"/>
          <w:szCs w:val="24"/>
        </w:rPr>
        <w:t>mtumbwi, hori, ngalawa</w:t>
      </w:r>
      <w:r w:rsidR="001A5908">
        <w:rPr>
          <w:rFonts w:ascii="Times New Roman" w:hAnsi="Times New Roman"/>
          <w:i/>
          <w:color w:val="000000" w:themeColor="text1"/>
          <w:sz w:val="24"/>
          <w:szCs w:val="24"/>
        </w:rPr>
        <w:t>,</w:t>
      </w:r>
      <w:r w:rsidRPr="00C93F4D">
        <w:rPr>
          <w:rFonts w:ascii="Times New Roman" w:hAnsi="Times New Roman"/>
          <w:i/>
          <w:color w:val="000000" w:themeColor="text1"/>
          <w:sz w:val="24"/>
          <w:szCs w:val="24"/>
        </w:rPr>
        <w:t xml:space="preserve"> dau</w:t>
      </w:r>
      <w:r w:rsidRPr="00C93F4D">
        <w:rPr>
          <w:rFonts w:ascii="Times New Roman" w:hAnsi="Times New Roman"/>
          <w:color w:val="000000" w:themeColor="text1"/>
          <w:sz w:val="24"/>
          <w:szCs w:val="24"/>
        </w:rPr>
        <w:t xml:space="preserve"> and traditional fishing gears (</w:t>
      </w:r>
      <w:r w:rsidR="001A5908" w:rsidRPr="00C93F4D">
        <w:rPr>
          <w:rFonts w:ascii="Times New Roman" w:hAnsi="Times New Roman"/>
          <w:color w:val="000000" w:themeColor="text1"/>
          <w:sz w:val="24"/>
          <w:szCs w:val="24"/>
        </w:rPr>
        <w:t>Gobert, 1992</w:t>
      </w:r>
      <w:r w:rsidR="001A5908">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McClanahan &amp; Mangi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2004; Hoorweg 2006; Hoorweg, 2009; Munga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Dominant fishing gears used in the estuary range from traditional traps such as </w:t>
      </w:r>
      <w:r w:rsidRPr="00C93F4D">
        <w:rPr>
          <w:rFonts w:ascii="Times New Roman" w:hAnsi="Times New Roman"/>
          <w:i/>
          <w:color w:val="000000" w:themeColor="text1"/>
          <w:sz w:val="24"/>
          <w:szCs w:val="24"/>
        </w:rPr>
        <w:t>malema</w:t>
      </w:r>
      <w:r w:rsidRPr="00C93F4D">
        <w:rPr>
          <w:rFonts w:ascii="Times New Roman" w:hAnsi="Times New Roman"/>
          <w:color w:val="000000" w:themeColor="text1"/>
          <w:sz w:val="24"/>
          <w:szCs w:val="24"/>
        </w:rPr>
        <w:t xml:space="preserve"> basket traps, to modern gears such as hand lines and </w:t>
      </w:r>
      <w:r w:rsidR="001A5908">
        <w:rPr>
          <w:rFonts w:ascii="Times New Roman" w:hAnsi="Times New Roman"/>
          <w:color w:val="000000" w:themeColor="text1"/>
          <w:sz w:val="24"/>
          <w:szCs w:val="24"/>
        </w:rPr>
        <w:t>cast</w:t>
      </w:r>
      <w:r w:rsidRPr="00C93F4D">
        <w:rPr>
          <w:rFonts w:ascii="Times New Roman" w:hAnsi="Times New Roman"/>
          <w:color w:val="000000" w:themeColor="text1"/>
          <w:sz w:val="24"/>
          <w:szCs w:val="24"/>
        </w:rPr>
        <w:t xml:space="preserve"> lines, as well as drift and gillnets (Gobert, 1992; Gobert; 1994; Hoorweg 2006; Hoorweg, 2009; Fulanda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2011; Munga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2016). However, majority of artisanal fishers in the estuary tend to fish more at the seaward side ﬁshing grounds (Malleret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2007; Munga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2012).</w:t>
      </w:r>
    </w:p>
    <w:p w14:paraId="196352CD" w14:textId="45DF48E6" w:rsidR="00D311E3" w:rsidRPr="00836D2E" w:rsidRDefault="00D311E3" w:rsidP="00836D2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Fish species exploited by local artisanal fishers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include members of the families </w:t>
      </w:r>
      <w:r w:rsidRPr="00C93F4D">
        <w:rPr>
          <w:rFonts w:ascii="Times New Roman" w:hAnsi="Times New Roman"/>
          <w:i/>
          <w:iCs/>
          <w:color w:val="000000" w:themeColor="text1"/>
          <w:sz w:val="24"/>
          <w:szCs w:val="24"/>
        </w:rPr>
        <w:t xml:space="preserve">Protopteridae </w:t>
      </w:r>
      <w:r w:rsidRPr="00C93F4D">
        <w:rPr>
          <w:rFonts w:ascii="Times New Roman" w:hAnsi="Times New Roman"/>
          <w:color w:val="000000" w:themeColor="text1"/>
          <w:sz w:val="24"/>
          <w:szCs w:val="24"/>
        </w:rPr>
        <w:t xml:space="preserve">(lungﬁshes), </w:t>
      </w:r>
      <w:r w:rsidRPr="00C93F4D">
        <w:rPr>
          <w:rFonts w:ascii="Times New Roman" w:hAnsi="Times New Roman"/>
          <w:i/>
          <w:iCs/>
          <w:color w:val="000000" w:themeColor="text1"/>
          <w:sz w:val="24"/>
          <w:szCs w:val="24"/>
        </w:rPr>
        <w:t>Clariidae</w:t>
      </w:r>
      <w:r w:rsidRPr="00C93F4D">
        <w:rPr>
          <w:rFonts w:ascii="Times New Roman" w:hAnsi="Times New Roman"/>
          <w:color w:val="000000" w:themeColor="text1"/>
          <w:sz w:val="24"/>
          <w:szCs w:val="24"/>
        </w:rPr>
        <w:t xml:space="preserve"> (catﬁshes), </w:t>
      </w:r>
      <w:r w:rsidRPr="00C93F4D">
        <w:rPr>
          <w:rFonts w:ascii="Times New Roman" w:hAnsi="Times New Roman"/>
          <w:i/>
          <w:iCs/>
          <w:color w:val="000000" w:themeColor="text1"/>
          <w:sz w:val="24"/>
          <w:szCs w:val="24"/>
        </w:rPr>
        <w:t>Cichlidae</w:t>
      </w:r>
      <w:r w:rsidRPr="00C93F4D">
        <w:rPr>
          <w:rFonts w:ascii="Times New Roman" w:hAnsi="Times New Roman"/>
          <w:color w:val="000000" w:themeColor="text1"/>
          <w:sz w:val="24"/>
          <w:szCs w:val="24"/>
        </w:rPr>
        <w:t xml:space="preserve"> (tilapines) and several species of prawns such as </w:t>
      </w:r>
      <w:r w:rsidRPr="00C93F4D">
        <w:rPr>
          <w:rFonts w:ascii="Times New Roman" w:hAnsi="Times New Roman"/>
          <w:i/>
          <w:iCs/>
          <w:color w:val="000000" w:themeColor="text1"/>
          <w:sz w:val="24"/>
          <w:szCs w:val="24"/>
        </w:rPr>
        <w:t xml:space="preserve">Feneropenaeus indicus, Penaeus monodon, Penaeus semisulcatus, Penaeus japonicus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Metapenaeus monoceros </w:t>
      </w:r>
      <w:r w:rsidRPr="00C93F4D">
        <w:rPr>
          <w:rFonts w:ascii="Times New Roman" w:hAnsi="Times New Roman"/>
          <w:color w:val="000000" w:themeColor="text1"/>
          <w:sz w:val="24"/>
          <w:szCs w:val="24"/>
        </w:rPr>
        <w:t xml:space="preserve">(Okeyo, 2003; Linton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2007; </w:t>
      </w:r>
      <w:r w:rsidRPr="00C93F4D">
        <w:rPr>
          <w:rFonts w:ascii="Times New Roman" w:hAnsi="Times New Roman"/>
          <w:color w:val="000000" w:themeColor="text1"/>
          <w:sz w:val="24"/>
          <w:szCs w:val="24"/>
          <w:lang w:val="fr-FR"/>
        </w:rPr>
        <w:t>KMFRI</w:t>
      </w:r>
      <w:r w:rsidRPr="00C93F4D">
        <w:rPr>
          <w:rFonts w:ascii="Times New Roman" w:hAnsi="Times New Roman"/>
          <w:color w:val="000000" w:themeColor="text1"/>
          <w:sz w:val="24"/>
          <w:szCs w:val="24"/>
        </w:rPr>
        <w:t xml:space="preserve"> , 2010; Fulanda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2011; Mania, 2012; Munga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2012; Munga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Munga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2016).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is also a bird sanctuary providing feeding and roosting sites for large numbers of gulls and terns, non-breeding Lesser Flamingos </w:t>
      </w:r>
      <w:r w:rsidRPr="00C93F4D">
        <w:rPr>
          <w:rFonts w:ascii="Times New Roman" w:hAnsi="Times New Roman"/>
          <w:i/>
          <w:iCs/>
          <w:color w:val="000000" w:themeColor="text1"/>
          <w:sz w:val="24"/>
          <w:szCs w:val="24"/>
        </w:rPr>
        <w:t>Phoeniconaias minor</w:t>
      </w:r>
      <w:r w:rsidRPr="00C93F4D">
        <w:rPr>
          <w:rFonts w:ascii="Times New Roman" w:hAnsi="Times New Roman"/>
          <w:color w:val="000000" w:themeColor="text1"/>
          <w:sz w:val="24"/>
          <w:szCs w:val="24"/>
        </w:rPr>
        <w:t xml:space="preserve"> and some rarer species such as Broad-billed Sandpiper </w:t>
      </w:r>
      <w:r w:rsidRPr="00C93F4D">
        <w:rPr>
          <w:rFonts w:ascii="Times New Roman" w:hAnsi="Times New Roman"/>
          <w:i/>
          <w:iCs/>
          <w:color w:val="000000" w:themeColor="text1"/>
          <w:sz w:val="24"/>
          <w:szCs w:val="24"/>
        </w:rPr>
        <w:t>Limicola falcinellus</w:t>
      </w:r>
      <w:r w:rsidRPr="00C93F4D">
        <w:rPr>
          <w:rFonts w:ascii="Times New Roman" w:hAnsi="Times New Roman"/>
          <w:color w:val="000000" w:themeColor="text1"/>
          <w:sz w:val="24"/>
          <w:szCs w:val="24"/>
        </w:rPr>
        <w:t xml:space="preserve"> (Hebert, 1998; Kitheka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Houte-Howes, 2005).  </w:t>
      </w:r>
    </w:p>
    <w:p w14:paraId="27A20C8F" w14:textId="48063576" w:rsidR="00D606F5" w:rsidRPr="00C93F4D" w:rsidRDefault="00D606F5" w:rsidP="00F2370D">
      <w:pPr>
        <w:pStyle w:val="TableofFigures"/>
        <w:tabs>
          <w:tab w:val="right" w:leader="dot" w:pos="935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study site was a section extending from the river mouth to approximately 2 km upstream.  Four sampling locations were established approximately 0.5 km apart within the study site, one (SBE1) was located to the east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and three of which (SBE2, SBE3 and SBE4) were located west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(Figure 3). SBE1 located</w:t>
      </w:r>
      <w:r w:rsidR="007122EE" w:rsidRPr="00C93F4D">
        <w:rPr>
          <w:rFonts w:ascii="Times New Roman" w:hAnsi="Times New Roman"/>
          <w:color w:val="000000" w:themeColor="text1"/>
          <w:sz w:val="24"/>
          <w:szCs w:val="24"/>
        </w:rPr>
        <w:t xml:space="preserve"> inshore</w:t>
      </w:r>
      <w:r w:rsidRPr="00C93F4D">
        <w:rPr>
          <w:rFonts w:ascii="Times New Roman" w:hAnsi="Times New Roman"/>
          <w:color w:val="000000" w:themeColor="text1"/>
          <w:sz w:val="24"/>
          <w:szCs w:val="24"/>
        </w:rPr>
        <w:t xml:space="preserve"> at 3°09'11"S 40°07'40"E was the most downstream sampling station to the east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approximately 1.5 km from the river mouth. SBE2 (</w:t>
      </w:r>
      <w:r w:rsidRPr="00C93F4D">
        <w:rPr>
          <w:rFonts w:ascii="Times New Roman" w:hAnsi="Times New Roman"/>
          <w:color w:val="000000" w:themeColor="text1"/>
          <w:sz w:val="24"/>
          <w:szCs w:val="24"/>
          <w:lang w:val="en-US" w:eastAsia="en-US"/>
        </w:rPr>
        <w:t>3°08'52"S 40°07'28"E</w:t>
      </w:r>
      <w:r w:rsidRPr="00C93F4D">
        <w:rPr>
          <w:rFonts w:ascii="Times New Roman" w:hAnsi="Times New Roman"/>
          <w:color w:val="000000" w:themeColor="text1"/>
          <w:sz w:val="24"/>
          <w:szCs w:val="24"/>
        </w:rPr>
        <w:t xml:space="preserve">) was nearest to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and approximately 0.5 km from SBE1, while SBE3 (</w:t>
      </w:r>
      <w:bookmarkStart w:id="138" w:name="_Hlk138072275"/>
      <w:r w:rsidRPr="00C93F4D">
        <w:rPr>
          <w:rFonts w:ascii="Times New Roman" w:hAnsi="Times New Roman"/>
          <w:color w:val="000000" w:themeColor="text1"/>
          <w:sz w:val="24"/>
          <w:szCs w:val="24"/>
        </w:rPr>
        <w:t>3°08'57"S 40°07'19"E</w:t>
      </w:r>
      <w:bookmarkEnd w:id="138"/>
      <w:r w:rsidRPr="00C93F4D">
        <w:rPr>
          <w:rFonts w:ascii="Times New Roman" w:hAnsi="Times New Roman"/>
          <w:color w:val="000000" w:themeColor="text1"/>
          <w:sz w:val="24"/>
          <w:szCs w:val="24"/>
        </w:rPr>
        <w:t xml:space="preserve">) was located to the west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approximately 0.5 km upstream of   SBE2. SBE4 located</w:t>
      </w:r>
      <w:r w:rsidR="007122EE" w:rsidRPr="00C93F4D">
        <w:rPr>
          <w:rFonts w:ascii="Times New Roman" w:hAnsi="Times New Roman"/>
          <w:color w:val="000000" w:themeColor="text1"/>
          <w:sz w:val="24"/>
          <w:szCs w:val="24"/>
        </w:rPr>
        <w:t xml:space="preserve"> upstream</w:t>
      </w:r>
      <w:r w:rsidRPr="00C93F4D">
        <w:rPr>
          <w:rFonts w:ascii="Times New Roman" w:hAnsi="Times New Roman"/>
          <w:color w:val="000000" w:themeColor="text1"/>
          <w:sz w:val="24"/>
          <w:szCs w:val="24"/>
        </w:rPr>
        <w:t xml:space="preserve"> at 3°08'58"S 40°07'13"E</w:t>
      </w:r>
      <w:r w:rsidR="001B09EB"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was the most upstream, approximately 1 km west of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and 3 </w:t>
      </w:r>
      <w:r w:rsidR="00E877C8" w:rsidRPr="00C93F4D">
        <w:rPr>
          <w:rFonts w:ascii="Times New Roman" w:hAnsi="Times New Roman"/>
          <w:color w:val="000000" w:themeColor="text1"/>
          <w:sz w:val="24"/>
          <w:szCs w:val="24"/>
        </w:rPr>
        <w:t>k</w:t>
      </w:r>
      <w:r w:rsidRPr="00C93F4D">
        <w:rPr>
          <w:rFonts w:ascii="Times New Roman" w:hAnsi="Times New Roman"/>
          <w:color w:val="000000" w:themeColor="text1"/>
          <w:sz w:val="24"/>
          <w:szCs w:val="24"/>
        </w:rPr>
        <w:t xml:space="preserve">m from the river mouth. The selection of sampling sites was </w:t>
      </w:r>
      <w:r w:rsidR="00E877C8" w:rsidRPr="00C93F4D">
        <w:rPr>
          <w:rFonts w:ascii="Times New Roman" w:hAnsi="Times New Roman"/>
          <w:color w:val="000000" w:themeColor="text1"/>
          <w:sz w:val="24"/>
          <w:szCs w:val="24"/>
        </w:rPr>
        <w:t xml:space="preserve">aimed at effectively representing </w:t>
      </w:r>
      <w:r w:rsidR="00973873" w:rsidRPr="00C93F4D">
        <w:rPr>
          <w:rFonts w:ascii="Times New Roman" w:hAnsi="Times New Roman"/>
          <w:color w:val="000000" w:themeColor="text1"/>
          <w:sz w:val="24"/>
          <w:szCs w:val="24"/>
        </w:rPr>
        <w:t xml:space="preserve">three zones of the estuary i.e., downstream, midstream and upstream. Selection was also influenced by </w:t>
      </w:r>
      <w:r w:rsidRPr="00C93F4D">
        <w:rPr>
          <w:rFonts w:ascii="Times New Roman" w:hAnsi="Times New Roman"/>
          <w:color w:val="000000" w:themeColor="text1"/>
          <w:sz w:val="24"/>
          <w:szCs w:val="24"/>
        </w:rPr>
        <w:t xml:space="preserve">ease of accessibility and safety concerns as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t>
      </w:r>
      <w:r w:rsidR="00D311E3" w:rsidRPr="00C93F4D">
        <w:rPr>
          <w:rFonts w:ascii="Times New Roman" w:hAnsi="Times New Roman"/>
          <w:color w:val="000000" w:themeColor="text1"/>
          <w:sz w:val="24"/>
          <w:szCs w:val="24"/>
        </w:rPr>
        <w:t>has</w:t>
      </w:r>
      <w:r w:rsidRPr="00C93F4D">
        <w:rPr>
          <w:rFonts w:ascii="Times New Roman" w:hAnsi="Times New Roman"/>
          <w:color w:val="000000" w:themeColor="text1"/>
          <w:sz w:val="24"/>
          <w:szCs w:val="24"/>
        </w:rPr>
        <w:t xml:space="preserve"> a population of hippopotamus </w:t>
      </w:r>
      <w:r w:rsidRPr="00C93F4D">
        <w:rPr>
          <w:rFonts w:ascii="Times New Roman" w:hAnsi="Times New Roman"/>
          <w:i/>
          <w:color w:val="000000" w:themeColor="text1"/>
          <w:sz w:val="24"/>
          <w:szCs w:val="24"/>
        </w:rPr>
        <w:t>Hippopotamus amphibious</w:t>
      </w:r>
      <w:r w:rsidRPr="00C93F4D">
        <w:rPr>
          <w:rFonts w:ascii="Times New Roman" w:hAnsi="Times New Roman"/>
          <w:color w:val="000000" w:themeColor="text1"/>
          <w:sz w:val="24"/>
          <w:szCs w:val="24"/>
        </w:rPr>
        <w:t xml:space="preserve">, a large </w:t>
      </w:r>
      <w:r w:rsidR="00D311E3" w:rsidRPr="00C93F4D">
        <w:rPr>
          <w:rFonts w:ascii="Times New Roman" w:hAnsi="Times New Roman"/>
          <w:color w:val="000000" w:themeColor="text1"/>
          <w:sz w:val="24"/>
          <w:szCs w:val="24"/>
        </w:rPr>
        <w:t xml:space="preserve">aggressive </w:t>
      </w:r>
      <w:r w:rsidRPr="00C93F4D">
        <w:rPr>
          <w:rFonts w:ascii="Times New Roman" w:hAnsi="Times New Roman"/>
          <w:color w:val="000000" w:themeColor="text1"/>
          <w:sz w:val="24"/>
          <w:szCs w:val="24"/>
        </w:rPr>
        <w:t>semiaquatic mammal</w:t>
      </w:r>
      <w:r w:rsidR="00277BBA" w:rsidRPr="00C93F4D">
        <w:rPr>
          <w:rFonts w:ascii="Times New Roman" w:hAnsi="Times New Roman"/>
          <w:color w:val="000000" w:themeColor="text1"/>
          <w:sz w:val="24"/>
          <w:szCs w:val="24"/>
        </w:rPr>
        <w:t xml:space="preserve"> (Kitheka </w:t>
      </w:r>
      <w:r w:rsidR="003C391E" w:rsidRPr="003C391E">
        <w:rPr>
          <w:rFonts w:ascii="Times New Roman" w:hAnsi="Times New Roman"/>
          <w:i/>
          <w:iCs/>
          <w:color w:val="000000" w:themeColor="text1"/>
          <w:sz w:val="24"/>
          <w:szCs w:val="24"/>
        </w:rPr>
        <w:t>et al.,</w:t>
      </w:r>
      <w:r w:rsidR="00277BBA" w:rsidRPr="00C93F4D">
        <w:rPr>
          <w:rFonts w:ascii="Times New Roman" w:hAnsi="Times New Roman"/>
          <w:i/>
          <w:iCs/>
          <w:color w:val="000000" w:themeColor="text1"/>
          <w:sz w:val="24"/>
          <w:szCs w:val="24"/>
        </w:rPr>
        <w:t xml:space="preserve"> </w:t>
      </w:r>
      <w:r w:rsidR="00277BBA" w:rsidRPr="00C93F4D">
        <w:rPr>
          <w:rFonts w:ascii="Times New Roman" w:hAnsi="Times New Roman"/>
          <w:color w:val="000000" w:themeColor="text1"/>
          <w:sz w:val="24"/>
          <w:szCs w:val="24"/>
        </w:rPr>
        <w:t>2015)</w:t>
      </w:r>
      <w:r w:rsidRPr="00C93F4D">
        <w:rPr>
          <w:rFonts w:ascii="Times New Roman" w:hAnsi="Times New Roman"/>
          <w:color w:val="000000" w:themeColor="text1"/>
          <w:sz w:val="24"/>
          <w:szCs w:val="24"/>
        </w:rPr>
        <w:t>.</w:t>
      </w:r>
    </w:p>
    <w:p w14:paraId="0EC8A032" w14:textId="77777777" w:rsidR="00D606F5" w:rsidRPr="00C93F4D" w:rsidRDefault="00D606F5" w:rsidP="00F2370D">
      <w:pPr>
        <w:spacing w:line="480" w:lineRule="auto"/>
        <w:jc w:val="both"/>
        <w:rPr>
          <w:rFonts w:ascii="Times New Roman" w:hAnsi="Times New Roman"/>
        </w:rPr>
      </w:pPr>
      <w:r w:rsidRPr="00C93F4D">
        <w:rPr>
          <w:rFonts w:ascii="Times New Roman" w:hAnsi="Times New Roman"/>
          <w:noProof/>
          <w:lang w:val="en-US" w:eastAsia="en-US"/>
        </w:rPr>
        <w:drawing>
          <wp:inline distT="0" distB="0" distL="0" distR="0" wp14:anchorId="393D34D0" wp14:editId="7C1FEAE6">
            <wp:extent cx="5772150" cy="4221193"/>
            <wp:effectExtent l="0" t="0" r="0" b="8255"/>
            <wp:docPr id="16447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8763" name="Picture 1644738763"/>
                    <pic:cNvPicPr/>
                  </pic:nvPicPr>
                  <pic:blipFill>
                    <a:blip r:embed="rId18">
                      <a:extLst>
                        <a:ext uri="{28A0092B-C50C-407E-A947-70E740481C1C}">
                          <a14:useLocalDpi xmlns:a14="http://schemas.microsoft.com/office/drawing/2010/main" val="0"/>
                        </a:ext>
                      </a:extLst>
                    </a:blip>
                    <a:stretch>
                      <a:fillRect/>
                    </a:stretch>
                  </pic:blipFill>
                  <pic:spPr>
                    <a:xfrm>
                      <a:off x="0" y="0"/>
                      <a:ext cx="5775424" cy="4223587"/>
                    </a:xfrm>
                    <a:prstGeom prst="rect">
                      <a:avLst/>
                    </a:prstGeom>
                  </pic:spPr>
                </pic:pic>
              </a:graphicData>
            </a:graphic>
          </wp:inline>
        </w:drawing>
      </w:r>
    </w:p>
    <w:p w14:paraId="0DF73AFD" w14:textId="5B403055" w:rsidR="00D36481" w:rsidRDefault="00D606F5" w:rsidP="00F2370D">
      <w:pPr>
        <w:pStyle w:val="ThesisFigures"/>
        <w:rPr>
          <w:ins w:id="139" w:author="Administrator" w:date="2023-08-28T11:51:00Z"/>
        </w:rPr>
      </w:pPr>
      <w:bookmarkStart w:id="140" w:name="_Toc138614611"/>
      <w:bookmarkStart w:id="141" w:name="_Toc144073193"/>
      <w:r w:rsidRPr="00C93F4D">
        <w:rPr>
          <w:rStyle w:val="CommentReference"/>
          <w:color w:val="000000" w:themeColor="text1"/>
          <w:sz w:val="24"/>
          <w:szCs w:val="24"/>
        </w:rPr>
        <w:t>Fi</w:t>
      </w:r>
      <w:r w:rsidRPr="00C93F4D">
        <w:t xml:space="preserve">gure 3: A map of Kenya (inset) showing </w:t>
      </w:r>
      <w:r w:rsidR="00D311E3" w:rsidRPr="00C93F4D">
        <w:t xml:space="preserve">location of </w:t>
      </w:r>
      <w:r w:rsidRPr="00C93F4D">
        <w:t xml:space="preserve">the </w:t>
      </w:r>
      <w:r w:rsidR="00E877C8" w:rsidRPr="00C93F4D">
        <w:t>Sabaki Estuary</w:t>
      </w:r>
      <w:r w:rsidRPr="00C93F4D">
        <w:t xml:space="preserve"> and </w:t>
      </w:r>
      <w:r w:rsidR="00D311E3" w:rsidRPr="00C93F4D">
        <w:t xml:space="preserve">a digital map of the </w:t>
      </w:r>
      <w:r w:rsidR="00973873" w:rsidRPr="00C93F4D">
        <w:t>estuary</w:t>
      </w:r>
      <w:r w:rsidR="00D311E3" w:rsidRPr="00C93F4D">
        <w:t xml:space="preserve"> with </w:t>
      </w:r>
      <w:r w:rsidRPr="00C93F4D">
        <w:t>sampling station</w:t>
      </w:r>
      <w:r w:rsidR="005C7EB0" w:rsidRPr="00C93F4D">
        <w:t>s</w:t>
      </w:r>
      <w:r w:rsidRPr="00C93F4D">
        <w:t xml:space="preserve"> </w:t>
      </w:r>
      <w:r w:rsidR="00D311E3" w:rsidRPr="00C93F4D">
        <w:t>(</w:t>
      </w:r>
      <w:r w:rsidRPr="00C93F4D">
        <w:t>SBE1, SBE2, SBE3 and SBE4</w:t>
      </w:r>
      <w:bookmarkEnd w:id="140"/>
      <w:r w:rsidR="00D311E3" w:rsidRPr="00C93F4D">
        <w:t>)</w:t>
      </w:r>
      <w:r w:rsidR="001B09EB" w:rsidRPr="00C93F4D">
        <w:t xml:space="preserve"> </w:t>
      </w:r>
      <w:r w:rsidR="00D311E3" w:rsidRPr="00C93F4D">
        <w:t>indicated</w:t>
      </w:r>
      <w:bookmarkEnd w:id="141"/>
      <w:ins w:id="142" w:author="Administrator" w:date="2023-08-28T11:51:00Z">
        <w:r w:rsidR="00DE2415">
          <w:t>.</w:t>
        </w:r>
      </w:ins>
    </w:p>
    <w:p w14:paraId="393CDE48" w14:textId="77777777" w:rsidR="00DE2415" w:rsidRPr="00DE2415" w:rsidRDefault="00DE2415">
      <w:pPr>
        <w:pStyle w:val="Caption"/>
        <w:pPrChange w:id="143" w:author="Administrator" w:date="2023-08-28T11:51:00Z">
          <w:pPr>
            <w:pStyle w:val="ThesisFigures"/>
          </w:pPr>
        </w:pPrChange>
      </w:pPr>
    </w:p>
    <w:p w14:paraId="49CCB81D" w14:textId="7B934F11" w:rsidR="00D16481" w:rsidRDefault="00D606F5" w:rsidP="00F2370D">
      <w:pPr>
        <w:pStyle w:val="Heading2"/>
        <w:jc w:val="both"/>
        <w:rPr>
          <w:ins w:id="144" w:author="Administrator" w:date="2023-08-28T11:52:00Z"/>
        </w:rPr>
      </w:pPr>
      <w:bookmarkStart w:id="145" w:name="_Toc144063168"/>
      <w:bookmarkStart w:id="146" w:name="_Toc20687090"/>
      <w:bookmarkStart w:id="147" w:name="_Hlk32393741"/>
      <w:bookmarkStart w:id="148" w:name="_Hlk47311623"/>
      <w:bookmarkEnd w:id="133"/>
      <w:r w:rsidRPr="00C93F4D">
        <w:t>Sampling design and data collection</w:t>
      </w:r>
      <w:bookmarkEnd w:id="145"/>
    </w:p>
    <w:p w14:paraId="79119BB4" w14:textId="77777777" w:rsidR="00DE2415" w:rsidRDefault="00DE2415" w:rsidP="00DE2415">
      <w:pPr>
        <w:pStyle w:val="Caption"/>
        <w:rPr>
          <w:ins w:id="149" w:author="Administrator" w:date="2023-08-28T11:52:00Z"/>
          <w:rFonts w:ascii="Times New Roman" w:hAnsi="Times New Roman"/>
          <w:b/>
          <w:i w:val="0"/>
          <w:iCs w:val="0"/>
          <w:color w:val="000000" w:themeColor="text1"/>
          <w:sz w:val="24"/>
          <w:szCs w:val="26"/>
          <w:lang w:val="en-US" w:eastAsia="en-US"/>
        </w:rPr>
      </w:pPr>
      <w:ins w:id="150" w:author="Administrator" w:date="2023-08-28T11:52:00Z">
        <w:r w:rsidRPr="00353BA1">
          <w:rPr>
            <w:rFonts w:ascii="Times New Roman" w:hAnsi="Times New Roman"/>
            <w:b/>
            <w:i w:val="0"/>
            <w:iCs w:val="0"/>
            <w:color w:val="000000" w:themeColor="text1"/>
            <w:sz w:val="24"/>
            <w:szCs w:val="26"/>
            <w:lang w:val="en-US" w:eastAsia="en-US"/>
          </w:rPr>
          <w:t xml:space="preserve">3.2.2 Determination of </w:t>
        </w:r>
        <w:r>
          <w:rPr>
            <w:rFonts w:ascii="Times New Roman" w:hAnsi="Times New Roman"/>
            <w:b/>
            <w:i w:val="0"/>
            <w:iCs w:val="0"/>
            <w:color w:val="000000" w:themeColor="text1"/>
            <w:sz w:val="24"/>
            <w:szCs w:val="26"/>
            <w:lang w:val="en-US" w:eastAsia="en-US"/>
          </w:rPr>
          <w:t>river</w:t>
        </w:r>
        <w:r w:rsidRPr="00353BA1">
          <w:rPr>
            <w:rFonts w:ascii="Times New Roman" w:hAnsi="Times New Roman"/>
            <w:b/>
            <w:i w:val="0"/>
            <w:iCs w:val="0"/>
            <w:color w:val="000000" w:themeColor="text1"/>
            <w:sz w:val="24"/>
            <w:szCs w:val="26"/>
            <w:lang w:val="en-US" w:eastAsia="en-US"/>
          </w:rPr>
          <w:t xml:space="preserve"> </w:t>
        </w:r>
        <w:r>
          <w:rPr>
            <w:rFonts w:ascii="Times New Roman" w:hAnsi="Times New Roman"/>
            <w:b/>
            <w:i w:val="0"/>
            <w:iCs w:val="0"/>
            <w:color w:val="000000" w:themeColor="text1"/>
            <w:sz w:val="24"/>
            <w:szCs w:val="26"/>
            <w:lang w:val="en-US" w:eastAsia="en-US"/>
          </w:rPr>
          <w:t xml:space="preserve">flow </w:t>
        </w:r>
        <w:r w:rsidRPr="00353BA1">
          <w:rPr>
            <w:rFonts w:ascii="Times New Roman" w:hAnsi="Times New Roman"/>
            <w:b/>
            <w:i w:val="0"/>
            <w:iCs w:val="0"/>
            <w:color w:val="000000" w:themeColor="text1"/>
            <w:sz w:val="24"/>
            <w:szCs w:val="26"/>
            <w:lang w:val="en-US" w:eastAsia="en-US"/>
          </w:rPr>
          <w:t>and physicochemical variables of the Sabaki Estuary</w:t>
        </w:r>
      </w:ins>
    </w:p>
    <w:p w14:paraId="338F53AF" w14:textId="77777777" w:rsidR="00DE2415" w:rsidRDefault="00DE2415" w:rsidP="00DE2415">
      <w:pPr>
        <w:spacing w:after="0" w:line="480" w:lineRule="auto"/>
        <w:jc w:val="both"/>
        <w:rPr>
          <w:ins w:id="151" w:author="Administrator" w:date="2023-08-28T11:52:00Z"/>
          <w:rFonts w:ascii="Times New Roman" w:hAnsi="Times New Roman"/>
          <w:sz w:val="24"/>
          <w:szCs w:val="24"/>
        </w:rPr>
      </w:pPr>
      <w:ins w:id="152" w:author="Administrator" w:date="2023-08-28T11:52:00Z">
        <w:r w:rsidRPr="00C93F4D">
          <w:rPr>
            <w:rFonts w:ascii="Times New Roman" w:hAnsi="Times New Roman"/>
            <w:sz w:val="24"/>
            <w:szCs w:val="24"/>
          </w:rPr>
          <w:t xml:space="preserve">During each sampling occasion and site, the estuary channel morphometry; width (m), depth (m), current velocity (m/s) and discharge (m3/s) variables were measured. River width and depth were estimated with a measuring tape and weighted graduated rope at a minimum of 5 points across the river at every reach location as described by Masese </w:t>
        </w:r>
        <w:r w:rsidRPr="00C93F4D">
          <w:rPr>
            <w:rFonts w:ascii="Times New Roman" w:hAnsi="Times New Roman"/>
            <w:i/>
            <w:iCs/>
            <w:sz w:val="24"/>
            <w:szCs w:val="24"/>
          </w:rPr>
          <w:t>et al.</w:t>
        </w:r>
        <w:r w:rsidRPr="00C93F4D">
          <w:rPr>
            <w:rFonts w:ascii="Times New Roman" w:hAnsi="Times New Roman"/>
            <w:sz w:val="24"/>
            <w:szCs w:val="24"/>
          </w:rPr>
          <w:t xml:space="preserve"> (2014). River means current velocity was estimated in triplicate using timed drift across a known distance at every reach. </w:t>
        </w:r>
      </w:ins>
    </w:p>
    <w:p w14:paraId="1C8A2DD4" w14:textId="77777777" w:rsidR="00DE2415" w:rsidRPr="00754A48" w:rsidRDefault="00DE2415" w:rsidP="00DE2415">
      <w:pPr>
        <w:spacing w:line="480" w:lineRule="auto"/>
        <w:jc w:val="both"/>
        <w:rPr>
          <w:ins w:id="153" w:author="Administrator" w:date="2023-08-28T11:52:00Z"/>
          <w:rFonts w:ascii="Times New Roman" w:hAnsi="Times New Roman"/>
          <w:sz w:val="24"/>
          <w:szCs w:val="24"/>
        </w:rPr>
      </w:pPr>
      <w:ins w:id="154" w:author="Administrator" w:date="2023-08-28T11:52:00Z">
        <w:r w:rsidRPr="00754A48">
          <w:rPr>
            <w:rFonts w:ascii="Times New Roman" w:hAnsi="Times New Roman"/>
            <w:sz w:val="24"/>
            <w:szCs w:val="24"/>
          </w:rPr>
          <w:t xml:space="preserve">Water quality measurements were carried out at </w:t>
        </w:r>
        <w:r w:rsidRPr="00D37BEF">
          <w:rPr>
            <w:rFonts w:ascii="Times New Roman" w:hAnsi="Times New Roman"/>
            <w:sz w:val="24"/>
            <w:szCs w:val="24"/>
          </w:rPr>
          <w:t xml:space="preserve">each sampling </w:t>
        </w:r>
        <w:r>
          <w:rPr>
            <w:rFonts w:ascii="Times New Roman" w:hAnsi="Times New Roman"/>
            <w:sz w:val="24"/>
            <w:szCs w:val="24"/>
          </w:rPr>
          <w:t>station</w:t>
        </w:r>
        <w:r w:rsidRPr="00D37BEF">
          <w:rPr>
            <w:rFonts w:ascii="Times New Roman" w:hAnsi="Times New Roman"/>
            <w:sz w:val="24"/>
            <w:szCs w:val="24"/>
          </w:rPr>
          <w:t>; SBE1, SBE2, SBE3 and SBE4</w:t>
        </w:r>
        <w:r>
          <w:rPr>
            <w:rFonts w:ascii="Times New Roman" w:hAnsi="Times New Roman"/>
            <w:sz w:val="24"/>
            <w:szCs w:val="24"/>
          </w:rPr>
          <w:t xml:space="preserve">, </w:t>
        </w:r>
        <w:r w:rsidRPr="00D37BEF">
          <w:rPr>
            <w:rFonts w:ascii="Times New Roman" w:eastAsiaTheme="minorHAnsi" w:hAnsi="Times New Roman"/>
            <w:sz w:val="24"/>
            <w:szCs w:val="24"/>
            <w:lang w:val="en-US" w:eastAsia="en-US"/>
          </w:rPr>
          <w:t>using a hand-held water quality meter</w:t>
        </w:r>
        <w:r>
          <w:rPr>
            <w:rFonts w:ascii="Times New Roman" w:eastAsiaTheme="minorHAnsi" w:hAnsi="Times New Roman"/>
            <w:sz w:val="24"/>
            <w:szCs w:val="24"/>
            <w:lang w:val="en-US" w:eastAsia="en-US"/>
          </w:rPr>
          <w:t xml:space="preserve"> </w:t>
        </w:r>
        <w:r w:rsidRPr="00D37BEF">
          <w:rPr>
            <w:rFonts w:ascii="Times New Roman" w:hAnsi="Times New Roman"/>
            <w:sz w:val="24"/>
            <w:szCs w:val="24"/>
          </w:rPr>
          <w:t>lowered in water adjacent to the deployed sampling fyke net and the readings recorded on a data sheet</w:t>
        </w:r>
        <w:r>
          <w:rPr>
            <w:rFonts w:ascii="Times New Roman" w:hAnsi="Times New Roman"/>
            <w:sz w:val="24"/>
            <w:szCs w:val="24"/>
          </w:rPr>
          <w:t xml:space="preserve"> </w:t>
        </w:r>
        <w:r w:rsidRPr="00D37BEF">
          <w:rPr>
            <w:rFonts w:ascii="Times New Roman" w:hAnsi="Times New Roman"/>
            <w:sz w:val="24"/>
            <w:szCs w:val="24"/>
          </w:rPr>
          <w:t>(Appendix 1)</w:t>
        </w:r>
        <w:r w:rsidRPr="00754A48">
          <w:rPr>
            <w:rFonts w:ascii="Times New Roman" w:hAnsi="Times New Roman"/>
            <w:sz w:val="24"/>
            <w:szCs w:val="24"/>
          </w:rPr>
          <w:t xml:space="preserve">. Parameters measured include physical parameters: </w:t>
        </w:r>
        <w:r>
          <w:rPr>
            <w:rFonts w:ascii="Times New Roman" w:hAnsi="Times New Roman"/>
            <w:sz w:val="24"/>
            <w:szCs w:val="24"/>
          </w:rPr>
          <w:t>t</w:t>
        </w:r>
        <w:r w:rsidRPr="00754A48">
          <w:rPr>
            <w:rFonts w:ascii="Times New Roman" w:hAnsi="Times New Roman"/>
            <w:sz w:val="24"/>
            <w:szCs w:val="24"/>
          </w:rPr>
          <w:t xml:space="preserve">emperature (°C), </w:t>
        </w:r>
        <w:r>
          <w:rPr>
            <w:rFonts w:ascii="Times New Roman" w:hAnsi="Times New Roman"/>
            <w:sz w:val="24"/>
            <w:szCs w:val="24"/>
          </w:rPr>
          <w:t>s</w:t>
        </w:r>
        <w:r w:rsidRPr="00754A48">
          <w:rPr>
            <w:rFonts w:ascii="Times New Roman" w:hAnsi="Times New Roman"/>
            <w:sz w:val="24"/>
            <w:szCs w:val="24"/>
          </w:rPr>
          <w:t xml:space="preserve">alinity (ppt), </w:t>
        </w:r>
        <w:r>
          <w:rPr>
            <w:rFonts w:ascii="Times New Roman" w:hAnsi="Times New Roman"/>
          </w:rPr>
          <w:t>d</w:t>
        </w:r>
        <w:r w:rsidRPr="00104287">
          <w:rPr>
            <w:rFonts w:ascii="Times New Roman" w:hAnsi="Times New Roman"/>
          </w:rPr>
          <w:t xml:space="preserve">issolved oxygen </w:t>
        </w:r>
        <w:r>
          <w:rPr>
            <w:rFonts w:ascii="Times New Roman" w:hAnsi="Times New Roman"/>
          </w:rPr>
          <w:t xml:space="preserve">(DO) </w:t>
        </w:r>
        <w:r w:rsidRPr="00104287">
          <w:rPr>
            <w:rFonts w:ascii="Times New Roman" w:hAnsi="Times New Roman"/>
            <w:lang w:val="en-US"/>
          </w:rPr>
          <w:t>(</w:t>
        </w:r>
        <w:r w:rsidRPr="00104287">
          <w:rPr>
            <w:rFonts w:ascii="Times New Roman" w:hAnsi="Times New Roman"/>
          </w:rPr>
          <w:t>mg/</w:t>
        </w:r>
        <w:r w:rsidRPr="00104287">
          <w:rPr>
            <w:rFonts w:ascii="Times New Roman" w:hAnsi="Times New Roman"/>
            <w:lang w:val="en-US"/>
          </w:rPr>
          <w:t>L)</w:t>
        </w:r>
        <w:r w:rsidRPr="00754A48">
          <w:rPr>
            <w:rFonts w:ascii="Times New Roman" w:hAnsi="Times New Roman"/>
            <w:sz w:val="24"/>
            <w:szCs w:val="24"/>
          </w:rPr>
          <w:t xml:space="preserve">, </w:t>
        </w:r>
        <w:r>
          <w:rPr>
            <w:rFonts w:ascii="Times New Roman" w:hAnsi="Times New Roman"/>
          </w:rPr>
          <w:t>electrical c</w:t>
        </w:r>
        <w:r w:rsidRPr="00104287">
          <w:rPr>
            <w:rFonts w:ascii="Times New Roman" w:hAnsi="Times New Roman"/>
          </w:rPr>
          <w:t xml:space="preserve">onductivity </w:t>
        </w:r>
        <w:r>
          <w:rPr>
            <w:rFonts w:ascii="Times New Roman" w:hAnsi="Times New Roman"/>
          </w:rPr>
          <w:t xml:space="preserve">(EC) </w:t>
        </w:r>
        <w:r w:rsidRPr="00104287">
          <w:rPr>
            <w:rFonts w:ascii="Times New Roman" w:hAnsi="Times New Roman"/>
          </w:rPr>
          <w:t>(µS/cm)</w:t>
        </w:r>
        <w:r w:rsidRPr="00754A48">
          <w:rPr>
            <w:rFonts w:ascii="Times New Roman" w:hAnsi="Times New Roman"/>
            <w:sz w:val="24"/>
            <w:szCs w:val="24"/>
          </w:rPr>
          <w:t xml:space="preserve">, total </w:t>
        </w:r>
        <w:r>
          <w:rPr>
            <w:rFonts w:ascii="Times New Roman" w:hAnsi="Times New Roman"/>
            <w:sz w:val="24"/>
            <w:szCs w:val="24"/>
          </w:rPr>
          <w:t>dissolved solids (</w:t>
        </w:r>
        <w:r w:rsidRPr="00104287">
          <w:rPr>
            <w:rFonts w:ascii="Times New Roman" w:hAnsi="Times New Roman"/>
          </w:rPr>
          <w:t>TDS</w:t>
        </w:r>
        <w:r>
          <w:rPr>
            <w:rFonts w:ascii="Times New Roman" w:hAnsi="Times New Roman"/>
          </w:rPr>
          <w:t>)</w:t>
        </w:r>
        <w:r w:rsidRPr="00104287">
          <w:rPr>
            <w:rFonts w:ascii="Times New Roman" w:hAnsi="Times New Roman"/>
          </w:rPr>
          <w:t xml:space="preserve"> (mg/l)</w:t>
        </w:r>
        <w:r w:rsidRPr="00754A48">
          <w:rPr>
            <w:rFonts w:ascii="Times New Roman" w:hAnsi="Times New Roman"/>
            <w:sz w:val="24"/>
            <w:szCs w:val="24"/>
          </w:rPr>
          <w:t xml:space="preserve"> </w:t>
        </w:r>
        <w:r>
          <w:rPr>
            <w:rFonts w:ascii="Times New Roman" w:hAnsi="Times New Roman"/>
            <w:sz w:val="24"/>
            <w:szCs w:val="24"/>
          </w:rPr>
          <w:t xml:space="preserve">and </w:t>
        </w:r>
        <w:r w:rsidRPr="00754A48">
          <w:rPr>
            <w:rFonts w:ascii="Times New Roman" w:hAnsi="Times New Roman"/>
            <w:sz w:val="24"/>
            <w:szCs w:val="24"/>
          </w:rPr>
          <w:t>pH</w:t>
        </w:r>
        <w:r>
          <w:rPr>
            <w:rFonts w:ascii="Times New Roman" w:hAnsi="Times New Roman"/>
            <w:sz w:val="24"/>
            <w:szCs w:val="24"/>
          </w:rPr>
          <w:t>.</w:t>
        </w:r>
      </w:ins>
    </w:p>
    <w:p w14:paraId="7C0CDBE7" w14:textId="77777777" w:rsidR="00DE2415" w:rsidRDefault="00DE2415" w:rsidP="00DE2415">
      <w:pPr>
        <w:spacing w:after="0" w:line="480" w:lineRule="auto"/>
        <w:jc w:val="both"/>
        <w:rPr>
          <w:ins w:id="155" w:author="Administrator" w:date="2023-08-28T11:52:00Z"/>
          <w:rFonts w:ascii="Times New Roman" w:hAnsi="Times New Roman"/>
          <w:sz w:val="24"/>
          <w:szCs w:val="24"/>
        </w:rPr>
      </w:pPr>
    </w:p>
    <w:p w14:paraId="145D2E79" w14:textId="77777777" w:rsidR="00DE2415" w:rsidRDefault="00DE2415" w:rsidP="00DE2415">
      <w:pPr>
        <w:rPr>
          <w:ins w:id="156" w:author="Administrator" w:date="2023-08-28T11:52:00Z"/>
          <w:lang w:val="en-US" w:eastAsia="en-US"/>
        </w:rPr>
      </w:pPr>
      <w:ins w:id="157" w:author="Administrator" w:date="2023-08-28T11:52:00Z">
        <w:r w:rsidRPr="00D37BEF">
          <w:rPr>
            <w:rFonts w:ascii="Times New Roman" w:hAnsi="Times New Roman"/>
            <w:noProof/>
            <w:sz w:val="24"/>
            <w:szCs w:val="24"/>
          </w:rPr>
          <w:drawing>
            <wp:inline distT="0" distB="0" distL="0" distR="0" wp14:anchorId="23642F1E" wp14:editId="557062BF">
              <wp:extent cx="5943600" cy="3297555"/>
              <wp:effectExtent l="0" t="0" r="0" b="0"/>
              <wp:docPr id="1568666178" name="Picture 1568666178">
                <a:extLst xmlns:a="http://schemas.openxmlformats.org/drawingml/2006/main">
                  <a:ext uri="{FF2B5EF4-FFF2-40B4-BE49-F238E27FC236}">
                    <a16:creationId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1CDD55-3FDF-A991-B5EB-1DC9BA2BB95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ins>
    </w:p>
    <w:p w14:paraId="55CC8DAE" w14:textId="77777777" w:rsidR="00DE2415" w:rsidRPr="0019358E" w:rsidRDefault="00DE2415" w:rsidP="00DE2415">
      <w:pPr>
        <w:pStyle w:val="ThesisFigures"/>
        <w:rPr>
          <w:ins w:id="158" w:author="Administrator" w:date="2023-08-28T11:52:00Z"/>
        </w:rPr>
      </w:pPr>
      <w:ins w:id="159" w:author="Administrator" w:date="2023-08-28T11:52:00Z">
        <w:r w:rsidRPr="00D37BEF">
          <w:t xml:space="preserve">Figure </w:t>
        </w:r>
        <w:r>
          <w:t>7</w:t>
        </w:r>
        <w:r w:rsidRPr="00D37BEF">
          <w:t xml:space="preserve">: A photograph displaying the measuring physiochemical parameter next to an anchored glass eel fyke net (Photo by Gitonga, 2021). </w:t>
        </w:r>
      </w:ins>
    </w:p>
    <w:p w14:paraId="7A29C841" w14:textId="77777777" w:rsidR="00DE2415" w:rsidRPr="00074ADB" w:rsidRDefault="00DE2415">
      <w:pPr>
        <w:pPrChange w:id="160" w:author="Administrator" w:date="2023-08-28T11:52:00Z">
          <w:pPr>
            <w:pStyle w:val="Heading2"/>
            <w:jc w:val="both"/>
          </w:pPr>
        </w:pPrChange>
      </w:pPr>
    </w:p>
    <w:p w14:paraId="0598A37E" w14:textId="089E0336" w:rsidR="00353BA1" w:rsidRPr="00353BA1" w:rsidRDefault="00353BA1" w:rsidP="00353BA1">
      <w:pPr>
        <w:rPr>
          <w:rFonts w:ascii="Times New Roman" w:hAnsi="Times New Roman"/>
          <w:b/>
          <w:color w:val="000000" w:themeColor="text1"/>
          <w:sz w:val="24"/>
          <w:szCs w:val="26"/>
          <w:lang w:val="en-US" w:eastAsia="en-US"/>
        </w:rPr>
      </w:pPr>
      <w:r w:rsidRPr="00353BA1">
        <w:rPr>
          <w:rFonts w:ascii="Times New Roman" w:hAnsi="Times New Roman"/>
          <w:b/>
          <w:color w:val="000000" w:themeColor="text1"/>
          <w:sz w:val="24"/>
          <w:szCs w:val="26"/>
          <w:lang w:val="en-US" w:eastAsia="en-US"/>
        </w:rPr>
        <w:t xml:space="preserve">3.2.1 </w:t>
      </w:r>
      <w:r>
        <w:rPr>
          <w:rFonts w:ascii="Times New Roman" w:hAnsi="Times New Roman"/>
          <w:b/>
          <w:color w:val="000000" w:themeColor="text1"/>
          <w:sz w:val="24"/>
          <w:szCs w:val="26"/>
          <w:lang w:val="en-US" w:eastAsia="en-US"/>
        </w:rPr>
        <w:t>Determin</w:t>
      </w:r>
      <w:r w:rsidR="001A5908">
        <w:rPr>
          <w:rFonts w:ascii="Times New Roman" w:hAnsi="Times New Roman"/>
          <w:b/>
          <w:color w:val="000000" w:themeColor="text1"/>
          <w:sz w:val="24"/>
          <w:szCs w:val="26"/>
          <w:lang w:val="en-US" w:eastAsia="en-US"/>
        </w:rPr>
        <w:t>ing the</w:t>
      </w:r>
      <w:r>
        <w:rPr>
          <w:rFonts w:ascii="Times New Roman" w:hAnsi="Times New Roman"/>
          <w:b/>
          <w:color w:val="000000" w:themeColor="text1"/>
          <w:sz w:val="24"/>
          <w:szCs w:val="26"/>
          <w:lang w:val="en-US" w:eastAsia="en-US"/>
        </w:rPr>
        <w:t xml:space="preserve"> o</w:t>
      </w:r>
      <w:r w:rsidRPr="00353BA1">
        <w:rPr>
          <w:rFonts w:ascii="Times New Roman" w:hAnsi="Times New Roman"/>
          <w:b/>
          <w:color w:val="000000" w:themeColor="text1"/>
          <w:sz w:val="24"/>
          <w:szCs w:val="26"/>
          <w:lang w:val="en-US" w:eastAsia="en-US"/>
        </w:rPr>
        <w:t>ccurrence of juvenile anguillid eels</w:t>
      </w:r>
      <w:r>
        <w:rPr>
          <w:rFonts w:ascii="Times New Roman" w:hAnsi="Times New Roman"/>
          <w:b/>
          <w:color w:val="000000" w:themeColor="text1"/>
          <w:sz w:val="24"/>
          <w:szCs w:val="26"/>
          <w:lang w:val="en-US" w:eastAsia="en-US"/>
        </w:rPr>
        <w:t xml:space="preserve"> in the Sabaki Estuary</w:t>
      </w:r>
    </w:p>
    <w:bookmarkEnd w:id="146"/>
    <w:bookmarkEnd w:id="147"/>
    <w:bookmarkEnd w:id="148"/>
    <w:p w14:paraId="7C3BFBCD" w14:textId="6EE06F38" w:rsidR="00C153E7"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Juvenile anguillid eels were caught using glass eel fyke nets</w:t>
      </w:r>
      <w:r w:rsidR="007122EE" w:rsidRPr="00C93F4D">
        <w:rPr>
          <w:rFonts w:ascii="Times New Roman" w:hAnsi="Times New Roman"/>
          <w:color w:val="000000" w:themeColor="text1"/>
          <w:sz w:val="24"/>
          <w:szCs w:val="24"/>
        </w:rPr>
        <w:t xml:space="preserve"> of very fine 2mm mesh size</w:t>
      </w:r>
      <w:r w:rsidR="00B37D4D" w:rsidRPr="00C93F4D">
        <w:rPr>
          <w:rFonts w:ascii="Times New Roman" w:hAnsi="Times New Roman"/>
          <w:color w:val="000000" w:themeColor="text1"/>
          <w:sz w:val="24"/>
          <w:szCs w:val="24"/>
        </w:rPr>
        <w:t>, which are</w:t>
      </w:r>
      <w:bookmarkStart w:id="161" w:name="_Hlk32393769"/>
      <w:r w:rsidRPr="00C93F4D">
        <w:rPr>
          <w:rFonts w:ascii="Times New Roman" w:hAnsi="Times New Roman"/>
          <w:color w:val="000000" w:themeColor="text1"/>
          <w:sz w:val="24"/>
          <w:szCs w:val="24"/>
        </w:rPr>
        <w:t xml:space="preserve"> designed for commercial glass eel fisheries in Australia (T&amp;L </w:t>
      </w:r>
      <w:r w:rsidR="00DC3631" w:rsidRPr="00C93F4D">
        <w:rPr>
          <w:rFonts w:ascii="Times New Roman" w:hAnsi="Times New Roman"/>
          <w:color w:val="000000" w:themeColor="text1"/>
          <w:sz w:val="24"/>
          <w:szCs w:val="24"/>
        </w:rPr>
        <w:t>N</w:t>
      </w:r>
      <w:r w:rsidRPr="00C93F4D">
        <w:rPr>
          <w:rFonts w:ascii="Times New Roman" w:hAnsi="Times New Roman"/>
          <w:color w:val="000000" w:themeColor="text1"/>
          <w:sz w:val="24"/>
          <w:szCs w:val="24"/>
        </w:rPr>
        <w:t xml:space="preserve">etmaking, Mooroolbark, Australia). Sampling was </w:t>
      </w:r>
      <w:r w:rsidR="00FC5E86" w:rsidRPr="00C93F4D">
        <w:rPr>
          <w:rFonts w:ascii="Times New Roman" w:hAnsi="Times New Roman"/>
          <w:color w:val="000000" w:themeColor="text1"/>
          <w:sz w:val="24"/>
          <w:szCs w:val="24"/>
        </w:rPr>
        <w:t xml:space="preserve">conducted over a </w:t>
      </w:r>
      <w:r w:rsidR="00353BA1">
        <w:rPr>
          <w:rFonts w:ascii="Times New Roman" w:hAnsi="Times New Roman"/>
          <w:color w:val="000000" w:themeColor="text1"/>
          <w:sz w:val="24"/>
          <w:szCs w:val="24"/>
        </w:rPr>
        <w:t>12</w:t>
      </w:r>
      <w:r w:rsidR="002E0EF9" w:rsidRPr="00C93F4D">
        <w:rPr>
          <w:rFonts w:ascii="Times New Roman" w:hAnsi="Times New Roman"/>
          <w:color w:val="000000" w:themeColor="text1"/>
          <w:sz w:val="24"/>
          <w:szCs w:val="24"/>
        </w:rPr>
        <w:t>-month</w:t>
      </w:r>
      <w:r w:rsidR="00FC5E86" w:rsidRPr="00C93F4D">
        <w:rPr>
          <w:rFonts w:ascii="Times New Roman" w:hAnsi="Times New Roman"/>
          <w:color w:val="000000" w:themeColor="text1"/>
          <w:sz w:val="24"/>
          <w:szCs w:val="24"/>
        </w:rPr>
        <w:t xml:space="preserve"> period which encompassed five lunar phases </w:t>
      </w:r>
      <w:r w:rsidR="001B09EB" w:rsidRPr="00C93F4D">
        <w:rPr>
          <w:rFonts w:ascii="Times New Roman" w:hAnsi="Times New Roman"/>
          <w:color w:val="000000" w:themeColor="text1"/>
          <w:sz w:val="24"/>
          <w:szCs w:val="24"/>
        </w:rPr>
        <w:t>i.e.</w:t>
      </w:r>
      <w:r w:rsidR="00FC5E86" w:rsidRPr="00C93F4D">
        <w:rPr>
          <w:rFonts w:ascii="Times New Roman" w:hAnsi="Times New Roman"/>
          <w:color w:val="000000" w:themeColor="text1"/>
          <w:sz w:val="24"/>
          <w:szCs w:val="24"/>
        </w:rPr>
        <w:t xml:space="preserve"> full moon, waning gibbous, last quarter moon, first quarter moon, waning crescent moon, and new moon. Data on lunar phase as well as moonset and moonrise were obtained daily from </w:t>
      </w:r>
      <w:r w:rsidR="007C5443" w:rsidRPr="00C93F4D">
        <w:rPr>
          <w:rFonts w:ascii="Times New Roman" w:hAnsi="Times New Roman"/>
          <w:color w:val="000000" w:themeColor="text1"/>
          <w:sz w:val="24"/>
          <w:szCs w:val="24"/>
        </w:rPr>
        <w:t xml:space="preserve">the </w:t>
      </w:r>
      <w:r w:rsidR="00FC5E86" w:rsidRPr="00C93F4D">
        <w:rPr>
          <w:rFonts w:ascii="Times New Roman" w:hAnsi="Times New Roman"/>
          <w:color w:val="000000" w:themeColor="text1"/>
          <w:sz w:val="24"/>
          <w:szCs w:val="24"/>
        </w:rPr>
        <w:t>Vitalii (2019) software application</w:t>
      </w:r>
      <w:r w:rsidR="00C153E7" w:rsidRPr="00C93F4D">
        <w:rPr>
          <w:rFonts w:ascii="Times New Roman" w:hAnsi="Times New Roman"/>
          <w:color w:val="000000" w:themeColor="text1"/>
          <w:sz w:val="24"/>
          <w:szCs w:val="24"/>
        </w:rPr>
        <w:t xml:space="preserve"> and </w:t>
      </w:r>
      <w:r w:rsidR="00FC5E86" w:rsidRPr="00C93F4D">
        <w:rPr>
          <w:rFonts w:ascii="Times New Roman" w:hAnsi="Times New Roman"/>
          <w:color w:val="000000" w:themeColor="text1"/>
          <w:sz w:val="24"/>
          <w:szCs w:val="24"/>
        </w:rPr>
        <w:t>recorded in a data sheet (see Appendix 1).</w:t>
      </w:r>
    </w:p>
    <w:p w14:paraId="483A66CD" w14:textId="1789AC96" w:rsidR="00106BCE" w:rsidRPr="00C93F4D" w:rsidRDefault="007122E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For</w:t>
      </w:r>
      <w:r w:rsidR="00AD08F7" w:rsidRPr="00C93F4D">
        <w:rPr>
          <w:rFonts w:ascii="Times New Roman" w:hAnsi="Times New Roman"/>
          <w:color w:val="000000" w:themeColor="text1"/>
          <w:sz w:val="24"/>
          <w:szCs w:val="24"/>
        </w:rPr>
        <w:t xml:space="preserve"> </w:t>
      </w:r>
      <w:r w:rsidR="0023150F" w:rsidRPr="00C93F4D">
        <w:rPr>
          <w:rFonts w:ascii="Times New Roman" w:hAnsi="Times New Roman"/>
          <w:color w:val="000000" w:themeColor="text1"/>
          <w:sz w:val="24"/>
          <w:szCs w:val="24"/>
        </w:rPr>
        <w:t xml:space="preserve">each sampling </w:t>
      </w:r>
      <w:r w:rsidR="00A00372" w:rsidRPr="00C93F4D">
        <w:rPr>
          <w:rFonts w:ascii="Times New Roman" w:hAnsi="Times New Roman"/>
          <w:color w:val="000000" w:themeColor="text1"/>
          <w:sz w:val="24"/>
          <w:szCs w:val="24"/>
        </w:rPr>
        <w:t>occasion</w:t>
      </w:r>
      <w:r w:rsidR="009358D3"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on the first day, </w:t>
      </w:r>
      <w:r w:rsidR="0023150F" w:rsidRPr="00C93F4D">
        <w:rPr>
          <w:rFonts w:ascii="Times New Roman" w:hAnsi="Times New Roman"/>
          <w:color w:val="000000" w:themeColor="text1"/>
          <w:sz w:val="24"/>
          <w:szCs w:val="24"/>
        </w:rPr>
        <w:t>one</w:t>
      </w:r>
      <w:r w:rsidR="00E84B21" w:rsidRPr="00C93F4D">
        <w:rPr>
          <w:rFonts w:ascii="Times New Roman" w:hAnsi="Times New Roman"/>
          <w:color w:val="000000" w:themeColor="text1"/>
          <w:sz w:val="24"/>
          <w:szCs w:val="24"/>
        </w:rPr>
        <w:t xml:space="preserve"> </w:t>
      </w:r>
      <w:r w:rsidR="00C41450" w:rsidRPr="00C93F4D">
        <w:rPr>
          <w:rFonts w:ascii="Times New Roman" w:hAnsi="Times New Roman"/>
          <w:color w:val="000000" w:themeColor="text1"/>
          <w:sz w:val="24"/>
          <w:szCs w:val="24"/>
        </w:rPr>
        <w:t xml:space="preserve">fyke </w:t>
      </w:r>
      <w:r w:rsidR="009358D3" w:rsidRPr="00C93F4D">
        <w:rPr>
          <w:rFonts w:ascii="Times New Roman" w:hAnsi="Times New Roman"/>
          <w:color w:val="000000" w:themeColor="text1"/>
          <w:sz w:val="24"/>
          <w:szCs w:val="24"/>
        </w:rPr>
        <w:t>net</w:t>
      </w:r>
      <w:r w:rsidR="00C41450" w:rsidRPr="00C93F4D">
        <w:rPr>
          <w:rFonts w:ascii="Times New Roman" w:hAnsi="Times New Roman"/>
          <w:color w:val="000000" w:themeColor="text1"/>
          <w:sz w:val="24"/>
          <w:szCs w:val="24"/>
        </w:rPr>
        <w:t xml:space="preserve"> w</w:t>
      </w:r>
      <w:r w:rsidR="0023150F" w:rsidRPr="00C93F4D">
        <w:rPr>
          <w:rFonts w:ascii="Times New Roman" w:hAnsi="Times New Roman"/>
          <w:color w:val="000000" w:themeColor="text1"/>
          <w:sz w:val="24"/>
          <w:szCs w:val="24"/>
        </w:rPr>
        <w:t>as</w:t>
      </w:r>
      <w:r w:rsidR="00C41450" w:rsidRPr="00C93F4D">
        <w:rPr>
          <w:rFonts w:ascii="Times New Roman" w:hAnsi="Times New Roman"/>
          <w:color w:val="000000" w:themeColor="text1"/>
          <w:sz w:val="24"/>
          <w:szCs w:val="24"/>
        </w:rPr>
        <w:t xml:space="preserve"> deployed</w:t>
      </w:r>
      <w:r w:rsidR="00D36481" w:rsidRPr="00C93F4D">
        <w:rPr>
          <w:rFonts w:ascii="Times New Roman" w:hAnsi="Times New Roman"/>
          <w:color w:val="000000" w:themeColor="text1"/>
          <w:sz w:val="24"/>
          <w:szCs w:val="24"/>
        </w:rPr>
        <w:t xml:space="preserve"> </w:t>
      </w:r>
      <w:r w:rsidR="0023150F" w:rsidRPr="00C93F4D">
        <w:rPr>
          <w:rFonts w:ascii="Times New Roman" w:hAnsi="Times New Roman"/>
          <w:color w:val="000000" w:themeColor="text1"/>
          <w:sz w:val="24"/>
          <w:szCs w:val="24"/>
        </w:rPr>
        <w:t xml:space="preserve">at every sampling </w:t>
      </w:r>
      <w:r w:rsidR="00171770" w:rsidRPr="00C93F4D">
        <w:rPr>
          <w:rFonts w:ascii="Times New Roman" w:hAnsi="Times New Roman"/>
          <w:color w:val="000000" w:themeColor="text1"/>
          <w:sz w:val="24"/>
          <w:szCs w:val="24"/>
        </w:rPr>
        <w:t>station</w:t>
      </w:r>
      <w:r w:rsidR="00171770" w:rsidRPr="00C93F4D" w:rsidDel="0023150F">
        <w:rPr>
          <w:rFonts w:ascii="Times New Roman" w:hAnsi="Times New Roman"/>
          <w:color w:val="000000" w:themeColor="text1"/>
          <w:sz w:val="24"/>
          <w:szCs w:val="24"/>
        </w:rPr>
        <w:t xml:space="preserve"> </w:t>
      </w:r>
      <w:r w:rsidR="00171770" w:rsidRPr="00C93F4D">
        <w:rPr>
          <w:rFonts w:ascii="Times New Roman" w:hAnsi="Times New Roman"/>
          <w:color w:val="000000" w:themeColor="text1"/>
          <w:sz w:val="24"/>
          <w:szCs w:val="24"/>
        </w:rPr>
        <w:t>during</w:t>
      </w:r>
      <w:r w:rsidR="00D16481" w:rsidRPr="00C93F4D">
        <w:rPr>
          <w:rFonts w:ascii="Times New Roman" w:hAnsi="Times New Roman"/>
          <w:color w:val="000000" w:themeColor="text1"/>
          <w:sz w:val="24"/>
          <w:szCs w:val="24"/>
        </w:rPr>
        <w:t xml:space="preserve"> low tide</w:t>
      </w:r>
      <w:r w:rsidR="00070DED" w:rsidRPr="00C93F4D">
        <w:rPr>
          <w:rFonts w:ascii="Times New Roman" w:hAnsi="Times New Roman"/>
          <w:color w:val="000000" w:themeColor="text1"/>
          <w:sz w:val="24"/>
          <w:szCs w:val="24"/>
        </w:rPr>
        <w:t>.</w:t>
      </w:r>
      <w:r w:rsidR="009358D3" w:rsidRPr="00C93F4D">
        <w:rPr>
          <w:rFonts w:ascii="Times New Roman" w:hAnsi="Times New Roman"/>
          <w:color w:val="000000" w:themeColor="text1"/>
          <w:sz w:val="24"/>
          <w:szCs w:val="24"/>
        </w:rPr>
        <w:t xml:space="preserve"> </w:t>
      </w:r>
      <w:r w:rsidR="0023150F" w:rsidRPr="00C93F4D">
        <w:rPr>
          <w:rFonts w:ascii="Times New Roman" w:hAnsi="Times New Roman"/>
          <w:color w:val="000000" w:themeColor="text1"/>
          <w:sz w:val="24"/>
          <w:szCs w:val="24"/>
        </w:rPr>
        <w:t xml:space="preserve">Each </w:t>
      </w:r>
      <w:r w:rsidR="00C41450" w:rsidRPr="00C93F4D">
        <w:rPr>
          <w:rFonts w:ascii="Times New Roman" w:hAnsi="Times New Roman"/>
          <w:color w:val="000000" w:themeColor="text1"/>
          <w:sz w:val="24"/>
          <w:szCs w:val="24"/>
        </w:rPr>
        <w:t>f</w:t>
      </w:r>
      <w:r w:rsidR="009358D3" w:rsidRPr="00C93F4D">
        <w:rPr>
          <w:rFonts w:ascii="Times New Roman" w:hAnsi="Times New Roman"/>
          <w:color w:val="000000" w:themeColor="text1"/>
          <w:sz w:val="24"/>
          <w:szCs w:val="24"/>
        </w:rPr>
        <w:t>yke nets were</w:t>
      </w:r>
      <w:r w:rsidR="0023150F" w:rsidRPr="00C93F4D">
        <w:rPr>
          <w:rFonts w:ascii="Times New Roman" w:hAnsi="Times New Roman"/>
          <w:color w:val="000000" w:themeColor="text1"/>
          <w:sz w:val="24"/>
          <w:szCs w:val="24"/>
        </w:rPr>
        <w:t xml:space="preserve"> set</w:t>
      </w:r>
      <w:r w:rsidR="00D16481" w:rsidRPr="00C93F4D">
        <w:rPr>
          <w:rFonts w:ascii="Times New Roman" w:hAnsi="Times New Roman"/>
          <w:color w:val="000000" w:themeColor="text1"/>
          <w:sz w:val="24"/>
          <w:szCs w:val="24"/>
        </w:rPr>
        <w:t xml:space="preserve"> using poles anchored firmly into the substrate,</w:t>
      </w:r>
      <w:r w:rsidR="009358D3" w:rsidRPr="00C93F4D">
        <w:rPr>
          <w:rFonts w:ascii="Times New Roman" w:hAnsi="Times New Roman"/>
          <w:color w:val="000000" w:themeColor="text1"/>
          <w:sz w:val="24"/>
          <w:szCs w:val="24"/>
        </w:rPr>
        <w:t xml:space="preserve"> with the</w:t>
      </w:r>
      <w:r w:rsidR="00D16481" w:rsidRPr="00C93F4D">
        <w:rPr>
          <w:rFonts w:ascii="Times New Roman" w:hAnsi="Times New Roman"/>
          <w:color w:val="000000" w:themeColor="text1"/>
          <w:sz w:val="24"/>
          <w:szCs w:val="24"/>
        </w:rPr>
        <w:t xml:space="preserve"> </w:t>
      </w:r>
      <w:r w:rsidR="009358D3" w:rsidRPr="00C93F4D">
        <w:rPr>
          <w:rFonts w:ascii="Times New Roman" w:hAnsi="Times New Roman"/>
          <w:color w:val="000000" w:themeColor="text1"/>
          <w:sz w:val="24"/>
          <w:szCs w:val="24"/>
        </w:rPr>
        <w:t xml:space="preserve">wing end </w:t>
      </w:r>
      <w:r w:rsidR="00D16481" w:rsidRPr="00C93F4D">
        <w:rPr>
          <w:rFonts w:ascii="Times New Roman" w:hAnsi="Times New Roman"/>
          <w:color w:val="000000" w:themeColor="text1"/>
          <w:sz w:val="24"/>
          <w:szCs w:val="24"/>
        </w:rPr>
        <w:t>facing seaward</w:t>
      </w:r>
      <w:r w:rsidR="00106BCE" w:rsidRPr="00C93F4D">
        <w:rPr>
          <w:rFonts w:ascii="Times New Roman" w:hAnsi="Times New Roman"/>
          <w:color w:val="000000" w:themeColor="text1"/>
          <w:sz w:val="24"/>
          <w:szCs w:val="24"/>
        </w:rPr>
        <w:t xml:space="preserve"> and </w:t>
      </w:r>
      <w:r w:rsidR="00AD08F7" w:rsidRPr="00C93F4D">
        <w:rPr>
          <w:rFonts w:ascii="Times New Roman" w:hAnsi="Times New Roman"/>
          <w:color w:val="000000" w:themeColor="text1"/>
          <w:sz w:val="24"/>
          <w:szCs w:val="24"/>
        </w:rPr>
        <w:t xml:space="preserve">their </w:t>
      </w:r>
      <w:r w:rsidR="0023150F" w:rsidRPr="00C93F4D">
        <w:rPr>
          <w:rFonts w:ascii="Times New Roman" w:hAnsi="Times New Roman"/>
          <w:color w:val="000000" w:themeColor="text1"/>
          <w:sz w:val="24"/>
          <w:szCs w:val="24"/>
        </w:rPr>
        <w:t xml:space="preserve">position recorded using a </w:t>
      </w:r>
      <w:r w:rsidR="00D16481" w:rsidRPr="00C93F4D">
        <w:rPr>
          <w:rFonts w:ascii="Times New Roman" w:hAnsi="Times New Roman"/>
          <w:color w:val="000000" w:themeColor="text1"/>
          <w:sz w:val="24"/>
          <w:szCs w:val="24"/>
        </w:rPr>
        <w:t>Global Positioning System (GPS</w:t>
      </w:r>
      <w:r w:rsidR="00973873" w:rsidRPr="00C93F4D">
        <w:rPr>
          <w:rFonts w:ascii="Times New Roman" w:hAnsi="Times New Roman"/>
          <w:color w:val="000000" w:themeColor="text1"/>
          <w:sz w:val="24"/>
          <w:szCs w:val="24"/>
        </w:rPr>
        <w:t>).</w:t>
      </w:r>
      <w:r w:rsidR="00082277" w:rsidRPr="00C93F4D">
        <w:rPr>
          <w:rFonts w:ascii="Times New Roman" w:hAnsi="Times New Roman"/>
          <w:color w:val="000000" w:themeColor="text1"/>
          <w:sz w:val="24"/>
          <w:szCs w:val="24"/>
        </w:rPr>
        <w:t xml:space="preserve"> </w:t>
      </w:r>
      <w:r w:rsidR="00106BCE" w:rsidRPr="00C93F4D">
        <w:rPr>
          <w:rFonts w:ascii="Times New Roman" w:hAnsi="Times New Roman"/>
          <w:color w:val="000000" w:themeColor="text1"/>
          <w:sz w:val="24"/>
          <w:szCs w:val="24"/>
        </w:rPr>
        <w:t>The f</w:t>
      </w:r>
      <w:r w:rsidR="00082277" w:rsidRPr="00C93F4D">
        <w:rPr>
          <w:rFonts w:ascii="Times New Roman" w:hAnsi="Times New Roman"/>
          <w:color w:val="000000" w:themeColor="text1"/>
          <w:sz w:val="24"/>
          <w:szCs w:val="24"/>
        </w:rPr>
        <w:t xml:space="preserve">yke </w:t>
      </w:r>
      <w:r w:rsidR="000F408A" w:rsidRPr="00C93F4D">
        <w:rPr>
          <w:rFonts w:ascii="Times New Roman" w:hAnsi="Times New Roman"/>
          <w:sz w:val="24"/>
          <w:szCs w:val="24"/>
        </w:rPr>
        <w:t xml:space="preserve">nets were </w:t>
      </w:r>
      <w:r w:rsidR="00082277" w:rsidRPr="00C93F4D">
        <w:rPr>
          <w:rFonts w:ascii="Times New Roman" w:hAnsi="Times New Roman"/>
          <w:sz w:val="24"/>
          <w:szCs w:val="24"/>
        </w:rPr>
        <w:t xml:space="preserve">then </w:t>
      </w:r>
      <w:r w:rsidR="000F408A" w:rsidRPr="00C93F4D">
        <w:rPr>
          <w:rFonts w:ascii="Times New Roman" w:hAnsi="Times New Roman"/>
          <w:sz w:val="24"/>
          <w:szCs w:val="24"/>
        </w:rPr>
        <w:t xml:space="preserve">checked </w:t>
      </w:r>
      <w:r w:rsidR="0023150F" w:rsidRPr="00C93F4D">
        <w:rPr>
          <w:rFonts w:ascii="Times New Roman" w:hAnsi="Times New Roman"/>
          <w:sz w:val="24"/>
          <w:szCs w:val="24"/>
        </w:rPr>
        <w:t xml:space="preserve">in the early </w:t>
      </w:r>
      <w:r w:rsidR="00171770" w:rsidRPr="00C93F4D">
        <w:rPr>
          <w:rFonts w:ascii="Times New Roman" w:hAnsi="Times New Roman"/>
          <w:sz w:val="24"/>
          <w:szCs w:val="24"/>
        </w:rPr>
        <w:t xml:space="preserve">morning </w:t>
      </w:r>
      <w:r w:rsidR="00973873" w:rsidRPr="00C93F4D">
        <w:rPr>
          <w:rFonts w:ascii="Times New Roman" w:hAnsi="Times New Roman"/>
          <w:sz w:val="24"/>
          <w:szCs w:val="24"/>
        </w:rPr>
        <w:t>for retrieval</w:t>
      </w:r>
      <w:r w:rsidR="0023150F" w:rsidRPr="00C93F4D">
        <w:rPr>
          <w:rFonts w:ascii="Times New Roman" w:hAnsi="Times New Roman"/>
          <w:sz w:val="24"/>
          <w:szCs w:val="24"/>
        </w:rPr>
        <w:t xml:space="preserve"> of the catch. T</w:t>
      </w:r>
      <w:r w:rsidR="000F408A" w:rsidRPr="00C93F4D">
        <w:rPr>
          <w:rFonts w:ascii="Times New Roman" w:hAnsi="Times New Roman"/>
          <w:sz w:val="24"/>
          <w:szCs w:val="24"/>
        </w:rPr>
        <w:t>he catch</w:t>
      </w:r>
      <w:r w:rsidR="00DB4A21" w:rsidRPr="00C93F4D">
        <w:rPr>
          <w:rFonts w:ascii="Times New Roman" w:hAnsi="Times New Roman"/>
          <w:color w:val="000000" w:themeColor="text1"/>
          <w:sz w:val="24"/>
          <w:szCs w:val="24"/>
        </w:rPr>
        <w:t xml:space="preserve"> </w:t>
      </w:r>
      <w:r w:rsidR="0067446E" w:rsidRPr="00C93F4D">
        <w:rPr>
          <w:rFonts w:ascii="Times New Roman" w:hAnsi="Times New Roman"/>
          <w:color w:val="000000" w:themeColor="text1"/>
          <w:sz w:val="24"/>
          <w:szCs w:val="24"/>
        </w:rPr>
        <w:t xml:space="preserve">of each fyke net was </w:t>
      </w:r>
      <w:r w:rsidR="00DB4A21" w:rsidRPr="00C93F4D">
        <w:rPr>
          <w:rFonts w:ascii="Times New Roman" w:hAnsi="Times New Roman"/>
          <w:color w:val="000000" w:themeColor="text1"/>
          <w:sz w:val="24"/>
          <w:szCs w:val="24"/>
        </w:rPr>
        <w:t>transferred to a</w:t>
      </w:r>
      <w:r w:rsidR="0067446E" w:rsidRPr="00C93F4D">
        <w:rPr>
          <w:rFonts w:ascii="Times New Roman" w:hAnsi="Times New Roman"/>
          <w:color w:val="000000" w:themeColor="text1"/>
          <w:sz w:val="24"/>
          <w:szCs w:val="24"/>
        </w:rPr>
        <w:t xml:space="preserve"> labelled</w:t>
      </w:r>
      <w:r w:rsidR="00DB4A21" w:rsidRPr="00C93F4D">
        <w:rPr>
          <w:rFonts w:ascii="Times New Roman" w:hAnsi="Times New Roman"/>
          <w:color w:val="000000" w:themeColor="text1"/>
          <w:sz w:val="24"/>
          <w:szCs w:val="24"/>
        </w:rPr>
        <w:t xml:space="preserve"> bucket containing water drawn from the estuary </w:t>
      </w:r>
      <w:r w:rsidR="0067446E" w:rsidRPr="00C93F4D">
        <w:rPr>
          <w:rFonts w:ascii="Times New Roman" w:hAnsi="Times New Roman"/>
          <w:color w:val="000000" w:themeColor="text1"/>
          <w:sz w:val="24"/>
          <w:szCs w:val="24"/>
        </w:rPr>
        <w:t>for later processing</w:t>
      </w:r>
      <w:r w:rsidR="00DB4A21" w:rsidRPr="00C93F4D">
        <w:rPr>
          <w:rFonts w:ascii="Times New Roman" w:hAnsi="Times New Roman"/>
          <w:color w:val="000000" w:themeColor="text1"/>
          <w:sz w:val="24"/>
          <w:szCs w:val="24"/>
        </w:rPr>
        <w:t xml:space="preserve">. </w:t>
      </w:r>
    </w:p>
    <w:p w14:paraId="528E8626" w14:textId="187FE311" w:rsidR="001A4E82" w:rsidRPr="00C93F4D" w:rsidRDefault="00DB4A2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contents </w:t>
      </w:r>
      <w:r w:rsidR="0067446E" w:rsidRPr="00C93F4D">
        <w:rPr>
          <w:rFonts w:ascii="Times New Roman" w:hAnsi="Times New Roman"/>
          <w:color w:val="000000" w:themeColor="text1"/>
          <w:sz w:val="24"/>
          <w:szCs w:val="24"/>
        </w:rPr>
        <w:t>of</w:t>
      </w:r>
      <w:r w:rsidRPr="00C93F4D">
        <w:rPr>
          <w:rFonts w:ascii="Times New Roman" w:hAnsi="Times New Roman"/>
          <w:color w:val="000000" w:themeColor="text1"/>
          <w:sz w:val="24"/>
          <w:szCs w:val="24"/>
        </w:rPr>
        <w:t xml:space="preserve"> the bucket were</w:t>
      </w:r>
      <w:r w:rsidR="00106BCE" w:rsidRPr="00C93F4D">
        <w:rPr>
          <w:rFonts w:ascii="Times New Roman" w:hAnsi="Times New Roman"/>
          <w:color w:val="000000" w:themeColor="text1"/>
          <w:sz w:val="24"/>
          <w:szCs w:val="24"/>
        </w:rPr>
        <w:t xml:space="preserve"> then</w:t>
      </w:r>
      <w:r w:rsidRPr="00C93F4D">
        <w:rPr>
          <w:rFonts w:ascii="Times New Roman" w:hAnsi="Times New Roman"/>
          <w:color w:val="000000" w:themeColor="text1"/>
          <w:sz w:val="24"/>
          <w:szCs w:val="24"/>
        </w:rPr>
        <w:t xml:space="preserve"> sieved through</w:t>
      </w:r>
      <w:r w:rsidR="00106BCE" w:rsidRPr="00C93F4D">
        <w:rPr>
          <w:rFonts w:ascii="Times New Roman" w:hAnsi="Times New Roman"/>
          <w:color w:val="000000" w:themeColor="text1"/>
          <w:sz w:val="24"/>
          <w:szCs w:val="24"/>
        </w:rPr>
        <w:t xml:space="preserve"> a</w:t>
      </w:r>
      <w:r w:rsidRPr="00C93F4D">
        <w:rPr>
          <w:rFonts w:ascii="Times New Roman" w:hAnsi="Times New Roman"/>
          <w:color w:val="000000" w:themeColor="text1"/>
          <w:sz w:val="24"/>
          <w:szCs w:val="24"/>
        </w:rPr>
        <w:t xml:space="preserve"> 500 mm mesh net and the catch sorted</w:t>
      </w:r>
      <w:r w:rsidR="00106BCE" w:rsidRPr="00C93F4D">
        <w:rPr>
          <w:rFonts w:ascii="Times New Roman" w:hAnsi="Times New Roman"/>
          <w:color w:val="000000" w:themeColor="text1"/>
          <w:sz w:val="24"/>
          <w:szCs w:val="24"/>
        </w:rPr>
        <w:t xml:space="preserve"> according</w:t>
      </w:r>
      <w:r w:rsidRPr="00C93F4D">
        <w:rPr>
          <w:rFonts w:ascii="Times New Roman" w:hAnsi="Times New Roman"/>
          <w:color w:val="000000" w:themeColor="text1"/>
          <w:sz w:val="24"/>
          <w:szCs w:val="24"/>
        </w:rPr>
        <w:t xml:space="preserve"> to species</w:t>
      </w:r>
      <w:r w:rsidR="00864029" w:rsidRPr="00C93F4D">
        <w:rPr>
          <w:rFonts w:ascii="Times New Roman" w:hAnsi="Times New Roman"/>
          <w:color w:val="000000" w:themeColor="text1"/>
          <w:sz w:val="24"/>
          <w:szCs w:val="24"/>
        </w:rPr>
        <w:t>. Individuals belonging to each species were enumerated and recorded</w:t>
      </w:r>
      <w:r w:rsidRPr="00C93F4D">
        <w:rPr>
          <w:rFonts w:ascii="Times New Roman" w:hAnsi="Times New Roman"/>
          <w:color w:val="000000" w:themeColor="text1"/>
          <w:sz w:val="24"/>
          <w:szCs w:val="24"/>
        </w:rPr>
        <w:t xml:space="preserve">. </w:t>
      </w:r>
      <w:r w:rsidR="00864029" w:rsidRPr="00C93F4D">
        <w:rPr>
          <w:rFonts w:ascii="Times New Roman" w:hAnsi="Times New Roman"/>
          <w:color w:val="000000" w:themeColor="text1"/>
          <w:sz w:val="24"/>
          <w:szCs w:val="24"/>
        </w:rPr>
        <w:t>All f</w:t>
      </w:r>
      <w:r w:rsidRPr="00C93F4D">
        <w:rPr>
          <w:rFonts w:ascii="Times New Roman" w:hAnsi="Times New Roman"/>
          <w:color w:val="000000" w:themeColor="text1"/>
          <w:sz w:val="24"/>
          <w:szCs w:val="24"/>
        </w:rPr>
        <w:t xml:space="preserve">ish (except juvenile </w:t>
      </w:r>
      <w:r w:rsidR="006160EC" w:rsidRPr="00C93F4D">
        <w:rPr>
          <w:rFonts w:ascii="Times New Roman" w:hAnsi="Times New Roman"/>
          <w:color w:val="000000" w:themeColor="text1"/>
          <w:sz w:val="24"/>
          <w:szCs w:val="24"/>
        </w:rPr>
        <w:t>anguillid</w:t>
      </w:r>
      <w:r w:rsidRPr="00C93F4D">
        <w:rPr>
          <w:rFonts w:ascii="Times New Roman" w:hAnsi="Times New Roman"/>
          <w:color w:val="000000" w:themeColor="text1"/>
          <w:sz w:val="24"/>
          <w:szCs w:val="24"/>
        </w:rPr>
        <w:t xml:space="preserve"> eels</w:t>
      </w:r>
      <w:r w:rsidR="00B154EB"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were measured for total length (to the nearest 0.1 cm) on a fish length measuring board and weighed to the nearest 0.1g on an electronic top loading balance</w:t>
      </w:r>
      <w:r w:rsidR="00AD08F7" w:rsidRPr="00C93F4D">
        <w:rPr>
          <w:rFonts w:ascii="Times New Roman" w:hAnsi="Times New Roman"/>
          <w:color w:val="000000" w:themeColor="text1"/>
          <w:sz w:val="24"/>
          <w:szCs w:val="24"/>
        </w:rPr>
        <w:t>,</w:t>
      </w:r>
      <w:r w:rsidR="00070DED" w:rsidRPr="00C93F4D">
        <w:rPr>
          <w:rFonts w:ascii="Times New Roman" w:hAnsi="Times New Roman"/>
          <w:color w:val="000000" w:themeColor="text1"/>
          <w:sz w:val="24"/>
          <w:szCs w:val="24"/>
        </w:rPr>
        <w:t xml:space="preserve"> while </w:t>
      </w:r>
      <w:r w:rsidR="00AD08F7" w:rsidRPr="00C93F4D">
        <w:rPr>
          <w:rFonts w:ascii="Times New Roman" w:hAnsi="Times New Roman"/>
          <w:color w:val="000000" w:themeColor="text1"/>
          <w:sz w:val="24"/>
          <w:szCs w:val="24"/>
        </w:rPr>
        <w:t xml:space="preserve">weight only for </w:t>
      </w:r>
      <w:r w:rsidR="0067446E" w:rsidRPr="00C93F4D">
        <w:rPr>
          <w:rFonts w:ascii="Times New Roman" w:hAnsi="Times New Roman"/>
          <w:color w:val="000000" w:themeColor="text1"/>
          <w:sz w:val="24"/>
          <w:szCs w:val="24"/>
        </w:rPr>
        <w:t>prawns (</w:t>
      </w:r>
      <w:r w:rsidR="00413D13" w:rsidRPr="00C93F4D">
        <w:rPr>
          <w:rFonts w:ascii="Times New Roman" w:hAnsi="Times New Roman"/>
          <w:i/>
          <w:iCs/>
          <w:color w:val="000000" w:themeColor="text1"/>
          <w:sz w:val="24"/>
          <w:szCs w:val="24"/>
        </w:rPr>
        <w:t>Penaeus indicus</w:t>
      </w:r>
      <w:r w:rsidR="0067446E" w:rsidRPr="00C93F4D">
        <w:rPr>
          <w:rFonts w:ascii="Times New Roman" w:hAnsi="Times New Roman"/>
          <w:color w:val="000000" w:themeColor="text1"/>
          <w:sz w:val="24"/>
          <w:szCs w:val="24"/>
        </w:rPr>
        <w:t xml:space="preserve">) </w:t>
      </w:r>
      <w:r w:rsidR="00413D13" w:rsidRPr="00C93F4D">
        <w:rPr>
          <w:rFonts w:ascii="Times New Roman" w:hAnsi="Times New Roman"/>
          <w:color w:val="000000" w:themeColor="text1"/>
          <w:sz w:val="24"/>
          <w:szCs w:val="24"/>
        </w:rPr>
        <w:t xml:space="preserve">were </w:t>
      </w:r>
      <w:r w:rsidR="00082277" w:rsidRPr="00C93F4D">
        <w:rPr>
          <w:rFonts w:ascii="Times New Roman" w:hAnsi="Times New Roman"/>
          <w:color w:val="000000" w:themeColor="text1"/>
          <w:sz w:val="24"/>
          <w:szCs w:val="24"/>
        </w:rPr>
        <w:t>measured,</w:t>
      </w:r>
      <w:r w:rsidR="00413D13" w:rsidRPr="00C93F4D">
        <w:rPr>
          <w:rFonts w:ascii="Times New Roman" w:hAnsi="Times New Roman"/>
          <w:color w:val="000000" w:themeColor="text1"/>
          <w:sz w:val="24"/>
          <w:szCs w:val="24"/>
        </w:rPr>
        <w:t xml:space="preserve"> on </w:t>
      </w:r>
      <w:r w:rsidR="00106BCE" w:rsidRPr="00C93F4D">
        <w:rPr>
          <w:rFonts w:ascii="Times New Roman" w:hAnsi="Times New Roman"/>
          <w:color w:val="000000" w:themeColor="text1"/>
          <w:sz w:val="24"/>
          <w:szCs w:val="24"/>
        </w:rPr>
        <w:t>an</w:t>
      </w:r>
      <w:r w:rsidR="00413D13" w:rsidRPr="00C93F4D">
        <w:rPr>
          <w:rFonts w:ascii="Times New Roman" w:hAnsi="Times New Roman"/>
          <w:color w:val="000000" w:themeColor="text1"/>
          <w:sz w:val="24"/>
          <w:szCs w:val="24"/>
        </w:rPr>
        <w:t xml:space="preserve"> electronic top loading balance to the nearest 0.1g.</w:t>
      </w:r>
      <w:r w:rsidR="007C41B4"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Juvenile anguillid eels </w:t>
      </w:r>
      <w:r w:rsidR="00106BCE" w:rsidRPr="00C93F4D">
        <w:rPr>
          <w:rFonts w:ascii="Times New Roman" w:hAnsi="Times New Roman"/>
          <w:color w:val="000000" w:themeColor="text1"/>
          <w:sz w:val="24"/>
          <w:szCs w:val="24"/>
        </w:rPr>
        <w:t>caught</w:t>
      </w:r>
      <w:r w:rsidRPr="00C93F4D">
        <w:rPr>
          <w:rFonts w:ascii="Times New Roman" w:hAnsi="Times New Roman"/>
          <w:color w:val="000000" w:themeColor="text1"/>
          <w:sz w:val="24"/>
          <w:szCs w:val="24"/>
        </w:rPr>
        <w:t xml:space="preserve"> total length </w:t>
      </w:r>
      <w:r w:rsidR="00AD08F7" w:rsidRPr="00C93F4D">
        <w:rPr>
          <w:rFonts w:ascii="Times New Roman" w:hAnsi="Times New Roman"/>
          <w:color w:val="000000" w:themeColor="text1"/>
          <w:sz w:val="24"/>
          <w:szCs w:val="24"/>
        </w:rPr>
        <w:t xml:space="preserve">was measured </w:t>
      </w:r>
      <w:r w:rsidRPr="00C93F4D">
        <w:rPr>
          <w:rFonts w:ascii="Times New Roman" w:hAnsi="Times New Roman"/>
          <w:color w:val="000000" w:themeColor="text1"/>
          <w:sz w:val="24"/>
          <w:szCs w:val="24"/>
        </w:rPr>
        <w:t>(to the nearest 0.1 cm)</w:t>
      </w:r>
      <w:r w:rsidR="0067446E" w:rsidRPr="00C93F4D">
        <w:rPr>
          <w:rFonts w:ascii="Times New Roman" w:hAnsi="Times New Roman"/>
          <w:color w:val="000000" w:themeColor="text1"/>
          <w:sz w:val="24"/>
          <w:szCs w:val="24"/>
        </w:rPr>
        <w:t xml:space="preserve"> and categorized </w:t>
      </w:r>
      <w:r w:rsidR="00AD08F7" w:rsidRPr="00C93F4D">
        <w:rPr>
          <w:rFonts w:ascii="Times New Roman" w:hAnsi="Times New Roman"/>
          <w:color w:val="000000" w:themeColor="text1"/>
          <w:sz w:val="24"/>
          <w:szCs w:val="24"/>
        </w:rPr>
        <w:t xml:space="preserve">into </w:t>
      </w:r>
      <w:r w:rsidR="007122EE" w:rsidRPr="00C93F4D">
        <w:rPr>
          <w:rFonts w:ascii="Times New Roman" w:hAnsi="Times New Roman"/>
          <w:color w:val="000000" w:themeColor="text1"/>
          <w:sz w:val="24"/>
          <w:szCs w:val="24"/>
        </w:rPr>
        <w:t>glass eels and elver</w:t>
      </w:r>
      <w:r w:rsidR="00AD08F7" w:rsidRPr="00C93F4D">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 xml:space="preserve"> </w:t>
      </w:r>
      <w:r w:rsidR="0067446E" w:rsidRPr="00C93F4D">
        <w:rPr>
          <w:rFonts w:ascii="Times New Roman" w:hAnsi="Times New Roman"/>
          <w:color w:val="000000" w:themeColor="text1"/>
          <w:sz w:val="24"/>
          <w:szCs w:val="24"/>
        </w:rPr>
        <w:t>based on external body pigmentatio</w:t>
      </w:r>
      <w:r w:rsidR="007122EE" w:rsidRPr="00C93F4D">
        <w:rPr>
          <w:rFonts w:ascii="Times New Roman" w:hAnsi="Times New Roman"/>
          <w:color w:val="000000" w:themeColor="text1"/>
          <w:sz w:val="24"/>
          <w:szCs w:val="24"/>
        </w:rPr>
        <w:t xml:space="preserve">n according to Robinet </w:t>
      </w:r>
      <w:r w:rsidR="007122EE" w:rsidRPr="00C93F4D">
        <w:rPr>
          <w:rFonts w:ascii="Times New Roman" w:hAnsi="Times New Roman"/>
          <w:i/>
          <w:iCs/>
          <w:color w:val="000000" w:themeColor="text1"/>
          <w:sz w:val="24"/>
          <w:szCs w:val="24"/>
        </w:rPr>
        <w:t xml:space="preserve">et al. </w:t>
      </w:r>
      <w:r w:rsidR="007122EE" w:rsidRPr="00C93F4D">
        <w:rPr>
          <w:rFonts w:ascii="Times New Roman" w:hAnsi="Times New Roman"/>
          <w:color w:val="000000" w:themeColor="text1"/>
          <w:sz w:val="24"/>
          <w:szCs w:val="24"/>
        </w:rPr>
        <w:t>(2003).</w:t>
      </w:r>
      <w:r w:rsidR="0067446E" w:rsidRPr="00C93F4D">
        <w:rPr>
          <w:rFonts w:ascii="Times New Roman" w:hAnsi="Times New Roman"/>
          <w:color w:val="000000" w:themeColor="text1"/>
          <w:sz w:val="24"/>
          <w:szCs w:val="24"/>
        </w:rPr>
        <w:t xml:space="preserve"> T</w:t>
      </w:r>
      <w:r w:rsidR="00BD4B94" w:rsidRPr="00C93F4D">
        <w:rPr>
          <w:rFonts w:ascii="Times New Roman" w:hAnsi="Times New Roman"/>
          <w:color w:val="000000" w:themeColor="text1"/>
          <w:sz w:val="24"/>
          <w:szCs w:val="24"/>
        </w:rPr>
        <w:t xml:space="preserve">hose without </w:t>
      </w:r>
      <w:r w:rsidRPr="00C93F4D">
        <w:rPr>
          <w:rFonts w:ascii="Times New Roman" w:hAnsi="Times New Roman"/>
          <w:color w:val="000000" w:themeColor="text1"/>
          <w:sz w:val="24"/>
          <w:szCs w:val="24"/>
        </w:rPr>
        <w:t xml:space="preserve">external body pigmentation </w:t>
      </w:r>
      <w:r w:rsidR="00BD4B94" w:rsidRPr="00C93F4D">
        <w:rPr>
          <w:rFonts w:ascii="Times New Roman" w:hAnsi="Times New Roman"/>
          <w:color w:val="000000" w:themeColor="text1"/>
          <w:sz w:val="24"/>
          <w:szCs w:val="24"/>
        </w:rPr>
        <w:t xml:space="preserve">classified </w:t>
      </w:r>
      <w:r w:rsidRPr="00C93F4D">
        <w:rPr>
          <w:rFonts w:ascii="Times New Roman" w:hAnsi="Times New Roman"/>
          <w:color w:val="000000" w:themeColor="text1"/>
          <w:sz w:val="24"/>
          <w:szCs w:val="24"/>
        </w:rPr>
        <w:t xml:space="preserve">as </w:t>
      </w:r>
      <w:r w:rsidR="00BD4B94" w:rsidRPr="00C93F4D">
        <w:rPr>
          <w:rFonts w:ascii="Times New Roman" w:hAnsi="Times New Roman"/>
          <w:color w:val="000000" w:themeColor="text1"/>
          <w:sz w:val="24"/>
          <w:szCs w:val="24"/>
        </w:rPr>
        <w:t xml:space="preserve">glass </w:t>
      </w:r>
      <w:r w:rsidR="00171770" w:rsidRPr="00C93F4D">
        <w:rPr>
          <w:rFonts w:ascii="Times New Roman" w:hAnsi="Times New Roman"/>
          <w:color w:val="000000" w:themeColor="text1"/>
          <w:sz w:val="24"/>
          <w:szCs w:val="24"/>
        </w:rPr>
        <w:t>eels; while</w:t>
      </w:r>
      <w:r w:rsidRPr="00C93F4D">
        <w:rPr>
          <w:rFonts w:ascii="Times New Roman" w:hAnsi="Times New Roman"/>
          <w:color w:val="000000" w:themeColor="text1"/>
          <w:sz w:val="24"/>
          <w:szCs w:val="24"/>
        </w:rPr>
        <w:t xml:space="preserve"> those with pigmentation were </w:t>
      </w:r>
      <w:r w:rsidR="00BD4B94" w:rsidRPr="00C93F4D">
        <w:rPr>
          <w:rFonts w:ascii="Times New Roman" w:hAnsi="Times New Roman"/>
          <w:color w:val="000000" w:themeColor="text1"/>
          <w:sz w:val="24"/>
          <w:szCs w:val="24"/>
        </w:rPr>
        <w:t>classified as elvers</w:t>
      </w:r>
      <w:r w:rsidR="00C360C4" w:rsidRPr="00C93F4D">
        <w:rPr>
          <w:rFonts w:ascii="Times New Roman" w:hAnsi="Times New Roman"/>
          <w:color w:val="000000" w:themeColor="text1"/>
          <w:sz w:val="24"/>
          <w:szCs w:val="24"/>
        </w:rPr>
        <w:t xml:space="preserve"> (Figure </w:t>
      </w:r>
      <w:r w:rsidR="00070DED" w:rsidRPr="00C93F4D">
        <w:rPr>
          <w:rFonts w:ascii="Times New Roman" w:hAnsi="Times New Roman"/>
          <w:color w:val="000000" w:themeColor="text1"/>
          <w:sz w:val="24"/>
          <w:szCs w:val="24"/>
        </w:rPr>
        <w:t>4</w:t>
      </w:r>
      <w:r w:rsidR="00C360C4"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w:t>
      </w:r>
      <w:r w:rsidR="00106BCE" w:rsidRPr="00C93F4D">
        <w:rPr>
          <w:rFonts w:ascii="Times New Roman" w:hAnsi="Times New Roman"/>
          <w:color w:val="000000" w:themeColor="text1"/>
          <w:sz w:val="24"/>
          <w:szCs w:val="24"/>
        </w:rPr>
        <w:t xml:space="preserve"> </w:t>
      </w:r>
      <w:r w:rsidR="00070DED" w:rsidRPr="00C93F4D">
        <w:rPr>
          <w:rFonts w:ascii="Times New Roman" w:hAnsi="Times New Roman"/>
          <w:color w:val="000000" w:themeColor="text1"/>
          <w:sz w:val="24"/>
          <w:szCs w:val="24"/>
        </w:rPr>
        <w:t>Sample</w:t>
      </w:r>
      <w:r w:rsidR="00864029" w:rsidRPr="00C93F4D">
        <w:rPr>
          <w:rFonts w:ascii="Times New Roman" w:hAnsi="Times New Roman"/>
          <w:color w:val="000000" w:themeColor="text1"/>
          <w:sz w:val="24"/>
          <w:szCs w:val="24"/>
        </w:rPr>
        <w:t>d</w:t>
      </w:r>
      <w:r w:rsidR="00070DED" w:rsidRPr="00C93F4D">
        <w:rPr>
          <w:rFonts w:ascii="Times New Roman" w:hAnsi="Times New Roman"/>
          <w:color w:val="000000" w:themeColor="text1"/>
          <w:sz w:val="24"/>
          <w:szCs w:val="24"/>
        </w:rPr>
        <w:t xml:space="preserve"> j</w:t>
      </w:r>
      <w:r w:rsidRPr="00C93F4D">
        <w:rPr>
          <w:rFonts w:ascii="Times New Roman" w:hAnsi="Times New Roman"/>
          <w:color w:val="000000" w:themeColor="text1"/>
          <w:sz w:val="24"/>
          <w:szCs w:val="24"/>
        </w:rPr>
        <w:t xml:space="preserve">uvenile anguillid </w:t>
      </w:r>
      <w:r w:rsidR="00106BCE" w:rsidRPr="00C93F4D">
        <w:rPr>
          <w:rFonts w:ascii="Times New Roman" w:hAnsi="Times New Roman"/>
          <w:color w:val="000000" w:themeColor="text1"/>
          <w:sz w:val="24"/>
          <w:szCs w:val="24"/>
        </w:rPr>
        <w:t>eel</w:t>
      </w:r>
      <w:r w:rsidR="00070DED" w:rsidRPr="00C93F4D">
        <w:rPr>
          <w:rFonts w:ascii="Times New Roman" w:hAnsi="Times New Roman"/>
          <w:color w:val="000000" w:themeColor="text1"/>
          <w:sz w:val="24"/>
          <w:szCs w:val="24"/>
        </w:rPr>
        <w:t>s</w:t>
      </w:r>
      <w:r w:rsidR="00106BCE"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were then stored in </w:t>
      </w:r>
      <w:r w:rsidR="00864029" w:rsidRPr="00C93F4D">
        <w:rPr>
          <w:rFonts w:ascii="Times New Roman" w:hAnsi="Times New Roman"/>
          <w:color w:val="000000" w:themeColor="text1"/>
          <w:sz w:val="24"/>
          <w:szCs w:val="24"/>
        </w:rPr>
        <w:t xml:space="preserve">labelled </w:t>
      </w:r>
      <w:r w:rsidRPr="00C93F4D">
        <w:rPr>
          <w:rFonts w:ascii="Times New Roman" w:hAnsi="Times New Roman"/>
          <w:color w:val="000000" w:themeColor="text1"/>
          <w:sz w:val="24"/>
          <w:szCs w:val="24"/>
        </w:rPr>
        <w:t>sampling bottles</w:t>
      </w:r>
      <w:r w:rsidR="00106BCE" w:rsidRPr="00C93F4D">
        <w:rPr>
          <w:rFonts w:ascii="Times New Roman" w:hAnsi="Times New Roman"/>
          <w:color w:val="000000" w:themeColor="text1"/>
          <w:sz w:val="24"/>
          <w:szCs w:val="24"/>
        </w:rPr>
        <w:t xml:space="preserve"> and preserved </w:t>
      </w:r>
      <w:r w:rsidRPr="00C93F4D">
        <w:rPr>
          <w:rFonts w:ascii="Times New Roman" w:hAnsi="Times New Roman"/>
          <w:color w:val="000000" w:themeColor="text1"/>
          <w:sz w:val="24"/>
          <w:szCs w:val="24"/>
        </w:rPr>
        <w:t xml:space="preserve">in 99% absolute ethanol and transported to Kenya Marine </w:t>
      </w:r>
      <w:r w:rsidR="00F75343" w:rsidRPr="00C93F4D">
        <w:rPr>
          <w:rFonts w:ascii="Times New Roman" w:hAnsi="Times New Roman"/>
          <w:color w:val="000000" w:themeColor="text1"/>
          <w:sz w:val="24"/>
          <w:szCs w:val="24"/>
        </w:rPr>
        <w:t>Fisheries</w:t>
      </w:r>
      <w:r w:rsidR="005C7EB0" w:rsidRPr="00C93F4D">
        <w:rPr>
          <w:rFonts w:ascii="Times New Roman" w:hAnsi="Times New Roman"/>
          <w:color w:val="000000" w:themeColor="text1"/>
          <w:sz w:val="24"/>
          <w:szCs w:val="24"/>
        </w:rPr>
        <w:t xml:space="preserve"> </w:t>
      </w:r>
      <w:r w:rsidR="00963EE0" w:rsidRPr="00C93F4D">
        <w:rPr>
          <w:rFonts w:ascii="Times New Roman" w:hAnsi="Times New Roman"/>
          <w:color w:val="000000" w:themeColor="text1"/>
          <w:sz w:val="24"/>
          <w:szCs w:val="24"/>
        </w:rPr>
        <w:t>R</w:t>
      </w:r>
      <w:r w:rsidRPr="00C93F4D">
        <w:rPr>
          <w:rFonts w:ascii="Times New Roman" w:hAnsi="Times New Roman"/>
          <w:color w:val="000000" w:themeColor="text1"/>
          <w:sz w:val="24"/>
          <w:szCs w:val="24"/>
        </w:rPr>
        <w:t xml:space="preserve">esearch Institute (KEMFRI) laboratories for further morphological </w:t>
      </w:r>
      <w:r w:rsidR="001A5908" w:rsidRPr="00C93F4D">
        <w:rPr>
          <w:rFonts w:ascii="Times New Roman" w:hAnsi="Times New Roman"/>
          <w:noProof/>
          <w:lang w:val="en-US" w:eastAsia="en-US"/>
        </w:rPr>
        <mc:AlternateContent>
          <mc:Choice Requires="wps">
            <w:drawing>
              <wp:anchor distT="0" distB="0" distL="114300" distR="114300" simplePos="0" relativeHeight="251679744" behindDoc="0" locked="0" layoutInCell="1" allowOverlap="1" wp14:anchorId="523A4749" wp14:editId="784141FD">
                <wp:simplePos x="0" y="0"/>
                <wp:positionH relativeFrom="margin">
                  <wp:posOffset>2466975</wp:posOffset>
                </wp:positionH>
                <wp:positionV relativeFrom="topMargin">
                  <wp:posOffset>3076575</wp:posOffset>
                </wp:positionV>
                <wp:extent cx="369570" cy="320675"/>
                <wp:effectExtent l="0" t="0" r="0" b="3175"/>
                <wp:wrapNone/>
                <wp:docPr id="1514152342"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6CAB44F4" w14:textId="77777777" w:rsidR="00963EE0" w:rsidRPr="009539D9" w:rsidRDefault="00963EE0" w:rsidP="00963EE0">
                            <w:pPr>
                              <w:rPr>
                                <w:rFonts w:ascii="Times New Roman" w:hAnsi="Times New Roman"/>
                                <w:b/>
                                <w:bCs/>
                                <w:sz w:val="32"/>
                                <w:szCs w:val="32"/>
                                <w:lang w:val="en-US"/>
                              </w:rPr>
                            </w:pPr>
                            <w:r w:rsidRPr="009539D9">
                              <w:rPr>
                                <w:rFonts w:ascii="Times New Roman" w:hAnsi="Times New Roman"/>
                                <w:b/>
                                <w:bCs/>
                                <w:sz w:val="32"/>
                                <w:szCs w:val="32"/>
                                <w:lang w:val="en-US"/>
                              </w:rPr>
                              <w:t>B</w:t>
                            </w:r>
                          </w:p>
                          <w:p w14:paraId="01813A95" w14:textId="77777777" w:rsidR="00963EE0" w:rsidRPr="009539D9" w:rsidRDefault="00963EE0" w:rsidP="00963EE0">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A4749" id="_x0000_t202" coordsize="21600,21600" o:spt="202" path="m,l,21600r21600,l21600,xe">
                <v:stroke joinstyle="miter"/>
                <v:path gradientshapeok="t" o:connecttype="rect"/>
              </v:shapetype>
              <v:shape id="Text Box 1" o:spid="_x0000_s1026" type="#_x0000_t202" style="position:absolute;left:0;text-align:left;margin-left:194.25pt;margin-top:242.25pt;width:29.1pt;height:25.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3W3FQIAACs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" filled="f" stroked="f" strokeweight=".5pt">
                <v:textbox>
                  <w:txbxContent>
                    <w:p w14:paraId="6CAB44F4" w14:textId="77777777" w:rsidR="00963EE0" w:rsidRPr="009539D9" w:rsidRDefault="00963EE0" w:rsidP="00963EE0">
                      <w:pPr>
                        <w:rPr>
                          <w:rFonts w:ascii="Times New Roman" w:hAnsi="Times New Roman"/>
                          <w:b/>
                          <w:bCs/>
                          <w:sz w:val="32"/>
                          <w:szCs w:val="32"/>
                          <w:lang w:val="en-US"/>
                        </w:rPr>
                      </w:pPr>
                      <w:r w:rsidRPr="009539D9">
                        <w:rPr>
                          <w:rFonts w:ascii="Times New Roman" w:hAnsi="Times New Roman"/>
                          <w:b/>
                          <w:bCs/>
                          <w:sz w:val="32"/>
                          <w:szCs w:val="32"/>
                          <w:lang w:val="en-US"/>
                        </w:rPr>
                        <w:t>B</w:t>
                      </w:r>
                    </w:p>
                    <w:p w14:paraId="01813A95" w14:textId="77777777" w:rsidR="00963EE0" w:rsidRPr="009539D9" w:rsidRDefault="00963EE0" w:rsidP="00963EE0">
                      <w:pPr>
                        <w:rPr>
                          <w:rFonts w:ascii="Times New Roman" w:hAnsi="Times New Roman"/>
                          <w:sz w:val="32"/>
                          <w:szCs w:val="32"/>
                          <w:lang w:val="en-US"/>
                        </w:rPr>
                      </w:pPr>
                    </w:p>
                  </w:txbxContent>
                </v:textbox>
                <w10:wrap anchorx="margin" anchory="margin"/>
              </v:shape>
            </w:pict>
          </mc:Fallback>
        </mc:AlternateContent>
      </w:r>
      <w:r w:rsidR="001A5908" w:rsidRPr="00C93F4D">
        <w:rPr>
          <w:rFonts w:ascii="Times New Roman" w:hAnsi="Times New Roman"/>
          <w:noProof/>
          <w:lang w:val="en-US" w:eastAsia="en-US"/>
        </w:rPr>
        <mc:AlternateContent>
          <mc:Choice Requires="wps">
            <w:drawing>
              <wp:anchor distT="0" distB="0" distL="114300" distR="114300" simplePos="0" relativeHeight="251707392" behindDoc="0" locked="0" layoutInCell="1" allowOverlap="1" wp14:anchorId="51F41F75" wp14:editId="4CA5386D">
                <wp:simplePos x="0" y="0"/>
                <wp:positionH relativeFrom="margin">
                  <wp:posOffset>-85725</wp:posOffset>
                </wp:positionH>
                <wp:positionV relativeFrom="topMargin">
                  <wp:posOffset>3086100</wp:posOffset>
                </wp:positionV>
                <wp:extent cx="369570" cy="320675"/>
                <wp:effectExtent l="0" t="0" r="0" b="3175"/>
                <wp:wrapNone/>
                <wp:docPr id="1005048835"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6E1F3514" w14:textId="34D949F8" w:rsidR="00963EE0" w:rsidRPr="009539D9" w:rsidRDefault="00963EE0" w:rsidP="00963EE0">
                            <w:pPr>
                              <w:rPr>
                                <w:rFonts w:ascii="Times New Roman" w:hAnsi="Times New Roman"/>
                                <w:b/>
                                <w:bCs/>
                                <w:sz w:val="32"/>
                                <w:szCs w:val="32"/>
                                <w:lang w:val="en-US"/>
                              </w:rPr>
                            </w:pPr>
                            <w:r w:rsidRPr="009539D9">
                              <w:rPr>
                                <w:rFonts w:ascii="Times New Roman" w:hAnsi="Times New Roman"/>
                                <w:b/>
                                <w:bCs/>
                                <w:sz w:val="32"/>
                                <w:szCs w:val="32"/>
                                <w:lang w:val="en-US"/>
                              </w:rPr>
                              <w:t>A</w:t>
                            </w:r>
                          </w:p>
                          <w:p w14:paraId="3E4433CE" w14:textId="77777777" w:rsidR="00963EE0" w:rsidRPr="009539D9" w:rsidRDefault="00963EE0" w:rsidP="00963EE0">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41F75" id="_x0000_s1027" type="#_x0000_t202" style="position:absolute;left:0;text-align:left;margin-left:-6.75pt;margin-top:243pt;width:29.1pt;height:25.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NSMGA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" filled="f" stroked="f" strokeweight=".5pt">
                <v:textbox>
                  <w:txbxContent>
                    <w:p w14:paraId="6E1F3514" w14:textId="34D949F8" w:rsidR="00963EE0" w:rsidRPr="009539D9" w:rsidRDefault="00963EE0" w:rsidP="00963EE0">
                      <w:pPr>
                        <w:rPr>
                          <w:rFonts w:ascii="Times New Roman" w:hAnsi="Times New Roman"/>
                          <w:b/>
                          <w:bCs/>
                          <w:sz w:val="32"/>
                          <w:szCs w:val="32"/>
                          <w:lang w:val="en-US"/>
                        </w:rPr>
                      </w:pPr>
                      <w:r w:rsidRPr="009539D9">
                        <w:rPr>
                          <w:rFonts w:ascii="Times New Roman" w:hAnsi="Times New Roman"/>
                          <w:b/>
                          <w:bCs/>
                          <w:sz w:val="32"/>
                          <w:szCs w:val="32"/>
                          <w:lang w:val="en-US"/>
                        </w:rPr>
                        <w:t>A</w:t>
                      </w:r>
                    </w:p>
                    <w:p w14:paraId="3E4433CE" w14:textId="77777777" w:rsidR="00963EE0" w:rsidRPr="009539D9" w:rsidRDefault="00963EE0" w:rsidP="00963EE0">
                      <w:pPr>
                        <w:rPr>
                          <w:rFonts w:ascii="Times New Roman" w:hAnsi="Times New Roman"/>
                          <w:sz w:val="32"/>
                          <w:szCs w:val="32"/>
                          <w:lang w:val="en-US"/>
                        </w:rPr>
                      </w:pPr>
                    </w:p>
                  </w:txbxContent>
                </v:textbox>
                <w10:wrap anchorx="margin" anchory="margin"/>
              </v:shape>
            </w:pict>
          </mc:Fallback>
        </mc:AlternateContent>
      </w:r>
      <w:r w:rsidRPr="00C93F4D">
        <w:rPr>
          <w:rFonts w:ascii="Times New Roman" w:hAnsi="Times New Roman"/>
          <w:color w:val="000000" w:themeColor="text1"/>
          <w:sz w:val="24"/>
          <w:szCs w:val="24"/>
        </w:rPr>
        <w:t>characterization</w:t>
      </w:r>
      <w:r w:rsidR="00F75343"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to species identification. </w:t>
      </w:r>
    </w:p>
    <w:p w14:paraId="7D36DFA1" w14:textId="6680B896" w:rsidR="00A10529" w:rsidRPr="00C93F4D" w:rsidRDefault="00A10529" w:rsidP="00F2370D">
      <w:pPr>
        <w:spacing w:line="480" w:lineRule="auto"/>
        <w:jc w:val="both"/>
        <w:rPr>
          <w:rFonts w:ascii="Times New Roman" w:hAnsi="Times New Roman"/>
        </w:rPr>
      </w:pPr>
      <w:r w:rsidRPr="00C93F4D">
        <w:rPr>
          <w:rFonts w:ascii="Times New Roman" w:hAnsi="Times New Roman"/>
          <w:noProof/>
          <w:lang w:val="en-US" w:eastAsia="en-US"/>
        </w:rPr>
        <w:drawing>
          <wp:inline distT="0" distB="0" distL="0" distR="0" wp14:anchorId="3D2E19BA" wp14:editId="3AD120B9">
            <wp:extent cx="2219325" cy="863519"/>
            <wp:effectExtent l="0" t="0" r="0" b="0"/>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16082" t="18380" r="31688" b="36351"/>
                    <a:stretch/>
                  </pic:blipFill>
                  <pic:spPr bwMode="auto">
                    <a:xfrm>
                      <a:off x="0" y="0"/>
                      <a:ext cx="2228573" cy="867117"/>
                    </a:xfrm>
                    <a:prstGeom prst="rect">
                      <a:avLst/>
                    </a:prstGeom>
                    <a:ln>
                      <a:noFill/>
                    </a:ln>
                    <a:extLst>
                      <a:ext uri="{53640926-AAD7-44D8-BBD7-CCE9431645EC}">
                        <a14:shadowObscured xmlns:a14="http://schemas.microsoft.com/office/drawing/2010/main"/>
                      </a:ext>
                    </a:extLst>
                  </pic:spPr>
                </pic:pic>
              </a:graphicData>
            </a:graphic>
          </wp:inline>
        </w:drawing>
      </w:r>
      <w:r w:rsidRPr="00C93F4D">
        <w:rPr>
          <w:rFonts w:ascii="Times New Roman" w:hAnsi="Times New Roman"/>
        </w:rPr>
        <w:t xml:space="preserve"> </w:t>
      </w:r>
      <w:r w:rsidRPr="00C93F4D">
        <w:rPr>
          <w:rFonts w:ascii="Times New Roman" w:hAnsi="Times New Roman"/>
          <w:noProof/>
          <w:lang w:val="en-US" w:eastAsia="en-US"/>
        </w:rPr>
        <w:drawing>
          <wp:inline distT="0" distB="0" distL="0" distR="0" wp14:anchorId="3AE7FC21" wp14:editId="7160E40A">
            <wp:extent cx="2524125" cy="889433"/>
            <wp:effectExtent l="0" t="0" r="0" b="6350"/>
            <wp:docPr id="1483495597" name="Picture 1483495597">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14601" t="5284" r="14350" b="35533"/>
                    <a:stretch/>
                  </pic:blipFill>
                  <pic:spPr bwMode="auto">
                    <a:xfrm>
                      <a:off x="0" y="0"/>
                      <a:ext cx="2539764" cy="894944"/>
                    </a:xfrm>
                    <a:prstGeom prst="rect">
                      <a:avLst/>
                    </a:prstGeom>
                    <a:ln>
                      <a:noFill/>
                    </a:ln>
                    <a:extLst>
                      <a:ext uri="{53640926-AAD7-44D8-BBD7-CCE9431645EC}">
                        <a14:shadowObscured xmlns:a14="http://schemas.microsoft.com/office/drawing/2010/main"/>
                      </a:ext>
                    </a:extLst>
                  </pic:spPr>
                </pic:pic>
              </a:graphicData>
            </a:graphic>
          </wp:inline>
        </w:drawing>
      </w:r>
    </w:p>
    <w:p w14:paraId="03ED6676" w14:textId="32F068FF" w:rsidR="007122EE" w:rsidRPr="00C93F4D" w:rsidRDefault="00A10529" w:rsidP="00F2370D">
      <w:pPr>
        <w:pStyle w:val="ThesisFigures"/>
      </w:pPr>
      <w:bookmarkStart w:id="162" w:name="_Toc125751208"/>
      <w:bookmarkStart w:id="163" w:name="_Toc125787271"/>
      <w:bookmarkStart w:id="164" w:name="_Toc128818616"/>
      <w:bookmarkStart w:id="165" w:name="_Toc138614612"/>
      <w:bookmarkStart w:id="166" w:name="_Toc144073194"/>
      <w:r w:rsidRPr="00C93F4D">
        <w:t xml:space="preserve">Figure </w:t>
      </w:r>
      <w:r w:rsidR="00681610" w:rsidRPr="00C93F4D">
        <w:t>4</w:t>
      </w:r>
      <w:r w:rsidRPr="00C93F4D">
        <w:t>:</w:t>
      </w:r>
      <w:r w:rsidR="00E63F02" w:rsidRPr="00C93F4D">
        <w:t xml:space="preserve"> P</w:t>
      </w:r>
      <w:r w:rsidRPr="00C93F4D">
        <w:t xml:space="preserve">hotograph of </w:t>
      </w:r>
      <w:r w:rsidR="00E63F02" w:rsidRPr="00C93F4D">
        <w:t>(A) glass eel and (B) elver</w:t>
      </w:r>
      <w:r w:rsidR="00963EE0" w:rsidRPr="00C93F4D">
        <w:t xml:space="preserve"> s</w:t>
      </w:r>
      <w:r w:rsidR="00E63F02" w:rsidRPr="00C93F4D">
        <w:t>pecimen after preservation in ethanol, caught in</w:t>
      </w:r>
      <w:r w:rsidRPr="00C93F4D">
        <w:t xml:space="preserve"> the </w:t>
      </w:r>
      <w:r w:rsidR="00E877C8" w:rsidRPr="00C93F4D">
        <w:t>Sabaki Estuary</w:t>
      </w:r>
      <w:r w:rsidRPr="00C93F4D">
        <w:t xml:space="preserve"> </w:t>
      </w:r>
      <w:bookmarkEnd w:id="162"/>
      <w:bookmarkEnd w:id="163"/>
      <w:bookmarkEnd w:id="164"/>
      <w:r w:rsidRPr="00C93F4D">
        <w:t>(Photo by Gitonga, 2021)</w:t>
      </w:r>
      <w:bookmarkEnd w:id="165"/>
      <w:r w:rsidR="007122EE" w:rsidRPr="00C93F4D">
        <w:t>.</w:t>
      </w:r>
      <w:bookmarkEnd w:id="166"/>
    </w:p>
    <w:p w14:paraId="01755C7E" w14:textId="4848E8CC" w:rsidR="00DB4A21" w:rsidRPr="00C93F4D" w:rsidRDefault="00DB4A2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In the laboratory, juvenile anguillid eels were </w:t>
      </w:r>
      <w:r w:rsidR="00DC0C81" w:rsidRPr="00C93F4D">
        <w:rPr>
          <w:rFonts w:ascii="Times New Roman" w:hAnsi="Times New Roman"/>
          <w:color w:val="000000" w:themeColor="text1"/>
          <w:sz w:val="24"/>
          <w:szCs w:val="24"/>
        </w:rPr>
        <w:t>identified to species level</w:t>
      </w:r>
      <w:r w:rsidRPr="00C93F4D">
        <w:rPr>
          <w:rFonts w:ascii="Times New Roman" w:hAnsi="Times New Roman"/>
          <w:color w:val="000000" w:themeColor="text1"/>
          <w:sz w:val="24"/>
          <w:szCs w:val="24"/>
        </w:rPr>
        <w:t xml:space="preserve"> by observing their tail pigmentation under a microscope (Stemi 305, Carl Zeiss Microscopy GmbH, Germany) at x 2 magnification</w:t>
      </w:r>
      <w:r w:rsidR="00070DED" w:rsidRPr="00C93F4D">
        <w:rPr>
          <w:rFonts w:ascii="Times New Roman" w:hAnsi="Times New Roman"/>
          <w:color w:val="000000" w:themeColor="text1"/>
          <w:sz w:val="24"/>
          <w:szCs w:val="24"/>
        </w:rPr>
        <w:t xml:space="preserve"> for all glass eels and x 1 magnification for all elvers</w:t>
      </w:r>
      <w:r w:rsidRPr="00C93F4D">
        <w:rPr>
          <w:rFonts w:ascii="Times New Roman" w:hAnsi="Times New Roman"/>
          <w:color w:val="000000" w:themeColor="text1"/>
          <w:sz w:val="24"/>
          <w:szCs w:val="24"/>
        </w:rPr>
        <w:t xml:space="preserve"> </w:t>
      </w:r>
      <w:r w:rsidR="00336AF2" w:rsidRPr="00C93F4D">
        <w:rPr>
          <w:rFonts w:ascii="Times New Roman" w:hAnsi="Times New Roman"/>
          <w:color w:val="000000" w:themeColor="text1"/>
          <w:sz w:val="24"/>
          <w:szCs w:val="24"/>
        </w:rPr>
        <w:t xml:space="preserve">according to Revelliac </w:t>
      </w:r>
      <w:r w:rsidR="004836E1" w:rsidRPr="00C93F4D">
        <w:rPr>
          <w:rFonts w:ascii="Times New Roman" w:hAnsi="Times New Roman"/>
          <w:i/>
          <w:iCs/>
          <w:color w:val="000000" w:themeColor="text1"/>
          <w:sz w:val="24"/>
          <w:szCs w:val="24"/>
        </w:rPr>
        <w:t>et al</w:t>
      </w:r>
      <w:r w:rsidR="00A626EE" w:rsidRPr="00C93F4D">
        <w:rPr>
          <w:rFonts w:ascii="Times New Roman" w:hAnsi="Times New Roman"/>
          <w:color w:val="000000" w:themeColor="text1"/>
          <w:sz w:val="24"/>
          <w:szCs w:val="24"/>
        </w:rPr>
        <w:t>.</w:t>
      </w:r>
      <w:r w:rsidR="00336AF2" w:rsidRPr="00C93F4D">
        <w:rPr>
          <w:rFonts w:ascii="Times New Roman" w:hAnsi="Times New Roman"/>
          <w:i/>
          <w:iCs/>
          <w:color w:val="000000" w:themeColor="text1"/>
          <w:sz w:val="24"/>
          <w:szCs w:val="24"/>
        </w:rPr>
        <w:t xml:space="preserve"> (</w:t>
      </w:r>
      <w:r w:rsidR="00336AF2" w:rsidRPr="00C93F4D">
        <w:rPr>
          <w:rFonts w:ascii="Times New Roman" w:hAnsi="Times New Roman"/>
          <w:color w:val="000000" w:themeColor="text1"/>
          <w:sz w:val="24"/>
          <w:szCs w:val="24"/>
        </w:rPr>
        <w:t xml:space="preserve">2009) protocol </w:t>
      </w:r>
      <w:r w:rsidR="00866F49" w:rsidRPr="00C93F4D">
        <w:rPr>
          <w:rFonts w:ascii="Times New Roman" w:hAnsi="Times New Roman"/>
          <w:color w:val="000000" w:themeColor="text1"/>
          <w:sz w:val="24"/>
          <w:szCs w:val="24"/>
        </w:rPr>
        <w:t xml:space="preserve">(see Appendix </w:t>
      </w:r>
      <w:r w:rsidR="00B73633" w:rsidRPr="00C93F4D">
        <w:rPr>
          <w:rFonts w:ascii="Times New Roman" w:hAnsi="Times New Roman"/>
          <w:color w:val="000000" w:themeColor="text1"/>
          <w:sz w:val="24"/>
          <w:szCs w:val="24"/>
        </w:rPr>
        <w:t>2</w:t>
      </w:r>
      <w:r w:rsidR="00866F49"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and individual photographs taken using ZEN imaging software (Carl Zeiss Microscopy GmbH)</w:t>
      </w:r>
      <w:r w:rsidR="00E400C8" w:rsidRPr="00C93F4D">
        <w:rPr>
          <w:rFonts w:ascii="Times New Roman" w:hAnsi="Times New Roman"/>
          <w:color w:val="000000" w:themeColor="text1"/>
          <w:sz w:val="24"/>
          <w:szCs w:val="24"/>
        </w:rPr>
        <w:t xml:space="preserve"> (Figure 5)</w:t>
      </w:r>
      <w:r w:rsidRPr="00C93F4D">
        <w:rPr>
          <w:rFonts w:ascii="Times New Roman" w:hAnsi="Times New Roman"/>
          <w:color w:val="000000" w:themeColor="text1"/>
          <w:sz w:val="24"/>
          <w:szCs w:val="24"/>
        </w:rPr>
        <w:t>.</w:t>
      </w:r>
      <w:r w:rsidR="00C360C4" w:rsidRPr="00C93F4D">
        <w:rPr>
          <w:rFonts w:ascii="Times New Roman" w:hAnsi="Times New Roman"/>
          <w:color w:val="000000" w:themeColor="text1"/>
          <w:sz w:val="24"/>
          <w:szCs w:val="24"/>
        </w:rPr>
        <w:t xml:space="preserve"> </w:t>
      </w:r>
      <w:r w:rsidR="00AD08F7" w:rsidRPr="00C93F4D">
        <w:rPr>
          <w:rFonts w:ascii="Times New Roman" w:hAnsi="Times New Roman"/>
          <w:color w:val="000000" w:themeColor="text1"/>
          <w:sz w:val="24"/>
          <w:szCs w:val="24"/>
        </w:rPr>
        <w:t>The</w:t>
      </w:r>
      <w:r w:rsidR="00C360C4" w:rsidRPr="00C93F4D">
        <w:rPr>
          <w:rFonts w:ascii="Times New Roman" w:hAnsi="Times New Roman"/>
          <w:color w:val="000000" w:themeColor="text1"/>
          <w:sz w:val="24"/>
          <w:szCs w:val="24"/>
        </w:rPr>
        <w:t xml:space="preserve"> juvenile anguillid </w:t>
      </w:r>
      <w:r w:rsidR="007576E8" w:rsidRPr="00C93F4D">
        <w:rPr>
          <w:rFonts w:ascii="Times New Roman" w:hAnsi="Times New Roman"/>
          <w:color w:val="000000" w:themeColor="text1"/>
          <w:sz w:val="24"/>
          <w:szCs w:val="24"/>
        </w:rPr>
        <w:t>eel species sampled</w:t>
      </w:r>
      <w:r w:rsidR="007122EE" w:rsidRPr="00C93F4D">
        <w:rPr>
          <w:rFonts w:ascii="Times New Roman" w:hAnsi="Times New Roman"/>
          <w:color w:val="000000" w:themeColor="text1"/>
          <w:sz w:val="24"/>
          <w:szCs w:val="24"/>
        </w:rPr>
        <w:t>,</w:t>
      </w:r>
      <w:r w:rsidR="007576E8" w:rsidRPr="00C93F4D">
        <w:rPr>
          <w:rFonts w:ascii="Times New Roman" w:hAnsi="Times New Roman"/>
          <w:color w:val="000000" w:themeColor="text1"/>
          <w:sz w:val="24"/>
          <w:szCs w:val="24"/>
        </w:rPr>
        <w:t xml:space="preserve"> belonged to 3 species </w:t>
      </w:r>
      <w:r w:rsidR="00C360C4" w:rsidRPr="00C93F4D">
        <w:rPr>
          <w:rFonts w:ascii="Times New Roman" w:hAnsi="Times New Roman"/>
          <w:i/>
          <w:iCs/>
          <w:color w:val="000000" w:themeColor="text1"/>
          <w:sz w:val="24"/>
          <w:szCs w:val="24"/>
        </w:rPr>
        <w:t>A. bengalensis</w:t>
      </w:r>
      <w:r w:rsidR="00C360C4" w:rsidRPr="00C93F4D">
        <w:rPr>
          <w:rFonts w:ascii="Times New Roman" w:hAnsi="Times New Roman"/>
          <w:color w:val="000000" w:themeColor="text1"/>
          <w:sz w:val="24"/>
          <w:szCs w:val="24"/>
        </w:rPr>
        <w:t>,</w:t>
      </w:r>
      <w:r w:rsidR="00C360C4" w:rsidRPr="00C93F4D">
        <w:rPr>
          <w:rFonts w:ascii="Times New Roman" w:hAnsi="Times New Roman"/>
          <w:i/>
          <w:iCs/>
          <w:color w:val="000000" w:themeColor="text1"/>
          <w:sz w:val="24"/>
          <w:szCs w:val="24"/>
        </w:rPr>
        <w:t xml:space="preserve"> A. mossambica</w:t>
      </w:r>
      <w:r w:rsidR="00C360C4" w:rsidRPr="00C93F4D">
        <w:rPr>
          <w:rFonts w:ascii="Times New Roman" w:hAnsi="Times New Roman"/>
          <w:color w:val="000000" w:themeColor="text1"/>
          <w:sz w:val="24"/>
          <w:szCs w:val="24"/>
        </w:rPr>
        <w:t xml:space="preserve"> and </w:t>
      </w:r>
      <w:r w:rsidR="00C360C4" w:rsidRPr="00C93F4D">
        <w:rPr>
          <w:rFonts w:ascii="Times New Roman" w:hAnsi="Times New Roman"/>
          <w:i/>
          <w:iCs/>
          <w:color w:val="000000" w:themeColor="text1"/>
          <w:sz w:val="24"/>
          <w:szCs w:val="24"/>
        </w:rPr>
        <w:t>A. marmorata</w:t>
      </w:r>
      <w:r w:rsidR="00C360C4" w:rsidRPr="00C93F4D">
        <w:rPr>
          <w:rFonts w:ascii="Times New Roman" w:hAnsi="Times New Roman"/>
          <w:color w:val="000000" w:themeColor="text1"/>
          <w:sz w:val="24"/>
          <w:szCs w:val="24"/>
        </w:rPr>
        <w:t xml:space="preserve"> (Figure </w:t>
      </w:r>
      <w:r w:rsidR="00E400C8" w:rsidRPr="00C93F4D">
        <w:rPr>
          <w:rFonts w:ascii="Times New Roman" w:hAnsi="Times New Roman"/>
          <w:color w:val="000000" w:themeColor="text1"/>
          <w:sz w:val="24"/>
          <w:szCs w:val="24"/>
        </w:rPr>
        <w:t>6</w:t>
      </w:r>
      <w:r w:rsidR="00C360C4" w:rsidRPr="00C93F4D">
        <w:rPr>
          <w:rFonts w:ascii="Times New Roman" w:hAnsi="Times New Roman"/>
          <w:color w:val="000000" w:themeColor="text1"/>
          <w:sz w:val="24"/>
          <w:szCs w:val="24"/>
        </w:rPr>
        <w:t>)</w:t>
      </w:r>
      <w:r w:rsidR="007576E8"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Eye</w:t>
      </w:r>
      <w:r w:rsidR="00336AF2" w:rsidRPr="00C93F4D">
        <w:rPr>
          <w:rFonts w:ascii="Times New Roman" w:hAnsi="Times New Roman"/>
          <w:color w:val="000000" w:themeColor="text1"/>
          <w:sz w:val="24"/>
          <w:szCs w:val="24"/>
        </w:rPr>
        <w:t xml:space="preserve"> diameter</w:t>
      </w:r>
      <w:r w:rsidR="00112D45" w:rsidRPr="00C93F4D">
        <w:rPr>
          <w:rFonts w:ascii="Times New Roman" w:hAnsi="Times New Roman"/>
          <w:color w:val="000000" w:themeColor="text1"/>
          <w:sz w:val="24"/>
          <w:szCs w:val="24"/>
        </w:rPr>
        <w:t xml:space="preserve"> recorded as </w:t>
      </w:r>
      <w:r w:rsidR="00E447A7" w:rsidRPr="00C93F4D">
        <w:rPr>
          <w:rFonts w:ascii="Times New Roman" w:hAnsi="Times New Roman"/>
          <w:color w:val="000000" w:themeColor="text1"/>
          <w:sz w:val="24"/>
          <w:szCs w:val="24"/>
        </w:rPr>
        <w:t>left eye diameter (</w:t>
      </w:r>
      <w:r w:rsidR="00112D45" w:rsidRPr="00C93F4D">
        <w:rPr>
          <w:rFonts w:ascii="Times New Roman" w:hAnsi="Times New Roman"/>
          <w:color w:val="000000" w:themeColor="text1"/>
          <w:sz w:val="24"/>
          <w:szCs w:val="24"/>
        </w:rPr>
        <w:t>LE</w:t>
      </w:r>
      <w:r w:rsidR="00E447A7" w:rsidRPr="00C93F4D">
        <w:rPr>
          <w:rFonts w:ascii="Times New Roman" w:hAnsi="Times New Roman"/>
          <w:color w:val="000000" w:themeColor="text1"/>
          <w:sz w:val="24"/>
          <w:szCs w:val="24"/>
        </w:rPr>
        <w:t>D)</w:t>
      </w:r>
      <w:r w:rsidR="00112D45" w:rsidRPr="00C93F4D">
        <w:rPr>
          <w:rFonts w:ascii="Times New Roman" w:hAnsi="Times New Roman"/>
          <w:color w:val="000000" w:themeColor="text1"/>
          <w:sz w:val="24"/>
          <w:szCs w:val="24"/>
        </w:rPr>
        <w:t xml:space="preserve"> and </w:t>
      </w:r>
      <w:r w:rsidR="00E447A7" w:rsidRPr="00C93F4D">
        <w:rPr>
          <w:rFonts w:ascii="Times New Roman" w:hAnsi="Times New Roman"/>
          <w:color w:val="000000" w:themeColor="text1"/>
          <w:sz w:val="24"/>
          <w:szCs w:val="24"/>
        </w:rPr>
        <w:t>right eye diameter (</w:t>
      </w:r>
      <w:r w:rsidR="00112D45" w:rsidRPr="00C93F4D">
        <w:rPr>
          <w:rFonts w:ascii="Times New Roman" w:hAnsi="Times New Roman"/>
          <w:color w:val="000000" w:themeColor="text1"/>
          <w:sz w:val="24"/>
          <w:szCs w:val="24"/>
        </w:rPr>
        <w:t>RED</w:t>
      </w:r>
      <w:r w:rsidR="00E447A7" w:rsidRPr="00C93F4D">
        <w:rPr>
          <w:rFonts w:ascii="Times New Roman" w:hAnsi="Times New Roman"/>
          <w:color w:val="000000" w:themeColor="text1"/>
          <w:sz w:val="24"/>
          <w:szCs w:val="24"/>
        </w:rPr>
        <w:t>)</w:t>
      </w:r>
      <w:r w:rsidR="00866F49" w:rsidRPr="00C93F4D">
        <w:rPr>
          <w:rFonts w:ascii="Times New Roman" w:hAnsi="Times New Roman"/>
          <w:color w:val="000000" w:themeColor="text1"/>
          <w:sz w:val="24"/>
          <w:szCs w:val="24"/>
        </w:rPr>
        <w:t xml:space="preserve"> </w:t>
      </w:r>
      <w:r w:rsidR="00E447A7" w:rsidRPr="00C93F4D">
        <w:rPr>
          <w:rFonts w:ascii="Times New Roman" w:hAnsi="Times New Roman"/>
          <w:color w:val="000000" w:themeColor="text1"/>
          <w:sz w:val="24"/>
          <w:szCs w:val="24"/>
        </w:rPr>
        <w:t>together with</w:t>
      </w:r>
      <w:r w:rsidR="0030138C" w:rsidRPr="00C93F4D">
        <w:rPr>
          <w:rFonts w:ascii="Times New Roman" w:hAnsi="Times New Roman"/>
          <w:color w:val="000000" w:themeColor="text1"/>
          <w:sz w:val="24"/>
          <w:szCs w:val="24"/>
        </w:rPr>
        <w:t xml:space="preserve"> fin difference index (FDI), which is the distance between the dorsal fin (</w:t>
      </w:r>
      <w:r w:rsidR="00B76705" w:rsidRPr="00C93F4D">
        <w:rPr>
          <w:rFonts w:ascii="Times New Roman" w:hAnsi="Times New Roman"/>
          <w:color w:val="000000" w:themeColor="text1"/>
          <w:sz w:val="24"/>
          <w:szCs w:val="24"/>
        </w:rPr>
        <w:t>DF</w:t>
      </w:r>
      <w:r w:rsidR="0030138C" w:rsidRPr="00C93F4D">
        <w:rPr>
          <w:rFonts w:ascii="Times New Roman" w:hAnsi="Times New Roman"/>
          <w:color w:val="000000" w:themeColor="text1"/>
          <w:sz w:val="24"/>
          <w:szCs w:val="24"/>
        </w:rPr>
        <w:t>) to the a</w:t>
      </w:r>
      <w:r w:rsidR="00B76705" w:rsidRPr="00C93F4D">
        <w:rPr>
          <w:rFonts w:ascii="Times New Roman" w:hAnsi="Times New Roman"/>
          <w:color w:val="000000" w:themeColor="text1"/>
          <w:sz w:val="24"/>
          <w:szCs w:val="24"/>
        </w:rPr>
        <w:t>nal fin</w:t>
      </w:r>
      <w:r w:rsidR="0030138C" w:rsidRPr="00C93F4D">
        <w:rPr>
          <w:rFonts w:ascii="Times New Roman" w:hAnsi="Times New Roman"/>
          <w:color w:val="000000" w:themeColor="text1"/>
          <w:sz w:val="24"/>
          <w:szCs w:val="24"/>
        </w:rPr>
        <w:t xml:space="preserve"> </w:t>
      </w:r>
      <w:r w:rsidR="001728AD" w:rsidRPr="00C93F4D">
        <w:rPr>
          <w:rFonts w:ascii="Times New Roman" w:hAnsi="Times New Roman"/>
          <w:color w:val="000000" w:themeColor="text1"/>
          <w:sz w:val="24"/>
          <w:szCs w:val="24"/>
        </w:rPr>
        <w:t xml:space="preserve">(AF) </w:t>
      </w:r>
      <w:r w:rsidR="00B76705" w:rsidRPr="00C93F4D">
        <w:rPr>
          <w:rFonts w:ascii="Times New Roman" w:hAnsi="Times New Roman"/>
          <w:color w:val="000000" w:themeColor="text1"/>
          <w:sz w:val="24"/>
          <w:szCs w:val="24"/>
        </w:rPr>
        <w:t>(see Appendix 3)</w:t>
      </w:r>
      <w:r w:rsidR="00E447A7" w:rsidRPr="00C93F4D">
        <w:rPr>
          <w:rFonts w:ascii="Times New Roman" w:hAnsi="Times New Roman"/>
          <w:color w:val="000000" w:themeColor="text1"/>
          <w:sz w:val="24"/>
          <w:szCs w:val="24"/>
        </w:rPr>
        <w:t>,</w:t>
      </w:r>
      <w:r w:rsidR="00B76705" w:rsidRPr="00C93F4D">
        <w:rPr>
          <w:rFonts w:ascii="Times New Roman" w:hAnsi="Times New Roman"/>
          <w:color w:val="000000" w:themeColor="text1"/>
          <w:sz w:val="24"/>
          <w:szCs w:val="24"/>
        </w:rPr>
        <w:t xml:space="preserve"> </w:t>
      </w:r>
      <w:r w:rsidR="00336AF2" w:rsidRPr="00C93F4D">
        <w:rPr>
          <w:rFonts w:ascii="Times New Roman" w:hAnsi="Times New Roman"/>
          <w:color w:val="000000" w:themeColor="text1"/>
          <w:sz w:val="24"/>
          <w:szCs w:val="24"/>
        </w:rPr>
        <w:t xml:space="preserve">were measured </w:t>
      </w:r>
      <w:r w:rsidRPr="00C93F4D">
        <w:rPr>
          <w:rFonts w:ascii="Times New Roman" w:hAnsi="Times New Roman"/>
          <w:color w:val="000000" w:themeColor="text1"/>
          <w:sz w:val="24"/>
          <w:szCs w:val="24"/>
        </w:rPr>
        <w:t xml:space="preserve">in </w:t>
      </w:r>
      <w:r w:rsidR="00866F49" w:rsidRPr="00C93F4D">
        <w:rPr>
          <w:rFonts w:ascii="Times New Roman" w:hAnsi="Times New Roman"/>
          <w:color w:val="000000" w:themeColor="text1"/>
          <w:sz w:val="24"/>
          <w:szCs w:val="24"/>
        </w:rPr>
        <w:t>micrometres</w:t>
      </w:r>
      <w:r w:rsidRPr="00C93F4D">
        <w:rPr>
          <w:rFonts w:ascii="Times New Roman" w:hAnsi="Times New Roman"/>
          <w:color w:val="000000" w:themeColor="text1"/>
          <w:sz w:val="24"/>
          <w:szCs w:val="24"/>
        </w:rPr>
        <w:t xml:space="preserve"> µm</w:t>
      </w:r>
      <w:r w:rsidR="00B76705"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under a microscope using ZEN software at x 2 magnification for all glass eels and x 1 magnification for all elvers</w:t>
      </w:r>
      <w:r w:rsidR="00E447A7" w:rsidRPr="00C93F4D">
        <w:rPr>
          <w:rFonts w:ascii="Times New Roman" w:hAnsi="Times New Roman"/>
          <w:color w:val="000000" w:themeColor="text1"/>
          <w:sz w:val="24"/>
          <w:szCs w:val="24"/>
        </w:rPr>
        <w:t>. All</w:t>
      </w:r>
      <w:r w:rsidRPr="00C93F4D">
        <w:rPr>
          <w:rFonts w:ascii="Times New Roman" w:hAnsi="Times New Roman"/>
          <w:color w:val="000000" w:themeColor="text1"/>
          <w:sz w:val="24"/>
          <w:szCs w:val="24"/>
        </w:rPr>
        <w:t xml:space="preserve"> </w:t>
      </w:r>
      <w:r w:rsidR="006160EC" w:rsidRPr="00C93F4D">
        <w:rPr>
          <w:rFonts w:ascii="Times New Roman" w:hAnsi="Times New Roman"/>
          <w:color w:val="000000" w:themeColor="text1"/>
          <w:sz w:val="24"/>
          <w:szCs w:val="24"/>
        </w:rPr>
        <w:t>morphometric</w:t>
      </w:r>
      <w:r w:rsidR="00E447A7" w:rsidRPr="00C93F4D">
        <w:rPr>
          <w:rFonts w:ascii="Times New Roman" w:hAnsi="Times New Roman"/>
          <w:color w:val="000000" w:themeColor="text1"/>
          <w:sz w:val="24"/>
          <w:szCs w:val="24"/>
        </w:rPr>
        <w:t xml:space="preserve">s were </w:t>
      </w:r>
      <w:r w:rsidRPr="00C93F4D">
        <w:rPr>
          <w:rFonts w:ascii="Times New Roman" w:hAnsi="Times New Roman"/>
          <w:color w:val="000000" w:themeColor="text1"/>
          <w:sz w:val="24"/>
          <w:szCs w:val="24"/>
        </w:rPr>
        <w:t>recorded</w:t>
      </w:r>
      <w:r w:rsidR="00E447A7" w:rsidRPr="00C93F4D">
        <w:rPr>
          <w:rFonts w:ascii="Times New Roman" w:hAnsi="Times New Roman"/>
          <w:color w:val="000000" w:themeColor="text1"/>
          <w:sz w:val="24"/>
          <w:szCs w:val="24"/>
        </w:rPr>
        <w:t xml:space="preserve"> in a data sheet (</w:t>
      </w:r>
      <w:r w:rsidR="00964EAF" w:rsidRPr="00C93F4D">
        <w:rPr>
          <w:rFonts w:ascii="Times New Roman" w:hAnsi="Times New Roman"/>
          <w:color w:val="000000" w:themeColor="text1"/>
          <w:sz w:val="24"/>
          <w:szCs w:val="24"/>
        </w:rPr>
        <w:t>A</w:t>
      </w:r>
      <w:r w:rsidR="00E447A7" w:rsidRPr="00C93F4D">
        <w:rPr>
          <w:rFonts w:ascii="Times New Roman" w:hAnsi="Times New Roman"/>
          <w:color w:val="000000" w:themeColor="text1"/>
          <w:sz w:val="24"/>
          <w:szCs w:val="24"/>
        </w:rPr>
        <w:t>ppendix 1)</w:t>
      </w:r>
      <w:r w:rsidR="00986B97" w:rsidRPr="00C93F4D">
        <w:rPr>
          <w:rFonts w:ascii="Times New Roman" w:hAnsi="Times New Roman"/>
          <w:color w:val="000000" w:themeColor="text1"/>
          <w:sz w:val="24"/>
          <w:szCs w:val="24"/>
        </w:rPr>
        <w:t>.</w:t>
      </w:r>
    </w:p>
    <w:p w14:paraId="6FFBC5B9" w14:textId="77777777" w:rsidR="00681610" w:rsidRPr="00C93F4D" w:rsidRDefault="00681610" w:rsidP="00F2370D">
      <w:pPr>
        <w:spacing w:line="480" w:lineRule="auto"/>
        <w:jc w:val="both"/>
        <w:rPr>
          <w:rFonts w:ascii="Times New Roman" w:hAnsi="Times New Roman"/>
          <w:color w:val="000000" w:themeColor="text1"/>
          <w:sz w:val="24"/>
          <w:szCs w:val="24"/>
        </w:rPr>
      </w:pPr>
    </w:p>
    <w:p w14:paraId="47EA6599" w14:textId="38557467" w:rsidR="009358D3" w:rsidRPr="00C93F4D" w:rsidRDefault="009358D3"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415F6B75" wp14:editId="015005E3">
            <wp:extent cx="3314509" cy="3016885"/>
            <wp:effectExtent l="0" t="3810" r="0" b="0"/>
            <wp:docPr id="2662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787" name="Picture 266292787"/>
                    <pic:cNvPicPr/>
                  </pic:nvPicPr>
                  <pic:blipFill rotWithShape="1">
                    <a:blip r:embed="rId22" cstate="print">
                      <a:extLst>
                        <a:ext uri="{28A0092B-C50C-407E-A947-70E740481C1C}">
                          <a14:useLocalDpi xmlns:a14="http://schemas.microsoft.com/office/drawing/2010/main" val="0"/>
                        </a:ext>
                      </a:extLst>
                    </a:blip>
                    <a:srcRect l="17236" r="24001"/>
                    <a:stretch/>
                  </pic:blipFill>
                  <pic:spPr bwMode="auto">
                    <a:xfrm rot="5400000">
                      <a:off x="0" y="0"/>
                      <a:ext cx="3314509" cy="3016885"/>
                    </a:xfrm>
                    <a:prstGeom prst="rect">
                      <a:avLst/>
                    </a:prstGeom>
                    <a:ln>
                      <a:noFill/>
                    </a:ln>
                    <a:extLst>
                      <a:ext uri="{53640926-AAD7-44D8-BBD7-CCE9431645EC}">
                        <a14:shadowObscured xmlns:a14="http://schemas.microsoft.com/office/drawing/2010/main"/>
                      </a:ext>
                    </a:extLst>
                  </pic:spPr>
                </pic:pic>
              </a:graphicData>
            </a:graphic>
          </wp:inline>
        </w:drawing>
      </w:r>
    </w:p>
    <w:bookmarkStart w:id="167" w:name="_Toc138614613"/>
    <w:bookmarkStart w:id="168" w:name="_Toc144073195"/>
    <w:p w14:paraId="39CB8DCF" w14:textId="6A6440F5" w:rsidR="004E64BE" w:rsidRPr="00C93F4D" w:rsidRDefault="008B152F" w:rsidP="00F2370D">
      <w:pPr>
        <w:pStyle w:val="ThesisFigures"/>
      </w:pPr>
      <w:r w:rsidRPr="00C93F4D">
        <w:rPr>
          <w:noProof/>
          <w:lang w:val="en-US" w:eastAsia="en-US"/>
        </w:rPr>
        <mc:AlternateContent>
          <mc:Choice Requires="wps">
            <w:drawing>
              <wp:anchor distT="0" distB="0" distL="114300" distR="114300" simplePos="0" relativeHeight="251642880" behindDoc="0" locked="0" layoutInCell="1" allowOverlap="1" wp14:anchorId="28157975" wp14:editId="1C3EEC94">
                <wp:simplePos x="0" y="0"/>
                <wp:positionH relativeFrom="margin">
                  <wp:posOffset>2925445</wp:posOffset>
                </wp:positionH>
                <wp:positionV relativeFrom="margin">
                  <wp:posOffset>4505325</wp:posOffset>
                </wp:positionV>
                <wp:extent cx="369570" cy="320675"/>
                <wp:effectExtent l="0" t="0" r="0" b="3175"/>
                <wp:wrapNone/>
                <wp:docPr id="1163062637"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6F524BCF" w14:textId="60E8C183" w:rsidR="00277BBA" w:rsidRPr="009539D9" w:rsidRDefault="00277BBA" w:rsidP="00E400C8">
                            <w:pPr>
                              <w:rPr>
                                <w:rFonts w:ascii="Times New Roman" w:hAnsi="Times New Roman"/>
                                <w:b/>
                                <w:bCs/>
                                <w:color w:val="FFFFFF" w:themeColor="background1"/>
                                <w:sz w:val="32"/>
                                <w:szCs w:val="32"/>
                                <w:lang w:val="en-US"/>
                              </w:rPr>
                            </w:pPr>
                            <w:r w:rsidRPr="009539D9">
                              <w:rPr>
                                <w:rFonts w:ascii="Times New Roman" w:hAnsi="Times New Roman"/>
                                <w:b/>
                                <w:bCs/>
                                <w:color w:val="FFFFFF" w:themeColor="background1"/>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7975" id="_x0000_s1028" type="#_x0000_t202" style="position:absolute;left:0;text-align:left;margin-left:230.35pt;margin-top:354.75pt;width:29.1pt;height:25.2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UoGg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" filled="f" stroked="f" strokeweight=".5pt">
                <v:textbox>
                  <w:txbxContent>
                    <w:p w14:paraId="6F524BCF" w14:textId="60E8C183" w:rsidR="00277BBA" w:rsidRPr="009539D9" w:rsidRDefault="00277BBA" w:rsidP="00E400C8">
                      <w:pPr>
                        <w:rPr>
                          <w:rFonts w:ascii="Times New Roman" w:hAnsi="Times New Roman"/>
                          <w:b/>
                          <w:bCs/>
                          <w:color w:val="FFFFFF" w:themeColor="background1"/>
                          <w:sz w:val="32"/>
                          <w:szCs w:val="32"/>
                          <w:lang w:val="en-US"/>
                        </w:rPr>
                      </w:pPr>
                      <w:r w:rsidRPr="009539D9">
                        <w:rPr>
                          <w:rFonts w:ascii="Times New Roman" w:hAnsi="Times New Roman"/>
                          <w:b/>
                          <w:bCs/>
                          <w:color w:val="FFFFFF" w:themeColor="background1"/>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v:textbox>
                <w10:wrap anchorx="margin" anchory="margin"/>
              </v:shape>
            </w:pict>
          </mc:Fallback>
        </mc:AlternateContent>
      </w:r>
      <w:r w:rsidRPr="00C93F4D">
        <w:rPr>
          <w:noProof/>
          <w:lang w:val="en-US" w:eastAsia="en-US"/>
        </w:rPr>
        <mc:AlternateContent>
          <mc:Choice Requires="wps">
            <w:drawing>
              <wp:anchor distT="0" distB="0" distL="114300" distR="114300" simplePos="0" relativeHeight="251633664" behindDoc="0" locked="0" layoutInCell="1" allowOverlap="1" wp14:anchorId="5DF68A2E" wp14:editId="5B5723A2">
                <wp:simplePos x="0" y="0"/>
                <wp:positionH relativeFrom="margin">
                  <wp:posOffset>-57150</wp:posOffset>
                </wp:positionH>
                <wp:positionV relativeFrom="page">
                  <wp:posOffset>5442585</wp:posOffset>
                </wp:positionV>
                <wp:extent cx="369570" cy="320675"/>
                <wp:effectExtent l="0" t="0" r="0" b="3175"/>
                <wp:wrapNone/>
                <wp:docPr id="199709749"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2080C422" w14:textId="77777777" w:rsidR="00277BBA" w:rsidRPr="009539D9" w:rsidRDefault="00277BBA" w:rsidP="00E400C8">
                            <w:pPr>
                              <w:rPr>
                                <w:rFonts w:ascii="Times New Roman" w:hAnsi="Times New Roman"/>
                                <w:b/>
                                <w:bCs/>
                                <w:color w:val="FFFFFF" w:themeColor="background1"/>
                                <w:sz w:val="32"/>
                                <w:szCs w:val="32"/>
                                <w:lang w:val="en-US"/>
                              </w:rPr>
                            </w:pPr>
                            <w:r w:rsidRPr="009539D9">
                              <w:rPr>
                                <w:rFonts w:ascii="Times New Roman" w:hAnsi="Times New Roman"/>
                                <w:b/>
                                <w:bCs/>
                                <w:color w:val="FFFFFF" w:themeColor="background1"/>
                                <w:sz w:val="32"/>
                                <w:szCs w:val="32"/>
                                <w:lang w:val="en-US"/>
                              </w:rPr>
                              <w:t>A</w:t>
                            </w:r>
                          </w:p>
                          <w:p w14:paraId="06F115DC" w14:textId="77777777" w:rsidR="00277BBA" w:rsidRPr="009539D9" w:rsidRDefault="00277BBA" w:rsidP="00E400C8">
                            <w:pPr>
                              <w:rPr>
                                <w:rFonts w:ascii="Times New Roman" w:hAnsi="Times New Roman"/>
                                <w:color w:val="FFFFFF" w:themeColor="background1"/>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8A2E" id="_x0000_s1029" type="#_x0000_t202" style="position:absolute;left:0;text-align:left;margin-left:-4.5pt;margin-top:428.55pt;width:29.1pt;height:25.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r9GQ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" filled="f" stroked="f" strokeweight=".5pt">
                <v:textbox>
                  <w:txbxContent>
                    <w:p w14:paraId="2080C422" w14:textId="77777777" w:rsidR="00277BBA" w:rsidRPr="009539D9" w:rsidRDefault="00277BBA" w:rsidP="00E400C8">
                      <w:pPr>
                        <w:rPr>
                          <w:rFonts w:ascii="Times New Roman" w:hAnsi="Times New Roman"/>
                          <w:b/>
                          <w:bCs/>
                          <w:color w:val="FFFFFF" w:themeColor="background1"/>
                          <w:sz w:val="32"/>
                          <w:szCs w:val="32"/>
                          <w:lang w:val="en-US"/>
                        </w:rPr>
                      </w:pPr>
                      <w:r w:rsidRPr="009539D9">
                        <w:rPr>
                          <w:rFonts w:ascii="Times New Roman" w:hAnsi="Times New Roman"/>
                          <w:b/>
                          <w:bCs/>
                          <w:color w:val="FFFFFF" w:themeColor="background1"/>
                          <w:sz w:val="32"/>
                          <w:szCs w:val="32"/>
                          <w:lang w:val="en-US"/>
                        </w:rPr>
                        <w:t>A</w:t>
                      </w:r>
                    </w:p>
                    <w:p w14:paraId="06F115DC" w14:textId="77777777" w:rsidR="00277BBA" w:rsidRPr="009539D9" w:rsidRDefault="00277BBA" w:rsidP="00E400C8">
                      <w:pPr>
                        <w:rPr>
                          <w:rFonts w:ascii="Times New Roman" w:hAnsi="Times New Roman"/>
                          <w:color w:val="FFFFFF" w:themeColor="background1"/>
                          <w:sz w:val="32"/>
                          <w:szCs w:val="32"/>
                          <w:lang w:val="en-US"/>
                        </w:rPr>
                      </w:pPr>
                    </w:p>
                  </w:txbxContent>
                </v:textbox>
                <w10:wrap anchorx="margin" anchory="page"/>
              </v:shape>
            </w:pict>
          </mc:Fallback>
        </mc:AlternateContent>
      </w:r>
      <w:r w:rsidR="009358D3" w:rsidRPr="00C93F4D">
        <w:t xml:space="preserve">Figure </w:t>
      </w:r>
      <w:r w:rsidR="002E0EF9" w:rsidRPr="00C93F4D">
        <w:t>5</w:t>
      </w:r>
      <w:r w:rsidR="009358D3" w:rsidRPr="00C93F4D">
        <w:t xml:space="preserve">: </w:t>
      </w:r>
      <w:r w:rsidR="007B47F3" w:rsidRPr="00C93F4D">
        <w:t>L</w:t>
      </w:r>
      <w:r w:rsidR="009358D3" w:rsidRPr="00C93F4D">
        <w:t>aboratory</w:t>
      </w:r>
      <w:r w:rsidR="00783676" w:rsidRPr="00C93F4D">
        <w:t xml:space="preserve"> </w:t>
      </w:r>
      <w:r w:rsidR="009358D3" w:rsidRPr="00C93F4D">
        <w:t>identification of juvenile anguillid</w:t>
      </w:r>
      <w:r w:rsidR="00A81F9A" w:rsidRPr="00C93F4D">
        <w:t xml:space="preserve"> eels </w:t>
      </w:r>
      <w:r w:rsidR="009358D3" w:rsidRPr="00C93F4D">
        <w:t>(Photo by Gitonga, 2021)</w:t>
      </w:r>
      <w:bookmarkEnd w:id="167"/>
      <w:bookmarkEnd w:id="168"/>
    </w:p>
    <w:p w14:paraId="0DC1AB6B" w14:textId="7CF1FC2D" w:rsidR="004E64BE" w:rsidRPr="00C93F4D" w:rsidRDefault="004E64BE" w:rsidP="00F2370D">
      <w:pPr>
        <w:spacing w:line="480" w:lineRule="auto"/>
        <w:jc w:val="both"/>
        <w:rPr>
          <w:rFonts w:ascii="Times New Roman" w:hAnsi="Times New Roman"/>
        </w:rPr>
      </w:pPr>
      <w:r w:rsidRPr="00C93F4D">
        <w:rPr>
          <w:rFonts w:ascii="Times New Roman" w:hAnsi="Times New Roman"/>
          <w:noProof/>
          <w:lang w:val="en-US" w:eastAsia="en-US"/>
        </w:rPr>
        <w:drawing>
          <wp:inline distT="0" distB="0" distL="0" distR="0" wp14:anchorId="2A89B734" wp14:editId="0845C955">
            <wp:extent cx="2914650" cy="14668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rotWithShape="1">
                    <a:blip r:embed="rId23" cstate="print">
                      <a:extLst>
                        <a:ext uri="{28A0092B-C50C-407E-A947-70E740481C1C}">
                          <a14:useLocalDpi xmlns:a14="http://schemas.microsoft.com/office/drawing/2010/main" val="0"/>
                        </a:ext>
                      </a:extLst>
                    </a:blip>
                    <a:srcRect l="18915" t="31580" r="32546" b="32792"/>
                    <a:stretch/>
                  </pic:blipFill>
                  <pic:spPr bwMode="auto">
                    <a:xfrm>
                      <a:off x="0" y="0"/>
                      <a:ext cx="2915385" cy="1467220"/>
                    </a:xfrm>
                    <a:prstGeom prst="rect">
                      <a:avLst/>
                    </a:prstGeom>
                    <a:ln>
                      <a:noFill/>
                    </a:ln>
                    <a:extLst>
                      <a:ext uri="{53640926-AAD7-44D8-BBD7-CCE9431645EC}">
                        <a14:shadowObscured xmlns:a14="http://schemas.microsoft.com/office/drawing/2010/main"/>
                      </a:ext>
                    </a:extLst>
                  </pic:spPr>
                </pic:pic>
              </a:graphicData>
            </a:graphic>
          </wp:inline>
        </w:drawing>
      </w:r>
      <w:r w:rsidRPr="00C93F4D">
        <w:rPr>
          <w:rFonts w:ascii="Times New Roman" w:hAnsi="Times New Roman"/>
        </w:rPr>
        <w:t xml:space="preserve">  </w:t>
      </w:r>
      <w:r w:rsidRPr="00C93F4D">
        <w:rPr>
          <w:rFonts w:ascii="Times New Roman" w:hAnsi="Times New Roman"/>
          <w:noProof/>
          <w:lang w:val="en-US" w:eastAsia="en-US"/>
        </w:rPr>
        <w:drawing>
          <wp:inline distT="0" distB="0" distL="0" distR="0" wp14:anchorId="18653259" wp14:editId="7D493ED2">
            <wp:extent cx="2905125" cy="1447800"/>
            <wp:effectExtent l="0" t="0" r="9525" b="0"/>
            <wp:docPr id="435804047" name="Picture 435804047">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rotWithShape="1">
                    <a:blip r:embed="rId24" cstate="print">
                      <a:extLst>
                        <a:ext uri="{28A0092B-C50C-407E-A947-70E740481C1C}">
                          <a14:useLocalDpi xmlns:a14="http://schemas.microsoft.com/office/drawing/2010/main" val="0"/>
                        </a:ext>
                      </a:extLst>
                    </a:blip>
                    <a:srcRect l="12304" t="36140" r="31197" b="20057"/>
                    <a:stretch/>
                  </pic:blipFill>
                  <pic:spPr bwMode="auto">
                    <a:xfrm>
                      <a:off x="0" y="0"/>
                      <a:ext cx="2905125" cy="1447800"/>
                    </a:xfrm>
                    <a:prstGeom prst="rect">
                      <a:avLst/>
                    </a:prstGeom>
                    <a:ln>
                      <a:noFill/>
                    </a:ln>
                    <a:extLst>
                      <a:ext uri="{53640926-AAD7-44D8-BBD7-CCE9431645EC}">
                        <a14:shadowObscured xmlns:a14="http://schemas.microsoft.com/office/drawing/2010/main"/>
                      </a:ext>
                    </a:extLst>
                  </pic:spPr>
                </pic:pic>
              </a:graphicData>
            </a:graphic>
          </wp:inline>
        </w:drawing>
      </w:r>
    </w:p>
    <w:p w14:paraId="59D9EE3A" w14:textId="6F547517" w:rsidR="004E64BE" w:rsidRPr="00C93F4D" w:rsidRDefault="001A5908" w:rsidP="00F2370D">
      <w:pPr>
        <w:spacing w:line="480" w:lineRule="auto"/>
        <w:jc w:val="both"/>
        <w:rPr>
          <w:rFonts w:ascii="Times New Roman" w:hAnsi="Times New Roman"/>
        </w:rPr>
      </w:pPr>
      <w:r w:rsidRPr="00C93F4D">
        <w:rPr>
          <w:rFonts w:ascii="Times New Roman" w:hAnsi="Times New Roman"/>
          <w:noProof/>
          <w:lang w:val="en-US" w:eastAsia="en-US"/>
        </w:rPr>
        <mc:AlternateContent>
          <mc:Choice Requires="wps">
            <w:drawing>
              <wp:anchor distT="0" distB="0" distL="114300" distR="114300" simplePos="0" relativeHeight="251651072" behindDoc="0" locked="0" layoutInCell="1" allowOverlap="1" wp14:anchorId="705E9C0D" wp14:editId="161CE314">
                <wp:simplePos x="0" y="0"/>
                <wp:positionH relativeFrom="margin">
                  <wp:align>left</wp:align>
                </wp:positionH>
                <wp:positionV relativeFrom="page">
                  <wp:posOffset>7256145</wp:posOffset>
                </wp:positionV>
                <wp:extent cx="369651" cy="321013"/>
                <wp:effectExtent l="0" t="0" r="0" b="3175"/>
                <wp:wrapNone/>
                <wp:docPr id="1677931542"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5C54A0AB" w14:textId="3A357E72" w:rsidR="00277BBA" w:rsidRPr="009539D9" w:rsidRDefault="00277BBA" w:rsidP="00E400C8">
                            <w:pPr>
                              <w:rPr>
                                <w:rFonts w:ascii="Times New Roman" w:hAnsi="Times New Roman"/>
                                <w:b/>
                                <w:bCs/>
                                <w:color w:val="FFFFFF" w:themeColor="background1"/>
                                <w:sz w:val="32"/>
                                <w:szCs w:val="32"/>
                                <w:lang w:val="en-US"/>
                              </w:rPr>
                            </w:pPr>
                            <w:r w:rsidRPr="009539D9">
                              <w:rPr>
                                <w:rFonts w:ascii="Times New Roman" w:hAnsi="Times New Roman"/>
                                <w:b/>
                                <w:bCs/>
                                <w:color w:val="FFFFFF" w:themeColor="background1"/>
                                <w:sz w:val="32"/>
                                <w:szCs w:val="32"/>
                                <w:lang w:val="en-US"/>
                              </w:rPr>
                              <w:t>C</w:t>
                            </w:r>
                          </w:p>
                          <w:p w14:paraId="35A4B768" w14:textId="77777777" w:rsidR="00277BBA" w:rsidRPr="009539D9" w:rsidRDefault="00277BBA" w:rsidP="00E400C8">
                            <w:pPr>
                              <w:rPr>
                                <w:rFonts w:ascii="Times New Roman" w:hAnsi="Times New Roman"/>
                                <w:color w:val="FFFFFF" w:themeColor="background1"/>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9C0D" id="_x0000_s1030" type="#_x0000_t202" style="position:absolute;left:0;text-align:left;margin-left:0;margin-top:571.35pt;width:29.1pt;height:25.3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CRsGgIAADI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" filled="f" stroked="f" strokeweight=".5pt">
                <v:textbox>
                  <w:txbxContent>
                    <w:p w14:paraId="5C54A0AB" w14:textId="3A357E72" w:rsidR="00277BBA" w:rsidRPr="009539D9" w:rsidRDefault="00277BBA" w:rsidP="00E400C8">
                      <w:pPr>
                        <w:rPr>
                          <w:rFonts w:ascii="Times New Roman" w:hAnsi="Times New Roman"/>
                          <w:b/>
                          <w:bCs/>
                          <w:color w:val="FFFFFF" w:themeColor="background1"/>
                          <w:sz w:val="32"/>
                          <w:szCs w:val="32"/>
                          <w:lang w:val="en-US"/>
                        </w:rPr>
                      </w:pPr>
                      <w:r w:rsidRPr="009539D9">
                        <w:rPr>
                          <w:rFonts w:ascii="Times New Roman" w:hAnsi="Times New Roman"/>
                          <w:b/>
                          <w:bCs/>
                          <w:color w:val="FFFFFF" w:themeColor="background1"/>
                          <w:sz w:val="32"/>
                          <w:szCs w:val="32"/>
                          <w:lang w:val="en-US"/>
                        </w:rPr>
                        <w:t>C</w:t>
                      </w:r>
                    </w:p>
                    <w:p w14:paraId="35A4B768" w14:textId="77777777" w:rsidR="00277BBA" w:rsidRPr="009539D9" w:rsidRDefault="00277BBA" w:rsidP="00E400C8">
                      <w:pPr>
                        <w:rPr>
                          <w:rFonts w:ascii="Times New Roman" w:hAnsi="Times New Roman"/>
                          <w:color w:val="FFFFFF" w:themeColor="background1"/>
                          <w:sz w:val="32"/>
                          <w:szCs w:val="32"/>
                          <w:lang w:val="en-US"/>
                        </w:rPr>
                      </w:pPr>
                    </w:p>
                  </w:txbxContent>
                </v:textbox>
                <w10:wrap anchorx="margin" anchory="page"/>
              </v:shape>
            </w:pict>
          </mc:Fallback>
        </mc:AlternateContent>
      </w:r>
      <w:r w:rsidR="004E64BE" w:rsidRPr="00C93F4D">
        <w:rPr>
          <w:rFonts w:ascii="Times New Roman" w:hAnsi="Times New Roman"/>
          <w:noProof/>
          <w:lang w:val="en-US" w:eastAsia="en-US"/>
        </w:rPr>
        <w:drawing>
          <wp:inline distT="0" distB="0" distL="0" distR="0" wp14:anchorId="7DFBF939" wp14:editId="6507EC3B">
            <wp:extent cx="3438525" cy="1371600"/>
            <wp:effectExtent l="0" t="0" r="9525" b="0"/>
            <wp:docPr id="583433848" name="Picture 583433848">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rotWithShape="1">
                    <a:blip r:embed="rId25" cstate="print">
                      <a:extLst>
                        <a:ext uri="{28A0092B-C50C-407E-A947-70E740481C1C}">
                          <a14:useLocalDpi xmlns:a14="http://schemas.microsoft.com/office/drawing/2010/main" val="0"/>
                        </a:ext>
                      </a:extLst>
                    </a:blip>
                    <a:srcRect l="16032" t="26923" r="26667" b="30473"/>
                    <a:stretch/>
                  </pic:blipFill>
                  <pic:spPr bwMode="auto">
                    <a:xfrm>
                      <a:off x="0" y="0"/>
                      <a:ext cx="3438525" cy="1371600"/>
                    </a:xfrm>
                    <a:prstGeom prst="rect">
                      <a:avLst/>
                    </a:prstGeom>
                    <a:ln>
                      <a:noFill/>
                    </a:ln>
                    <a:extLst>
                      <a:ext uri="{53640926-AAD7-44D8-BBD7-CCE9431645EC}">
                        <a14:shadowObscured xmlns:a14="http://schemas.microsoft.com/office/drawing/2010/main"/>
                      </a:ext>
                    </a:extLst>
                  </pic:spPr>
                </pic:pic>
              </a:graphicData>
            </a:graphic>
          </wp:inline>
        </w:drawing>
      </w:r>
    </w:p>
    <w:p w14:paraId="17523158" w14:textId="0881086F" w:rsidR="007122EE" w:rsidRDefault="004E64BE" w:rsidP="00F2370D">
      <w:pPr>
        <w:pStyle w:val="ThesisFigures"/>
      </w:pPr>
      <w:bookmarkStart w:id="169" w:name="_Toc125751210"/>
      <w:bookmarkStart w:id="170" w:name="_Toc125787273"/>
      <w:bookmarkStart w:id="171" w:name="_Toc128818618"/>
      <w:bookmarkStart w:id="172" w:name="_Toc138614614"/>
      <w:bookmarkStart w:id="173" w:name="_Toc144073196"/>
      <w:r w:rsidRPr="00C93F4D">
        <w:t xml:space="preserve">Figure </w:t>
      </w:r>
      <w:r w:rsidR="002E0EF9" w:rsidRPr="00C93F4D">
        <w:t>6</w:t>
      </w:r>
      <w:r w:rsidRPr="00C93F4D">
        <w:t xml:space="preserve">: </w:t>
      </w:r>
      <w:r w:rsidR="00E400C8" w:rsidRPr="00C93F4D">
        <w:t xml:space="preserve">Caudal fin and </w:t>
      </w:r>
      <w:r w:rsidRPr="00C93F4D">
        <w:t>tail pigmentation</w:t>
      </w:r>
      <w:r w:rsidR="00E400C8" w:rsidRPr="00C93F4D">
        <w:t xml:space="preserve"> patterns of glass eels (A)</w:t>
      </w:r>
      <w:r w:rsidRPr="00C93F4D">
        <w:t xml:space="preserve"> </w:t>
      </w:r>
      <w:r w:rsidRPr="00C93F4D">
        <w:rPr>
          <w:i/>
          <w:iCs w:val="0"/>
        </w:rPr>
        <w:t>A. bengalensis</w:t>
      </w:r>
      <w:r w:rsidR="00E400C8" w:rsidRPr="00C93F4D">
        <w:t>,</w:t>
      </w:r>
      <w:r w:rsidRPr="00C93F4D">
        <w:t xml:space="preserve"> </w:t>
      </w:r>
      <w:r w:rsidR="00E400C8" w:rsidRPr="00C93F4D">
        <w:t xml:space="preserve">(B) </w:t>
      </w:r>
      <w:r w:rsidRPr="00C93F4D">
        <w:rPr>
          <w:i/>
          <w:iCs w:val="0"/>
        </w:rPr>
        <w:t xml:space="preserve">A. </w:t>
      </w:r>
      <w:r w:rsidR="00E400C8" w:rsidRPr="00C93F4D">
        <w:rPr>
          <w:i/>
          <w:iCs w:val="0"/>
        </w:rPr>
        <w:t>mossambica</w:t>
      </w:r>
      <w:r w:rsidRPr="00C93F4D">
        <w:t xml:space="preserve"> </w:t>
      </w:r>
      <w:r w:rsidR="00E400C8" w:rsidRPr="00C93F4D">
        <w:t>and</w:t>
      </w:r>
      <w:r w:rsidR="008E752B" w:rsidRPr="00C93F4D">
        <w:t xml:space="preserve"> (C)</w:t>
      </w:r>
      <w:r w:rsidR="00E400C8" w:rsidRPr="00C93F4D">
        <w:t xml:space="preserve"> </w:t>
      </w:r>
      <w:r w:rsidR="00E400C8" w:rsidRPr="00C93F4D">
        <w:rPr>
          <w:i/>
          <w:iCs w:val="0"/>
        </w:rPr>
        <w:t>A. marmorata</w:t>
      </w:r>
      <w:r w:rsidRPr="00C93F4D">
        <w:t xml:space="preserve"> </w:t>
      </w:r>
      <w:bookmarkEnd w:id="169"/>
      <w:bookmarkEnd w:id="170"/>
      <w:bookmarkEnd w:id="171"/>
      <w:r w:rsidRPr="00C93F4D">
        <w:t>taken by Stemi 305, Carl Zeis microscope GmbH, Germany using ZEN imaging software at x 2 magnification</w:t>
      </w:r>
      <w:r w:rsidR="008E752B" w:rsidRPr="00C93F4D">
        <w:t xml:space="preserve"> respectively</w:t>
      </w:r>
      <w:bookmarkEnd w:id="172"/>
      <w:bookmarkEnd w:id="173"/>
    </w:p>
    <w:p w14:paraId="43DA7013" w14:textId="7964FD80" w:rsidR="00353BA1" w:rsidDel="00DE2415" w:rsidRDefault="00353BA1" w:rsidP="00353BA1">
      <w:pPr>
        <w:pStyle w:val="Caption"/>
        <w:rPr>
          <w:del w:id="174" w:author="Administrator" w:date="2023-08-28T11:51:00Z"/>
          <w:rFonts w:ascii="Times New Roman" w:hAnsi="Times New Roman"/>
          <w:b/>
          <w:i w:val="0"/>
          <w:iCs w:val="0"/>
          <w:color w:val="000000" w:themeColor="text1"/>
          <w:sz w:val="24"/>
          <w:szCs w:val="26"/>
          <w:lang w:val="en-US" w:eastAsia="en-US"/>
        </w:rPr>
      </w:pPr>
      <w:del w:id="175" w:author="Administrator" w:date="2023-08-28T11:51:00Z">
        <w:r w:rsidRPr="00353BA1" w:rsidDel="00DE2415">
          <w:rPr>
            <w:rFonts w:ascii="Times New Roman" w:hAnsi="Times New Roman"/>
            <w:b/>
            <w:i w:val="0"/>
            <w:iCs w:val="0"/>
            <w:color w:val="000000" w:themeColor="text1"/>
            <w:sz w:val="24"/>
            <w:szCs w:val="26"/>
            <w:lang w:val="en-US" w:eastAsia="en-US"/>
          </w:rPr>
          <w:delText xml:space="preserve">3.2.2 Determination of </w:delText>
        </w:r>
        <w:r w:rsidR="00555392" w:rsidDel="00DE2415">
          <w:rPr>
            <w:rFonts w:ascii="Times New Roman" w:hAnsi="Times New Roman"/>
            <w:b/>
            <w:i w:val="0"/>
            <w:iCs w:val="0"/>
            <w:color w:val="000000" w:themeColor="text1"/>
            <w:sz w:val="24"/>
            <w:szCs w:val="26"/>
            <w:lang w:val="en-US" w:eastAsia="en-US"/>
          </w:rPr>
          <w:delText>river</w:delText>
        </w:r>
        <w:r w:rsidRPr="00353BA1" w:rsidDel="00DE2415">
          <w:rPr>
            <w:rFonts w:ascii="Times New Roman" w:hAnsi="Times New Roman"/>
            <w:b/>
            <w:i w:val="0"/>
            <w:iCs w:val="0"/>
            <w:color w:val="000000" w:themeColor="text1"/>
            <w:sz w:val="24"/>
            <w:szCs w:val="26"/>
            <w:lang w:val="en-US" w:eastAsia="en-US"/>
          </w:rPr>
          <w:delText xml:space="preserve"> </w:delText>
        </w:r>
        <w:r w:rsidR="00395F30" w:rsidDel="00DE2415">
          <w:rPr>
            <w:rFonts w:ascii="Times New Roman" w:hAnsi="Times New Roman"/>
            <w:b/>
            <w:i w:val="0"/>
            <w:iCs w:val="0"/>
            <w:color w:val="000000" w:themeColor="text1"/>
            <w:sz w:val="24"/>
            <w:szCs w:val="26"/>
            <w:lang w:val="en-US" w:eastAsia="en-US"/>
          </w:rPr>
          <w:delText xml:space="preserve">flow </w:delText>
        </w:r>
        <w:r w:rsidRPr="00353BA1" w:rsidDel="00DE2415">
          <w:rPr>
            <w:rFonts w:ascii="Times New Roman" w:hAnsi="Times New Roman"/>
            <w:b/>
            <w:i w:val="0"/>
            <w:iCs w:val="0"/>
            <w:color w:val="000000" w:themeColor="text1"/>
            <w:sz w:val="24"/>
            <w:szCs w:val="26"/>
            <w:lang w:val="en-US" w:eastAsia="en-US"/>
          </w:rPr>
          <w:delText>and physicochemical variables of the Sabaki Estuary</w:delText>
        </w:r>
      </w:del>
    </w:p>
    <w:p w14:paraId="2CFB0970" w14:textId="6239F5F0" w:rsidR="00353BA1" w:rsidDel="00DE2415" w:rsidRDefault="00353BA1" w:rsidP="00353BA1">
      <w:pPr>
        <w:spacing w:after="0" w:line="480" w:lineRule="auto"/>
        <w:jc w:val="both"/>
        <w:rPr>
          <w:del w:id="176" w:author="Administrator" w:date="2023-08-28T11:51:00Z"/>
          <w:rFonts w:ascii="Times New Roman" w:hAnsi="Times New Roman"/>
          <w:sz w:val="24"/>
          <w:szCs w:val="24"/>
        </w:rPr>
      </w:pPr>
      <w:del w:id="177" w:author="Administrator" w:date="2023-08-28T11:51:00Z">
        <w:r w:rsidRPr="00C93F4D" w:rsidDel="00DE2415">
          <w:rPr>
            <w:rFonts w:ascii="Times New Roman" w:hAnsi="Times New Roman"/>
            <w:sz w:val="24"/>
            <w:szCs w:val="24"/>
          </w:rPr>
          <w:delText xml:space="preserve">During each sampling occasion and site, the estuary channel morphometry; width (m), depth (m), current velocity (m/s) and discharge (m3/s) variables were measured. River width and depth were estimated with a measuring tape and weighted graduated rope at a minimum of 5 points across the river at every reach location as described by Masese </w:delText>
        </w:r>
        <w:r w:rsidRPr="00C93F4D" w:rsidDel="00DE2415">
          <w:rPr>
            <w:rFonts w:ascii="Times New Roman" w:hAnsi="Times New Roman"/>
            <w:i/>
            <w:iCs/>
            <w:sz w:val="24"/>
            <w:szCs w:val="24"/>
          </w:rPr>
          <w:delText>et al.</w:delText>
        </w:r>
        <w:r w:rsidRPr="00C93F4D" w:rsidDel="00DE2415">
          <w:rPr>
            <w:rFonts w:ascii="Times New Roman" w:hAnsi="Times New Roman"/>
            <w:sz w:val="24"/>
            <w:szCs w:val="24"/>
          </w:rPr>
          <w:delText xml:space="preserve"> (2014). River means current velocity was estimated in triplicate using timed drift across a known distance at every reach. </w:delText>
        </w:r>
      </w:del>
    </w:p>
    <w:p w14:paraId="34BE9DCE" w14:textId="1A969968" w:rsidR="00D77383" w:rsidRPr="00754A48" w:rsidDel="00DE2415" w:rsidRDefault="00D77383" w:rsidP="00D77383">
      <w:pPr>
        <w:spacing w:line="480" w:lineRule="auto"/>
        <w:jc w:val="both"/>
        <w:rPr>
          <w:del w:id="178" w:author="Administrator" w:date="2023-08-28T11:51:00Z"/>
          <w:rFonts w:ascii="Times New Roman" w:hAnsi="Times New Roman"/>
          <w:sz w:val="24"/>
          <w:szCs w:val="24"/>
        </w:rPr>
      </w:pPr>
      <w:del w:id="179" w:author="Administrator" w:date="2023-08-28T11:51:00Z">
        <w:r w:rsidRPr="00754A48" w:rsidDel="00DE2415">
          <w:rPr>
            <w:rFonts w:ascii="Times New Roman" w:hAnsi="Times New Roman"/>
            <w:sz w:val="24"/>
            <w:szCs w:val="24"/>
          </w:rPr>
          <w:delText xml:space="preserve">Water quality measurements were carried out at </w:delText>
        </w:r>
        <w:r w:rsidR="00555392" w:rsidRPr="00D37BEF" w:rsidDel="00DE2415">
          <w:rPr>
            <w:rFonts w:ascii="Times New Roman" w:hAnsi="Times New Roman"/>
            <w:sz w:val="24"/>
            <w:szCs w:val="24"/>
          </w:rPr>
          <w:delText xml:space="preserve">each sampling </w:delText>
        </w:r>
        <w:r w:rsidR="00555392" w:rsidDel="00DE2415">
          <w:rPr>
            <w:rFonts w:ascii="Times New Roman" w:hAnsi="Times New Roman"/>
            <w:sz w:val="24"/>
            <w:szCs w:val="24"/>
          </w:rPr>
          <w:delText>station</w:delText>
        </w:r>
        <w:r w:rsidR="00555392" w:rsidRPr="00D37BEF" w:rsidDel="00DE2415">
          <w:rPr>
            <w:rFonts w:ascii="Times New Roman" w:hAnsi="Times New Roman"/>
            <w:sz w:val="24"/>
            <w:szCs w:val="24"/>
          </w:rPr>
          <w:delText>; SBE1, SBE2, SBE3 and SBE4</w:delText>
        </w:r>
        <w:r w:rsidR="00555392" w:rsidDel="00DE2415">
          <w:rPr>
            <w:rFonts w:ascii="Times New Roman" w:hAnsi="Times New Roman"/>
            <w:sz w:val="24"/>
            <w:szCs w:val="24"/>
          </w:rPr>
          <w:delText xml:space="preserve">, </w:delText>
        </w:r>
        <w:r w:rsidR="00555392" w:rsidRPr="00D37BEF" w:rsidDel="00DE2415">
          <w:rPr>
            <w:rFonts w:ascii="Times New Roman" w:eastAsiaTheme="minorHAnsi" w:hAnsi="Times New Roman"/>
            <w:sz w:val="24"/>
            <w:szCs w:val="24"/>
            <w:lang w:val="en-US" w:eastAsia="en-US"/>
          </w:rPr>
          <w:delText>using a hand-held water quality meter</w:delText>
        </w:r>
        <w:r w:rsidR="00555392" w:rsidDel="00DE2415">
          <w:rPr>
            <w:rFonts w:ascii="Times New Roman" w:eastAsiaTheme="minorHAnsi" w:hAnsi="Times New Roman"/>
            <w:sz w:val="24"/>
            <w:szCs w:val="24"/>
            <w:lang w:val="en-US" w:eastAsia="en-US"/>
          </w:rPr>
          <w:delText xml:space="preserve"> </w:delText>
        </w:r>
        <w:r w:rsidR="00555392" w:rsidRPr="00D37BEF" w:rsidDel="00DE2415">
          <w:rPr>
            <w:rFonts w:ascii="Times New Roman" w:hAnsi="Times New Roman"/>
            <w:sz w:val="24"/>
            <w:szCs w:val="24"/>
          </w:rPr>
          <w:delText>lowered in water adjacent to the deployed sampling fyke net and the readings recorded on a data sheet</w:delText>
        </w:r>
        <w:r w:rsidR="00555392" w:rsidDel="00DE2415">
          <w:rPr>
            <w:rFonts w:ascii="Times New Roman" w:hAnsi="Times New Roman"/>
            <w:sz w:val="24"/>
            <w:szCs w:val="24"/>
          </w:rPr>
          <w:delText xml:space="preserve"> </w:delText>
        </w:r>
        <w:r w:rsidR="00555392" w:rsidRPr="00D37BEF" w:rsidDel="00DE2415">
          <w:rPr>
            <w:rFonts w:ascii="Times New Roman" w:hAnsi="Times New Roman"/>
            <w:sz w:val="24"/>
            <w:szCs w:val="24"/>
          </w:rPr>
          <w:delText>(Appendix 1)</w:delText>
        </w:r>
        <w:r w:rsidRPr="00754A48" w:rsidDel="00DE2415">
          <w:rPr>
            <w:rFonts w:ascii="Times New Roman" w:hAnsi="Times New Roman"/>
            <w:sz w:val="24"/>
            <w:szCs w:val="24"/>
          </w:rPr>
          <w:delText xml:space="preserve">. Parameters measured include physical parameters: </w:delText>
        </w:r>
        <w:r w:rsidR="00555392" w:rsidDel="00DE2415">
          <w:rPr>
            <w:rFonts w:ascii="Times New Roman" w:hAnsi="Times New Roman"/>
            <w:sz w:val="24"/>
            <w:szCs w:val="24"/>
          </w:rPr>
          <w:delText>t</w:delText>
        </w:r>
        <w:r w:rsidRPr="00754A48" w:rsidDel="00DE2415">
          <w:rPr>
            <w:rFonts w:ascii="Times New Roman" w:hAnsi="Times New Roman"/>
            <w:sz w:val="24"/>
            <w:szCs w:val="24"/>
          </w:rPr>
          <w:delText xml:space="preserve">emperature (°C), </w:delText>
        </w:r>
        <w:r w:rsidR="00555392" w:rsidDel="00DE2415">
          <w:rPr>
            <w:rFonts w:ascii="Times New Roman" w:hAnsi="Times New Roman"/>
            <w:sz w:val="24"/>
            <w:szCs w:val="24"/>
          </w:rPr>
          <w:delText>s</w:delText>
        </w:r>
        <w:r w:rsidRPr="00754A48" w:rsidDel="00DE2415">
          <w:rPr>
            <w:rFonts w:ascii="Times New Roman" w:hAnsi="Times New Roman"/>
            <w:sz w:val="24"/>
            <w:szCs w:val="24"/>
          </w:rPr>
          <w:delText xml:space="preserve">alinity (ppt), </w:delText>
        </w:r>
        <w:r w:rsidR="00555392" w:rsidDel="00DE2415">
          <w:rPr>
            <w:rFonts w:ascii="Times New Roman" w:hAnsi="Times New Roman"/>
          </w:rPr>
          <w:delText>d</w:delText>
        </w:r>
        <w:r w:rsidR="00555392" w:rsidRPr="00104287" w:rsidDel="00DE2415">
          <w:rPr>
            <w:rFonts w:ascii="Times New Roman" w:hAnsi="Times New Roman"/>
          </w:rPr>
          <w:delText xml:space="preserve">issolved oxygen </w:delText>
        </w:r>
        <w:r w:rsidR="00555392" w:rsidDel="00DE2415">
          <w:rPr>
            <w:rFonts w:ascii="Times New Roman" w:hAnsi="Times New Roman"/>
          </w:rPr>
          <w:delText xml:space="preserve">(DO) </w:delText>
        </w:r>
        <w:r w:rsidR="00555392" w:rsidRPr="00104287" w:rsidDel="00DE2415">
          <w:rPr>
            <w:rFonts w:ascii="Times New Roman" w:hAnsi="Times New Roman"/>
            <w:lang w:val="en-US"/>
          </w:rPr>
          <w:delText>(</w:delText>
        </w:r>
        <w:r w:rsidR="00555392" w:rsidRPr="00104287" w:rsidDel="00DE2415">
          <w:rPr>
            <w:rFonts w:ascii="Times New Roman" w:hAnsi="Times New Roman"/>
          </w:rPr>
          <w:delText>mg/</w:delText>
        </w:r>
        <w:r w:rsidR="00555392" w:rsidRPr="00104287" w:rsidDel="00DE2415">
          <w:rPr>
            <w:rFonts w:ascii="Times New Roman" w:hAnsi="Times New Roman"/>
            <w:lang w:val="en-US"/>
          </w:rPr>
          <w:delText>L)</w:delText>
        </w:r>
        <w:r w:rsidRPr="00754A48" w:rsidDel="00DE2415">
          <w:rPr>
            <w:rFonts w:ascii="Times New Roman" w:hAnsi="Times New Roman"/>
            <w:sz w:val="24"/>
            <w:szCs w:val="24"/>
          </w:rPr>
          <w:delText xml:space="preserve">, </w:delText>
        </w:r>
        <w:r w:rsidR="00555392" w:rsidDel="00DE2415">
          <w:rPr>
            <w:rFonts w:ascii="Times New Roman" w:hAnsi="Times New Roman"/>
          </w:rPr>
          <w:delText>electrical c</w:delText>
        </w:r>
        <w:r w:rsidR="00555392" w:rsidRPr="00104287" w:rsidDel="00DE2415">
          <w:rPr>
            <w:rFonts w:ascii="Times New Roman" w:hAnsi="Times New Roman"/>
          </w:rPr>
          <w:delText xml:space="preserve">onductivity </w:delText>
        </w:r>
        <w:r w:rsidR="008B152F" w:rsidDel="00DE2415">
          <w:rPr>
            <w:rFonts w:ascii="Times New Roman" w:hAnsi="Times New Roman"/>
          </w:rPr>
          <w:delText xml:space="preserve">(EC) </w:delText>
        </w:r>
        <w:r w:rsidR="00555392" w:rsidRPr="00104287" w:rsidDel="00DE2415">
          <w:rPr>
            <w:rFonts w:ascii="Times New Roman" w:hAnsi="Times New Roman"/>
          </w:rPr>
          <w:delText>(µS/cm)</w:delText>
        </w:r>
        <w:r w:rsidRPr="00754A48" w:rsidDel="00DE2415">
          <w:rPr>
            <w:rFonts w:ascii="Times New Roman" w:hAnsi="Times New Roman"/>
            <w:sz w:val="24"/>
            <w:szCs w:val="24"/>
          </w:rPr>
          <w:delText xml:space="preserve">, total </w:delText>
        </w:r>
        <w:r w:rsidR="00555392" w:rsidDel="00DE2415">
          <w:rPr>
            <w:rFonts w:ascii="Times New Roman" w:hAnsi="Times New Roman"/>
            <w:sz w:val="24"/>
            <w:szCs w:val="24"/>
          </w:rPr>
          <w:delText>dissolved solids (</w:delText>
        </w:r>
        <w:r w:rsidR="00555392" w:rsidRPr="00104287" w:rsidDel="00DE2415">
          <w:rPr>
            <w:rFonts w:ascii="Times New Roman" w:hAnsi="Times New Roman"/>
          </w:rPr>
          <w:delText>TDS</w:delText>
        </w:r>
        <w:r w:rsidR="00555392" w:rsidDel="00DE2415">
          <w:rPr>
            <w:rFonts w:ascii="Times New Roman" w:hAnsi="Times New Roman"/>
          </w:rPr>
          <w:delText>)</w:delText>
        </w:r>
        <w:r w:rsidR="00555392" w:rsidRPr="00104287" w:rsidDel="00DE2415">
          <w:rPr>
            <w:rFonts w:ascii="Times New Roman" w:hAnsi="Times New Roman"/>
          </w:rPr>
          <w:delText xml:space="preserve"> (mg/l)</w:delText>
        </w:r>
        <w:r w:rsidRPr="00754A48" w:rsidDel="00DE2415">
          <w:rPr>
            <w:rFonts w:ascii="Times New Roman" w:hAnsi="Times New Roman"/>
            <w:sz w:val="24"/>
            <w:szCs w:val="24"/>
          </w:rPr>
          <w:delText xml:space="preserve"> </w:delText>
        </w:r>
        <w:r w:rsidR="00555392" w:rsidDel="00DE2415">
          <w:rPr>
            <w:rFonts w:ascii="Times New Roman" w:hAnsi="Times New Roman"/>
            <w:sz w:val="24"/>
            <w:szCs w:val="24"/>
          </w:rPr>
          <w:delText xml:space="preserve">and </w:delText>
        </w:r>
        <w:r w:rsidRPr="00754A48" w:rsidDel="00DE2415">
          <w:rPr>
            <w:rFonts w:ascii="Times New Roman" w:hAnsi="Times New Roman"/>
            <w:sz w:val="24"/>
            <w:szCs w:val="24"/>
          </w:rPr>
          <w:delText>pH</w:delText>
        </w:r>
        <w:r w:rsidR="00555392" w:rsidDel="00DE2415">
          <w:rPr>
            <w:rFonts w:ascii="Times New Roman" w:hAnsi="Times New Roman"/>
            <w:sz w:val="24"/>
            <w:szCs w:val="24"/>
          </w:rPr>
          <w:delText>.</w:delText>
        </w:r>
      </w:del>
    </w:p>
    <w:p w14:paraId="12A3E616" w14:textId="1E87E155" w:rsidR="00D77383" w:rsidDel="00DE2415" w:rsidRDefault="00D77383" w:rsidP="00353BA1">
      <w:pPr>
        <w:spacing w:after="0" w:line="480" w:lineRule="auto"/>
        <w:jc w:val="both"/>
        <w:rPr>
          <w:del w:id="180" w:author="Administrator" w:date="2023-08-28T11:51:00Z"/>
          <w:rFonts w:ascii="Times New Roman" w:hAnsi="Times New Roman"/>
          <w:sz w:val="24"/>
          <w:szCs w:val="24"/>
        </w:rPr>
      </w:pPr>
    </w:p>
    <w:p w14:paraId="441E4AE2" w14:textId="012E78AC" w:rsidR="0019358E" w:rsidDel="00DE2415" w:rsidRDefault="0019358E" w:rsidP="0019358E">
      <w:pPr>
        <w:rPr>
          <w:del w:id="181" w:author="Administrator" w:date="2023-08-28T11:51:00Z"/>
          <w:lang w:val="en-US" w:eastAsia="en-US"/>
        </w:rPr>
      </w:pPr>
      <w:del w:id="182" w:author="Administrator" w:date="2023-08-28T11:51:00Z">
        <w:r w:rsidRPr="00D37BEF" w:rsidDel="00DE2415">
          <w:rPr>
            <w:rFonts w:ascii="Times New Roman" w:hAnsi="Times New Roman"/>
            <w:noProof/>
            <w:sz w:val="24"/>
            <w:szCs w:val="24"/>
          </w:rPr>
          <w:drawing>
            <wp:inline distT="0" distB="0" distL="0" distR="0" wp14:anchorId="25B580BD" wp14:editId="4BB00545">
              <wp:extent cx="5943600" cy="3297555"/>
              <wp:effectExtent l="0" t="0" r="0" b="0"/>
              <wp:docPr id="19" name="Picture 19">
                <a:extLst xmlns:a="http://schemas.openxmlformats.org/drawingml/2006/main">
                  <a:ext uri="{FF2B5EF4-FFF2-40B4-BE49-F238E27FC236}">
                    <a16:creationId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1CDD55-3FDF-A991-B5EB-1DC9BA2BB95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bookmarkStart w:id="183" w:name="_Toc120099703"/>
        <w:bookmarkStart w:id="184" w:name="_Toc120101060"/>
        <w:bookmarkStart w:id="185" w:name="_Toc128808286"/>
        <w:bookmarkStart w:id="186" w:name="_Toc128809583"/>
        <w:bookmarkEnd w:id="161"/>
      </w:del>
    </w:p>
    <w:p w14:paraId="602E7652" w14:textId="3C9C8D80" w:rsidR="0019358E" w:rsidRPr="0019358E" w:rsidDel="00DE2415" w:rsidRDefault="0019358E" w:rsidP="0019358E">
      <w:pPr>
        <w:pStyle w:val="ThesisFigures"/>
        <w:rPr>
          <w:del w:id="187" w:author="Administrator" w:date="2023-08-28T11:51:00Z"/>
        </w:rPr>
      </w:pPr>
      <w:bookmarkStart w:id="188" w:name="_Toc125751207"/>
      <w:bookmarkStart w:id="189" w:name="_Toc125787270"/>
      <w:bookmarkStart w:id="190" w:name="_Toc128818615"/>
      <w:bookmarkStart w:id="191" w:name="_Toc144073197"/>
      <w:del w:id="192" w:author="Administrator" w:date="2023-08-28T11:51:00Z">
        <w:r w:rsidRPr="00D37BEF" w:rsidDel="00DE2415">
          <w:delText xml:space="preserve">Figure </w:delText>
        </w:r>
        <w:r w:rsidR="003D5511" w:rsidDel="00DE2415">
          <w:delText>7</w:delText>
        </w:r>
        <w:r w:rsidRPr="00D37BEF" w:rsidDel="00DE2415">
          <w:delText>: A photograph displaying the measuring physiochemical parameter next to an anchored glass eel fyke net (Photo by Gitonga, 2021).</w:delText>
        </w:r>
        <w:bookmarkEnd w:id="188"/>
        <w:bookmarkEnd w:id="189"/>
        <w:bookmarkEnd w:id="190"/>
        <w:bookmarkEnd w:id="191"/>
        <w:r w:rsidRPr="00D37BEF" w:rsidDel="00DE2415">
          <w:delText xml:space="preserve"> </w:delText>
        </w:r>
      </w:del>
    </w:p>
    <w:p w14:paraId="1301D817" w14:textId="6C48E8F7" w:rsidR="00AC2729" w:rsidRPr="00C93F4D" w:rsidRDefault="00AF7FF3" w:rsidP="00F2370D">
      <w:pPr>
        <w:pStyle w:val="Heading2"/>
        <w:jc w:val="both"/>
      </w:pPr>
      <w:bookmarkStart w:id="193" w:name="_Toc144063169"/>
      <w:bookmarkStart w:id="194" w:name="_Hlk143818810"/>
      <w:r w:rsidRPr="00C93F4D">
        <w:t xml:space="preserve">Data </w:t>
      </w:r>
      <w:bookmarkEnd w:id="183"/>
      <w:bookmarkEnd w:id="184"/>
      <w:bookmarkEnd w:id="185"/>
      <w:bookmarkEnd w:id="186"/>
      <w:r w:rsidR="00AC2729" w:rsidRPr="00C93F4D">
        <w:t>analyses</w:t>
      </w:r>
      <w:bookmarkEnd w:id="193"/>
    </w:p>
    <w:p w14:paraId="14700579" w14:textId="6D55C275" w:rsidR="0094581E" w:rsidRPr="00C93F4D" w:rsidRDefault="009358D3"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Data were transferred from the </w:t>
      </w:r>
      <w:r w:rsidR="00DC3631" w:rsidRPr="00C93F4D">
        <w:rPr>
          <w:rFonts w:ascii="Times New Roman" w:hAnsi="Times New Roman"/>
          <w:color w:val="000000" w:themeColor="text1"/>
          <w:sz w:val="24"/>
          <w:szCs w:val="24"/>
        </w:rPr>
        <w:t xml:space="preserve">field </w:t>
      </w:r>
      <w:r w:rsidRPr="00C93F4D">
        <w:rPr>
          <w:rFonts w:ascii="Times New Roman" w:hAnsi="Times New Roman"/>
          <w:color w:val="000000" w:themeColor="text1"/>
          <w:sz w:val="24"/>
          <w:szCs w:val="24"/>
        </w:rPr>
        <w:t>data sheets to Microsoft Excel</w:t>
      </w:r>
      <w:r w:rsidR="009F2704" w:rsidRPr="00C93F4D">
        <w:rPr>
          <w:rFonts w:ascii="Times New Roman" w:hAnsi="Times New Roman"/>
          <w:color w:val="000000" w:themeColor="text1"/>
          <w:sz w:val="24"/>
          <w:szCs w:val="24"/>
        </w:rPr>
        <w:t xml:space="preserve"> sheet</w:t>
      </w:r>
      <w:r w:rsidRPr="00C93F4D">
        <w:rPr>
          <w:rFonts w:ascii="Times New Roman" w:hAnsi="Times New Roman"/>
          <w:color w:val="000000" w:themeColor="text1"/>
          <w:sz w:val="24"/>
          <w:szCs w:val="24"/>
        </w:rPr>
        <w:t xml:space="preserve"> </w:t>
      </w:r>
      <w:r w:rsidR="007B47F3" w:rsidRPr="00C93F4D">
        <w:rPr>
          <w:rFonts w:ascii="Times New Roman" w:hAnsi="Times New Roman"/>
          <w:color w:val="000000" w:themeColor="text1"/>
          <w:sz w:val="24"/>
          <w:szCs w:val="24"/>
        </w:rPr>
        <w:t>for</w:t>
      </w:r>
      <w:r w:rsidRPr="00C93F4D">
        <w:rPr>
          <w:rFonts w:ascii="Times New Roman" w:hAnsi="Times New Roman"/>
          <w:color w:val="000000" w:themeColor="text1"/>
          <w:sz w:val="24"/>
          <w:szCs w:val="24"/>
        </w:rPr>
        <w:t xml:space="preserve"> analysis</w:t>
      </w:r>
      <w:r w:rsidR="0094581E" w:rsidRPr="00C93F4D">
        <w:rPr>
          <w:rFonts w:ascii="Times New Roman" w:hAnsi="Times New Roman"/>
          <w:color w:val="000000" w:themeColor="text1"/>
          <w:sz w:val="24"/>
          <w:szCs w:val="24"/>
        </w:rPr>
        <w:t xml:space="preserve">. </w:t>
      </w:r>
      <w:r w:rsidR="006F1006" w:rsidRPr="00C93F4D">
        <w:rPr>
          <w:rFonts w:ascii="Times New Roman" w:hAnsi="Times New Roman"/>
          <w:color w:val="000000" w:themeColor="text1"/>
          <w:sz w:val="24"/>
          <w:szCs w:val="24"/>
        </w:rPr>
        <w:t>A</w:t>
      </w:r>
      <w:r w:rsidR="0094581E" w:rsidRPr="00C93F4D">
        <w:rPr>
          <w:rFonts w:ascii="Times New Roman" w:hAnsi="Times New Roman"/>
          <w:color w:val="000000" w:themeColor="text1"/>
          <w:sz w:val="24"/>
          <w:szCs w:val="24"/>
        </w:rPr>
        <w:t xml:space="preserve">ll </w:t>
      </w:r>
      <w:r w:rsidR="008B3156" w:rsidRPr="00C93F4D">
        <w:rPr>
          <w:rFonts w:ascii="Times New Roman" w:hAnsi="Times New Roman"/>
          <w:color w:val="000000" w:themeColor="text1"/>
          <w:sz w:val="24"/>
          <w:szCs w:val="24"/>
        </w:rPr>
        <w:t>morphometric data</w:t>
      </w:r>
      <w:r w:rsidR="0094581E" w:rsidRPr="00C93F4D">
        <w:rPr>
          <w:rFonts w:ascii="Times New Roman" w:hAnsi="Times New Roman"/>
          <w:color w:val="000000" w:themeColor="text1"/>
          <w:sz w:val="24"/>
          <w:szCs w:val="24"/>
        </w:rPr>
        <w:t xml:space="preserve"> w</w:t>
      </w:r>
      <w:r w:rsidR="008B3156" w:rsidRPr="00C93F4D">
        <w:rPr>
          <w:rFonts w:ascii="Times New Roman" w:hAnsi="Times New Roman"/>
          <w:color w:val="000000" w:themeColor="text1"/>
          <w:sz w:val="24"/>
          <w:szCs w:val="24"/>
        </w:rPr>
        <w:t>ere</w:t>
      </w:r>
      <w:r w:rsidR="0094581E" w:rsidRPr="00C93F4D">
        <w:rPr>
          <w:rFonts w:ascii="Times New Roman" w:hAnsi="Times New Roman"/>
          <w:color w:val="000000" w:themeColor="text1"/>
          <w:sz w:val="24"/>
          <w:szCs w:val="24"/>
        </w:rPr>
        <w:t xml:space="preserve"> </w:t>
      </w:r>
      <w:r w:rsidR="005F5D2D" w:rsidRPr="00C93F4D">
        <w:rPr>
          <w:rFonts w:ascii="Times New Roman" w:hAnsi="Times New Roman"/>
          <w:color w:val="000000" w:themeColor="text1"/>
          <w:sz w:val="24"/>
          <w:szCs w:val="24"/>
        </w:rPr>
        <w:t>analysed</w:t>
      </w:r>
      <w:r w:rsidR="0094581E" w:rsidRPr="00C93F4D">
        <w:rPr>
          <w:rFonts w:ascii="Times New Roman" w:hAnsi="Times New Roman"/>
          <w:color w:val="000000" w:themeColor="text1"/>
          <w:sz w:val="24"/>
          <w:szCs w:val="24"/>
        </w:rPr>
        <w:t xml:space="preserve"> </w:t>
      </w:r>
      <w:r w:rsidR="00617E6E" w:rsidRPr="00C93F4D">
        <w:rPr>
          <w:rFonts w:ascii="Times New Roman" w:hAnsi="Times New Roman"/>
          <w:color w:val="000000" w:themeColor="text1"/>
          <w:sz w:val="24"/>
          <w:szCs w:val="24"/>
        </w:rPr>
        <w:t xml:space="preserve">using the descriptive statistics tool in Ms Excel to derive means and respective standard error of means (SEM). </w:t>
      </w:r>
      <w:r w:rsidR="007B47F3" w:rsidRPr="00C93F4D">
        <w:rPr>
          <w:rFonts w:ascii="Times New Roman" w:hAnsi="Times New Roman"/>
          <w:color w:val="000000" w:themeColor="text1"/>
          <w:sz w:val="24"/>
          <w:szCs w:val="24"/>
        </w:rPr>
        <w:t>Taxonomic data were organized in tables,</w:t>
      </w:r>
      <w:r w:rsidR="00617E6E" w:rsidRPr="00C93F4D">
        <w:rPr>
          <w:rFonts w:ascii="Times New Roman" w:hAnsi="Times New Roman"/>
          <w:color w:val="000000" w:themeColor="text1"/>
          <w:sz w:val="24"/>
          <w:szCs w:val="24"/>
        </w:rPr>
        <w:t xml:space="preserve"> in which species were </w:t>
      </w:r>
      <w:r w:rsidR="009F2704" w:rsidRPr="00C93F4D">
        <w:rPr>
          <w:rFonts w:ascii="Times New Roman" w:hAnsi="Times New Roman"/>
          <w:color w:val="000000" w:themeColor="text1"/>
          <w:sz w:val="24"/>
          <w:szCs w:val="24"/>
        </w:rPr>
        <w:t>grouped into their respective families</w:t>
      </w:r>
      <w:r w:rsidR="001102EF" w:rsidRPr="00C93F4D">
        <w:rPr>
          <w:rFonts w:ascii="Times New Roman" w:hAnsi="Times New Roman"/>
          <w:color w:val="000000" w:themeColor="text1"/>
          <w:sz w:val="24"/>
          <w:szCs w:val="24"/>
        </w:rPr>
        <w:t>.</w:t>
      </w:r>
      <w:r w:rsidR="0094581E" w:rsidRPr="00C93F4D">
        <w:rPr>
          <w:rFonts w:ascii="Times New Roman" w:hAnsi="Times New Roman"/>
          <w:color w:val="000000" w:themeColor="text1"/>
          <w:sz w:val="24"/>
          <w:szCs w:val="24"/>
        </w:rPr>
        <w:t xml:space="preserve"> </w:t>
      </w:r>
      <w:r w:rsidR="008B3156" w:rsidRPr="00C93F4D">
        <w:rPr>
          <w:rFonts w:ascii="Times New Roman" w:hAnsi="Times New Roman"/>
          <w:color w:val="000000" w:themeColor="text1"/>
          <w:sz w:val="24"/>
          <w:szCs w:val="24"/>
        </w:rPr>
        <w:t>Numbers of different life stages (</w:t>
      </w:r>
      <w:r w:rsidR="00DC74E9" w:rsidRPr="00C93F4D">
        <w:rPr>
          <w:rFonts w:ascii="Times New Roman" w:hAnsi="Times New Roman"/>
          <w:color w:val="000000" w:themeColor="text1"/>
          <w:sz w:val="24"/>
          <w:szCs w:val="24"/>
        </w:rPr>
        <w:t>i.e.,</w:t>
      </w:r>
      <w:r w:rsidR="008B3156" w:rsidRPr="00C93F4D">
        <w:rPr>
          <w:rFonts w:ascii="Times New Roman" w:hAnsi="Times New Roman"/>
          <w:color w:val="000000" w:themeColor="text1"/>
          <w:sz w:val="24"/>
          <w:szCs w:val="24"/>
        </w:rPr>
        <w:t xml:space="preserve"> glass eel and elver) of juvenile anguillids at various sampling stations summarized in tables to study spatial patterns, while respective numbers between sampling occasion over the study period provided insights on temporal trends.</w:t>
      </w:r>
      <w:r w:rsidR="00152287" w:rsidRPr="00C93F4D">
        <w:rPr>
          <w:rFonts w:ascii="Times New Roman" w:hAnsi="Times New Roman"/>
          <w:color w:val="000000" w:themeColor="text1"/>
          <w:sz w:val="24"/>
          <w:szCs w:val="24"/>
        </w:rPr>
        <w:t xml:space="preserve"> </w:t>
      </w:r>
    </w:p>
    <w:p w14:paraId="2955978A" w14:textId="1E74FCED" w:rsidR="00547B5E" w:rsidRPr="00C93F4D" w:rsidRDefault="00B929D0"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R</w:t>
      </w:r>
      <w:r w:rsidR="00547B5E" w:rsidRPr="00C93F4D">
        <w:rPr>
          <w:rFonts w:ascii="Times New Roman" w:hAnsi="Times New Roman"/>
          <w:color w:val="000000" w:themeColor="text1"/>
          <w:sz w:val="24"/>
          <w:szCs w:val="24"/>
        </w:rPr>
        <w:t xml:space="preserve">elative abundance </w:t>
      </w:r>
      <w:r w:rsidR="007A4A33" w:rsidRPr="00C93F4D">
        <w:rPr>
          <w:rFonts w:ascii="Times New Roman" w:hAnsi="Times New Roman"/>
          <w:color w:val="000000" w:themeColor="text1"/>
          <w:sz w:val="24"/>
          <w:szCs w:val="24"/>
        </w:rPr>
        <w:t>for e</w:t>
      </w:r>
      <w:r w:rsidR="00DC3631" w:rsidRPr="00C93F4D">
        <w:rPr>
          <w:rFonts w:ascii="Times New Roman" w:hAnsi="Times New Roman"/>
          <w:color w:val="000000" w:themeColor="text1"/>
          <w:sz w:val="24"/>
          <w:szCs w:val="24"/>
        </w:rPr>
        <w:t>ach</w:t>
      </w:r>
      <w:r w:rsidR="007A4A33" w:rsidRPr="00C93F4D">
        <w:rPr>
          <w:rFonts w:ascii="Times New Roman" w:hAnsi="Times New Roman"/>
          <w:color w:val="000000" w:themeColor="text1"/>
          <w:sz w:val="24"/>
          <w:szCs w:val="24"/>
        </w:rPr>
        <w:t xml:space="preserve"> species </w:t>
      </w:r>
      <w:r w:rsidR="00547B5E" w:rsidRPr="00C93F4D">
        <w:rPr>
          <w:rFonts w:ascii="Times New Roman" w:hAnsi="Times New Roman"/>
          <w:color w:val="000000" w:themeColor="text1"/>
          <w:sz w:val="24"/>
          <w:szCs w:val="24"/>
        </w:rPr>
        <w:t>was calculated by dividing number of individual species</w:t>
      </w:r>
      <w:r w:rsidR="007A4A33" w:rsidRPr="00C93F4D">
        <w:rPr>
          <w:rFonts w:ascii="Times New Roman" w:hAnsi="Times New Roman"/>
          <w:color w:val="000000" w:themeColor="text1"/>
          <w:sz w:val="24"/>
          <w:szCs w:val="24"/>
        </w:rPr>
        <w:t xml:space="preserve"> </w:t>
      </w:r>
      <w:r w:rsidR="00547B5E" w:rsidRPr="00C93F4D">
        <w:rPr>
          <w:rFonts w:ascii="Times New Roman" w:hAnsi="Times New Roman"/>
          <w:color w:val="000000" w:themeColor="text1"/>
          <w:sz w:val="24"/>
          <w:szCs w:val="24"/>
        </w:rPr>
        <w:t xml:space="preserve">by </w:t>
      </w:r>
      <w:r w:rsidR="007A4A33" w:rsidRPr="00C93F4D">
        <w:rPr>
          <w:rFonts w:ascii="Times New Roman" w:hAnsi="Times New Roman"/>
          <w:color w:val="000000" w:themeColor="text1"/>
          <w:sz w:val="24"/>
          <w:szCs w:val="24"/>
        </w:rPr>
        <w:t xml:space="preserve">total number of </w:t>
      </w:r>
      <w:r w:rsidR="00547B5E" w:rsidRPr="00C93F4D">
        <w:rPr>
          <w:rFonts w:ascii="Times New Roman" w:hAnsi="Times New Roman"/>
          <w:color w:val="000000" w:themeColor="text1"/>
          <w:sz w:val="24"/>
          <w:szCs w:val="24"/>
        </w:rPr>
        <w:t>caught</w:t>
      </w:r>
      <w:r w:rsidR="007122EE" w:rsidRPr="00C93F4D">
        <w:rPr>
          <w:rFonts w:ascii="Times New Roman" w:hAnsi="Times New Roman"/>
          <w:color w:val="000000" w:themeColor="text1"/>
          <w:sz w:val="24"/>
          <w:szCs w:val="24"/>
        </w:rPr>
        <w:t xml:space="preserve"> sp</w:t>
      </w:r>
      <w:r w:rsidR="00547B5E" w:rsidRPr="00C93F4D">
        <w:rPr>
          <w:rFonts w:ascii="Times New Roman" w:hAnsi="Times New Roman"/>
          <w:color w:val="000000" w:themeColor="text1"/>
          <w:sz w:val="24"/>
          <w:szCs w:val="24"/>
        </w:rPr>
        <w:t>ecies to asses species composition as well as temporal and spatial influence of juvenile anguillid eel species at different life stages</w:t>
      </w:r>
      <w:r w:rsidR="007122EE" w:rsidRPr="00C93F4D">
        <w:rPr>
          <w:rFonts w:ascii="Times New Roman" w:hAnsi="Times New Roman"/>
          <w:color w:val="000000" w:themeColor="text1"/>
          <w:sz w:val="24"/>
          <w:szCs w:val="24"/>
        </w:rPr>
        <w:t xml:space="preserve"> (Equation 1)</w:t>
      </w:r>
      <w:r w:rsidR="000A1794" w:rsidRPr="00C93F4D">
        <w:rPr>
          <w:rFonts w:ascii="Times New Roman" w:hAnsi="Times New Roman"/>
          <w:color w:val="000000" w:themeColor="text1"/>
          <w:sz w:val="24"/>
          <w:szCs w:val="24"/>
        </w:rPr>
        <w:t>;</w:t>
      </w:r>
    </w:p>
    <w:p w14:paraId="106271E0" w14:textId="42A97731" w:rsidR="000A1794" w:rsidRPr="00C93F4D" w:rsidRDefault="00000000" w:rsidP="00F2370D">
      <w:pPr>
        <w:spacing w:line="48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RA</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num>
            <m:den>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e>
              </m:nary>
            </m:den>
          </m:f>
          <m:r>
            <w:rPr>
              <w:rFonts w:ascii="Cambria Math" w:hAnsi="Cambria Math"/>
              <w:sz w:val="24"/>
              <w:szCs w:val="24"/>
            </w:rPr>
            <m:t>×100</m:t>
          </m:r>
        </m:oMath>
      </m:oMathPara>
    </w:p>
    <w:p w14:paraId="7CF3C84C" w14:textId="4183063F" w:rsidR="007122EE" w:rsidRDefault="007122EE" w:rsidP="007122EE">
      <w:pPr>
        <w:spacing w:after="0" w:line="480" w:lineRule="auto"/>
        <w:rPr>
          <w:rFonts w:ascii="Times New Roman" w:hAnsi="Times New Roman"/>
          <w:color w:val="000000" w:themeColor="text1"/>
          <w:sz w:val="24"/>
          <w:szCs w:val="24"/>
        </w:rPr>
      </w:pPr>
      <w:r w:rsidRPr="00C93F4D">
        <w:rPr>
          <w:rFonts w:ascii="Times New Roman" w:hAnsi="Times New Roman"/>
          <w:sz w:val="24"/>
          <w:szCs w:val="24"/>
        </w:rPr>
        <w:t xml:space="preserve">Where; RA= relative abundance and N = </w:t>
      </w:r>
      <w:r w:rsidRPr="00C93F4D">
        <w:rPr>
          <w:rFonts w:ascii="Times New Roman" w:hAnsi="Times New Roman"/>
          <w:color w:val="000000" w:themeColor="text1"/>
          <w:sz w:val="24"/>
          <w:szCs w:val="24"/>
        </w:rPr>
        <w:t>number of individuals of juvenile species.</w:t>
      </w:r>
    </w:p>
    <w:p w14:paraId="5E0BEC79" w14:textId="0A7BC55D" w:rsidR="00395F30" w:rsidRPr="00C93F4D" w:rsidRDefault="0019358E" w:rsidP="007122EE">
      <w:pPr>
        <w:spacing w:after="0" w:line="48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Catch per unit effort (CPUE) </w:t>
      </w:r>
      <w:r w:rsidR="00395F30">
        <w:rPr>
          <w:rFonts w:ascii="Times New Roman" w:hAnsi="Times New Roman"/>
          <w:color w:val="000000" w:themeColor="text1"/>
          <w:sz w:val="24"/>
          <w:szCs w:val="24"/>
        </w:rPr>
        <w:t xml:space="preserve">index was used to determine effort required to catch juvenile anguillid eels i.e., catch per net per day formular in all four sampled sampling stations.  </w:t>
      </w:r>
    </w:p>
    <w:p w14:paraId="2A463062" w14:textId="2337F701" w:rsidR="007122EE" w:rsidRPr="00C93F4D" w:rsidRDefault="007122EE" w:rsidP="007122EE">
      <w:pPr>
        <w:spacing w:after="0" w:line="480" w:lineRule="auto"/>
        <w:rPr>
          <w:rFonts w:ascii="Times New Roman" w:hAnsi="Times New Roman"/>
          <w:sz w:val="24"/>
          <w:szCs w:val="24"/>
        </w:rPr>
      </w:pPr>
      <w:r w:rsidRPr="00C93F4D">
        <w:rPr>
          <w:rFonts w:ascii="Times New Roman" w:hAnsi="Times New Roman"/>
          <w:sz w:val="24"/>
          <w:szCs w:val="24"/>
        </w:rPr>
        <w:t xml:space="preserve">The estuarine mean discharge was estimated according to Gordon </w:t>
      </w:r>
      <w:r w:rsidRPr="00C93F4D">
        <w:rPr>
          <w:rFonts w:ascii="Times New Roman" w:hAnsi="Times New Roman"/>
          <w:i/>
          <w:iCs/>
          <w:sz w:val="24"/>
          <w:szCs w:val="24"/>
        </w:rPr>
        <w:t>et al.</w:t>
      </w:r>
      <w:r w:rsidRPr="00C93F4D">
        <w:rPr>
          <w:rFonts w:ascii="Times New Roman" w:hAnsi="Times New Roman"/>
          <w:sz w:val="24"/>
          <w:szCs w:val="24"/>
        </w:rPr>
        <w:t xml:space="preserve"> (2004) (Equation 2) and compared to the species of juvenile anguillid eels caught at each sampling site.</w:t>
      </w:r>
    </w:p>
    <w:p w14:paraId="61BAD9D2" w14:textId="77777777" w:rsidR="007122EE" w:rsidRPr="00C93F4D" w:rsidRDefault="007122EE" w:rsidP="007122EE">
      <w:pPr>
        <w:spacing w:after="0" w:line="480" w:lineRule="auto"/>
        <w:jc w:val="center"/>
        <w:rPr>
          <w:rFonts w:ascii="Times New Roman" w:hAnsi="Times New Roman"/>
          <w:sz w:val="24"/>
          <w:szCs w:val="24"/>
        </w:rPr>
      </w:pPr>
      <w:r w:rsidRPr="00C93F4D">
        <w:rPr>
          <w:rFonts w:ascii="Times New Roman" w:hAnsi="Times New Roman"/>
          <w:i/>
          <w:iCs/>
          <w:sz w:val="24"/>
          <w:szCs w:val="24"/>
        </w:rPr>
        <w:t xml:space="preserve">Q </w:t>
      </w:r>
      <w:r w:rsidRPr="00C93F4D">
        <w:rPr>
          <w:rFonts w:ascii="Times New Roman" w:hAnsi="Times New Roman"/>
          <w:sz w:val="24"/>
          <w:szCs w:val="24"/>
        </w:rPr>
        <w:t xml:space="preserve">=∑ </w:t>
      </w:r>
      <w:r w:rsidRPr="00C93F4D">
        <w:rPr>
          <w:rFonts w:ascii="Times New Roman" w:hAnsi="Times New Roman"/>
          <w:i/>
          <w:iCs/>
          <w:sz w:val="24"/>
          <w:szCs w:val="24"/>
        </w:rPr>
        <w:t>VA</w:t>
      </w:r>
    </w:p>
    <w:p w14:paraId="58432C4C" w14:textId="77777777" w:rsidR="007122EE" w:rsidRPr="00C93F4D" w:rsidRDefault="007122EE" w:rsidP="007122EE">
      <w:pPr>
        <w:spacing w:after="0" w:line="480" w:lineRule="auto"/>
        <w:rPr>
          <w:rFonts w:ascii="Times New Roman" w:hAnsi="Times New Roman"/>
          <w:sz w:val="24"/>
          <w:szCs w:val="24"/>
        </w:rPr>
      </w:pPr>
      <w:r w:rsidRPr="00C93F4D">
        <w:rPr>
          <w:rFonts w:ascii="Times New Roman" w:hAnsi="Times New Roman"/>
          <w:sz w:val="24"/>
          <w:szCs w:val="24"/>
        </w:rPr>
        <w:t>Where; Q = Discharge (m3/s), V = Mean current velocity (m/s) and A = Cross-sectional area of the river channel (m2)</w:t>
      </w:r>
    </w:p>
    <w:p w14:paraId="4FECD463" w14:textId="3E521961" w:rsidR="00227AFD" w:rsidRDefault="0094581E"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One-way </w:t>
      </w:r>
      <w:r w:rsidR="00DC3631" w:rsidRPr="00C93F4D">
        <w:rPr>
          <w:rFonts w:ascii="Times New Roman" w:hAnsi="Times New Roman"/>
          <w:color w:val="000000" w:themeColor="text1"/>
          <w:sz w:val="24"/>
          <w:szCs w:val="24"/>
        </w:rPr>
        <w:t>A</w:t>
      </w:r>
      <w:r w:rsidRPr="00C93F4D">
        <w:rPr>
          <w:rFonts w:ascii="Times New Roman" w:hAnsi="Times New Roman"/>
          <w:color w:val="000000" w:themeColor="text1"/>
          <w:sz w:val="24"/>
          <w:szCs w:val="24"/>
        </w:rPr>
        <w:t xml:space="preserve">nalysis of </w:t>
      </w:r>
      <w:r w:rsidR="00DC3631" w:rsidRPr="00C93F4D">
        <w:rPr>
          <w:rFonts w:ascii="Times New Roman" w:hAnsi="Times New Roman"/>
          <w:color w:val="000000" w:themeColor="text1"/>
          <w:sz w:val="24"/>
          <w:szCs w:val="24"/>
        </w:rPr>
        <w:t>V</w:t>
      </w:r>
      <w:r w:rsidRPr="00C93F4D">
        <w:rPr>
          <w:rFonts w:ascii="Times New Roman" w:hAnsi="Times New Roman"/>
          <w:color w:val="000000" w:themeColor="text1"/>
          <w:sz w:val="24"/>
          <w:szCs w:val="24"/>
        </w:rPr>
        <w:t xml:space="preserve">ariance </w:t>
      </w:r>
      <w:r w:rsidR="00693FFC" w:rsidRPr="00C93F4D">
        <w:rPr>
          <w:rFonts w:ascii="Times New Roman" w:hAnsi="Times New Roman"/>
          <w:color w:val="000000" w:themeColor="text1"/>
          <w:sz w:val="24"/>
          <w:szCs w:val="24"/>
        </w:rPr>
        <w:t xml:space="preserve">(ANOVA) </w:t>
      </w:r>
      <w:r w:rsidRPr="00C93F4D">
        <w:rPr>
          <w:rFonts w:ascii="Times New Roman" w:hAnsi="Times New Roman"/>
          <w:color w:val="000000" w:themeColor="text1"/>
          <w:sz w:val="24"/>
          <w:szCs w:val="24"/>
        </w:rPr>
        <w:t xml:space="preserve">was used to </w:t>
      </w:r>
      <w:r w:rsidR="007122EE" w:rsidRPr="00C93F4D">
        <w:rPr>
          <w:rFonts w:ascii="Times New Roman" w:hAnsi="Times New Roman"/>
          <w:color w:val="000000" w:themeColor="text1"/>
          <w:sz w:val="24"/>
          <w:szCs w:val="24"/>
        </w:rPr>
        <w:t xml:space="preserve">determine the statistical significance of estuarine </w:t>
      </w:r>
      <w:r w:rsidR="00395F30" w:rsidRPr="00395F30">
        <w:rPr>
          <w:rFonts w:ascii="Times New Roman" w:hAnsi="Times New Roman"/>
          <w:color w:val="000000" w:themeColor="text1"/>
          <w:sz w:val="24"/>
          <w:szCs w:val="24"/>
        </w:rPr>
        <w:t>estuarine flow and physicochemical variables</w:t>
      </w:r>
      <w:r w:rsidR="007122EE" w:rsidRPr="00C93F4D">
        <w:rPr>
          <w:rFonts w:ascii="Times New Roman" w:hAnsi="Times New Roman"/>
          <w:color w:val="000000" w:themeColor="text1"/>
          <w:sz w:val="24"/>
          <w:szCs w:val="24"/>
        </w:rPr>
        <w:t xml:space="preserve"> on juvenile anguillid </w:t>
      </w:r>
      <w:r w:rsidR="00973873" w:rsidRPr="00C93F4D">
        <w:rPr>
          <w:rFonts w:ascii="Times New Roman" w:hAnsi="Times New Roman"/>
          <w:color w:val="000000" w:themeColor="text1"/>
          <w:sz w:val="24"/>
          <w:szCs w:val="24"/>
        </w:rPr>
        <w:t>eel’s</w:t>
      </w:r>
      <w:r w:rsidR="007122EE" w:rsidRPr="00C93F4D">
        <w:rPr>
          <w:rFonts w:ascii="Times New Roman" w:hAnsi="Times New Roman"/>
          <w:color w:val="000000" w:themeColor="text1"/>
          <w:sz w:val="24"/>
          <w:szCs w:val="24"/>
        </w:rPr>
        <w:t xml:space="preserve"> species caught</w:t>
      </w:r>
      <w:r w:rsidR="00395F30">
        <w:rPr>
          <w:rFonts w:ascii="Times New Roman" w:hAnsi="Times New Roman"/>
          <w:color w:val="000000" w:themeColor="text1"/>
          <w:sz w:val="24"/>
          <w:szCs w:val="24"/>
        </w:rPr>
        <w:t xml:space="preserve"> across all four sampling stations</w:t>
      </w:r>
      <w:r w:rsidR="007122EE" w:rsidRPr="00C93F4D">
        <w:rPr>
          <w:rFonts w:ascii="Times New Roman" w:hAnsi="Times New Roman"/>
          <w:color w:val="000000" w:themeColor="text1"/>
          <w:sz w:val="24"/>
          <w:szCs w:val="24"/>
        </w:rPr>
        <w:t xml:space="preserve">. </w:t>
      </w:r>
      <w:r w:rsidR="00395F30" w:rsidRPr="00C93F4D">
        <w:rPr>
          <w:rFonts w:ascii="Times New Roman" w:hAnsi="Times New Roman"/>
          <w:color w:val="000000" w:themeColor="text1"/>
          <w:sz w:val="24"/>
          <w:szCs w:val="24"/>
        </w:rPr>
        <w:t>One-way Analysis of Variance</w:t>
      </w:r>
      <w:r w:rsidR="007122EE" w:rsidRPr="00C93F4D">
        <w:rPr>
          <w:rFonts w:ascii="Times New Roman" w:hAnsi="Times New Roman"/>
          <w:color w:val="000000" w:themeColor="text1"/>
          <w:sz w:val="24"/>
          <w:szCs w:val="24"/>
        </w:rPr>
        <w:t xml:space="preserve"> </w:t>
      </w:r>
      <w:r w:rsidR="00395F30">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ANOVA</w:t>
      </w:r>
      <w:r w:rsidR="00395F30">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 xml:space="preserve"> was also used to test for </w:t>
      </w:r>
      <w:r w:rsidR="00693FFC" w:rsidRPr="00C93F4D">
        <w:rPr>
          <w:rFonts w:ascii="Times New Roman" w:hAnsi="Times New Roman"/>
          <w:color w:val="000000" w:themeColor="text1"/>
          <w:sz w:val="24"/>
          <w:szCs w:val="24"/>
        </w:rPr>
        <w:t>significant differences in morphometrics (</w:t>
      </w:r>
      <w:r w:rsidR="00395F30">
        <w:rPr>
          <w:rFonts w:ascii="Times New Roman" w:hAnsi="Times New Roman"/>
          <w:color w:val="000000" w:themeColor="text1"/>
          <w:sz w:val="24"/>
          <w:szCs w:val="24"/>
        </w:rPr>
        <w:t xml:space="preserve">i.e., </w:t>
      </w:r>
      <w:r w:rsidR="00693FFC" w:rsidRPr="00C93F4D">
        <w:rPr>
          <w:rFonts w:ascii="Times New Roman" w:hAnsi="Times New Roman"/>
          <w:color w:val="000000" w:themeColor="text1"/>
          <w:sz w:val="24"/>
          <w:szCs w:val="24"/>
        </w:rPr>
        <w:t xml:space="preserve">total length, </w:t>
      </w:r>
      <w:r w:rsidR="00227AFD">
        <w:rPr>
          <w:rFonts w:ascii="Times New Roman" w:hAnsi="Times New Roman"/>
          <w:color w:val="000000" w:themeColor="text1"/>
          <w:sz w:val="24"/>
          <w:szCs w:val="24"/>
        </w:rPr>
        <w:t xml:space="preserve">elongation index, </w:t>
      </w:r>
      <w:r w:rsidR="00693FFC" w:rsidRPr="00C93F4D">
        <w:rPr>
          <w:rFonts w:ascii="Times New Roman" w:hAnsi="Times New Roman"/>
          <w:color w:val="000000" w:themeColor="text1"/>
          <w:sz w:val="24"/>
          <w:szCs w:val="24"/>
        </w:rPr>
        <w:t xml:space="preserve">fin </w:t>
      </w:r>
      <w:r w:rsidR="006F1006" w:rsidRPr="00C93F4D">
        <w:rPr>
          <w:rFonts w:ascii="Times New Roman" w:hAnsi="Times New Roman"/>
          <w:color w:val="000000" w:themeColor="text1"/>
          <w:sz w:val="24"/>
          <w:szCs w:val="24"/>
        </w:rPr>
        <w:t>indices</w:t>
      </w:r>
      <w:r w:rsidR="00693FFC" w:rsidRPr="00C93F4D">
        <w:rPr>
          <w:rFonts w:ascii="Times New Roman" w:hAnsi="Times New Roman"/>
          <w:color w:val="000000" w:themeColor="text1"/>
          <w:sz w:val="24"/>
          <w:szCs w:val="24"/>
        </w:rPr>
        <w:t xml:space="preserve"> and </w:t>
      </w:r>
      <w:r w:rsidR="007122EE" w:rsidRPr="00C93F4D">
        <w:rPr>
          <w:rFonts w:ascii="Times New Roman" w:hAnsi="Times New Roman"/>
          <w:color w:val="000000" w:themeColor="text1"/>
          <w:sz w:val="24"/>
          <w:szCs w:val="24"/>
        </w:rPr>
        <w:t>ocular index</w:t>
      </w:r>
      <w:r w:rsidR="00693FFC" w:rsidRPr="00C93F4D">
        <w:rPr>
          <w:rFonts w:ascii="Times New Roman" w:hAnsi="Times New Roman"/>
          <w:color w:val="000000" w:themeColor="text1"/>
          <w:sz w:val="24"/>
          <w:szCs w:val="24"/>
        </w:rPr>
        <w:t>) among juvenile anguillid eels in relation to species and life stages</w:t>
      </w:r>
      <w:r w:rsidR="00395F30">
        <w:rPr>
          <w:rFonts w:ascii="Times New Roman" w:hAnsi="Times New Roman"/>
          <w:color w:val="000000" w:themeColor="text1"/>
          <w:sz w:val="24"/>
          <w:szCs w:val="24"/>
        </w:rPr>
        <w:t xml:space="preserve"> in all four sampl</w:t>
      </w:r>
      <w:r w:rsidR="00FA0383">
        <w:rPr>
          <w:rFonts w:ascii="Times New Roman" w:hAnsi="Times New Roman"/>
          <w:color w:val="000000" w:themeColor="text1"/>
          <w:sz w:val="24"/>
          <w:szCs w:val="24"/>
        </w:rPr>
        <w:t>ed stations</w:t>
      </w:r>
      <w:r w:rsidR="00693FFC" w:rsidRPr="00C93F4D">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 xml:space="preserve"> </w:t>
      </w:r>
    </w:p>
    <w:p w14:paraId="57F43325" w14:textId="77777777" w:rsidR="00752073" w:rsidRDefault="00227AFD" w:rsidP="007122EE">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Elongation index defined as </w:t>
      </w:r>
      <w:r w:rsidR="00752073">
        <w:rPr>
          <w:rFonts w:ascii="Times New Roman" w:hAnsi="Times New Roman"/>
          <w:color w:val="000000" w:themeColor="text1"/>
          <w:sz w:val="24"/>
          <w:szCs w:val="24"/>
        </w:rPr>
        <w:t xml:space="preserve">the difference between the girth and Total length was calculated as: </w:t>
      </w:r>
    </w:p>
    <w:p w14:paraId="5A6CD011" w14:textId="2C304EC0" w:rsidR="00752073" w:rsidRPr="00752073" w:rsidRDefault="00752073" w:rsidP="007122EE">
      <w:pPr>
        <w:spacing w:line="480" w:lineRule="auto"/>
        <w:jc w:val="both"/>
        <w:rPr>
          <w:rFonts w:ascii="Times New Roman" w:hAnsi="Times New Roman"/>
          <w:iCs/>
          <w:color w:val="000000" w:themeColor="text1"/>
          <w:sz w:val="24"/>
          <w:szCs w:val="24"/>
        </w:rPr>
      </w:pPr>
      <m:oMathPara>
        <m:oMath>
          <m:r>
            <m:rPr>
              <m:sty m:val="p"/>
            </m:rPr>
            <w:rPr>
              <w:rFonts w:ascii="Cambria Math" w:hAnsi="Cambria Math"/>
              <w:color w:val="000000" w:themeColor="text1"/>
              <w:sz w:val="24"/>
              <w:szCs w:val="24"/>
            </w:rPr>
            <m:t>EI=</m:t>
          </m:r>
          <m:r>
            <w:del w:id="195" w:author="Administrator" w:date="2023-08-28T12:51:00Z">
              <m:rPr>
                <m:sty m:val="p"/>
              </m:rPr>
              <w:rPr>
                <w:rFonts w:ascii="Cambria Math" w:hAnsi="Cambria Math"/>
                <w:color w:val="000000" w:themeColor="text1"/>
                <w:sz w:val="24"/>
                <w:szCs w:val="24"/>
              </w:rPr>
              <m:t>g</m:t>
            </w:del>
          </m:r>
          <m:r>
            <w:ins w:id="196" w:author="Administrator" w:date="2023-08-28T12:51:00Z">
              <m:rPr>
                <m:sty m:val="p"/>
              </m:rPr>
              <w:rPr>
                <w:rFonts w:ascii="Cambria Math" w:hAnsi="Cambria Math"/>
                <w:color w:val="000000" w:themeColor="text1"/>
                <w:sz w:val="24"/>
                <w:szCs w:val="24"/>
              </w:rPr>
              <m:t>Weight</m:t>
            </w:ins>
          </m:r>
          <m:r>
            <m:rPr>
              <m:sty m:val="p"/>
            </m:rPr>
            <w:rPr>
              <w:rFonts w:ascii="Cambria Math" w:hAnsi="Cambria Math"/>
              <w:color w:val="000000" w:themeColor="text1"/>
              <w:sz w:val="24"/>
              <w:szCs w:val="24"/>
            </w:rPr>
            <m:t>÷T</m:t>
          </m:r>
          <m:r>
            <w:ins w:id="197" w:author="Administrator" w:date="2023-08-28T12:51:00Z">
              <m:rPr>
                <m:sty m:val="p"/>
              </m:rPr>
              <w:rPr>
                <w:rFonts w:ascii="Cambria Math" w:hAnsi="Cambria Math"/>
                <w:color w:val="000000" w:themeColor="text1"/>
                <w:sz w:val="24"/>
                <w:szCs w:val="24"/>
              </w:rPr>
              <m:t xml:space="preserve">otal </m:t>
            </w:ins>
          </m:r>
          <m:r>
            <m:rPr>
              <m:sty m:val="p"/>
            </m:rPr>
            <w:rPr>
              <w:rFonts w:ascii="Cambria Math" w:hAnsi="Cambria Math"/>
              <w:color w:val="000000" w:themeColor="text1"/>
              <w:sz w:val="24"/>
              <w:szCs w:val="24"/>
            </w:rPr>
            <m:t>L</m:t>
          </m:r>
          <m:r>
            <w:ins w:id="198" w:author="Administrator" w:date="2023-08-28T12:51:00Z">
              <m:rPr>
                <m:sty m:val="p"/>
              </m:rPr>
              <w:rPr>
                <w:rFonts w:ascii="Cambria Math" w:hAnsi="Cambria Math"/>
                <w:color w:val="000000" w:themeColor="text1"/>
                <w:sz w:val="24"/>
                <w:szCs w:val="24"/>
              </w:rPr>
              <m:t>ength</m:t>
            </w:ins>
          </m:r>
        </m:oMath>
      </m:oMathPara>
    </w:p>
    <w:p w14:paraId="09155029" w14:textId="3F05AE15" w:rsidR="007122EE" w:rsidRPr="00C93F4D" w:rsidRDefault="007122EE"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Fin diffe</w:t>
      </w:r>
      <w:r w:rsidR="00973873" w:rsidRPr="00C93F4D">
        <w:rPr>
          <w:rFonts w:ascii="Times New Roman" w:hAnsi="Times New Roman"/>
          <w:color w:val="000000" w:themeColor="text1"/>
          <w:sz w:val="24"/>
          <w:szCs w:val="24"/>
        </w:rPr>
        <w:t>re</w:t>
      </w:r>
      <w:r w:rsidRPr="00C93F4D">
        <w:rPr>
          <w:rFonts w:ascii="Times New Roman" w:hAnsi="Times New Roman"/>
          <w:color w:val="000000" w:themeColor="text1"/>
          <w:sz w:val="24"/>
          <w:szCs w:val="24"/>
        </w:rPr>
        <w:t>nce</w:t>
      </w:r>
      <w:r w:rsidR="0094581E" w:rsidRPr="00C93F4D">
        <w:rPr>
          <w:rFonts w:ascii="Times New Roman" w:hAnsi="Times New Roman"/>
          <w:color w:val="000000" w:themeColor="text1"/>
          <w:sz w:val="24"/>
          <w:szCs w:val="24"/>
        </w:rPr>
        <w:t xml:space="preserve"> </w:t>
      </w:r>
      <w:r w:rsidR="00227AFD" w:rsidRPr="00C93F4D">
        <w:rPr>
          <w:rFonts w:ascii="Times New Roman" w:hAnsi="Times New Roman"/>
          <w:color w:val="000000" w:themeColor="text1"/>
          <w:sz w:val="24"/>
          <w:szCs w:val="24"/>
        </w:rPr>
        <w:t>index (</w:t>
      </w:r>
      <w:r w:rsidRPr="00C93F4D">
        <w:rPr>
          <w:rFonts w:ascii="Times New Roman" w:hAnsi="Times New Roman"/>
          <w:color w:val="000000" w:themeColor="text1"/>
          <w:sz w:val="24"/>
          <w:szCs w:val="24"/>
        </w:rPr>
        <w:t xml:space="preserve">FDI) </w:t>
      </w:r>
      <w:r w:rsidR="00973873" w:rsidRPr="00C93F4D">
        <w:rPr>
          <w:rFonts w:ascii="Times New Roman" w:hAnsi="Times New Roman"/>
          <w:color w:val="000000" w:themeColor="text1"/>
          <w:sz w:val="24"/>
          <w:szCs w:val="24"/>
        </w:rPr>
        <w:t xml:space="preserve">(Equation 3), </w:t>
      </w:r>
      <w:r w:rsidRPr="00C93F4D">
        <w:rPr>
          <w:rFonts w:ascii="Times New Roman" w:hAnsi="Times New Roman"/>
          <w:color w:val="000000" w:themeColor="text1"/>
          <w:sz w:val="24"/>
          <w:szCs w:val="24"/>
        </w:rPr>
        <w:t>according to Ege, (1939) was calculated as:</w:t>
      </w:r>
    </w:p>
    <w:p w14:paraId="654CB422" w14:textId="77777777" w:rsidR="007122EE" w:rsidRPr="00C93F4D" w:rsidRDefault="007122EE" w:rsidP="00F2370D">
      <w:pPr>
        <w:spacing w:line="480" w:lineRule="auto"/>
        <w:jc w:val="center"/>
        <w:rPr>
          <w:rFonts w:ascii="Times New Roman" w:hAnsi="Times New Roman"/>
          <w:color w:val="000000" w:themeColor="text1"/>
          <w:sz w:val="24"/>
          <w:szCs w:val="24"/>
        </w:rPr>
      </w:pPr>
      <w:r w:rsidRPr="00C93F4D">
        <w:rPr>
          <w:rFonts w:ascii="Times New Roman" w:hAnsi="Times New Roman"/>
          <w:color w:val="000000" w:themeColor="text1"/>
          <w:sz w:val="24"/>
          <w:szCs w:val="24"/>
        </w:rPr>
        <w:t>FDI =¼ 100 Z TL</w:t>
      </w:r>
      <w:r w:rsidRPr="00C93F4D">
        <w:rPr>
          <w:rFonts w:ascii="Times New Roman" w:hAnsi="Times New Roman"/>
          <w:color w:val="000000" w:themeColor="text1"/>
          <w:sz w:val="24"/>
          <w:szCs w:val="24"/>
          <w:vertAlign w:val="superscript"/>
        </w:rPr>
        <w:t>-1</w:t>
      </w:r>
    </w:p>
    <w:p w14:paraId="288EA550" w14:textId="2A6D5D51" w:rsidR="0094581E" w:rsidRDefault="0094581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 xml:space="preserve">Where; </w:t>
      </w:r>
      <w:commentRangeStart w:id="199"/>
      <w:r w:rsidRPr="00C93F4D">
        <w:rPr>
          <w:rFonts w:ascii="Times New Roman" w:hAnsi="Times New Roman"/>
          <w:color w:val="000000" w:themeColor="text1"/>
          <w:sz w:val="24"/>
          <w:szCs w:val="24"/>
        </w:rPr>
        <w:t>FDI</w:t>
      </w:r>
      <w:commentRangeEnd w:id="199"/>
      <w:r w:rsidR="00695B72">
        <w:rPr>
          <w:rStyle w:val="CommentReference"/>
        </w:rPr>
        <w:commentReference w:id="199"/>
      </w:r>
      <w:r w:rsidR="007122EE"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distance between the verticals from beginning of the dorsal fin to the anal fin (Z) relative to the total length (TL)</w:t>
      </w:r>
      <w:r w:rsidR="007122EE" w:rsidRPr="00C93F4D">
        <w:rPr>
          <w:rFonts w:ascii="Times New Roman" w:hAnsi="Times New Roman"/>
          <w:color w:val="000000" w:themeColor="text1"/>
          <w:sz w:val="24"/>
          <w:szCs w:val="24"/>
        </w:rPr>
        <w:t>.</w:t>
      </w:r>
    </w:p>
    <w:p w14:paraId="7FC655DE" w14:textId="77777777" w:rsidR="00227AFD" w:rsidRDefault="00227AFD" w:rsidP="00227AFD">
      <w:pPr>
        <w:spacing w:line="480" w:lineRule="auto"/>
        <w:jc w:val="both"/>
        <w:rPr>
          <w:rFonts w:ascii="Times New Roman" w:hAnsi="Times New Roman"/>
          <w:sz w:val="24"/>
          <w:szCs w:val="24"/>
        </w:rPr>
      </w:pPr>
      <w:r>
        <w:rPr>
          <w:rFonts w:ascii="Times New Roman" w:hAnsi="Times New Roman"/>
          <w:sz w:val="24"/>
          <w:szCs w:val="24"/>
        </w:rPr>
        <w:t>O</w:t>
      </w:r>
      <w:r w:rsidRPr="00B00549">
        <w:rPr>
          <w:rFonts w:ascii="Times New Roman" w:hAnsi="Times New Roman"/>
          <w:sz w:val="24"/>
          <w:szCs w:val="24"/>
        </w:rPr>
        <w:t xml:space="preserve">cular index (OI), defined as the relation between the total length of the eel </w:t>
      </w:r>
      <w:r>
        <w:rPr>
          <w:rFonts w:ascii="Times New Roman" w:hAnsi="Times New Roman"/>
          <w:sz w:val="24"/>
          <w:szCs w:val="24"/>
        </w:rPr>
        <w:t xml:space="preserve">using </w:t>
      </w:r>
      <w:r w:rsidRPr="00B00549">
        <w:rPr>
          <w:rFonts w:ascii="Times New Roman" w:hAnsi="Times New Roman"/>
          <w:sz w:val="24"/>
          <w:szCs w:val="24"/>
        </w:rPr>
        <w:t xml:space="preserve">the mean size of </w:t>
      </w:r>
      <w:r>
        <w:rPr>
          <w:rFonts w:ascii="Times New Roman" w:hAnsi="Times New Roman"/>
          <w:sz w:val="24"/>
          <w:szCs w:val="24"/>
        </w:rPr>
        <w:t xml:space="preserve">both </w:t>
      </w:r>
      <w:r w:rsidRPr="00B00549">
        <w:rPr>
          <w:rFonts w:ascii="Times New Roman" w:hAnsi="Times New Roman"/>
          <w:sz w:val="24"/>
          <w:szCs w:val="24"/>
        </w:rPr>
        <w:t xml:space="preserve">the </w:t>
      </w:r>
      <w:r>
        <w:rPr>
          <w:rFonts w:ascii="Times New Roman" w:hAnsi="Times New Roman"/>
          <w:sz w:val="24"/>
          <w:szCs w:val="24"/>
        </w:rPr>
        <w:t xml:space="preserve">right and left </w:t>
      </w:r>
      <w:r w:rsidRPr="00B00549">
        <w:rPr>
          <w:rFonts w:ascii="Times New Roman" w:hAnsi="Times New Roman"/>
          <w:sz w:val="24"/>
          <w:szCs w:val="24"/>
        </w:rPr>
        <w:t>eyes, was calculated using the Pankhurst</w:t>
      </w:r>
      <w:r>
        <w:rPr>
          <w:rFonts w:ascii="Times New Roman" w:hAnsi="Times New Roman"/>
          <w:sz w:val="24"/>
          <w:szCs w:val="24"/>
        </w:rPr>
        <w:t>,</w:t>
      </w:r>
      <w:r w:rsidRPr="00B00549">
        <w:rPr>
          <w:rFonts w:ascii="Times New Roman" w:hAnsi="Times New Roman"/>
          <w:sz w:val="24"/>
          <w:szCs w:val="24"/>
        </w:rPr>
        <w:t xml:space="preserve"> </w:t>
      </w:r>
      <w:r>
        <w:rPr>
          <w:rFonts w:ascii="Times New Roman" w:hAnsi="Times New Roman"/>
          <w:sz w:val="24"/>
          <w:szCs w:val="24"/>
        </w:rPr>
        <w:t>(</w:t>
      </w:r>
      <w:r w:rsidRPr="00B00549">
        <w:rPr>
          <w:rFonts w:ascii="Times New Roman" w:hAnsi="Times New Roman"/>
          <w:sz w:val="24"/>
          <w:szCs w:val="24"/>
        </w:rPr>
        <w:t>1982)</w:t>
      </w:r>
      <w:r>
        <w:rPr>
          <w:rFonts w:ascii="Times New Roman" w:hAnsi="Times New Roman"/>
          <w:sz w:val="24"/>
          <w:szCs w:val="24"/>
        </w:rPr>
        <w:t xml:space="preserve"> </w:t>
      </w:r>
      <w:r w:rsidRPr="00B00549">
        <w:rPr>
          <w:rFonts w:ascii="Times New Roman" w:hAnsi="Times New Roman"/>
          <w:sz w:val="24"/>
          <w:szCs w:val="24"/>
        </w:rPr>
        <w:t xml:space="preserve">formula: </w:t>
      </w:r>
    </w:p>
    <w:p w14:paraId="76D92E77" w14:textId="77777777" w:rsidR="00227AFD" w:rsidRDefault="00227AFD" w:rsidP="00227AFD">
      <w:pPr>
        <w:jc w:val="center"/>
        <w:rPr>
          <w:rFonts w:ascii="Times New Roman" w:hAnsi="Times New Roman"/>
          <w:sz w:val="24"/>
          <w:szCs w:val="24"/>
        </w:rPr>
      </w:pPr>
      <w:r w:rsidRPr="00B00549">
        <w:rPr>
          <w:rFonts w:ascii="Times New Roman" w:hAnsi="Times New Roman"/>
          <w:sz w:val="24"/>
          <w:szCs w:val="24"/>
        </w:rPr>
        <w:t>OI = {((AR + BR)/4) × ((AL + BL)/4) × π/TL} × 100</w:t>
      </w:r>
    </w:p>
    <w:p w14:paraId="04D87F26" w14:textId="77777777" w:rsidR="00227AFD" w:rsidRPr="00B00549" w:rsidRDefault="00227AFD" w:rsidP="00227AFD">
      <w:pPr>
        <w:rPr>
          <w:rFonts w:ascii="Times New Roman" w:hAnsi="Times New Roman"/>
          <w:sz w:val="24"/>
          <w:szCs w:val="24"/>
        </w:rPr>
      </w:pPr>
      <w:r>
        <w:rPr>
          <w:rFonts w:ascii="Times New Roman" w:hAnsi="Times New Roman"/>
          <w:sz w:val="24"/>
          <w:szCs w:val="24"/>
        </w:rPr>
        <w:t xml:space="preserve">Where </w:t>
      </w:r>
      <w:r w:rsidRPr="00B00549">
        <w:rPr>
          <w:rFonts w:ascii="Times New Roman" w:hAnsi="Times New Roman"/>
          <w:sz w:val="24"/>
          <w:szCs w:val="24"/>
        </w:rPr>
        <w:t>A and B</w:t>
      </w:r>
      <w:r>
        <w:rPr>
          <w:rFonts w:ascii="Times New Roman" w:hAnsi="Times New Roman"/>
          <w:sz w:val="24"/>
          <w:szCs w:val="24"/>
        </w:rPr>
        <w:t>=</w:t>
      </w:r>
      <w:r w:rsidRPr="00B00549">
        <w:rPr>
          <w:rFonts w:ascii="Times New Roman" w:hAnsi="Times New Roman"/>
          <w:sz w:val="24"/>
          <w:szCs w:val="24"/>
        </w:rPr>
        <w:t xml:space="preserve"> horizontal and vertical eye diameters, TL</w:t>
      </w:r>
      <w:r>
        <w:rPr>
          <w:rFonts w:ascii="Times New Roman" w:hAnsi="Times New Roman"/>
          <w:sz w:val="24"/>
          <w:szCs w:val="24"/>
        </w:rPr>
        <w:t>=</w:t>
      </w:r>
      <w:r w:rsidRPr="00B00549">
        <w:rPr>
          <w:rFonts w:ascii="Times New Roman" w:hAnsi="Times New Roman"/>
          <w:sz w:val="24"/>
          <w:szCs w:val="24"/>
        </w:rPr>
        <w:t xml:space="preserve"> total body length</w:t>
      </w:r>
      <w:r>
        <w:rPr>
          <w:rFonts w:ascii="Times New Roman" w:hAnsi="Times New Roman"/>
          <w:sz w:val="24"/>
          <w:szCs w:val="24"/>
        </w:rPr>
        <w:t>;</w:t>
      </w:r>
      <w:r w:rsidRPr="00B00549">
        <w:rPr>
          <w:rFonts w:ascii="Times New Roman" w:hAnsi="Times New Roman"/>
          <w:sz w:val="24"/>
          <w:szCs w:val="24"/>
        </w:rPr>
        <w:t xml:space="preserve"> R</w:t>
      </w:r>
      <w:r>
        <w:rPr>
          <w:rFonts w:ascii="Times New Roman" w:hAnsi="Times New Roman"/>
          <w:sz w:val="24"/>
          <w:szCs w:val="24"/>
        </w:rPr>
        <w:t>=</w:t>
      </w:r>
      <w:r w:rsidRPr="00B00549">
        <w:rPr>
          <w:rFonts w:ascii="Times New Roman" w:hAnsi="Times New Roman"/>
          <w:sz w:val="24"/>
          <w:szCs w:val="24"/>
        </w:rPr>
        <w:t xml:space="preserve"> </w:t>
      </w:r>
      <w:r>
        <w:rPr>
          <w:rFonts w:ascii="Times New Roman" w:hAnsi="Times New Roman"/>
          <w:sz w:val="24"/>
          <w:szCs w:val="24"/>
        </w:rPr>
        <w:t xml:space="preserve">right eye </w:t>
      </w:r>
      <w:r w:rsidRPr="00B00549">
        <w:rPr>
          <w:rFonts w:ascii="Times New Roman" w:hAnsi="Times New Roman"/>
          <w:sz w:val="24"/>
          <w:szCs w:val="24"/>
        </w:rPr>
        <w:t>diameter</w:t>
      </w:r>
      <w:r>
        <w:rPr>
          <w:rFonts w:ascii="Times New Roman" w:hAnsi="Times New Roman"/>
          <w:sz w:val="24"/>
          <w:szCs w:val="24"/>
        </w:rPr>
        <w:t>;</w:t>
      </w:r>
      <w:r w:rsidRPr="00B00549">
        <w:rPr>
          <w:rFonts w:ascii="Times New Roman" w:hAnsi="Times New Roman"/>
          <w:sz w:val="24"/>
          <w:szCs w:val="24"/>
        </w:rPr>
        <w:t xml:space="preserve"> L</w:t>
      </w:r>
      <w:r>
        <w:rPr>
          <w:rFonts w:ascii="Times New Roman" w:hAnsi="Times New Roman"/>
          <w:sz w:val="24"/>
          <w:szCs w:val="24"/>
        </w:rPr>
        <w:t>=</w:t>
      </w:r>
      <w:r w:rsidRPr="00B00549">
        <w:rPr>
          <w:rFonts w:ascii="Times New Roman" w:hAnsi="Times New Roman"/>
          <w:sz w:val="24"/>
          <w:szCs w:val="24"/>
        </w:rPr>
        <w:t xml:space="preserve"> </w:t>
      </w:r>
      <w:r>
        <w:rPr>
          <w:rFonts w:ascii="Times New Roman" w:hAnsi="Times New Roman"/>
          <w:sz w:val="24"/>
          <w:szCs w:val="24"/>
        </w:rPr>
        <w:t xml:space="preserve">left eye </w:t>
      </w:r>
      <w:r w:rsidRPr="00B00549">
        <w:rPr>
          <w:rFonts w:ascii="Times New Roman" w:hAnsi="Times New Roman"/>
          <w:sz w:val="24"/>
          <w:szCs w:val="24"/>
        </w:rPr>
        <w:t>diameter.</w:t>
      </w:r>
    </w:p>
    <w:p w14:paraId="4AFB8AB9" w14:textId="33939835" w:rsidR="0094581E" w:rsidRPr="00C93F4D" w:rsidRDefault="0094581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Chi-</w:t>
      </w:r>
      <w:commentRangeStart w:id="200"/>
      <w:r w:rsidRPr="00C93F4D">
        <w:rPr>
          <w:rFonts w:ascii="Times New Roman" w:hAnsi="Times New Roman"/>
          <w:color w:val="000000" w:themeColor="text1"/>
          <w:sz w:val="24"/>
          <w:szCs w:val="24"/>
        </w:rPr>
        <w:t xml:space="preserve">square </w:t>
      </w:r>
      <w:commentRangeEnd w:id="200"/>
      <w:r w:rsidR="00695B72">
        <w:rPr>
          <w:rStyle w:val="CommentReference"/>
        </w:rPr>
        <w:commentReference w:id="200"/>
      </w:r>
      <w:r w:rsidRPr="00C93F4D">
        <w:rPr>
          <w:rFonts w:ascii="Times New Roman" w:hAnsi="Times New Roman"/>
          <w:color w:val="000000" w:themeColor="text1"/>
          <w:sz w:val="24"/>
          <w:szCs w:val="24"/>
        </w:rPr>
        <w:t xml:space="preserve">tests of association were </w:t>
      </w:r>
      <w:r w:rsidR="00DC3631" w:rsidRPr="00C93F4D">
        <w:rPr>
          <w:rFonts w:ascii="Times New Roman" w:hAnsi="Times New Roman"/>
          <w:color w:val="000000" w:themeColor="text1"/>
          <w:sz w:val="24"/>
          <w:szCs w:val="24"/>
        </w:rPr>
        <w:t>used</w:t>
      </w:r>
      <w:r w:rsidRPr="00C93F4D">
        <w:rPr>
          <w:rFonts w:ascii="Times New Roman" w:hAnsi="Times New Roman"/>
          <w:color w:val="000000" w:themeColor="text1"/>
          <w:sz w:val="24"/>
          <w:szCs w:val="24"/>
        </w:rPr>
        <w:t xml:space="preserve"> to determine association </w:t>
      </w:r>
      <w:r w:rsidR="004047D1" w:rsidRPr="00C93F4D">
        <w:rPr>
          <w:rFonts w:ascii="Times New Roman" w:hAnsi="Times New Roman"/>
          <w:color w:val="000000" w:themeColor="text1"/>
          <w:sz w:val="24"/>
          <w:szCs w:val="24"/>
        </w:rPr>
        <w:t>between the species and life stages of juvenile anguillids</w:t>
      </w:r>
      <w:r w:rsidR="00BE1CC5" w:rsidRPr="00C93F4D">
        <w:rPr>
          <w:rFonts w:ascii="Times New Roman" w:hAnsi="Times New Roman"/>
          <w:color w:val="000000" w:themeColor="text1"/>
          <w:sz w:val="24"/>
          <w:szCs w:val="24"/>
        </w:rPr>
        <w:t xml:space="preserve"> with various temporal factors; months, lunar </w:t>
      </w:r>
      <w:r w:rsidR="004D43DE" w:rsidRPr="00C93F4D">
        <w:rPr>
          <w:rFonts w:ascii="Times New Roman" w:hAnsi="Times New Roman"/>
          <w:color w:val="000000" w:themeColor="text1"/>
          <w:sz w:val="24"/>
          <w:szCs w:val="24"/>
        </w:rPr>
        <w:t xml:space="preserve">and </w:t>
      </w:r>
      <w:r w:rsidR="00BE1CC5" w:rsidRPr="00C93F4D">
        <w:rPr>
          <w:rFonts w:ascii="Times New Roman" w:hAnsi="Times New Roman"/>
          <w:color w:val="000000" w:themeColor="text1"/>
          <w:sz w:val="24"/>
          <w:szCs w:val="24"/>
        </w:rPr>
        <w:t>cycles</w:t>
      </w:r>
      <w:r w:rsidR="009F45F9" w:rsidRPr="00C93F4D">
        <w:rPr>
          <w:rFonts w:ascii="Times New Roman" w:hAnsi="Times New Roman"/>
          <w:color w:val="000000" w:themeColor="text1"/>
          <w:sz w:val="24"/>
          <w:szCs w:val="24"/>
        </w:rPr>
        <w:t>.</w:t>
      </w:r>
      <w:r w:rsidR="004D43DE" w:rsidRPr="00C93F4D">
        <w:rPr>
          <w:rFonts w:ascii="Times New Roman" w:hAnsi="Times New Roman"/>
          <w:color w:val="000000" w:themeColor="text1"/>
          <w:sz w:val="24"/>
          <w:szCs w:val="24"/>
        </w:rPr>
        <w:t xml:space="preserve"> </w:t>
      </w:r>
      <w:r w:rsidR="004D43DE" w:rsidRPr="00C93F4D">
        <w:rPr>
          <w:rFonts w:ascii="Times New Roman" w:hAnsi="Times New Roman"/>
          <w:sz w:val="24"/>
          <w:szCs w:val="24"/>
        </w:rPr>
        <w:t>Significance was determined at p &lt; 0.05 for all statistical tests.</w:t>
      </w:r>
      <w:r w:rsidR="009F45F9" w:rsidRPr="00C93F4D">
        <w:rPr>
          <w:rFonts w:ascii="Times New Roman" w:hAnsi="Times New Roman"/>
          <w:color w:val="000000" w:themeColor="text1"/>
          <w:sz w:val="24"/>
          <w:szCs w:val="24"/>
        </w:rPr>
        <w:t xml:space="preserve"> </w:t>
      </w:r>
      <w:bookmarkEnd w:id="194"/>
      <w:r w:rsidR="00A4152A" w:rsidRPr="00C93F4D">
        <w:rPr>
          <w:rFonts w:ascii="Times New Roman" w:hAnsi="Times New Roman"/>
          <w:color w:val="000000" w:themeColor="text1"/>
          <w:sz w:val="24"/>
          <w:szCs w:val="24"/>
        </w:rPr>
        <w:br w:type="page"/>
      </w:r>
    </w:p>
    <w:p w14:paraId="230D9C74" w14:textId="103E4F54" w:rsidR="00420082" w:rsidRPr="00C93F4D" w:rsidRDefault="00420082" w:rsidP="00F2370D">
      <w:pPr>
        <w:pStyle w:val="Title"/>
        <w:rPr>
          <w:rFonts w:cs="Times New Roman"/>
        </w:rPr>
      </w:pPr>
      <w:bookmarkStart w:id="201" w:name="_Toc128808290"/>
      <w:bookmarkStart w:id="202" w:name="_Toc128809587"/>
      <w:bookmarkStart w:id="203" w:name="_Toc144063170"/>
      <w:bookmarkEnd w:id="25"/>
      <w:r w:rsidRPr="00C93F4D">
        <w:rPr>
          <w:rFonts w:cs="Times New Roman"/>
        </w:rPr>
        <w:t>CHAPTER FOUR</w:t>
      </w:r>
      <w:bookmarkEnd w:id="1"/>
      <w:bookmarkEnd w:id="2"/>
      <w:bookmarkEnd w:id="3"/>
      <w:bookmarkEnd w:id="201"/>
      <w:bookmarkEnd w:id="202"/>
      <w:bookmarkEnd w:id="203"/>
    </w:p>
    <w:p w14:paraId="5302E18D" w14:textId="7A45CE05" w:rsidR="00211FEA" w:rsidRPr="00C93F4D" w:rsidRDefault="00420082" w:rsidP="00F2370D">
      <w:pPr>
        <w:pStyle w:val="Heading1"/>
        <w:jc w:val="center"/>
      </w:pPr>
      <w:bookmarkStart w:id="204" w:name="_Toc20687093"/>
      <w:bookmarkStart w:id="205" w:name="_Toc120099705"/>
      <w:bookmarkStart w:id="206" w:name="_Toc120101062"/>
      <w:bookmarkStart w:id="207" w:name="_Toc128808291"/>
      <w:bookmarkStart w:id="208" w:name="_Toc128809588"/>
      <w:bookmarkStart w:id="209" w:name="_Toc144063171"/>
      <w:r w:rsidRPr="00C93F4D">
        <w:t>RESULT</w:t>
      </w:r>
      <w:r w:rsidR="007122EE" w:rsidRPr="00C93F4D">
        <w:t>S</w:t>
      </w:r>
      <w:bookmarkEnd w:id="204"/>
      <w:bookmarkEnd w:id="205"/>
      <w:bookmarkEnd w:id="206"/>
      <w:bookmarkEnd w:id="207"/>
      <w:bookmarkEnd w:id="208"/>
      <w:bookmarkEnd w:id="209"/>
    </w:p>
    <w:p w14:paraId="79ADA89F" w14:textId="761FD6F9" w:rsidR="00DE2415" w:rsidRDefault="00DE2415" w:rsidP="00043A6B">
      <w:pPr>
        <w:pStyle w:val="Heading2"/>
        <w:rPr>
          <w:ins w:id="210" w:author="Administrator" w:date="2023-08-28T11:54:00Z"/>
        </w:rPr>
      </w:pPr>
      <w:bookmarkStart w:id="211" w:name="_Toc144063172"/>
      <w:bookmarkStart w:id="212" w:name="_Toc128808292"/>
      <w:bookmarkStart w:id="213" w:name="_Toc128809589"/>
      <w:bookmarkStart w:id="214" w:name="_Toc20687103"/>
      <w:bookmarkStart w:id="215" w:name="_Toc120099706"/>
      <w:bookmarkStart w:id="216" w:name="_Toc120101063"/>
      <w:bookmarkStart w:id="217" w:name="_Toc128808312"/>
      <w:bookmarkStart w:id="218" w:name="_Toc128809609"/>
      <w:ins w:id="219" w:author="Administrator" w:date="2023-08-28T11:54:00Z">
        <w:r>
          <w:t>phy</w:t>
        </w:r>
      </w:ins>
      <w:ins w:id="220" w:author="Administrator" w:date="2023-08-28T11:55:00Z">
        <w:r>
          <w:t>sicachoemical and hygrological parameters</w:t>
        </w:r>
      </w:ins>
    </w:p>
    <w:p w14:paraId="068C92FA" w14:textId="77777777" w:rsidR="00DE2415" w:rsidRDefault="00DE2415" w:rsidP="00DE2415">
      <w:pPr>
        <w:autoSpaceDE w:val="0"/>
        <w:autoSpaceDN w:val="0"/>
        <w:adjustRightInd w:val="0"/>
        <w:spacing w:before="240" w:after="0" w:line="480" w:lineRule="auto"/>
        <w:jc w:val="both"/>
        <w:rPr>
          <w:ins w:id="221" w:author="Administrator" w:date="2023-08-28T11:54:00Z"/>
          <w:rFonts w:ascii="Times New Roman" w:hAnsi="Times New Roman"/>
          <w:color w:val="000000"/>
          <w:sz w:val="24"/>
          <w:szCs w:val="24"/>
        </w:rPr>
      </w:pPr>
      <w:ins w:id="222" w:author="Administrator" w:date="2023-08-28T11:54:00Z">
        <w:r w:rsidRPr="006722D7">
          <w:rPr>
            <w:rFonts w:ascii="Times New Roman" w:hAnsi="Times New Roman"/>
            <w:color w:val="000000" w:themeColor="text1"/>
            <w:sz w:val="24"/>
            <w:szCs w:val="24"/>
          </w:rPr>
          <w:t xml:space="preserve">There was no significant difference in physicochemical variables </w:t>
        </w:r>
        <w:r w:rsidRPr="006722D7">
          <w:rPr>
            <w:rFonts w:ascii="Times New Roman" w:hAnsi="Times New Roman"/>
            <w:sz w:val="24"/>
            <w:szCs w:val="24"/>
          </w:rPr>
          <w:t>(P&gt;0.05) in pH, Dissolved Oxygen, conductivity, temperature, salinity, and TDS</w:t>
        </w:r>
        <w:r w:rsidRPr="006722D7">
          <w:rPr>
            <w:rFonts w:ascii="Times New Roman" w:hAnsi="Times New Roman"/>
            <w:color w:val="000000" w:themeColor="text1"/>
            <w:sz w:val="24"/>
            <w:szCs w:val="24"/>
          </w:rPr>
          <w:t xml:space="preserve"> between site categories (SBE1, SBE2, SBE3, SBE4). High values of pH (</w:t>
        </w:r>
        <w:r w:rsidRPr="006722D7">
          <w:rPr>
            <w:rFonts w:ascii="Times New Roman" w:hAnsi="Times New Roman"/>
            <w:sz w:val="24"/>
            <w:szCs w:val="24"/>
          </w:rPr>
          <w:t>7.18 ±1.19</w:t>
        </w:r>
        <w:r w:rsidRPr="006722D7">
          <w:rPr>
            <w:rFonts w:ascii="Times New Roman" w:hAnsi="Times New Roman"/>
            <w:color w:val="000000"/>
            <w:sz w:val="24"/>
            <w:szCs w:val="24"/>
          </w:rPr>
          <w:t>) were recorded at SBE3, dissolved oxygen (</w:t>
        </w:r>
        <w:r w:rsidRPr="006722D7">
          <w:rPr>
            <w:rFonts w:ascii="Times New Roman" w:hAnsi="Times New Roman"/>
            <w:sz w:val="24"/>
            <w:szCs w:val="24"/>
          </w:rPr>
          <w:t>7.75 ± 2.72</w:t>
        </w:r>
        <w:r w:rsidRPr="006722D7">
          <w:rPr>
            <w:rFonts w:ascii="Times New Roman" w:hAnsi="Times New Roman"/>
            <w:color w:val="000000"/>
            <w:sz w:val="24"/>
            <w:szCs w:val="24"/>
          </w:rPr>
          <w:t>mg/l), and conductivity (</w:t>
        </w:r>
        <w:r w:rsidRPr="006722D7">
          <w:rPr>
            <w:rFonts w:ascii="Times New Roman" w:hAnsi="Times New Roman"/>
            <w:sz w:val="24"/>
            <w:szCs w:val="24"/>
          </w:rPr>
          <w:t>984 ± 1,143</w:t>
        </w:r>
        <w:r w:rsidRPr="006722D7">
          <w:rPr>
            <w:rFonts w:ascii="Times New Roman" w:hAnsi="Times New Roman"/>
            <w:color w:val="000000"/>
            <w:sz w:val="24"/>
            <w:szCs w:val="24"/>
          </w:rPr>
          <w:t>µS/cm) recorded the highest values at SBE4 sites whereas, temperature (</w:t>
        </w:r>
        <w:r w:rsidRPr="006722D7">
          <w:rPr>
            <w:rFonts w:ascii="Times New Roman" w:hAnsi="Times New Roman"/>
            <w:sz w:val="24"/>
            <w:szCs w:val="24"/>
          </w:rPr>
          <w:t>29.62 ± 2.50</w:t>
        </w:r>
        <w:r w:rsidRPr="006722D7">
          <w:rPr>
            <w:rFonts w:ascii="Times New Roman" w:hAnsi="Times New Roman"/>
            <w:sz w:val="24"/>
            <w:szCs w:val="24"/>
            <w:vertAlign w:val="superscript"/>
          </w:rPr>
          <w:t>o</w:t>
        </w:r>
        <w:r w:rsidRPr="006722D7">
          <w:rPr>
            <w:rFonts w:ascii="Times New Roman" w:hAnsi="Times New Roman"/>
            <w:sz w:val="24"/>
            <w:szCs w:val="24"/>
          </w:rPr>
          <w:t>c</w:t>
        </w:r>
        <w:r w:rsidRPr="006722D7">
          <w:rPr>
            <w:rFonts w:ascii="Times New Roman" w:hAnsi="Times New Roman"/>
            <w:color w:val="000000"/>
            <w:sz w:val="24"/>
            <w:szCs w:val="24"/>
          </w:rPr>
          <w:t>), salinity (</w:t>
        </w:r>
        <w:r w:rsidRPr="006722D7">
          <w:rPr>
            <w:rFonts w:ascii="Times New Roman" w:hAnsi="Times New Roman"/>
            <w:sz w:val="24"/>
            <w:szCs w:val="24"/>
          </w:rPr>
          <w:t>0.64 ± 0.80mg/l), and total dissolved solids</w:t>
        </w:r>
        <w:r w:rsidRPr="006722D7">
          <w:rPr>
            <w:rFonts w:ascii="Times New Roman" w:hAnsi="Times New Roman"/>
            <w:color w:val="000000"/>
            <w:sz w:val="24"/>
            <w:szCs w:val="24"/>
          </w:rPr>
          <w:t xml:space="preserve"> (</w:t>
        </w:r>
        <w:r w:rsidRPr="006722D7">
          <w:rPr>
            <w:rFonts w:ascii="Times New Roman" w:hAnsi="Times New Roman"/>
            <w:sz w:val="24"/>
            <w:szCs w:val="24"/>
          </w:rPr>
          <w:t xml:space="preserve">837 ± 983mg/l) </w:t>
        </w:r>
        <w:r w:rsidRPr="006722D7">
          <w:rPr>
            <w:rFonts w:ascii="Times New Roman" w:hAnsi="Times New Roman"/>
            <w:color w:val="000000"/>
            <w:sz w:val="24"/>
            <w:szCs w:val="24"/>
          </w:rPr>
          <w:t>had the highest values at SBE2 sites.  SBE1 and SBE2 recorded the lowest values for pH at (</w:t>
        </w:r>
        <w:r w:rsidRPr="006722D7">
          <w:rPr>
            <w:rFonts w:ascii="Times New Roman" w:hAnsi="Times New Roman"/>
            <w:sz w:val="24"/>
            <w:szCs w:val="24"/>
          </w:rPr>
          <w:t xml:space="preserve">6.97 ±1.00, </w:t>
        </w:r>
        <w:r w:rsidRPr="006722D7">
          <w:rPr>
            <w:rFonts w:ascii="Times New Roman" w:hAnsi="Times New Roman"/>
            <w:color w:val="000000"/>
            <w:sz w:val="24"/>
            <w:szCs w:val="24"/>
          </w:rPr>
          <w:t xml:space="preserve">and </w:t>
        </w:r>
        <w:r w:rsidRPr="006722D7">
          <w:rPr>
            <w:rFonts w:ascii="Times New Roman" w:hAnsi="Times New Roman"/>
            <w:sz w:val="24"/>
            <w:szCs w:val="24"/>
          </w:rPr>
          <w:t>6.97 ±1.07) respectively.</w:t>
        </w:r>
        <w:r w:rsidRPr="006722D7">
          <w:rPr>
            <w:rFonts w:ascii="Times New Roman" w:hAnsi="Times New Roman"/>
            <w:color w:val="000000"/>
            <w:sz w:val="24"/>
            <w:szCs w:val="24"/>
          </w:rPr>
          <w:t xml:space="preserve"> The lowest values for dissolved oxygen (</w:t>
        </w:r>
        <w:r w:rsidRPr="006722D7">
          <w:rPr>
            <w:rFonts w:ascii="Times New Roman" w:hAnsi="Times New Roman"/>
            <w:sz w:val="24"/>
            <w:szCs w:val="24"/>
          </w:rPr>
          <w:t>6.61±2.56mg/L)</w:t>
        </w:r>
        <w:r w:rsidRPr="006722D7">
          <w:rPr>
            <w:rFonts w:ascii="Times New Roman" w:hAnsi="Times New Roman"/>
            <w:color w:val="000000"/>
            <w:sz w:val="24"/>
            <w:szCs w:val="24"/>
          </w:rPr>
          <w:t xml:space="preserve"> and conductivity (</w:t>
        </w:r>
        <w:r w:rsidRPr="006722D7">
          <w:rPr>
            <w:rFonts w:ascii="Times New Roman" w:hAnsi="Times New Roman"/>
            <w:sz w:val="24"/>
            <w:szCs w:val="24"/>
          </w:rPr>
          <w:t>826 ± 996 µS/cm)</w:t>
        </w:r>
        <w:r w:rsidRPr="006722D7">
          <w:rPr>
            <w:rFonts w:ascii="Times New Roman" w:hAnsi="Times New Roman"/>
            <w:color w:val="000000"/>
            <w:sz w:val="24"/>
            <w:szCs w:val="24"/>
          </w:rPr>
          <w:t xml:space="preserve"> were recorded at SBE1 and SBE3 respectively, whereas the lowest values for temperature (</w:t>
        </w:r>
        <w:r w:rsidRPr="006722D7">
          <w:rPr>
            <w:rFonts w:ascii="Times New Roman" w:hAnsi="Times New Roman"/>
            <w:sz w:val="24"/>
            <w:szCs w:val="24"/>
          </w:rPr>
          <w:t>27.91 ± 2.73</w:t>
        </w:r>
        <w:r w:rsidRPr="00CF2711">
          <w:rPr>
            <w:rFonts w:ascii="Times New Roman" w:hAnsi="Times New Roman"/>
            <w:sz w:val="24"/>
            <w:szCs w:val="24"/>
            <w:vertAlign w:val="superscript"/>
          </w:rPr>
          <w:t>O</w:t>
        </w:r>
        <w:r>
          <w:rPr>
            <w:rFonts w:ascii="Times New Roman" w:hAnsi="Times New Roman"/>
            <w:sz w:val="24"/>
            <w:szCs w:val="24"/>
          </w:rPr>
          <w:t>C</w:t>
        </w:r>
        <w:r w:rsidRPr="006722D7">
          <w:rPr>
            <w:rFonts w:ascii="Times New Roman" w:hAnsi="Times New Roman"/>
            <w:sz w:val="24"/>
            <w:szCs w:val="24"/>
          </w:rPr>
          <w:t xml:space="preserve">), salinity (0.49 ± 0.69mg/L), and total dissolved solids (601 ± 810mg/L) were </w:t>
        </w:r>
        <w:r w:rsidRPr="006722D7">
          <w:rPr>
            <w:rFonts w:ascii="Times New Roman" w:hAnsi="Times New Roman"/>
            <w:color w:val="000000"/>
            <w:sz w:val="24"/>
            <w:szCs w:val="24"/>
          </w:rPr>
          <w:t>recorded at SBE1, SBE3 and SBE3 sites, respectively (Table 1</w:t>
        </w:r>
        <w:r>
          <w:rPr>
            <w:rFonts w:ascii="Times New Roman" w:hAnsi="Times New Roman"/>
            <w:color w:val="000000"/>
            <w:sz w:val="24"/>
            <w:szCs w:val="24"/>
          </w:rPr>
          <w:t>6</w:t>
        </w:r>
        <w:r w:rsidRPr="006722D7">
          <w:rPr>
            <w:rFonts w:ascii="Times New Roman" w:hAnsi="Times New Roman"/>
            <w:color w:val="000000"/>
            <w:sz w:val="24"/>
            <w:szCs w:val="24"/>
          </w:rPr>
          <w:t>).</w:t>
        </w:r>
      </w:ins>
    </w:p>
    <w:p w14:paraId="59EF28FB" w14:textId="77777777" w:rsidR="00DE2415" w:rsidRPr="00AF54AF" w:rsidRDefault="00DE2415" w:rsidP="00DE2415">
      <w:pPr>
        <w:pStyle w:val="ThesisTables"/>
        <w:rPr>
          <w:ins w:id="223" w:author="Administrator" w:date="2023-08-28T11:54:00Z"/>
        </w:rPr>
      </w:pPr>
      <w:ins w:id="224" w:author="Administrator" w:date="2023-08-28T11:54:00Z">
        <w:r w:rsidRPr="00AF54AF">
          <w:t>Table 1</w:t>
        </w:r>
        <w:r>
          <w:t>6</w:t>
        </w:r>
        <w:r w:rsidRPr="00AF54AF">
          <w:t xml:space="preserve">: One-way analysis of variance test (ANOVA) for the significance of physicochemical parameters between </w:t>
        </w:r>
        <w:r>
          <w:t>sampling</w:t>
        </w:r>
        <w:r w:rsidRPr="00AF54AF">
          <w:t xml:space="preserve"> site</w:t>
        </w:r>
        <w:r>
          <w:t>s</w:t>
        </w:r>
        <w:r w:rsidRPr="00AF54AF">
          <w:t xml:space="preserve"> (SBE1, SBE2, SBE3, SBE4) expressed as (</w:t>
        </w:r>
        <w:r>
          <w:t>M</w:t>
        </w:r>
        <w:r w:rsidRPr="00AF54AF">
          <w:t>ean±</w:t>
        </w:r>
        <w:r>
          <w:t>SD</w:t>
        </w:r>
        <w:r w:rsidRPr="00AF54AF">
          <w:t>)</w:t>
        </w:r>
      </w:ins>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853"/>
        <w:gridCol w:w="1382"/>
        <w:gridCol w:w="1382"/>
        <w:gridCol w:w="1382"/>
        <w:gridCol w:w="1382"/>
        <w:gridCol w:w="979"/>
      </w:tblGrid>
      <w:tr w:rsidR="00DE2415" w:rsidRPr="00104287" w14:paraId="4C11506B" w14:textId="77777777" w:rsidTr="00867200">
        <w:trPr>
          <w:cantSplit/>
          <w:tblHeader/>
          <w:jc w:val="center"/>
          <w:ins w:id="225" w:author="Administrator" w:date="2023-08-28T11:54:00Z"/>
        </w:trPr>
        <w:tc>
          <w:tcPr>
            <w:tcW w:w="0" w:type="auto"/>
            <w:tcBorders>
              <w:top w:val="single" w:sz="4" w:space="0" w:color="auto"/>
              <w:bottom w:val="single" w:sz="4" w:space="0" w:color="auto"/>
            </w:tcBorders>
          </w:tcPr>
          <w:p w14:paraId="47040CCF" w14:textId="5EA43BF3" w:rsidR="00DE2415" w:rsidRPr="00104287" w:rsidRDefault="00DE2415" w:rsidP="00867200">
            <w:pPr>
              <w:keepNext/>
              <w:spacing w:after="60"/>
              <w:jc w:val="both"/>
              <w:rPr>
                <w:ins w:id="226" w:author="Administrator" w:date="2023-08-28T11:54:00Z"/>
                <w:rFonts w:ascii="Times New Roman" w:hAnsi="Times New Roman"/>
              </w:rPr>
            </w:pPr>
            <w:ins w:id="227" w:author="Administrator" w:date="2023-08-28T11:54:00Z">
              <w:r w:rsidRPr="00104287">
                <w:rPr>
                  <w:rFonts w:ascii="Times New Roman" w:hAnsi="Times New Roman"/>
                  <w:b/>
                  <w:lang w:val="en-US"/>
                </w:rPr>
                <w:t>p</w:t>
              </w:r>
              <w:r w:rsidRPr="00104287">
                <w:rPr>
                  <w:rFonts w:ascii="Times New Roman" w:hAnsi="Times New Roman"/>
                  <w:b/>
                </w:rPr>
                <w:t>arameters</w:t>
              </w:r>
            </w:ins>
          </w:p>
        </w:tc>
        <w:tc>
          <w:tcPr>
            <w:tcW w:w="0" w:type="auto"/>
            <w:tcBorders>
              <w:top w:val="single" w:sz="4" w:space="0" w:color="auto"/>
              <w:bottom w:val="single" w:sz="4" w:space="0" w:color="auto"/>
            </w:tcBorders>
          </w:tcPr>
          <w:p w14:paraId="016C430F" w14:textId="6C9DE0FB" w:rsidR="00DE2415" w:rsidRPr="00104287" w:rsidRDefault="00DE2415" w:rsidP="00867200">
            <w:pPr>
              <w:keepNext/>
              <w:spacing w:after="60"/>
              <w:jc w:val="both"/>
              <w:rPr>
                <w:ins w:id="228" w:author="Administrator" w:date="2023-08-28T11:54:00Z"/>
                <w:rFonts w:ascii="Times New Roman" w:hAnsi="Times New Roman"/>
              </w:rPr>
            </w:pPr>
            <w:ins w:id="229" w:author="Administrator" w:date="2023-08-28T11:54:00Z">
              <w:r w:rsidRPr="00104287">
                <w:rPr>
                  <w:rFonts w:ascii="Times New Roman" w:hAnsi="Times New Roman"/>
                  <w:b/>
                </w:rPr>
                <w:t>SBE1</w:t>
              </w:r>
            </w:ins>
            <w:ins w:id="230" w:author="Administrator" w:date="2023-08-28T11:56:00Z">
              <w:r>
                <w:rPr>
                  <w:rFonts w:ascii="Times New Roman" w:hAnsi="Times New Roman"/>
                  <w:b/>
                </w:rPr>
                <w:t xml:space="preserve"> (</w:t>
              </w:r>
            </w:ins>
            <w:ins w:id="231" w:author="Administrator" w:date="2023-08-28T11:54:00Z">
              <w:r w:rsidRPr="00104287">
                <w:rPr>
                  <w:rFonts w:ascii="Times New Roman" w:hAnsi="Times New Roman"/>
                </w:rPr>
                <w:t>52</w:t>
              </w:r>
            </w:ins>
            <w:ins w:id="232" w:author="Administrator" w:date="2023-08-28T11:56:00Z">
              <w:r>
                <w:rPr>
                  <w:rFonts w:ascii="Times New Roman" w:hAnsi="Times New Roman"/>
                </w:rPr>
                <w:t>)</w:t>
              </w:r>
            </w:ins>
          </w:p>
        </w:tc>
        <w:tc>
          <w:tcPr>
            <w:tcW w:w="0" w:type="auto"/>
            <w:tcBorders>
              <w:top w:val="single" w:sz="4" w:space="0" w:color="auto"/>
              <w:bottom w:val="single" w:sz="4" w:space="0" w:color="auto"/>
            </w:tcBorders>
          </w:tcPr>
          <w:p w14:paraId="31555278" w14:textId="65D19CD6" w:rsidR="00DE2415" w:rsidRPr="00104287" w:rsidRDefault="00DE2415" w:rsidP="00867200">
            <w:pPr>
              <w:keepNext/>
              <w:spacing w:after="60"/>
              <w:jc w:val="both"/>
              <w:rPr>
                <w:ins w:id="233" w:author="Administrator" w:date="2023-08-28T11:54:00Z"/>
                <w:rFonts w:ascii="Times New Roman" w:hAnsi="Times New Roman"/>
              </w:rPr>
            </w:pPr>
            <w:ins w:id="234" w:author="Administrator" w:date="2023-08-28T11:54:00Z">
              <w:r w:rsidRPr="00104287">
                <w:rPr>
                  <w:rFonts w:ascii="Times New Roman" w:hAnsi="Times New Roman"/>
                  <w:b/>
                </w:rPr>
                <w:t>SBE2</w:t>
              </w:r>
            </w:ins>
            <w:ins w:id="235" w:author="Administrator" w:date="2023-08-28T11:56:00Z">
              <w:r>
                <w:rPr>
                  <w:rFonts w:ascii="Times New Roman" w:hAnsi="Times New Roman"/>
                  <w:b/>
                </w:rPr>
                <w:t xml:space="preserve"> (</w:t>
              </w:r>
            </w:ins>
            <w:ins w:id="236" w:author="Administrator" w:date="2023-08-28T11:54:00Z">
              <w:r w:rsidRPr="00104287">
                <w:rPr>
                  <w:rFonts w:ascii="Times New Roman" w:hAnsi="Times New Roman"/>
                </w:rPr>
                <w:t>18</w:t>
              </w:r>
            </w:ins>
            <w:ins w:id="237" w:author="Administrator" w:date="2023-08-28T11:56:00Z">
              <w:r>
                <w:rPr>
                  <w:rFonts w:ascii="Times New Roman" w:hAnsi="Times New Roman"/>
                </w:rPr>
                <w:t>)</w:t>
              </w:r>
            </w:ins>
          </w:p>
        </w:tc>
        <w:tc>
          <w:tcPr>
            <w:tcW w:w="0" w:type="auto"/>
            <w:tcBorders>
              <w:top w:val="single" w:sz="4" w:space="0" w:color="auto"/>
              <w:bottom w:val="single" w:sz="4" w:space="0" w:color="auto"/>
            </w:tcBorders>
          </w:tcPr>
          <w:p w14:paraId="31498C07" w14:textId="59CCB55F" w:rsidR="00DE2415" w:rsidRPr="00104287" w:rsidRDefault="00DE2415" w:rsidP="00867200">
            <w:pPr>
              <w:keepNext/>
              <w:spacing w:after="60"/>
              <w:jc w:val="both"/>
              <w:rPr>
                <w:ins w:id="238" w:author="Administrator" w:date="2023-08-28T11:54:00Z"/>
                <w:rFonts w:ascii="Times New Roman" w:hAnsi="Times New Roman"/>
              </w:rPr>
            </w:pPr>
            <w:ins w:id="239" w:author="Administrator" w:date="2023-08-28T11:54:00Z">
              <w:r w:rsidRPr="00104287">
                <w:rPr>
                  <w:rFonts w:ascii="Times New Roman" w:hAnsi="Times New Roman"/>
                  <w:b/>
                </w:rPr>
                <w:t>SBE3</w:t>
              </w:r>
            </w:ins>
            <w:ins w:id="240" w:author="Administrator" w:date="2023-08-28T11:56:00Z">
              <w:r>
                <w:rPr>
                  <w:rFonts w:ascii="Times New Roman" w:hAnsi="Times New Roman"/>
                  <w:b/>
                </w:rPr>
                <w:t xml:space="preserve">  </w:t>
              </w:r>
            </w:ins>
            <w:ins w:id="241" w:author="Administrator" w:date="2023-08-28T11:57:00Z">
              <w:r>
                <w:rPr>
                  <w:rFonts w:ascii="Times New Roman" w:hAnsi="Times New Roman"/>
                  <w:b/>
                </w:rPr>
                <w:t>(</w:t>
              </w:r>
            </w:ins>
            <w:ins w:id="242" w:author="Administrator" w:date="2023-08-28T11:54:00Z">
              <w:r w:rsidRPr="00104287">
                <w:rPr>
                  <w:rFonts w:ascii="Times New Roman" w:hAnsi="Times New Roman"/>
                </w:rPr>
                <w:t>46</w:t>
              </w:r>
            </w:ins>
            <w:ins w:id="243" w:author="Administrator" w:date="2023-08-28T11:57:00Z">
              <w:r>
                <w:rPr>
                  <w:rFonts w:ascii="Times New Roman" w:hAnsi="Times New Roman"/>
                </w:rPr>
                <w:t>)</w:t>
              </w:r>
            </w:ins>
          </w:p>
        </w:tc>
        <w:tc>
          <w:tcPr>
            <w:tcW w:w="0" w:type="auto"/>
            <w:tcBorders>
              <w:top w:val="single" w:sz="4" w:space="0" w:color="auto"/>
              <w:bottom w:val="single" w:sz="4" w:space="0" w:color="auto"/>
            </w:tcBorders>
          </w:tcPr>
          <w:p w14:paraId="6D8DC3FE" w14:textId="043386ED" w:rsidR="00DE2415" w:rsidRPr="00104287" w:rsidRDefault="00DE2415" w:rsidP="00867200">
            <w:pPr>
              <w:keepNext/>
              <w:spacing w:after="60"/>
              <w:jc w:val="both"/>
              <w:rPr>
                <w:ins w:id="244" w:author="Administrator" w:date="2023-08-28T11:54:00Z"/>
                <w:rFonts w:ascii="Times New Roman" w:hAnsi="Times New Roman"/>
              </w:rPr>
            </w:pPr>
            <w:ins w:id="245" w:author="Administrator" w:date="2023-08-28T11:54:00Z">
              <w:r w:rsidRPr="00104287">
                <w:rPr>
                  <w:rFonts w:ascii="Times New Roman" w:hAnsi="Times New Roman"/>
                  <w:b/>
                </w:rPr>
                <w:t>SBE4</w:t>
              </w:r>
            </w:ins>
            <w:ins w:id="246" w:author="Administrator" w:date="2023-08-28T11:57:00Z">
              <w:r>
                <w:rPr>
                  <w:rFonts w:ascii="Times New Roman" w:hAnsi="Times New Roman"/>
                  <w:b/>
                </w:rPr>
                <w:t xml:space="preserve"> (</w:t>
              </w:r>
            </w:ins>
            <w:ins w:id="247" w:author="Administrator" w:date="2023-08-28T11:54:00Z">
              <w:r w:rsidRPr="00104287">
                <w:rPr>
                  <w:rFonts w:ascii="Times New Roman" w:hAnsi="Times New Roman"/>
                </w:rPr>
                <w:t>61</w:t>
              </w:r>
            </w:ins>
            <w:ins w:id="248" w:author="Administrator" w:date="2023-08-28T11:57:00Z">
              <w:r>
                <w:rPr>
                  <w:rFonts w:ascii="Times New Roman" w:hAnsi="Times New Roman"/>
                </w:rPr>
                <w:t>)</w:t>
              </w:r>
            </w:ins>
          </w:p>
        </w:tc>
        <w:tc>
          <w:tcPr>
            <w:tcW w:w="0" w:type="auto"/>
            <w:tcBorders>
              <w:top w:val="single" w:sz="4" w:space="0" w:color="auto"/>
              <w:bottom w:val="single" w:sz="4" w:space="0" w:color="auto"/>
            </w:tcBorders>
          </w:tcPr>
          <w:p w14:paraId="72A4C87D" w14:textId="77777777" w:rsidR="00DE2415" w:rsidRPr="00104287" w:rsidRDefault="00DE2415" w:rsidP="00867200">
            <w:pPr>
              <w:keepNext/>
              <w:spacing w:after="60"/>
              <w:jc w:val="both"/>
              <w:rPr>
                <w:ins w:id="249" w:author="Administrator" w:date="2023-08-28T11:54:00Z"/>
                <w:rFonts w:ascii="Times New Roman" w:hAnsi="Times New Roman"/>
                <w:lang w:val="en-US"/>
              </w:rPr>
            </w:pPr>
            <w:ins w:id="250" w:author="Administrator" w:date="2023-08-28T11:54:00Z">
              <w:r w:rsidRPr="00104287">
                <w:rPr>
                  <w:rFonts w:ascii="Times New Roman" w:hAnsi="Times New Roman"/>
                  <w:b/>
                </w:rPr>
                <w:t>P</w:t>
              </w:r>
              <w:r w:rsidRPr="00104287">
                <w:rPr>
                  <w:rFonts w:ascii="Times New Roman" w:hAnsi="Times New Roman"/>
                  <w:b/>
                  <w:lang w:val="en-US"/>
                </w:rPr>
                <w:t>&lt;0.005</w:t>
              </w:r>
            </w:ins>
          </w:p>
        </w:tc>
      </w:tr>
      <w:tr w:rsidR="00DE2415" w:rsidRPr="00104287" w14:paraId="710B913C" w14:textId="77777777" w:rsidTr="00867200">
        <w:trPr>
          <w:cantSplit/>
          <w:jc w:val="center"/>
          <w:ins w:id="251" w:author="Administrator" w:date="2023-08-28T11:54:00Z"/>
        </w:trPr>
        <w:tc>
          <w:tcPr>
            <w:tcW w:w="0" w:type="auto"/>
            <w:tcBorders>
              <w:top w:val="single" w:sz="4" w:space="0" w:color="auto"/>
            </w:tcBorders>
          </w:tcPr>
          <w:p w14:paraId="0F7EC3E3" w14:textId="77777777" w:rsidR="00DE2415" w:rsidRPr="00104287" w:rsidRDefault="00DE2415" w:rsidP="00867200">
            <w:pPr>
              <w:keepNext/>
              <w:spacing w:after="60"/>
              <w:jc w:val="both"/>
              <w:rPr>
                <w:ins w:id="252" w:author="Administrator" w:date="2023-08-28T11:54:00Z"/>
                <w:rFonts w:ascii="Times New Roman" w:hAnsi="Times New Roman"/>
              </w:rPr>
            </w:pPr>
            <w:ins w:id="253" w:author="Administrator" w:date="2023-08-28T11:54:00Z">
              <w:r w:rsidRPr="00104287">
                <w:rPr>
                  <w:rFonts w:ascii="Times New Roman" w:hAnsi="Times New Roman"/>
                </w:rPr>
                <w:t>pH</w:t>
              </w:r>
            </w:ins>
          </w:p>
        </w:tc>
        <w:tc>
          <w:tcPr>
            <w:tcW w:w="0" w:type="auto"/>
            <w:tcBorders>
              <w:top w:val="single" w:sz="4" w:space="0" w:color="auto"/>
            </w:tcBorders>
          </w:tcPr>
          <w:p w14:paraId="0D2D99F5" w14:textId="77777777" w:rsidR="00DE2415" w:rsidRPr="00104287" w:rsidRDefault="00DE2415" w:rsidP="00867200">
            <w:pPr>
              <w:keepNext/>
              <w:spacing w:after="60"/>
              <w:jc w:val="both"/>
              <w:rPr>
                <w:ins w:id="254" w:author="Administrator" w:date="2023-08-28T11:54:00Z"/>
                <w:rFonts w:ascii="Times New Roman" w:hAnsi="Times New Roman"/>
              </w:rPr>
            </w:pPr>
            <w:ins w:id="255" w:author="Administrator" w:date="2023-08-28T11:54:00Z">
              <w:r w:rsidRPr="00104287">
                <w:rPr>
                  <w:rFonts w:ascii="Times New Roman" w:hAnsi="Times New Roman"/>
                </w:rPr>
                <w:t>6.97 ±1.00</w:t>
              </w:r>
            </w:ins>
          </w:p>
        </w:tc>
        <w:tc>
          <w:tcPr>
            <w:tcW w:w="0" w:type="auto"/>
            <w:tcBorders>
              <w:top w:val="single" w:sz="4" w:space="0" w:color="auto"/>
            </w:tcBorders>
          </w:tcPr>
          <w:p w14:paraId="29781237" w14:textId="77777777" w:rsidR="00DE2415" w:rsidRPr="00104287" w:rsidRDefault="00DE2415" w:rsidP="00867200">
            <w:pPr>
              <w:keepNext/>
              <w:spacing w:after="60"/>
              <w:jc w:val="both"/>
              <w:rPr>
                <w:ins w:id="256" w:author="Administrator" w:date="2023-08-28T11:54:00Z"/>
                <w:rFonts w:ascii="Times New Roman" w:hAnsi="Times New Roman"/>
              </w:rPr>
            </w:pPr>
            <w:ins w:id="257" w:author="Administrator" w:date="2023-08-28T11:54:00Z">
              <w:r w:rsidRPr="00104287">
                <w:rPr>
                  <w:rFonts w:ascii="Times New Roman" w:hAnsi="Times New Roman"/>
                </w:rPr>
                <w:t>6.81±1.02</w:t>
              </w:r>
            </w:ins>
          </w:p>
        </w:tc>
        <w:tc>
          <w:tcPr>
            <w:tcW w:w="0" w:type="auto"/>
            <w:tcBorders>
              <w:top w:val="single" w:sz="4" w:space="0" w:color="auto"/>
            </w:tcBorders>
          </w:tcPr>
          <w:p w14:paraId="7E5F8305" w14:textId="77777777" w:rsidR="00DE2415" w:rsidRPr="00104287" w:rsidRDefault="00DE2415" w:rsidP="00867200">
            <w:pPr>
              <w:keepNext/>
              <w:spacing w:after="60"/>
              <w:jc w:val="both"/>
              <w:rPr>
                <w:ins w:id="258" w:author="Administrator" w:date="2023-08-28T11:54:00Z"/>
                <w:rFonts w:ascii="Times New Roman" w:hAnsi="Times New Roman"/>
              </w:rPr>
            </w:pPr>
            <w:ins w:id="259" w:author="Administrator" w:date="2023-08-28T11:54:00Z">
              <w:r w:rsidRPr="00104287">
                <w:rPr>
                  <w:rFonts w:ascii="Times New Roman" w:hAnsi="Times New Roman"/>
                </w:rPr>
                <w:t>7.18 ±1.19</w:t>
              </w:r>
            </w:ins>
          </w:p>
        </w:tc>
        <w:tc>
          <w:tcPr>
            <w:tcW w:w="0" w:type="auto"/>
            <w:tcBorders>
              <w:top w:val="single" w:sz="4" w:space="0" w:color="auto"/>
            </w:tcBorders>
          </w:tcPr>
          <w:p w14:paraId="31325C1D" w14:textId="77777777" w:rsidR="00DE2415" w:rsidRPr="00104287" w:rsidRDefault="00DE2415" w:rsidP="00867200">
            <w:pPr>
              <w:keepNext/>
              <w:spacing w:after="60"/>
              <w:jc w:val="both"/>
              <w:rPr>
                <w:ins w:id="260" w:author="Administrator" w:date="2023-08-28T11:54:00Z"/>
                <w:rFonts w:ascii="Times New Roman" w:hAnsi="Times New Roman"/>
              </w:rPr>
            </w:pPr>
            <w:ins w:id="261" w:author="Administrator" w:date="2023-08-28T11:54:00Z">
              <w:r w:rsidRPr="00104287">
                <w:rPr>
                  <w:rFonts w:ascii="Times New Roman" w:hAnsi="Times New Roman"/>
                </w:rPr>
                <w:t>6.97 ±1.07</w:t>
              </w:r>
            </w:ins>
          </w:p>
        </w:tc>
        <w:tc>
          <w:tcPr>
            <w:tcW w:w="0" w:type="auto"/>
            <w:tcBorders>
              <w:top w:val="single" w:sz="4" w:space="0" w:color="auto"/>
            </w:tcBorders>
          </w:tcPr>
          <w:p w14:paraId="7404A3C4" w14:textId="77777777" w:rsidR="00DE2415" w:rsidRPr="00104287" w:rsidRDefault="00DE2415" w:rsidP="00867200">
            <w:pPr>
              <w:keepNext/>
              <w:spacing w:after="60"/>
              <w:jc w:val="both"/>
              <w:rPr>
                <w:ins w:id="262" w:author="Administrator" w:date="2023-08-28T11:54:00Z"/>
                <w:rFonts w:ascii="Times New Roman" w:hAnsi="Times New Roman"/>
              </w:rPr>
            </w:pPr>
            <w:ins w:id="263" w:author="Administrator" w:date="2023-08-28T11:54:00Z">
              <w:r w:rsidRPr="00104287">
                <w:rPr>
                  <w:rFonts w:ascii="Times New Roman" w:hAnsi="Times New Roman"/>
                </w:rPr>
                <w:t>0.8</w:t>
              </w:r>
            </w:ins>
          </w:p>
        </w:tc>
      </w:tr>
      <w:tr w:rsidR="00DE2415" w:rsidRPr="00104287" w14:paraId="293D269D" w14:textId="77777777" w:rsidTr="00867200">
        <w:trPr>
          <w:cantSplit/>
          <w:jc w:val="center"/>
          <w:ins w:id="264" w:author="Administrator" w:date="2023-08-28T11:54:00Z"/>
        </w:trPr>
        <w:tc>
          <w:tcPr>
            <w:tcW w:w="0" w:type="auto"/>
          </w:tcPr>
          <w:p w14:paraId="63CF8E86" w14:textId="77777777" w:rsidR="00DE2415" w:rsidRPr="00104287" w:rsidRDefault="00DE2415" w:rsidP="00867200">
            <w:pPr>
              <w:keepNext/>
              <w:spacing w:after="60"/>
              <w:jc w:val="both"/>
              <w:rPr>
                <w:ins w:id="265" w:author="Administrator" w:date="2023-08-28T11:54:00Z"/>
                <w:rFonts w:ascii="Times New Roman" w:hAnsi="Times New Roman"/>
                <w:lang w:val="en-US"/>
              </w:rPr>
            </w:pPr>
            <w:ins w:id="266" w:author="Administrator" w:date="2023-08-28T11:54:00Z">
              <w:r w:rsidRPr="00104287">
                <w:rPr>
                  <w:rFonts w:ascii="Times New Roman" w:hAnsi="Times New Roman"/>
                </w:rPr>
                <w:t xml:space="preserve">Dissolved oxygen </w:t>
              </w:r>
              <w:r w:rsidRPr="00104287">
                <w:rPr>
                  <w:rFonts w:ascii="Times New Roman" w:hAnsi="Times New Roman"/>
                  <w:lang w:val="en-US"/>
                </w:rPr>
                <w:t>(</w:t>
              </w:r>
              <w:r w:rsidRPr="00104287">
                <w:rPr>
                  <w:rFonts w:ascii="Times New Roman" w:hAnsi="Times New Roman"/>
                </w:rPr>
                <w:t>mg/</w:t>
              </w:r>
              <w:r w:rsidRPr="00104287">
                <w:rPr>
                  <w:rFonts w:ascii="Times New Roman" w:hAnsi="Times New Roman"/>
                  <w:lang w:val="en-US"/>
                </w:rPr>
                <w:t>L)</w:t>
              </w:r>
            </w:ins>
          </w:p>
        </w:tc>
        <w:tc>
          <w:tcPr>
            <w:tcW w:w="0" w:type="auto"/>
          </w:tcPr>
          <w:p w14:paraId="2C9BA1E4" w14:textId="77777777" w:rsidR="00DE2415" w:rsidRPr="00104287" w:rsidRDefault="00DE2415" w:rsidP="00867200">
            <w:pPr>
              <w:keepNext/>
              <w:spacing w:after="60"/>
              <w:jc w:val="both"/>
              <w:rPr>
                <w:ins w:id="267" w:author="Administrator" w:date="2023-08-28T11:54:00Z"/>
                <w:rFonts w:ascii="Times New Roman" w:hAnsi="Times New Roman"/>
              </w:rPr>
            </w:pPr>
            <w:ins w:id="268" w:author="Administrator" w:date="2023-08-28T11:54:00Z">
              <w:r w:rsidRPr="00104287">
                <w:rPr>
                  <w:rFonts w:ascii="Times New Roman" w:hAnsi="Times New Roman"/>
                </w:rPr>
                <w:t>6.61±2.56</w:t>
              </w:r>
            </w:ins>
          </w:p>
        </w:tc>
        <w:tc>
          <w:tcPr>
            <w:tcW w:w="0" w:type="auto"/>
          </w:tcPr>
          <w:p w14:paraId="699E814A" w14:textId="77777777" w:rsidR="00DE2415" w:rsidRPr="00104287" w:rsidRDefault="00DE2415" w:rsidP="00867200">
            <w:pPr>
              <w:keepNext/>
              <w:spacing w:after="60"/>
              <w:jc w:val="both"/>
              <w:rPr>
                <w:ins w:id="269" w:author="Administrator" w:date="2023-08-28T11:54:00Z"/>
                <w:rFonts w:ascii="Times New Roman" w:hAnsi="Times New Roman"/>
              </w:rPr>
            </w:pPr>
            <w:ins w:id="270" w:author="Administrator" w:date="2023-08-28T11:54:00Z">
              <w:r w:rsidRPr="00104287">
                <w:rPr>
                  <w:rFonts w:ascii="Times New Roman" w:hAnsi="Times New Roman"/>
                </w:rPr>
                <w:t>6.65±2.58</w:t>
              </w:r>
            </w:ins>
          </w:p>
        </w:tc>
        <w:tc>
          <w:tcPr>
            <w:tcW w:w="0" w:type="auto"/>
          </w:tcPr>
          <w:p w14:paraId="00D2EF72" w14:textId="77777777" w:rsidR="00DE2415" w:rsidRPr="00104287" w:rsidRDefault="00DE2415" w:rsidP="00867200">
            <w:pPr>
              <w:keepNext/>
              <w:spacing w:after="60"/>
              <w:jc w:val="both"/>
              <w:rPr>
                <w:ins w:id="271" w:author="Administrator" w:date="2023-08-28T11:54:00Z"/>
                <w:rFonts w:ascii="Times New Roman" w:hAnsi="Times New Roman"/>
              </w:rPr>
            </w:pPr>
            <w:ins w:id="272" w:author="Administrator" w:date="2023-08-28T11:54:00Z">
              <w:r w:rsidRPr="00104287">
                <w:rPr>
                  <w:rFonts w:ascii="Times New Roman" w:hAnsi="Times New Roman"/>
                </w:rPr>
                <w:t>6.99 ± 2.74</w:t>
              </w:r>
            </w:ins>
          </w:p>
        </w:tc>
        <w:tc>
          <w:tcPr>
            <w:tcW w:w="0" w:type="auto"/>
          </w:tcPr>
          <w:p w14:paraId="373889AF" w14:textId="77777777" w:rsidR="00DE2415" w:rsidRPr="00104287" w:rsidRDefault="00DE2415" w:rsidP="00867200">
            <w:pPr>
              <w:keepNext/>
              <w:spacing w:after="60"/>
              <w:jc w:val="both"/>
              <w:rPr>
                <w:ins w:id="273" w:author="Administrator" w:date="2023-08-28T11:54:00Z"/>
                <w:rFonts w:ascii="Times New Roman" w:hAnsi="Times New Roman"/>
              </w:rPr>
            </w:pPr>
            <w:ins w:id="274" w:author="Administrator" w:date="2023-08-28T11:54:00Z">
              <w:r w:rsidRPr="00104287">
                <w:rPr>
                  <w:rFonts w:ascii="Times New Roman" w:hAnsi="Times New Roman"/>
                </w:rPr>
                <w:t>7.75 ± 2.72</w:t>
              </w:r>
            </w:ins>
          </w:p>
        </w:tc>
        <w:tc>
          <w:tcPr>
            <w:tcW w:w="0" w:type="auto"/>
          </w:tcPr>
          <w:p w14:paraId="0F06CAEE" w14:textId="77777777" w:rsidR="00DE2415" w:rsidRPr="00104287" w:rsidRDefault="00DE2415" w:rsidP="00867200">
            <w:pPr>
              <w:keepNext/>
              <w:spacing w:after="60"/>
              <w:jc w:val="both"/>
              <w:rPr>
                <w:ins w:id="275" w:author="Administrator" w:date="2023-08-28T11:54:00Z"/>
                <w:rFonts w:ascii="Times New Roman" w:hAnsi="Times New Roman"/>
              </w:rPr>
            </w:pPr>
            <w:ins w:id="276" w:author="Administrator" w:date="2023-08-28T11:54:00Z">
              <w:r w:rsidRPr="00104287">
                <w:rPr>
                  <w:rFonts w:ascii="Times New Roman" w:hAnsi="Times New Roman"/>
                </w:rPr>
                <w:t>0.5</w:t>
              </w:r>
            </w:ins>
          </w:p>
        </w:tc>
      </w:tr>
      <w:tr w:rsidR="00DE2415" w:rsidRPr="00104287" w14:paraId="7AEE93AD" w14:textId="77777777" w:rsidTr="00867200">
        <w:trPr>
          <w:cantSplit/>
          <w:jc w:val="center"/>
          <w:ins w:id="277" w:author="Administrator" w:date="2023-08-28T11:54:00Z"/>
        </w:trPr>
        <w:tc>
          <w:tcPr>
            <w:tcW w:w="0" w:type="auto"/>
          </w:tcPr>
          <w:p w14:paraId="314611FF" w14:textId="77777777" w:rsidR="00DE2415" w:rsidRPr="00104287" w:rsidRDefault="00DE2415" w:rsidP="00867200">
            <w:pPr>
              <w:keepNext/>
              <w:spacing w:after="60"/>
              <w:jc w:val="both"/>
              <w:rPr>
                <w:ins w:id="278" w:author="Administrator" w:date="2023-08-28T11:54:00Z"/>
                <w:rFonts w:ascii="Times New Roman" w:hAnsi="Times New Roman"/>
              </w:rPr>
            </w:pPr>
            <w:ins w:id="279" w:author="Administrator" w:date="2023-08-28T11:54:00Z">
              <w:r w:rsidRPr="00104287">
                <w:rPr>
                  <w:rFonts w:ascii="Times New Roman" w:hAnsi="Times New Roman"/>
                </w:rPr>
                <w:t>Conductivity (EC) (µS/cm)</w:t>
              </w:r>
            </w:ins>
          </w:p>
        </w:tc>
        <w:tc>
          <w:tcPr>
            <w:tcW w:w="0" w:type="auto"/>
          </w:tcPr>
          <w:p w14:paraId="682D2A71" w14:textId="77777777" w:rsidR="00DE2415" w:rsidRPr="00104287" w:rsidRDefault="00DE2415" w:rsidP="00867200">
            <w:pPr>
              <w:keepNext/>
              <w:spacing w:after="60"/>
              <w:jc w:val="both"/>
              <w:rPr>
                <w:ins w:id="280" w:author="Administrator" w:date="2023-08-28T11:54:00Z"/>
                <w:rFonts w:ascii="Times New Roman" w:hAnsi="Times New Roman"/>
              </w:rPr>
            </w:pPr>
            <w:ins w:id="281" w:author="Administrator" w:date="2023-08-28T11:54:00Z">
              <w:r w:rsidRPr="00104287">
                <w:rPr>
                  <w:rFonts w:ascii="Times New Roman" w:hAnsi="Times New Roman"/>
                </w:rPr>
                <w:t>937 ± 1,081</w:t>
              </w:r>
            </w:ins>
          </w:p>
        </w:tc>
        <w:tc>
          <w:tcPr>
            <w:tcW w:w="0" w:type="auto"/>
          </w:tcPr>
          <w:p w14:paraId="27C223D8" w14:textId="77777777" w:rsidR="00DE2415" w:rsidRPr="00104287" w:rsidRDefault="00DE2415" w:rsidP="00867200">
            <w:pPr>
              <w:keepNext/>
              <w:spacing w:after="60"/>
              <w:jc w:val="both"/>
              <w:rPr>
                <w:ins w:id="282" w:author="Administrator" w:date="2023-08-28T11:54:00Z"/>
                <w:rFonts w:ascii="Times New Roman" w:hAnsi="Times New Roman"/>
              </w:rPr>
            </w:pPr>
            <w:ins w:id="283" w:author="Administrator" w:date="2023-08-28T11:54:00Z">
              <w:r w:rsidRPr="00104287">
                <w:rPr>
                  <w:rFonts w:ascii="Times New Roman" w:hAnsi="Times New Roman"/>
                </w:rPr>
                <w:t>952 ± 1,153</w:t>
              </w:r>
            </w:ins>
          </w:p>
        </w:tc>
        <w:tc>
          <w:tcPr>
            <w:tcW w:w="0" w:type="auto"/>
          </w:tcPr>
          <w:p w14:paraId="5DE5D36F" w14:textId="77777777" w:rsidR="00DE2415" w:rsidRPr="00104287" w:rsidRDefault="00DE2415" w:rsidP="00867200">
            <w:pPr>
              <w:keepNext/>
              <w:spacing w:after="60"/>
              <w:jc w:val="both"/>
              <w:rPr>
                <w:ins w:id="284" w:author="Administrator" w:date="2023-08-28T11:54:00Z"/>
                <w:rFonts w:ascii="Times New Roman" w:hAnsi="Times New Roman"/>
              </w:rPr>
            </w:pPr>
            <w:ins w:id="285" w:author="Administrator" w:date="2023-08-28T11:54:00Z">
              <w:r w:rsidRPr="00104287">
                <w:rPr>
                  <w:rFonts w:ascii="Times New Roman" w:hAnsi="Times New Roman"/>
                </w:rPr>
                <w:t>826 ± 996</w:t>
              </w:r>
            </w:ins>
          </w:p>
        </w:tc>
        <w:tc>
          <w:tcPr>
            <w:tcW w:w="0" w:type="auto"/>
          </w:tcPr>
          <w:p w14:paraId="54ED2B7B" w14:textId="77777777" w:rsidR="00DE2415" w:rsidRPr="00104287" w:rsidRDefault="00DE2415" w:rsidP="00867200">
            <w:pPr>
              <w:keepNext/>
              <w:spacing w:after="60"/>
              <w:jc w:val="both"/>
              <w:rPr>
                <w:ins w:id="286" w:author="Administrator" w:date="2023-08-28T11:54:00Z"/>
                <w:rFonts w:ascii="Times New Roman" w:hAnsi="Times New Roman"/>
              </w:rPr>
            </w:pPr>
            <w:ins w:id="287" w:author="Administrator" w:date="2023-08-28T11:54:00Z">
              <w:r w:rsidRPr="00104287">
                <w:rPr>
                  <w:rFonts w:ascii="Times New Roman" w:hAnsi="Times New Roman"/>
                </w:rPr>
                <w:t>984 ± 1,143</w:t>
              </w:r>
            </w:ins>
          </w:p>
        </w:tc>
        <w:tc>
          <w:tcPr>
            <w:tcW w:w="0" w:type="auto"/>
          </w:tcPr>
          <w:p w14:paraId="29A9E593" w14:textId="77777777" w:rsidR="00DE2415" w:rsidRPr="00104287" w:rsidRDefault="00DE2415" w:rsidP="00867200">
            <w:pPr>
              <w:keepNext/>
              <w:spacing w:after="60"/>
              <w:jc w:val="both"/>
              <w:rPr>
                <w:ins w:id="288" w:author="Administrator" w:date="2023-08-28T11:54:00Z"/>
                <w:rFonts w:ascii="Times New Roman" w:hAnsi="Times New Roman"/>
              </w:rPr>
            </w:pPr>
            <w:ins w:id="289" w:author="Administrator" w:date="2023-08-28T11:54:00Z">
              <w:r w:rsidRPr="00104287">
                <w:rPr>
                  <w:rFonts w:ascii="Times New Roman" w:hAnsi="Times New Roman"/>
                </w:rPr>
                <w:t>0.9</w:t>
              </w:r>
            </w:ins>
          </w:p>
        </w:tc>
      </w:tr>
      <w:tr w:rsidR="00DE2415" w:rsidRPr="00104287" w14:paraId="612A6BB0" w14:textId="77777777" w:rsidTr="00867200">
        <w:trPr>
          <w:cantSplit/>
          <w:jc w:val="center"/>
          <w:ins w:id="290" w:author="Administrator" w:date="2023-08-28T11:54:00Z"/>
        </w:trPr>
        <w:tc>
          <w:tcPr>
            <w:tcW w:w="0" w:type="auto"/>
          </w:tcPr>
          <w:p w14:paraId="23FC81EE" w14:textId="77777777" w:rsidR="00DE2415" w:rsidRPr="00104287" w:rsidRDefault="00DE2415" w:rsidP="00867200">
            <w:pPr>
              <w:keepNext/>
              <w:spacing w:after="60"/>
              <w:jc w:val="both"/>
              <w:rPr>
                <w:ins w:id="291" w:author="Administrator" w:date="2023-08-28T11:54:00Z"/>
                <w:rFonts w:ascii="Times New Roman" w:hAnsi="Times New Roman"/>
              </w:rPr>
            </w:pPr>
            <w:ins w:id="292" w:author="Administrator" w:date="2023-08-28T11:54:00Z">
              <w:r w:rsidRPr="00104287">
                <w:rPr>
                  <w:rFonts w:ascii="Times New Roman" w:hAnsi="Times New Roman"/>
                </w:rPr>
                <w:t>Temp (°c)</w:t>
              </w:r>
            </w:ins>
          </w:p>
        </w:tc>
        <w:tc>
          <w:tcPr>
            <w:tcW w:w="0" w:type="auto"/>
          </w:tcPr>
          <w:p w14:paraId="29114C06" w14:textId="77777777" w:rsidR="00DE2415" w:rsidRPr="00104287" w:rsidRDefault="00DE2415" w:rsidP="00867200">
            <w:pPr>
              <w:keepNext/>
              <w:spacing w:after="60"/>
              <w:jc w:val="both"/>
              <w:rPr>
                <w:ins w:id="293" w:author="Administrator" w:date="2023-08-28T11:54:00Z"/>
                <w:rFonts w:ascii="Times New Roman" w:hAnsi="Times New Roman"/>
              </w:rPr>
            </w:pPr>
            <w:ins w:id="294" w:author="Administrator" w:date="2023-08-28T11:54:00Z">
              <w:r w:rsidRPr="00104287">
                <w:rPr>
                  <w:rFonts w:ascii="Times New Roman" w:hAnsi="Times New Roman"/>
                </w:rPr>
                <w:t>27.91 ± 2.73</w:t>
              </w:r>
            </w:ins>
          </w:p>
        </w:tc>
        <w:tc>
          <w:tcPr>
            <w:tcW w:w="0" w:type="auto"/>
          </w:tcPr>
          <w:p w14:paraId="179E3D60" w14:textId="77777777" w:rsidR="00DE2415" w:rsidRPr="00104287" w:rsidRDefault="00DE2415" w:rsidP="00867200">
            <w:pPr>
              <w:keepNext/>
              <w:spacing w:after="60"/>
              <w:jc w:val="both"/>
              <w:rPr>
                <w:ins w:id="295" w:author="Administrator" w:date="2023-08-28T11:54:00Z"/>
                <w:rFonts w:ascii="Times New Roman" w:hAnsi="Times New Roman"/>
              </w:rPr>
            </w:pPr>
            <w:ins w:id="296" w:author="Administrator" w:date="2023-08-28T11:54:00Z">
              <w:r w:rsidRPr="00104287">
                <w:rPr>
                  <w:rFonts w:ascii="Times New Roman" w:hAnsi="Times New Roman"/>
                </w:rPr>
                <w:t>29.62 ± 2.50</w:t>
              </w:r>
            </w:ins>
          </w:p>
        </w:tc>
        <w:tc>
          <w:tcPr>
            <w:tcW w:w="0" w:type="auto"/>
          </w:tcPr>
          <w:p w14:paraId="2CA55262" w14:textId="77777777" w:rsidR="00DE2415" w:rsidRPr="00104287" w:rsidRDefault="00DE2415" w:rsidP="00867200">
            <w:pPr>
              <w:keepNext/>
              <w:spacing w:after="60"/>
              <w:jc w:val="both"/>
              <w:rPr>
                <w:ins w:id="297" w:author="Administrator" w:date="2023-08-28T11:54:00Z"/>
                <w:rFonts w:ascii="Times New Roman" w:hAnsi="Times New Roman"/>
              </w:rPr>
            </w:pPr>
            <w:ins w:id="298" w:author="Administrator" w:date="2023-08-28T11:54:00Z">
              <w:r w:rsidRPr="00104287">
                <w:rPr>
                  <w:rFonts w:ascii="Times New Roman" w:hAnsi="Times New Roman"/>
                </w:rPr>
                <w:t>28.51 ± 2.54</w:t>
              </w:r>
            </w:ins>
          </w:p>
        </w:tc>
        <w:tc>
          <w:tcPr>
            <w:tcW w:w="0" w:type="auto"/>
          </w:tcPr>
          <w:p w14:paraId="5D565084" w14:textId="77777777" w:rsidR="00DE2415" w:rsidRPr="00104287" w:rsidRDefault="00DE2415" w:rsidP="00867200">
            <w:pPr>
              <w:keepNext/>
              <w:spacing w:after="60"/>
              <w:jc w:val="both"/>
              <w:rPr>
                <w:ins w:id="299" w:author="Administrator" w:date="2023-08-28T11:54:00Z"/>
                <w:rFonts w:ascii="Times New Roman" w:hAnsi="Times New Roman"/>
              </w:rPr>
            </w:pPr>
            <w:ins w:id="300" w:author="Administrator" w:date="2023-08-28T11:54:00Z">
              <w:r w:rsidRPr="00104287">
                <w:rPr>
                  <w:rFonts w:ascii="Times New Roman" w:hAnsi="Times New Roman"/>
                </w:rPr>
                <w:t>28.78 ± 2.65</w:t>
              </w:r>
            </w:ins>
          </w:p>
        </w:tc>
        <w:tc>
          <w:tcPr>
            <w:tcW w:w="0" w:type="auto"/>
          </w:tcPr>
          <w:p w14:paraId="535BCCC4" w14:textId="77777777" w:rsidR="00DE2415" w:rsidRPr="00104287" w:rsidRDefault="00DE2415" w:rsidP="00867200">
            <w:pPr>
              <w:keepNext/>
              <w:spacing w:after="60"/>
              <w:jc w:val="both"/>
              <w:rPr>
                <w:ins w:id="301" w:author="Administrator" w:date="2023-08-28T11:54:00Z"/>
                <w:rFonts w:ascii="Times New Roman" w:hAnsi="Times New Roman"/>
              </w:rPr>
            </w:pPr>
            <w:ins w:id="302" w:author="Administrator" w:date="2023-08-28T11:54:00Z">
              <w:r w:rsidRPr="00104287">
                <w:rPr>
                  <w:rFonts w:ascii="Times New Roman" w:hAnsi="Times New Roman"/>
                </w:rPr>
                <w:t>0.4</w:t>
              </w:r>
            </w:ins>
          </w:p>
        </w:tc>
      </w:tr>
      <w:tr w:rsidR="00DE2415" w:rsidRPr="00104287" w14:paraId="1F35C1A5" w14:textId="77777777" w:rsidTr="00867200">
        <w:trPr>
          <w:cantSplit/>
          <w:jc w:val="center"/>
          <w:ins w:id="303" w:author="Administrator" w:date="2023-08-28T11:54:00Z"/>
        </w:trPr>
        <w:tc>
          <w:tcPr>
            <w:tcW w:w="0" w:type="auto"/>
          </w:tcPr>
          <w:p w14:paraId="2B8FECE7" w14:textId="77777777" w:rsidR="00DE2415" w:rsidRPr="00104287" w:rsidRDefault="00DE2415" w:rsidP="00867200">
            <w:pPr>
              <w:keepNext/>
              <w:spacing w:after="60"/>
              <w:jc w:val="both"/>
              <w:rPr>
                <w:ins w:id="304" w:author="Administrator" w:date="2023-08-28T11:54:00Z"/>
                <w:rFonts w:ascii="Times New Roman" w:hAnsi="Times New Roman"/>
              </w:rPr>
            </w:pPr>
            <w:ins w:id="305" w:author="Administrator" w:date="2023-08-28T11:54:00Z">
              <w:r w:rsidRPr="00104287">
                <w:rPr>
                  <w:rFonts w:ascii="Times New Roman" w:hAnsi="Times New Roman"/>
                </w:rPr>
                <w:t>Salinity (</w:t>
              </w:r>
              <w:r w:rsidRPr="00104287">
                <w:rPr>
                  <w:rFonts w:ascii="Times New Roman" w:hAnsi="Times New Roman"/>
                  <w:lang w:val="en-US"/>
                </w:rPr>
                <w:t>mg/L</w:t>
              </w:r>
              <w:r w:rsidRPr="00104287">
                <w:rPr>
                  <w:rFonts w:ascii="Times New Roman" w:hAnsi="Times New Roman"/>
                </w:rPr>
                <w:t>)</w:t>
              </w:r>
            </w:ins>
          </w:p>
        </w:tc>
        <w:tc>
          <w:tcPr>
            <w:tcW w:w="0" w:type="auto"/>
          </w:tcPr>
          <w:p w14:paraId="4B80158F" w14:textId="77777777" w:rsidR="00DE2415" w:rsidRPr="00104287" w:rsidRDefault="00DE2415" w:rsidP="00867200">
            <w:pPr>
              <w:keepNext/>
              <w:spacing w:after="60"/>
              <w:jc w:val="both"/>
              <w:rPr>
                <w:ins w:id="306" w:author="Administrator" w:date="2023-08-28T11:54:00Z"/>
                <w:rFonts w:ascii="Times New Roman" w:hAnsi="Times New Roman"/>
              </w:rPr>
            </w:pPr>
            <w:ins w:id="307" w:author="Administrator" w:date="2023-08-28T11:54:00Z">
              <w:r w:rsidRPr="00104287">
                <w:rPr>
                  <w:rFonts w:ascii="Times New Roman" w:hAnsi="Times New Roman"/>
                </w:rPr>
                <w:t>0.61 ± 0.80</w:t>
              </w:r>
            </w:ins>
          </w:p>
        </w:tc>
        <w:tc>
          <w:tcPr>
            <w:tcW w:w="0" w:type="auto"/>
          </w:tcPr>
          <w:p w14:paraId="0BC7FF45" w14:textId="77777777" w:rsidR="00DE2415" w:rsidRPr="00104287" w:rsidRDefault="00DE2415" w:rsidP="00867200">
            <w:pPr>
              <w:keepNext/>
              <w:spacing w:after="60"/>
              <w:jc w:val="both"/>
              <w:rPr>
                <w:ins w:id="308" w:author="Administrator" w:date="2023-08-28T11:54:00Z"/>
                <w:rFonts w:ascii="Times New Roman" w:hAnsi="Times New Roman"/>
              </w:rPr>
            </w:pPr>
            <w:ins w:id="309" w:author="Administrator" w:date="2023-08-28T11:54:00Z">
              <w:r w:rsidRPr="00104287">
                <w:rPr>
                  <w:rFonts w:ascii="Times New Roman" w:hAnsi="Times New Roman"/>
                </w:rPr>
                <w:t>0.64 ± 0.80</w:t>
              </w:r>
            </w:ins>
          </w:p>
        </w:tc>
        <w:tc>
          <w:tcPr>
            <w:tcW w:w="0" w:type="auto"/>
          </w:tcPr>
          <w:p w14:paraId="1298B843" w14:textId="77777777" w:rsidR="00DE2415" w:rsidRPr="00104287" w:rsidRDefault="00DE2415" w:rsidP="00867200">
            <w:pPr>
              <w:keepNext/>
              <w:spacing w:after="60"/>
              <w:jc w:val="both"/>
              <w:rPr>
                <w:ins w:id="310" w:author="Administrator" w:date="2023-08-28T11:54:00Z"/>
                <w:rFonts w:ascii="Times New Roman" w:hAnsi="Times New Roman"/>
              </w:rPr>
            </w:pPr>
            <w:ins w:id="311" w:author="Administrator" w:date="2023-08-28T11:54:00Z">
              <w:r w:rsidRPr="00104287">
                <w:rPr>
                  <w:rFonts w:ascii="Times New Roman" w:hAnsi="Times New Roman"/>
                </w:rPr>
                <w:t>0.49 ± 0.69</w:t>
              </w:r>
            </w:ins>
          </w:p>
        </w:tc>
        <w:tc>
          <w:tcPr>
            <w:tcW w:w="0" w:type="auto"/>
          </w:tcPr>
          <w:p w14:paraId="07E18CAE" w14:textId="77777777" w:rsidR="00DE2415" w:rsidRPr="00104287" w:rsidRDefault="00DE2415" w:rsidP="00867200">
            <w:pPr>
              <w:keepNext/>
              <w:spacing w:after="60"/>
              <w:jc w:val="both"/>
              <w:rPr>
                <w:ins w:id="312" w:author="Administrator" w:date="2023-08-28T11:54:00Z"/>
                <w:rFonts w:ascii="Times New Roman" w:hAnsi="Times New Roman"/>
              </w:rPr>
            </w:pPr>
            <w:ins w:id="313" w:author="Administrator" w:date="2023-08-28T11:54:00Z">
              <w:r w:rsidRPr="00104287">
                <w:rPr>
                  <w:rFonts w:ascii="Times New Roman" w:hAnsi="Times New Roman"/>
                </w:rPr>
                <w:t>0.59 ± 0.73</w:t>
              </w:r>
            </w:ins>
          </w:p>
        </w:tc>
        <w:tc>
          <w:tcPr>
            <w:tcW w:w="0" w:type="auto"/>
          </w:tcPr>
          <w:p w14:paraId="72DE945F" w14:textId="77777777" w:rsidR="00DE2415" w:rsidRPr="00104287" w:rsidRDefault="00DE2415" w:rsidP="00867200">
            <w:pPr>
              <w:keepNext/>
              <w:spacing w:after="60"/>
              <w:jc w:val="both"/>
              <w:rPr>
                <w:ins w:id="314" w:author="Administrator" w:date="2023-08-28T11:54:00Z"/>
                <w:rFonts w:ascii="Times New Roman" w:hAnsi="Times New Roman"/>
              </w:rPr>
            </w:pPr>
            <w:ins w:id="315" w:author="Administrator" w:date="2023-08-28T11:54:00Z">
              <w:r w:rsidRPr="00104287">
                <w:rPr>
                  <w:rFonts w:ascii="Times New Roman" w:hAnsi="Times New Roman"/>
                </w:rPr>
                <w:t>0.9</w:t>
              </w:r>
            </w:ins>
          </w:p>
        </w:tc>
      </w:tr>
      <w:tr w:rsidR="00DE2415" w:rsidRPr="00104287" w14:paraId="778AB4A6" w14:textId="77777777" w:rsidTr="00867200">
        <w:trPr>
          <w:cantSplit/>
          <w:jc w:val="center"/>
          <w:ins w:id="316" w:author="Administrator" w:date="2023-08-28T11:54:00Z"/>
        </w:trPr>
        <w:tc>
          <w:tcPr>
            <w:tcW w:w="0" w:type="auto"/>
          </w:tcPr>
          <w:p w14:paraId="6F853804" w14:textId="77777777" w:rsidR="00DE2415" w:rsidRPr="00104287" w:rsidRDefault="00DE2415" w:rsidP="00867200">
            <w:pPr>
              <w:keepNext/>
              <w:spacing w:after="60"/>
              <w:jc w:val="both"/>
              <w:rPr>
                <w:ins w:id="317" w:author="Administrator" w:date="2023-08-28T11:54:00Z"/>
                <w:rFonts w:ascii="Times New Roman" w:hAnsi="Times New Roman"/>
              </w:rPr>
            </w:pPr>
            <w:ins w:id="318" w:author="Administrator" w:date="2023-08-28T11:54:00Z">
              <w:r w:rsidRPr="00104287">
                <w:rPr>
                  <w:rFonts w:ascii="Times New Roman" w:hAnsi="Times New Roman"/>
                </w:rPr>
                <w:t>TDS (mg/l)</w:t>
              </w:r>
            </w:ins>
          </w:p>
        </w:tc>
        <w:tc>
          <w:tcPr>
            <w:tcW w:w="0" w:type="auto"/>
          </w:tcPr>
          <w:p w14:paraId="64C2F22E" w14:textId="77777777" w:rsidR="00DE2415" w:rsidRPr="00104287" w:rsidRDefault="00DE2415" w:rsidP="00867200">
            <w:pPr>
              <w:keepNext/>
              <w:spacing w:after="60"/>
              <w:jc w:val="both"/>
              <w:rPr>
                <w:ins w:id="319" w:author="Administrator" w:date="2023-08-28T11:54:00Z"/>
                <w:rFonts w:ascii="Times New Roman" w:hAnsi="Times New Roman"/>
              </w:rPr>
            </w:pPr>
            <w:ins w:id="320" w:author="Administrator" w:date="2023-08-28T11:54:00Z">
              <w:r w:rsidRPr="00104287">
                <w:rPr>
                  <w:rFonts w:ascii="Times New Roman" w:hAnsi="Times New Roman"/>
                </w:rPr>
                <w:t>778 ± 885</w:t>
              </w:r>
            </w:ins>
          </w:p>
        </w:tc>
        <w:tc>
          <w:tcPr>
            <w:tcW w:w="0" w:type="auto"/>
          </w:tcPr>
          <w:p w14:paraId="25D1AAF3" w14:textId="77777777" w:rsidR="00DE2415" w:rsidRPr="00104287" w:rsidRDefault="00DE2415" w:rsidP="00867200">
            <w:pPr>
              <w:keepNext/>
              <w:spacing w:after="60"/>
              <w:jc w:val="both"/>
              <w:rPr>
                <w:ins w:id="321" w:author="Administrator" w:date="2023-08-28T11:54:00Z"/>
                <w:rFonts w:ascii="Times New Roman" w:hAnsi="Times New Roman"/>
              </w:rPr>
            </w:pPr>
            <w:ins w:id="322" w:author="Administrator" w:date="2023-08-28T11:54:00Z">
              <w:r w:rsidRPr="00104287">
                <w:rPr>
                  <w:rFonts w:ascii="Times New Roman" w:hAnsi="Times New Roman"/>
                </w:rPr>
                <w:t>837 ± 983</w:t>
              </w:r>
            </w:ins>
          </w:p>
        </w:tc>
        <w:tc>
          <w:tcPr>
            <w:tcW w:w="0" w:type="auto"/>
          </w:tcPr>
          <w:p w14:paraId="7797F6C1" w14:textId="77777777" w:rsidR="00DE2415" w:rsidRPr="00104287" w:rsidRDefault="00DE2415" w:rsidP="00867200">
            <w:pPr>
              <w:keepNext/>
              <w:spacing w:after="60"/>
              <w:jc w:val="both"/>
              <w:rPr>
                <w:ins w:id="323" w:author="Administrator" w:date="2023-08-28T11:54:00Z"/>
                <w:rFonts w:ascii="Times New Roman" w:hAnsi="Times New Roman"/>
              </w:rPr>
            </w:pPr>
            <w:ins w:id="324" w:author="Administrator" w:date="2023-08-28T11:54:00Z">
              <w:r w:rsidRPr="00104287">
                <w:rPr>
                  <w:rFonts w:ascii="Times New Roman" w:hAnsi="Times New Roman"/>
                </w:rPr>
                <w:t>601 ± 810</w:t>
              </w:r>
            </w:ins>
          </w:p>
        </w:tc>
        <w:tc>
          <w:tcPr>
            <w:tcW w:w="0" w:type="auto"/>
          </w:tcPr>
          <w:p w14:paraId="1BE23916" w14:textId="77777777" w:rsidR="00DE2415" w:rsidRPr="00104287" w:rsidRDefault="00DE2415" w:rsidP="00867200">
            <w:pPr>
              <w:keepNext/>
              <w:spacing w:after="60"/>
              <w:jc w:val="both"/>
              <w:rPr>
                <w:ins w:id="325" w:author="Administrator" w:date="2023-08-28T11:54:00Z"/>
                <w:rFonts w:ascii="Times New Roman" w:hAnsi="Times New Roman"/>
              </w:rPr>
            </w:pPr>
            <w:ins w:id="326" w:author="Administrator" w:date="2023-08-28T11:54:00Z">
              <w:r w:rsidRPr="00104287">
                <w:rPr>
                  <w:rFonts w:ascii="Times New Roman" w:hAnsi="Times New Roman"/>
                </w:rPr>
                <w:t>741 ± 860</w:t>
              </w:r>
            </w:ins>
          </w:p>
        </w:tc>
        <w:tc>
          <w:tcPr>
            <w:tcW w:w="0" w:type="auto"/>
          </w:tcPr>
          <w:p w14:paraId="50B4B4EB" w14:textId="77777777" w:rsidR="00DE2415" w:rsidRPr="00104287" w:rsidRDefault="00DE2415" w:rsidP="00867200">
            <w:pPr>
              <w:keepNext/>
              <w:spacing w:after="60"/>
              <w:jc w:val="both"/>
              <w:rPr>
                <w:ins w:id="327" w:author="Administrator" w:date="2023-08-28T11:54:00Z"/>
                <w:rFonts w:ascii="Times New Roman" w:hAnsi="Times New Roman"/>
              </w:rPr>
            </w:pPr>
            <w:ins w:id="328" w:author="Administrator" w:date="2023-08-28T11:54:00Z">
              <w:r w:rsidRPr="00104287">
                <w:rPr>
                  <w:rFonts w:ascii="Times New Roman" w:hAnsi="Times New Roman"/>
                </w:rPr>
                <w:t>0.8</w:t>
              </w:r>
            </w:ins>
          </w:p>
        </w:tc>
      </w:tr>
    </w:tbl>
    <w:p w14:paraId="30215270" w14:textId="77777777" w:rsidR="00DE2415" w:rsidRDefault="00DE2415" w:rsidP="00DE2415">
      <w:pPr>
        <w:spacing w:line="480" w:lineRule="auto"/>
        <w:jc w:val="both"/>
        <w:rPr>
          <w:ins w:id="329" w:author="Administrator" w:date="2023-08-28T12:36:00Z"/>
          <w:rFonts w:ascii="Times New Roman" w:hAnsi="Times New Roman"/>
          <w:color w:val="000000" w:themeColor="text1"/>
          <w:sz w:val="24"/>
          <w:szCs w:val="24"/>
        </w:rPr>
      </w:pPr>
    </w:p>
    <w:p w14:paraId="1D7540CC" w14:textId="37A4CBB7" w:rsidR="0082037F" w:rsidRDefault="0082037F" w:rsidP="00DE2415">
      <w:pPr>
        <w:spacing w:line="480" w:lineRule="auto"/>
        <w:jc w:val="both"/>
        <w:rPr>
          <w:ins w:id="330" w:author="Administrator" w:date="2023-08-28T11:54:00Z"/>
          <w:rFonts w:ascii="Times New Roman" w:hAnsi="Times New Roman"/>
          <w:color w:val="000000" w:themeColor="text1"/>
          <w:sz w:val="24"/>
          <w:szCs w:val="24"/>
        </w:rPr>
      </w:pPr>
      <w:ins w:id="331" w:author="Administrator" w:date="2023-08-28T12:36:00Z">
        <w:r>
          <w:rPr>
            <w:rFonts w:ascii="Times New Roman" w:hAnsi="Times New Roman"/>
            <w:color w:val="000000" w:themeColor="text1"/>
            <w:sz w:val="24"/>
            <w:szCs w:val="24"/>
          </w:rPr>
          <w:t>Bring data on hydrological condition at locations here</w:t>
        </w:r>
      </w:ins>
    </w:p>
    <w:p w14:paraId="308CF25F" w14:textId="77777777" w:rsidR="00DE2415" w:rsidRPr="00074ADB" w:rsidRDefault="00DE2415">
      <w:pPr>
        <w:rPr>
          <w:ins w:id="332" w:author="Administrator" w:date="2023-08-28T11:54:00Z"/>
        </w:rPr>
        <w:pPrChange w:id="333" w:author="Administrator" w:date="2023-08-28T11:54:00Z">
          <w:pPr>
            <w:pStyle w:val="Heading2"/>
          </w:pPr>
        </w:pPrChange>
      </w:pPr>
    </w:p>
    <w:p w14:paraId="5BB9A155" w14:textId="00DC3A97" w:rsidR="00043A6B" w:rsidDel="00DE2415" w:rsidRDefault="00043A6B" w:rsidP="00043A6B">
      <w:pPr>
        <w:pStyle w:val="Heading2"/>
        <w:rPr>
          <w:del w:id="334" w:author="Administrator" w:date="2023-08-28T11:58:00Z"/>
        </w:rPr>
      </w:pPr>
      <w:del w:id="335" w:author="Administrator" w:date="2023-08-28T11:58:00Z">
        <w:r w:rsidRPr="00934281" w:rsidDel="00DE2415">
          <w:delText xml:space="preserve">Occurrence of juvenile </w:delText>
        </w:r>
      </w:del>
      <w:del w:id="336" w:author="Administrator" w:date="2023-08-28T10:38:00Z">
        <w:r w:rsidRPr="00934281" w:rsidDel="00B5559D">
          <w:delText>anguillid eels</w:delText>
        </w:r>
      </w:del>
      <w:del w:id="337" w:author="Administrator" w:date="2023-08-28T11:58:00Z">
        <w:r w:rsidRPr="00934281" w:rsidDel="00DE2415">
          <w:delText xml:space="preserve"> in the Sabaki Estuary</w:delText>
        </w:r>
        <w:bookmarkEnd w:id="211"/>
      </w:del>
    </w:p>
    <w:bookmarkEnd w:id="212"/>
    <w:bookmarkEnd w:id="213"/>
    <w:p w14:paraId="7B6F1F67" w14:textId="0AD790E5" w:rsidR="00043A6B" w:rsidRPr="00C93F4D" w:rsidDel="00DE2415" w:rsidRDefault="00043A6B" w:rsidP="00043A6B">
      <w:pPr>
        <w:spacing w:line="480" w:lineRule="auto"/>
        <w:jc w:val="both"/>
        <w:rPr>
          <w:del w:id="338" w:author="Administrator" w:date="2023-08-28T11:58:00Z"/>
          <w:rFonts w:ascii="Times New Roman" w:hAnsi="Times New Roman"/>
          <w:sz w:val="24"/>
          <w:szCs w:val="24"/>
        </w:rPr>
      </w:pPr>
      <w:del w:id="339" w:author="Administrator" w:date="2023-08-28T11:58:00Z">
        <w:r w:rsidRPr="00C93F4D" w:rsidDel="00DE2415">
          <w:rPr>
            <w:rFonts w:ascii="Times New Roman" w:hAnsi="Times New Roman"/>
            <w:sz w:val="24"/>
            <w:szCs w:val="24"/>
            <w:lang w:val="en-US" w:eastAsia="en-US"/>
          </w:rPr>
          <w:delText xml:space="preserve">A total of 1236 fish belonging to 9 species and 7 families </w:delText>
        </w:r>
        <w:r w:rsidRPr="00C93F4D" w:rsidDel="00DE2415">
          <w:rPr>
            <w:rFonts w:ascii="Times New Roman" w:hAnsi="Times New Roman"/>
            <w:sz w:val="24"/>
            <w:szCs w:val="24"/>
          </w:rPr>
          <w:delText>were sampled during the study period</w:delText>
        </w:r>
        <w:r w:rsidRPr="00C93F4D" w:rsidDel="00DE2415">
          <w:rPr>
            <w:rFonts w:ascii="Times New Roman" w:hAnsi="Times New Roman"/>
            <w:sz w:val="24"/>
            <w:szCs w:val="24"/>
            <w:lang w:val="en-US" w:eastAsia="en-US"/>
          </w:rPr>
          <w:delText xml:space="preserve"> (Table 1).</w:delText>
        </w:r>
        <w:r w:rsidRPr="00C93F4D" w:rsidDel="00DE2415">
          <w:rPr>
            <w:rFonts w:ascii="Times New Roman" w:hAnsi="Times New Roman"/>
            <w:sz w:val="24"/>
            <w:szCs w:val="24"/>
          </w:rPr>
          <w:delText xml:space="preserve"> </w:delText>
        </w:r>
        <w:bookmarkStart w:id="340" w:name="_Hlk144034008"/>
        <w:r w:rsidRPr="00C93F4D" w:rsidDel="00DE2415">
          <w:rPr>
            <w:rFonts w:ascii="Times New Roman" w:hAnsi="Times New Roman"/>
            <w:sz w:val="24"/>
            <w:szCs w:val="24"/>
          </w:rPr>
          <w:delText xml:space="preserve">The species </w:delText>
        </w:r>
        <w:r w:rsidRPr="00C93F4D" w:rsidDel="00DE2415">
          <w:rPr>
            <w:rFonts w:ascii="Times New Roman" w:hAnsi="Times New Roman"/>
            <w:i/>
            <w:iCs/>
            <w:sz w:val="24"/>
            <w:szCs w:val="24"/>
            <w:lang w:val="en-US" w:eastAsia="en-US"/>
          </w:rPr>
          <w:delText>Glossogobius giuris</w:delText>
        </w:r>
        <w:r w:rsidRPr="00C93F4D" w:rsidDel="00DE2415">
          <w:rPr>
            <w:rFonts w:ascii="Times New Roman" w:hAnsi="Times New Roman"/>
            <w:sz w:val="24"/>
            <w:szCs w:val="24"/>
            <w:lang w:val="en-US" w:eastAsia="en-US"/>
          </w:rPr>
          <w:delText xml:space="preserve"> (</w:delText>
        </w:r>
        <w:r w:rsidRPr="00C93F4D" w:rsidDel="00DE2415">
          <w:rPr>
            <w:rFonts w:ascii="Times New Roman" w:hAnsi="Times New Roman"/>
            <w:color w:val="000000" w:themeColor="text1"/>
            <w:sz w:val="24"/>
            <w:szCs w:val="24"/>
            <w:lang w:val="en-US" w:eastAsia="en-US"/>
          </w:rPr>
          <w:delText>Hamilton, 1822)</w:delText>
        </w:r>
        <w:r w:rsidRPr="00C93F4D" w:rsidDel="00DE2415">
          <w:rPr>
            <w:rFonts w:ascii="Times New Roman" w:hAnsi="Times New Roman"/>
            <w:sz w:val="24"/>
            <w:szCs w:val="24"/>
          </w:rPr>
          <w:delText xml:space="preserve"> belonging to the estuarine family </w:delText>
        </w:r>
        <w:r w:rsidRPr="00C93F4D" w:rsidDel="00DE2415">
          <w:rPr>
            <w:rFonts w:ascii="Times New Roman" w:hAnsi="Times New Roman"/>
            <w:sz w:val="24"/>
            <w:szCs w:val="24"/>
            <w:lang w:val="en-US" w:eastAsia="en-US"/>
          </w:rPr>
          <w:delText>Gobiidae</w:delText>
        </w:r>
        <w:r w:rsidRPr="00C93F4D" w:rsidDel="00DE2415">
          <w:rPr>
            <w:rFonts w:ascii="Times New Roman" w:hAnsi="Times New Roman"/>
            <w:sz w:val="24"/>
            <w:szCs w:val="24"/>
          </w:rPr>
          <w:delText xml:space="preserve"> were the most abundant </w:delText>
        </w:r>
        <w:bookmarkEnd w:id="340"/>
        <w:r w:rsidRPr="00C93F4D" w:rsidDel="00DE2415">
          <w:rPr>
            <w:rFonts w:ascii="Times New Roman" w:hAnsi="Times New Roman"/>
            <w:sz w:val="24"/>
            <w:szCs w:val="24"/>
          </w:rPr>
          <w:delText xml:space="preserve">with a relative abundance of 72.6%, followed by </w:delText>
        </w:r>
        <w:r w:rsidRPr="00C93F4D" w:rsidDel="00DE2415">
          <w:rPr>
            <w:rFonts w:ascii="Times New Roman" w:hAnsi="Times New Roman"/>
            <w:i/>
            <w:iCs/>
            <w:color w:val="000000" w:themeColor="text1"/>
            <w:sz w:val="24"/>
            <w:szCs w:val="24"/>
          </w:rPr>
          <w:delText>Oreochromis spirulus spirulus</w:delText>
        </w:r>
        <w:r w:rsidRPr="00C93F4D" w:rsidDel="00DE2415">
          <w:rPr>
            <w:rFonts w:ascii="Times New Roman" w:hAnsi="Times New Roman"/>
            <w:color w:val="000000" w:themeColor="text1"/>
            <w:sz w:val="24"/>
            <w:szCs w:val="24"/>
            <w:lang w:val="en-US" w:eastAsia="en-US"/>
          </w:rPr>
          <w:delText xml:space="preserve"> (Gunther, 1894)</w:delText>
        </w:r>
        <w:r w:rsidRPr="00C93F4D" w:rsidDel="00DE2415">
          <w:rPr>
            <w:rFonts w:ascii="Times New Roman" w:hAnsi="Times New Roman"/>
            <w:sz w:val="24"/>
            <w:szCs w:val="24"/>
          </w:rPr>
          <w:delText xml:space="preserve"> </w:delText>
        </w:r>
        <w:r w:rsidRPr="00C93F4D" w:rsidDel="00DE2415">
          <w:rPr>
            <w:rFonts w:ascii="Times New Roman" w:hAnsi="Times New Roman"/>
          </w:rPr>
          <w:delText>9.21</w:delText>
        </w:r>
        <w:r w:rsidRPr="00C93F4D" w:rsidDel="00DE2415">
          <w:rPr>
            <w:rFonts w:ascii="Times New Roman" w:hAnsi="Times New Roman"/>
            <w:sz w:val="24"/>
            <w:szCs w:val="24"/>
          </w:rPr>
          <w:delText xml:space="preserve">% and </w:delText>
        </w:r>
        <w:r w:rsidRPr="00C93F4D" w:rsidDel="00DE2415">
          <w:rPr>
            <w:rFonts w:ascii="Times New Roman" w:hAnsi="Times New Roman"/>
            <w:i/>
            <w:iCs/>
            <w:color w:val="000000" w:themeColor="text1"/>
            <w:sz w:val="24"/>
            <w:szCs w:val="24"/>
          </w:rPr>
          <w:delText>Oreochromis mossambicus</w:delText>
        </w:r>
        <w:r w:rsidRPr="00C93F4D" w:rsidDel="00DE2415">
          <w:rPr>
            <w:rFonts w:ascii="Times New Roman" w:hAnsi="Times New Roman"/>
            <w:color w:val="000000" w:themeColor="text1"/>
            <w:sz w:val="24"/>
            <w:szCs w:val="24"/>
            <w:lang w:val="en-US" w:eastAsia="en-US"/>
          </w:rPr>
          <w:delText xml:space="preserve"> (Peters, 1852)</w:delText>
        </w:r>
        <w:r w:rsidRPr="00C93F4D" w:rsidDel="00DE2415">
          <w:rPr>
            <w:rFonts w:ascii="Times New Roman" w:hAnsi="Times New Roman"/>
            <w:sz w:val="24"/>
            <w:szCs w:val="24"/>
          </w:rPr>
          <w:delText xml:space="preserve"> (</w:delText>
        </w:r>
        <w:r w:rsidRPr="00C93F4D" w:rsidDel="00DE2415">
          <w:rPr>
            <w:rFonts w:ascii="Times New Roman" w:hAnsi="Times New Roman"/>
          </w:rPr>
          <w:delText>3.67%</w:delText>
        </w:r>
        <w:r w:rsidRPr="00C93F4D" w:rsidDel="00DE2415">
          <w:rPr>
            <w:rFonts w:ascii="Times New Roman" w:hAnsi="Times New Roman"/>
            <w:sz w:val="24"/>
            <w:szCs w:val="24"/>
          </w:rPr>
          <w:delText>) belonging the family Cichlidae.</w:delText>
        </w:r>
        <w:r w:rsidRPr="00C93F4D" w:rsidDel="00DE2415">
          <w:rPr>
            <w:rFonts w:ascii="Times New Roman" w:hAnsi="Times New Roman"/>
            <w:sz w:val="24"/>
            <w:szCs w:val="24"/>
            <w:lang w:val="en-US" w:eastAsia="en-US"/>
          </w:rPr>
          <w:delText xml:space="preserve"> The species </w:delText>
        </w:r>
        <w:r w:rsidRPr="00C93F4D" w:rsidDel="00DE2415">
          <w:rPr>
            <w:rFonts w:ascii="Times New Roman" w:hAnsi="Times New Roman"/>
            <w:i/>
            <w:iCs/>
            <w:sz w:val="24"/>
            <w:szCs w:val="24"/>
            <w:lang w:val="en-US" w:eastAsia="en-US"/>
          </w:rPr>
          <w:delText>Pisonodophis boro</w:delText>
        </w:r>
        <w:r w:rsidRPr="00C93F4D" w:rsidDel="00DE2415">
          <w:rPr>
            <w:rFonts w:ascii="Times New Roman" w:hAnsi="Times New Roman"/>
            <w:sz w:val="24"/>
            <w:szCs w:val="24"/>
            <w:lang w:val="en-US" w:eastAsia="en-US"/>
          </w:rPr>
          <w:delText xml:space="preserve"> from the family Ophichthidae followed with a relative abundance of 3.51% followed by </w:delText>
        </w:r>
        <w:r w:rsidRPr="00C93F4D" w:rsidDel="00DE2415">
          <w:rPr>
            <w:rFonts w:ascii="Times New Roman" w:hAnsi="Times New Roman"/>
            <w:i/>
            <w:iCs/>
            <w:sz w:val="24"/>
            <w:szCs w:val="24"/>
          </w:rPr>
          <w:delText xml:space="preserve">Bagrus docmak </w:delText>
        </w:r>
        <w:r w:rsidRPr="00C93F4D" w:rsidDel="00DE2415">
          <w:rPr>
            <w:rFonts w:ascii="Times New Roman" w:hAnsi="Times New Roman"/>
            <w:sz w:val="24"/>
            <w:szCs w:val="24"/>
          </w:rPr>
          <w:delText xml:space="preserve">(Fabricius, 1775) </w:delText>
        </w:r>
        <w:r w:rsidRPr="00C93F4D" w:rsidDel="00DE2415">
          <w:rPr>
            <w:rFonts w:ascii="Times New Roman" w:hAnsi="Times New Roman"/>
            <w:sz w:val="24"/>
            <w:szCs w:val="24"/>
            <w:lang w:val="en-US" w:eastAsia="en-US"/>
          </w:rPr>
          <w:delText xml:space="preserve">from the </w:delText>
        </w:r>
        <w:r w:rsidRPr="00C93F4D" w:rsidDel="00DE2415">
          <w:rPr>
            <w:rFonts w:ascii="Times New Roman" w:hAnsi="Times New Roman"/>
          </w:rPr>
          <w:delText>Bagridae</w:delText>
        </w:r>
        <w:r w:rsidRPr="00C93F4D" w:rsidDel="00DE2415">
          <w:rPr>
            <w:rFonts w:ascii="Times New Roman" w:hAnsi="Times New Roman"/>
            <w:sz w:val="24"/>
            <w:szCs w:val="24"/>
            <w:lang w:val="en-US" w:eastAsia="en-US"/>
          </w:rPr>
          <w:delText xml:space="preserve"> family </w:delText>
        </w:r>
        <w:r w:rsidRPr="00C93F4D" w:rsidDel="00DE2415">
          <w:rPr>
            <w:rFonts w:ascii="Times New Roman" w:hAnsi="Times New Roman"/>
            <w:sz w:val="24"/>
            <w:szCs w:val="24"/>
          </w:rPr>
          <w:delText>2.73</w:delText>
        </w:r>
        <w:r w:rsidRPr="00C93F4D" w:rsidDel="00DE2415">
          <w:rPr>
            <w:rFonts w:ascii="Times New Roman" w:hAnsi="Times New Roman"/>
            <w:sz w:val="24"/>
            <w:szCs w:val="24"/>
            <w:lang w:val="en-US" w:eastAsia="en-US"/>
          </w:rPr>
          <w:delText>%. Other species</w:delText>
        </w:r>
        <w:r w:rsidRPr="00C93F4D" w:rsidDel="00DE2415">
          <w:rPr>
            <w:rFonts w:ascii="Times New Roman" w:hAnsi="Times New Roman"/>
            <w:i/>
            <w:iCs/>
            <w:sz w:val="24"/>
            <w:szCs w:val="24"/>
          </w:rPr>
          <w:delText xml:space="preserve">, </w:delText>
        </w:r>
        <w:r w:rsidRPr="00C93F4D" w:rsidDel="00DE2415">
          <w:rPr>
            <w:rFonts w:ascii="Times New Roman" w:hAnsi="Times New Roman"/>
            <w:i/>
            <w:iCs/>
            <w:sz w:val="24"/>
            <w:szCs w:val="24"/>
            <w:lang w:val="en-US" w:eastAsia="en-US"/>
          </w:rPr>
          <w:delText>Stenegobius kenyae</w:delText>
        </w:r>
        <w:r w:rsidRPr="00C93F4D" w:rsidDel="00DE2415">
          <w:rPr>
            <w:rFonts w:ascii="Times New Roman" w:hAnsi="Times New Roman"/>
            <w:sz w:val="24"/>
            <w:szCs w:val="24"/>
            <w:lang w:val="en-US" w:eastAsia="en-US"/>
          </w:rPr>
          <w:delText xml:space="preserve"> (Smith, 1959</w:delText>
        </w:r>
        <w:r w:rsidRPr="00C93F4D" w:rsidDel="00DE2415">
          <w:rPr>
            <w:rFonts w:ascii="Times New Roman" w:hAnsi="Times New Roman"/>
            <w:sz w:val="24"/>
            <w:szCs w:val="24"/>
          </w:rPr>
          <w:delText xml:space="preserve">), </w:delText>
        </w:r>
        <w:r w:rsidRPr="00C93F4D" w:rsidDel="00DE2415">
          <w:rPr>
            <w:rFonts w:ascii="Times New Roman" w:hAnsi="Times New Roman"/>
            <w:i/>
            <w:iCs/>
            <w:sz w:val="24"/>
            <w:szCs w:val="24"/>
          </w:rPr>
          <w:delText xml:space="preserve">Planiliza alata </w:delText>
        </w:r>
        <w:r w:rsidRPr="00C93F4D" w:rsidDel="00DE2415">
          <w:rPr>
            <w:rFonts w:ascii="Times New Roman" w:hAnsi="Times New Roman"/>
            <w:sz w:val="24"/>
            <w:szCs w:val="24"/>
          </w:rPr>
          <w:delText>(Steindachner, 1892)</w:delText>
        </w:r>
        <w:r w:rsidRPr="00C93F4D" w:rsidDel="00DE2415">
          <w:rPr>
            <w:rFonts w:ascii="Times New Roman" w:hAnsi="Times New Roman"/>
            <w:i/>
            <w:iCs/>
            <w:sz w:val="24"/>
            <w:szCs w:val="24"/>
          </w:rPr>
          <w:delText xml:space="preserve"> </w:delText>
        </w:r>
        <w:r w:rsidRPr="00C93F4D" w:rsidDel="00DE2415">
          <w:rPr>
            <w:rFonts w:ascii="Times New Roman" w:hAnsi="Times New Roman"/>
            <w:sz w:val="24"/>
            <w:szCs w:val="24"/>
          </w:rPr>
          <w:delText xml:space="preserve">and </w:delText>
        </w:r>
        <w:r w:rsidRPr="00C93F4D" w:rsidDel="00DE2415">
          <w:rPr>
            <w:rFonts w:ascii="Times New Roman" w:hAnsi="Times New Roman"/>
            <w:i/>
            <w:iCs/>
            <w:sz w:val="24"/>
            <w:szCs w:val="24"/>
          </w:rPr>
          <w:delText xml:space="preserve">Otolithes ruber </w:delText>
        </w:r>
        <w:r w:rsidRPr="00C93F4D" w:rsidDel="00DE2415">
          <w:rPr>
            <w:rFonts w:ascii="Times New Roman" w:hAnsi="Times New Roman"/>
            <w:sz w:val="24"/>
            <w:szCs w:val="24"/>
          </w:rPr>
          <w:delText xml:space="preserve">(Bloch &amp; Schneider, 1801), </w:delText>
        </w:r>
        <w:r w:rsidRPr="00C93F4D" w:rsidDel="00DE2415">
          <w:rPr>
            <w:rFonts w:ascii="Times New Roman" w:hAnsi="Times New Roman"/>
            <w:i/>
            <w:iCs/>
            <w:sz w:val="24"/>
            <w:szCs w:val="24"/>
          </w:rPr>
          <w:delText>Barbus oxyrhynchus</w:delText>
        </w:r>
        <w:r w:rsidRPr="00C93F4D" w:rsidDel="00DE2415">
          <w:rPr>
            <w:rFonts w:ascii="Times New Roman" w:hAnsi="Times New Roman"/>
            <w:sz w:val="24"/>
            <w:szCs w:val="24"/>
          </w:rPr>
          <w:delText xml:space="preserve"> (Pfeffer, 1889) showed lower relative abundance &lt; 2%</w:delText>
        </w:r>
        <w:r w:rsidDel="00DE2415">
          <w:rPr>
            <w:rFonts w:ascii="Times New Roman" w:hAnsi="Times New Roman"/>
            <w:sz w:val="24"/>
            <w:szCs w:val="24"/>
          </w:rPr>
          <w:delText>.</w:delText>
        </w:r>
      </w:del>
    </w:p>
    <w:p w14:paraId="7114B757" w14:textId="37A8161C" w:rsidR="00043A6B" w:rsidRPr="00C93F4D" w:rsidDel="00DE2415" w:rsidRDefault="00043A6B" w:rsidP="00043A6B">
      <w:pPr>
        <w:pStyle w:val="ThesisTables"/>
        <w:jc w:val="both"/>
        <w:rPr>
          <w:del w:id="341" w:author="Administrator" w:date="2023-08-28T11:58:00Z"/>
        </w:rPr>
      </w:pPr>
      <w:bookmarkStart w:id="342" w:name="_Toc143167114"/>
      <w:bookmarkStart w:id="343" w:name="_Toc144072959"/>
      <w:del w:id="344" w:author="Administrator" w:date="2023-08-28T11:58:00Z">
        <w:r w:rsidRPr="00C93F4D" w:rsidDel="00DE2415">
          <w:rPr>
            <w:color w:val="000000" w:themeColor="text1"/>
          </w:rPr>
          <w:delText xml:space="preserve">Table 1: </w:delText>
        </w:r>
        <w:r w:rsidRPr="00C93F4D" w:rsidDel="00DE2415">
          <w:delText>Species composition of fishes caught by glass eel fyke nets from the Sabaki Estuary during the study.</w:delText>
        </w:r>
        <w:bookmarkEnd w:id="342"/>
        <w:bookmarkEnd w:id="343"/>
      </w:del>
    </w:p>
    <w:tbl>
      <w:tblPr>
        <w:tblStyle w:val="Table"/>
        <w:tblW w:w="9630" w:type="dxa"/>
        <w:jc w:val="center"/>
        <w:tblBorders>
          <w:top w:val="single" w:sz="4" w:space="0" w:color="auto"/>
          <w:bottom w:val="single" w:sz="4" w:space="0" w:color="auto"/>
        </w:tblBorders>
        <w:tblLayout w:type="fixed"/>
        <w:tblCellMar>
          <w:left w:w="60" w:type="dxa"/>
          <w:right w:w="60" w:type="dxa"/>
        </w:tblCellMar>
        <w:tblLook w:val="0000" w:firstRow="0" w:lastRow="0" w:firstColumn="0" w:lastColumn="0" w:noHBand="0" w:noVBand="0"/>
      </w:tblPr>
      <w:tblGrid>
        <w:gridCol w:w="1413"/>
        <w:gridCol w:w="2907"/>
        <w:gridCol w:w="1057"/>
        <w:gridCol w:w="2003"/>
        <w:gridCol w:w="584"/>
        <w:gridCol w:w="136"/>
        <w:gridCol w:w="1530"/>
      </w:tblGrid>
      <w:tr w:rsidR="00043A6B" w:rsidRPr="00C93F4D" w:rsidDel="00DE2415" w14:paraId="01AD36D3" w14:textId="1EAE04AC" w:rsidTr="00721651">
        <w:trPr>
          <w:cantSplit/>
          <w:jc w:val="center"/>
          <w:del w:id="345" w:author="Administrator" w:date="2023-08-28T11:58:00Z"/>
        </w:trPr>
        <w:tc>
          <w:tcPr>
            <w:tcW w:w="1413" w:type="dxa"/>
            <w:tcBorders>
              <w:top w:val="single" w:sz="4" w:space="0" w:color="auto"/>
              <w:bottom w:val="single" w:sz="4" w:space="0" w:color="auto"/>
            </w:tcBorders>
          </w:tcPr>
          <w:p w14:paraId="42CA6770" w14:textId="29611340" w:rsidR="00043A6B" w:rsidRPr="00C93F4D" w:rsidDel="00DE2415" w:rsidRDefault="00043A6B" w:rsidP="00721651">
            <w:pPr>
              <w:keepNext/>
              <w:spacing w:after="60"/>
              <w:jc w:val="both"/>
              <w:rPr>
                <w:del w:id="346" w:author="Administrator" w:date="2023-08-28T11:58:00Z"/>
                <w:rFonts w:ascii="Times New Roman" w:hAnsi="Times New Roman"/>
              </w:rPr>
            </w:pPr>
            <w:del w:id="347" w:author="Administrator" w:date="2023-08-28T11:58:00Z">
              <w:r w:rsidRPr="00C93F4D" w:rsidDel="00DE2415">
                <w:rPr>
                  <w:rFonts w:ascii="Times New Roman" w:hAnsi="Times New Roman"/>
                </w:rPr>
                <w:delText>Family</w:delText>
              </w:r>
            </w:del>
          </w:p>
        </w:tc>
        <w:tc>
          <w:tcPr>
            <w:tcW w:w="2907" w:type="dxa"/>
            <w:tcBorders>
              <w:top w:val="single" w:sz="4" w:space="0" w:color="auto"/>
              <w:bottom w:val="single" w:sz="4" w:space="0" w:color="auto"/>
            </w:tcBorders>
          </w:tcPr>
          <w:p w14:paraId="69EEFDA4" w14:textId="1BE5FFE9" w:rsidR="00043A6B" w:rsidRPr="00C93F4D" w:rsidDel="00DE2415" w:rsidRDefault="00043A6B" w:rsidP="00721651">
            <w:pPr>
              <w:keepNext/>
              <w:spacing w:after="60"/>
              <w:jc w:val="both"/>
              <w:rPr>
                <w:del w:id="348" w:author="Administrator" w:date="2023-08-28T11:58:00Z"/>
                <w:rFonts w:ascii="Times New Roman" w:hAnsi="Times New Roman"/>
              </w:rPr>
            </w:pPr>
            <w:del w:id="349" w:author="Administrator" w:date="2023-08-28T11:58:00Z">
              <w:r w:rsidRPr="00C93F4D" w:rsidDel="00DE2415">
                <w:rPr>
                  <w:rFonts w:ascii="Times New Roman" w:hAnsi="Times New Roman"/>
                </w:rPr>
                <w:delText>Species</w:delText>
              </w:r>
            </w:del>
          </w:p>
        </w:tc>
        <w:tc>
          <w:tcPr>
            <w:tcW w:w="1057" w:type="dxa"/>
            <w:tcBorders>
              <w:top w:val="single" w:sz="4" w:space="0" w:color="auto"/>
              <w:bottom w:val="single" w:sz="4" w:space="0" w:color="auto"/>
            </w:tcBorders>
          </w:tcPr>
          <w:p w14:paraId="10856123" w14:textId="6DC08F1A" w:rsidR="00043A6B" w:rsidRPr="00C93F4D" w:rsidDel="00DE2415" w:rsidRDefault="00043A6B" w:rsidP="00721651">
            <w:pPr>
              <w:keepNext/>
              <w:spacing w:after="60"/>
              <w:jc w:val="both"/>
              <w:rPr>
                <w:del w:id="350" w:author="Administrator" w:date="2023-08-28T11:58:00Z"/>
                <w:rFonts w:ascii="Times New Roman" w:hAnsi="Times New Roman"/>
              </w:rPr>
            </w:pPr>
            <w:del w:id="351" w:author="Administrator" w:date="2023-08-28T10:35:00Z">
              <w:r w:rsidRPr="00C93F4D" w:rsidDel="00013A66">
                <w:rPr>
                  <w:rFonts w:ascii="Times New Roman" w:hAnsi="Times New Roman"/>
                </w:rPr>
                <w:delText xml:space="preserve">Local </w:delText>
              </w:r>
            </w:del>
            <w:del w:id="352" w:author="Administrator" w:date="2023-08-28T11:58:00Z">
              <w:r w:rsidRPr="00C93F4D" w:rsidDel="00DE2415">
                <w:rPr>
                  <w:rFonts w:ascii="Times New Roman" w:hAnsi="Times New Roman"/>
                </w:rPr>
                <w:delText>name</w:delText>
              </w:r>
            </w:del>
          </w:p>
        </w:tc>
        <w:tc>
          <w:tcPr>
            <w:tcW w:w="2003" w:type="dxa"/>
            <w:tcBorders>
              <w:top w:val="single" w:sz="4" w:space="0" w:color="auto"/>
              <w:bottom w:val="single" w:sz="4" w:space="0" w:color="auto"/>
            </w:tcBorders>
          </w:tcPr>
          <w:p w14:paraId="67EC260C" w14:textId="776C3CAC" w:rsidR="00043A6B" w:rsidRPr="00C93F4D" w:rsidDel="00DE2415" w:rsidRDefault="00043A6B" w:rsidP="00721651">
            <w:pPr>
              <w:keepNext/>
              <w:spacing w:after="60"/>
              <w:jc w:val="both"/>
              <w:rPr>
                <w:del w:id="353" w:author="Administrator" w:date="2023-08-28T11:58:00Z"/>
                <w:rFonts w:ascii="Times New Roman" w:hAnsi="Times New Roman"/>
              </w:rPr>
            </w:pPr>
            <w:del w:id="354" w:author="Administrator" w:date="2023-08-28T11:58:00Z">
              <w:r w:rsidRPr="00C93F4D" w:rsidDel="00DE2415">
                <w:rPr>
                  <w:rFonts w:ascii="Times New Roman" w:hAnsi="Times New Roman"/>
                </w:rPr>
                <w:delText>English Name</w:delText>
              </w:r>
            </w:del>
          </w:p>
        </w:tc>
        <w:tc>
          <w:tcPr>
            <w:tcW w:w="584" w:type="dxa"/>
            <w:tcBorders>
              <w:top w:val="single" w:sz="4" w:space="0" w:color="auto"/>
              <w:bottom w:val="single" w:sz="4" w:space="0" w:color="auto"/>
            </w:tcBorders>
          </w:tcPr>
          <w:p w14:paraId="697C8C40" w14:textId="27D473B0" w:rsidR="00043A6B" w:rsidRPr="00C93F4D" w:rsidDel="00DE2415" w:rsidRDefault="00043A6B" w:rsidP="00721651">
            <w:pPr>
              <w:keepNext/>
              <w:spacing w:after="60"/>
              <w:jc w:val="both"/>
              <w:rPr>
                <w:del w:id="355" w:author="Administrator" w:date="2023-08-28T11:58:00Z"/>
                <w:rFonts w:ascii="Times New Roman" w:hAnsi="Times New Roman"/>
              </w:rPr>
            </w:pPr>
            <w:del w:id="356" w:author="Administrator" w:date="2023-08-28T11:58:00Z">
              <w:r w:rsidRPr="00C93F4D" w:rsidDel="00DE2415">
                <w:rPr>
                  <w:rFonts w:ascii="Times New Roman" w:hAnsi="Times New Roman"/>
                </w:rPr>
                <w:delText>N</w:delText>
              </w:r>
            </w:del>
          </w:p>
        </w:tc>
        <w:tc>
          <w:tcPr>
            <w:tcW w:w="1666" w:type="dxa"/>
            <w:gridSpan w:val="2"/>
            <w:tcBorders>
              <w:top w:val="single" w:sz="4" w:space="0" w:color="auto"/>
              <w:bottom w:val="single" w:sz="4" w:space="0" w:color="auto"/>
            </w:tcBorders>
          </w:tcPr>
          <w:p w14:paraId="6A1D50AF" w14:textId="377856FD" w:rsidR="00043A6B" w:rsidRPr="00C93F4D" w:rsidDel="00DE2415" w:rsidRDefault="00043A6B" w:rsidP="00721651">
            <w:pPr>
              <w:keepNext/>
              <w:spacing w:after="60"/>
              <w:jc w:val="both"/>
              <w:rPr>
                <w:del w:id="357" w:author="Administrator" w:date="2023-08-28T11:58:00Z"/>
                <w:rFonts w:ascii="Times New Roman" w:hAnsi="Times New Roman"/>
              </w:rPr>
            </w:pPr>
            <w:commentRangeStart w:id="358"/>
            <w:del w:id="359" w:author="Administrator" w:date="2023-08-28T11:58:00Z">
              <w:r w:rsidRPr="00C93F4D" w:rsidDel="00DE2415">
                <w:rPr>
                  <w:rFonts w:ascii="Times New Roman" w:hAnsi="Times New Roman"/>
                </w:rPr>
                <w:delText xml:space="preserve">Relative </w:delText>
              </w:r>
              <w:commentRangeEnd w:id="358"/>
              <w:r w:rsidR="00B5559D" w:rsidDel="00DE2415">
                <w:rPr>
                  <w:rStyle w:val="CommentReference"/>
                </w:rPr>
                <w:commentReference w:id="358"/>
              </w:r>
              <w:r w:rsidRPr="00C93F4D" w:rsidDel="00DE2415">
                <w:rPr>
                  <w:rFonts w:ascii="Times New Roman" w:hAnsi="Times New Roman"/>
                </w:rPr>
                <w:delText xml:space="preserve">Abundance (%)  </w:delText>
              </w:r>
            </w:del>
          </w:p>
        </w:tc>
      </w:tr>
      <w:tr w:rsidR="00043A6B" w:rsidRPr="00C93F4D" w:rsidDel="00DE2415" w14:paraId="0473BBC9" w14:textId="519DC520" w:rsidTr="00721651">
        <w:trPr>
          <w:cantSplit/>
          <w:jc w:val="center"/>
          <w:del w:id="360" w:author="Administrator" w:date="2023-08-28T11:58:00Z"/>
        </w:trPr>
        <w:tc>
          <w:tcPr>
            <w:tcW w:w="1413" w:type="dxa"/>
            <w:tcBorders>
              <w:top w:val="single" w:sz="4" w:space="0" w:color="auto"/>
            </w:tcBorders>
          </w:tcPr>
          <w:p w14:paraId="6D1CE9AF" w14:textId="3EB8CE5C" w:rsidR="00043A6B" w:rsidRPr="00C93F4D" w:rsidDel="00DE2415" w:rsidRDefault="00043A6B" w:rsidP="00721651">
            <w:pPr>
              <w:keepNext/>
              <w:spacing w:after="60"/>
              <w:jc w:val="both"/>
              <w:rPr>
                <w:del w:id="361" w:author="Administrator" w:date="2023-08-28T11:58:00Z"/>
                <w:rFonts w:ascii="Times New Roman" w:hAnsi="Times New Roman"/>
              </w:rPr>
            </w:pPr>
            <w:del w:id="362" w:author="Administrator" w:date="2023-08-28T11:58:00Z">
              <w:r w:rsidRPr="00C93F4D" w:rsidDel="00DE2415">
                <w:rPr>
                  <w:rFonts w:ascii="Times New Roman" w:hAnsi="Times New Roman"/>
                </w:rPr>
                <w:delText>Gobiidae</w:delText>
              </w:r>
            </w:del>
          </w:p>
        </w:tc>
        <w:tc>
          <w:tcPr>
            <w:tcW w:w="2907" w:type="dxa"/>
            <w:tcBorders>
              <w:top w:val="single" w:sz="4" w:space="0" w:color="auto"/>
            </w:tcBorders>
          </w:tcPr>
          <w:p w14:paraId="093DBECA" w14:textId="4998CBD7" w:rsidR="00043A6B" w:rsidRPr="00C93F4D" w:rsidDel="00DE2415" w:rsidRDefault="00043A6B" w:rsidP="00721651">
            <w:pPr>
              <w:keepNext/>
              <w:spacing w:after="60"/>
              <w:jc w:val="both"/>
              <w:rPr>
                <w:del w:id="363" w:author="Administrator" w:date="2023-08-28T11:58:00Z"/>
                <w:rFonts w:ascii="Times New Roman" w:hAnsi="Times New Roman"/>
                <w:i/>
                <w:iCs/>
              </w:rPr>
            </w:pPr>
            <w:del w:id="364" w:author="Administrator" w:date="2023-08-28T11:58:00Z">
              <w:r w:rsidRPr="00C93F4D" w:rsidDel="00DE2415">
                <w:rPr>
                  <w:rFonts w:ascii="Times New Roman" w:hAnsi="Times New Roman"/>
                  <w:i/>
                  <w:iCs/>
                </w:rPr>
                <w:delText>Glossogobius giuris</w:delText>
              </w:r>
            </w:del>
          </w:p>
        </w:tc>
        <w:tc>
          <w:tcPr>
            <w:tcW w:w="1057" w:type="dxa"/>
            <w:tcBorders>
              <w:top w:val="single" w:sz="4" w:space="0" w:color="auto"/>
            </w:tcBorders>
          </w:tcPr>
          <w:p w14:paraId="20CCF844" w14:textId="2023EA29" w:rsidR="00043A6B" w:rsidRPr="00C93F4D" w:rsidDel="00DE2415" w:rsidRDefault="00043A6B" w:rsidP="00721651">
            <w:pPr>
              <w:keepNext/>
              <w:spacing w:after="60"/>
              <w:jc w:val="both"/>
              <w:rPr>
                <w:del w:id="365" w:author="Administrator" w:date="2023-08-28T11:58:00Z"/>
                <w:rFonts w:ascii="Times New Roman" w:hAnsi="Times New Roman"/>
              </w:rPr>
            </w:pPr>
            <w:commentRangeStart w:id="366"/>
            <w:del w:id="367" w:author="Administrator" w:date="2023-08-28T11:58:00Z">
              <w:r w:rsidRPr="00C93F4D" w:rsidDel="00DE2415">
                <w:rPr>
                  <w:rFonts w:ascii="Times New Roman" w:hAnsi="Times New Roman"/>
                </w:rPr>
                <w:delText>Jumburu</w:delText>
              </w:r>
              <w:commentRangeEnd w:id="366"/>
              <w:r w:rsidR="00013A66" w:rsidDel="00DE2415">
                <w:rPr>
                  <w:rStyle w:val="CommentReference"/>
                </w:rPr>
                <w:commentReference w:id="366"/>
              </w:r>
            </w:del>
          </w:p>
        </w:tc>
        <w:tc>
          <w:tcPr>
            <w:tcW w:w="2003" w:type="dxa"/>
            <w:tcBorders>
              <w:top w:val="single" w:sz="4" w:space="0" w:color="auto"/>
            </w:tcBorders>
          </w:tcPr>
          <w:p w14:paraId="725D1AF9" w14:textId="13DB55F8" w:rsidR="00043A6B" w:rsidRPr="00C93F4D" w:rsidDel="00DE2415" w:rsidRDefault="00043A6B" w:rsidP="00721651">
            <w:pPr>
              <w:keepNext/>
              <w:spacing w:after="60"/>
              <w:jc w:val="both"/>
              <w:rPr>
                <w:del w:id="368" w:author="Administrator" w:date="2023-08-28T11:58:00Z"/>
                <w:rFonts w:ascii="Times New Roman" w:hAnsi="Times New Roman"/>
              </w:rPr>
            </w:pPr>
            <w:del w:id="369" w:author="Administrator" w:date="2023-08-28T11:58:00Z">
              <w:r w:rsidRPr="00C93F4D" w:rsidDel="00DE2415">
                <w:rPr>
                  <w:rFonts w:ascii="Times New Roman" w:hAnsi="Times New Roman"/>
                </w:rPr>
                <w:delText>Tank goby</w:delText>
              </w:r>
            </w:del>
          </w:p>
        </w:tc>
        <w:tc>
          <w:tcPr>
            <w:tcW w:w="720" w:type="dxa"/>
            <w:gridSpan w:val="2"/>
            <w:tcBorders>
              <w:top w:val="single" w:sz="4" w:space="0" w:color="auto"/>
            </w:tcBorders>
          </w:tcPr>
          <w:p w14:paraId="78E0AD3A" w14:textId="2BDF4569" w:rsidR="00043A6B" w:rsidRPr="00C93F4D" w:rsidDel="00DE2415" w:rsidRDefault="00043A6B" w:rsidP="00721651">
            <w:pPr>
              <w:keepNext/>
              <w:spacing w:after="60"/>
              <w:jc w:val="both"/>
              <w:rPr>
                <w:del w:id="370" w:author="Administrator" w:date="2023-08-28T11:58:00Z"/>
                <w:rFonts w:ascii="Times New Roman" w:hAnsi="Times New Roman"/>
              </w:rPr>
            </w:pPr>
            <w:del w:id="371" w:author="Administrator" w:date="2023-08-28T11:58:00Z">
              <w:r w:rsidRPr="00C93F4D" w:rsidDel="00DE2415">
                <w:rPr>
                  <w:rFonts w:ascii="Times New Roman" w:hAnsi="Times New Roman"/>
                </w:rPr>
                <w:delText>927</w:delText>
              </w:r>
            </w:del>
          </w:p>
        </w:tc>
        <w:tc>
          <w:tcPr>
            <w:tcW w:w="1530" w:type="dxa"/>
            <w:tcBorders>
              <w:top w:val="single" w:sz="4" w:space="0" w:color="auto"/>
            </w:tcBorders>
          </w:tcPr>
          <w:p w14:paraId="5E628421" w14:textId="7161D7B9" w:rsidR="00043A6B" w:rsidRPr="00C93F4D" w:rsidDel="00DE2415" w:rsidRDefault="00043A6B" w:rsidP="00721651">
            <w:pPr>
              <w:keepNext/>
              <w:spacing w:after="60"/>
              <w:jc w:val="both"/>
              <w:rPr>
                <w:del w:id="372" w:author="Administrator" w:date="2023-08-28T11:58:00Z"/>
                <w:rFonts w:ascii="Times New Roman" w:hAnsi="Times New Roman"/>
              </w:rPr>
            </w:pPr>
            <w:del w:id="373" w:author="Administrator" w:date="2023-08-28T11:58:00Z">
              <w:r w:rsidRPr="00C93F4D" w:rsidDel="00DE2415">
                <w:rPr>
                  <w:rFonts w:ascii="Times New Roman" w:hAnsi="Times New Roman"/>
                </w:rPr>
                <w:delText>72.36</w:delText>
              </w:r>
            </w:del>
          </w:p>
        </w:tc>
      </w:tr>
      <w:tr w:rsidR="00043A6B" w:rsidRPr="00C93F4D" w:rsidDel="00DE2415" w14:paraId="7852DC05" w14:textId="464EE467" w:rsidTr="00721651">
        <w:trPr>
          <w:cantSplit/>
          <w:jc w:val="center"/>
          <w:del w:id="374" w:author="Administrator" w:date="2023-08-28T11:58:00Z"/>
        </w:trPr>
        <w:tc>
          <w:tcPr>
            <w:tcW w:w="1413" w:type="dxa"/>
          </w:tcPr>
          <w:p w14:paraId="66F7C0AB" w14:textId="2CA02C46" w:rsidR="00043A6B" w:rsidRPr="00C93F4D" w:rsidDel="00DE2415" w:rsidRDefault="00043A6B" w:rsidP="00721651">
            <w:pPr>
              <w:keepNext/>
              <w:spacing w:after="60"/>
              <w:jc w:val="both"/>
              <w:rPr>
                <w:del w:id="375" w:author="Administrator" w:date="2023-08-28T11:58:00Z"/>
                <w:rFonts w:ascii="Times New Roman" w:hAnsi="Times New Roman"/>
              </w:rPr>
            </w:pPr>
          </w:p>
        </w:tc>
        <w:tc>
          <w:tcPr>
            <w:tcW w:w="2907" w:type="dxa"/>
          </w:tcPr>
          <w:p w14:paraId="49A7583B" w14:textId="0835EA2E" w:rsidR="00043A6B" w:rsidRPr="00C93F4D" w:rsidDel="00DE2415" w:rsidRDefault="00043A6B" w:rsidP="00721651">
            <w:pPr>
              <w:keepNext/>
              <w:spacing w:after="60"/>
              <w:jc w:val="both"/>
              <w:rPr>
                <w:del w:id="376" w:author="Administrator" w:date="2023-08-28T11:58:00Z"/>
                <w:rFonts w:ascii="Times New Roman" w:hAnsi="Times New Roman"/>
                <w:i/>
                <w:iCs/>
              </w:rPr>
            </w:pPr>
            <w:del w:id="377" w:author="Administrator" w:date="2023-08-28T11:58:00Z">
              <w:r w:rsidRPr="00C93F4D" w:rsidDel="00DE2415">
                <w:rPr>
                  <w:rFonts w:ascii="Times New Roman" w:hAnsi="Times New Roman"/>
                  <w:i/>
                  <w:iCs/>
                </w:rPr>
                <w:delText>Stenogobius kenyae</w:delText>
              </w:r>
            </w:del>
          </w:p>
        </w:tc>
        <w:tc>
          <w:tcPr>
            <w:tcW w:w="1057" w:type="dxa"/>
          </w:tcPr>
          <w:p w14:paraId="33F0AFCB" w14:textId="31F83CAB" w:rsidR="00043A6B" w:rsidRPr="00C93F4D" w:rsidDel="00DE2415" w:rsidRDefault="00043A6B" w:rsidP="00721651">
            <w:pPr>
              <w:keepNext/>
              <w:spacing w:after="60"/>
              <w:jc w:val="both"/>
              <w:rPr>
                <w:del w:id="378" w:author="Administrator" w:date="2023-08-28T11:58:00Z"/>
                <w:rFonts w:ascii="Times New Roman" w:hAnsi="Times New Roman"/>
              </w:rPr>
            </w:pPr>
            <w:del w:id="379" w:author="Administrator" w:date="2023-08-28T11:58:00Z">
              <w:r w:rsidRPr="00C93F4D" w:rsidDel="00DE2415">
                <w:rPr>
                  <w:rFonts w:ascii="Times New Roman" w:hAnsi="Times New Roman"/>
                </w:rPr>
                <w:delText>Jumburu</w:delText>
              </w:r>
            </w:del>
          </w:p>
        </w:tc>
        <w:tc>
          <w:tcPr>
            <w:tcW w:w="2003" w:type="dxa"/>
          </w:tcPr>
          <w:p w14:paraId="3394C8DA" w14:textId="7085F4DC" w:rsidR="00043A6B" w:rsidRPr="00C93F4D" w:rsidDel="00DE2415" w:rsidRDefault="00043A6B" w:rsidP="00721651">
            <w:pPr>
              <w:keepNext/>
              <w:spacing w:after="60"/>
              <w:jc w:val="both"/>
              <w:rPr>
                <w:del w:id="380" w:author="Administrator" w:date="2023-08-28T11:58:00Z"/>
                <w:rFonts w:ascii="Times New Roman" w:hAnsi="Times New Roman"/>
              </w:rPr>
            </w:pPr>
            <w:del w:id="381" w:author="Administrator" w:date="2023-08-28T11:58:00Z">
              <w:r w:rsidRPr="00C93F4D" w:rsidDel="00DE2415">
                <w:rPr>
                  <w:rFonts w:ascii="Times New Roman" w:hAnsi="Times New Roman"/>
                </w:rPr>
                <w:delText>Africa river gobby</w:delText>
              </w:r>
            </w:del>
          </w:p>
        </w:tc>
        <w:tc>
          <w:tcPr>
            <w:tcW w:w="720" w:type="dxa"/>
            <w:gridSpan w:val="2"/>
          </w:tcPr>
          <w:p w14:paraId="6DEA1F52" w14:textId="13C658C3" w:rsidR="00043A6B" w:rsidRPr="00C93F4D" w:rsidDel="00DE2415" w:rsidRDefault="00043A6B" w:rsidP="00721651">
            <w:pPr>
              <w:keepNext/>
              <w:spacing w:after="60"/>
              <w:jc w:val="both"/>
              <w:rPr>
                <w:del w:id="382" w:author="Administrator" w:date="2023-08-28T11:58:00Z"/>
                <w:rFonts w:ascii="Times New Roman" w:hAnsi="Times New Roman"/>
              </w:rPr>
            </w:pPr>
            <w:del w:id="383" w:author="Administrator" w:date="2023-08-28T11:58:00Z">
              <w:r w:rsidRPr="00C93F4D" w:rsidDel="00DE2415">
                <w:rPr>
                  <w:rFonts w:ascii="Times New Roman" w:hAnsi="Times New Roman"/>
                </w:rPr>
                <w:delText>25</w:delText>
              </w:r>
            </w:del>
          </w:p>
        </w:tc>
        <w:tc>
          <w:tcPr>
            <w:tcW w:w="1530" w:type="dxa"/>
          </w:tcPr>
          <w:p w14:paraId="49C07B9C" w14:textId="526D4DCF" w:rsidR="00043A6B" w:rsidRPr="00C93F4D" w:rsidDel="00DE2415" w:rsidRDefault="00043A6B" w:rsidP="00721651">
            <w:pPr>
              <w:keepNext/>
              <w:spacing w:after="60"/>
              <w:jc w:val="both"/>
              <w:rPr>
                <w:del w:id="384" w:author="Administrator" w:date="2023-08-28T11:58:00Z"/>
                <w:rFonts w:ascii="Times New Roman" w:hAnsi="Times New Roman"/>
              </w:rPr>
            </w:pPr>
            <w:del w:id="385" w:author="Administrator" w:date="2023-08-28T11:58:00Z">
              <w:r w:rsidRPr="00C93F4D" w:rsidDel="00DE2415">
                <w:rPr>
                  <w:rFonts w:ascii="Times New Roman" w:hAnsi="Times New Roman"/>
                </w:rPr>
                <w:delText>1.95</w:delText>
              </w:r>
            </w:del>
          </w:p>
        </w:tc>
      </w:tr>
      <w:tr w:rsidR="00043A6B" w:rsidRPr="00C93F4D" w:rsidDel="00DE2415" w14:paraId="5513B1CE" w14:textId="65B01893" w:rsidTr="00721651">
        <w:trPr>
          <w:cantSplit/>
          <w:jc w:val="center"/>
          <w:del w:id="386" w:author="Administrator" w:date="2023-08-28T11:58:00Z"/>
        </w:trPr>
        <w:tc>
          <w:tcPr>
            <w:tcW w:w="1413" w:type="dxa"/>
          </w:tcPr>
          <w:p w14:paraId="1DCFAF8B" w14:textId="3413CEB0" w:rsidR="00043A6B" w:rsidRPr="00C93F4D" w:rsidDel="00DE2415" w:rsidRDefault="00043A6B" w:rsidP="00721651">
            <w:pPr>
              <w:keepNext/>
              <w:spacing w:after="60"/>
              <w:jc w:val="both"/>
              <w:rPr>
                <w:del w:id="387" w:author="Administrator" w:date="2023-08-28T11:58:00Z"/>
                <w:rFonts w:ascii="Times New Roman" w:hAnsi="Times New Roman"/>
              </w:rPr>
            </w:pPr>
            <w:del w:id="388" w:author="Administrator" w:date="2023-08-28T11:58:00Z">
              <w:r w:rsidRPr="00C93F4D" w:rsidDel="00DE2415">
                <w:rPr>
                  <w:rFonts w:ascii="Times New Roman" w:hAnsi="Times New Roman"/>
                </w:rPr>
                <w:delText>Ophichthidae</w:delText>
              </w:r>
            </w:del>
          </w:p>
        </w:tc>
        <w:tc>
          <w:tcPr>
            <w:tcW w:w="2907" w:type="dxa"/>
          </w:tcPr>
          <w:p w14:paraId="438E278F" w14:textId="7B8984BE" w:rsidR="00043A6B" w:rsidRPr="00C93F4D" w:rsidDel="00DE2415" w:rsidRDefault="00043A6B" w:rsidP="00721651">
            <w:pPr>
              <w:keepNext/>
              <w:spacing w:after="60"/>
              <w:jc w:val="both"/>
              <w:rPr>
                <w:del w:id="389" w:author="Administrator" w:date="2023-08-28T11:58:00Z"/>
                <w:rFonts w:ascii="Times New Roman" w:hAnsi="Times New Roman"/>
                <w:i/>
                <w:iCs/>
              </w:rPr>
            </w:pPr>
            <w:del w:id="390" w:author="Administrator" w:date="2023-08-28T11:58:00Z">
              <w:r w:rsidRPr="00C93F4D" w:rsidDel="00DE2415">
                <w:rPr>
                  <w:rFonts w:ascii="Times New Roman" w:hAnsi="Times New Roman"/>
                  <w:i/>
                  <w:iCs/>
                </w:rPr>
                <w:delText>Pisonodophis boro</w:delText>
              </w:r>
            </w:del>
          </w:p>
        </w:tc>
        <w:tc>
          <w:tcPr>
            <w:tcW w:w="1057" w:type="dxa"/>
          </w:tcPr>
          <w:p w14:paraId="3F907E67" w14:textId="22A01AC9" w:rsidR="00043A6B" w:rsidRPr="00C93F4D" w:rsidDel="00DE2415" w:rsidRDefault="00043A6B" w:rsidP="00721651">
            <w:pPr>
              <w:keepNext/>
              <w:spacing w:after="60"/>
              <w:jc w:val="both"/>
              <w:rPr>
                <w:del w:id="391" w:author="Administrator" w:date="2023-08-28T11:58:00Z"/>
                <w:rFonts w:ascii="Times New Roman" w:hAnsi="Times New Roman"/>
              </w:rPr>
            </w:pPr>
            <w:del w:id="392" w:author="Administrator" w:date="2023-08-28T11:58:00Z">
              <w:r w:rsidRPr="00C93F4D" w:rsidDel="00DE2415">
                <w:rPr>
                  <w:rFonts w:ascii="Times New Roman" w:hAnsi="Times New Roman"/>
                </w:rPr>
                <w:delText>Mkunga nyoka</w:delText>
              </w:r>
            </w:del>
          </w:p>
        </w:tc>
        <w:tc>
          <w:tcPr>
            <w:tcW w:w="2003" w:type="dxa"/>
          </w:tcPr>
          <w:p w14:paraId="254E0D03" w14:textId="1F899940" w:rsidR="00043A6B" w:rsidRPr="00C93F4D" w:rsidDel="00DE2415" w:rsidRDefault="00043A6B" w:rsidP="00721651">
            <w:pPr>
              <w:keepNext/>
              <w:spacing w:after="60"/>
              <w:jc w:val="both"/>
              <w:rPr>
                <w:del w:id="393" w:author="Administrator" w:date="2023-08-28T11:58:00Z"/>
                <w:rFonts w:ascii="Times New Roman" w:hAnsi="Times New Roman"/>
              </w:rPr>
            </w:pPr>
            <w:del w:id="394" w:author="Administrator" w:date="2023-08-28T11:58:00Z">
              <w:r w:rsidRPr="00C93F4D" w:rsidDel="00DE2415">
                <w:rPr>
                  <w:rFonts w:ascii="Times New Roman" w:hAnsi="Times New Roman"/>
                </w:rPr>
                <w:delText>Snake eel</w:delText>
              </w:r>
            </w:del>
          </w:p>
        </w:tc>
        <w:tc>
          <w:tcPr>
            <w:tcW w:w="720" w:type="dxa"/>
            <w:gridSpan w:val="2"/>
          </w:tcPr>
          <w:p w14:paraId="3E55EC87" w14:textId="40B77A31" w:rsidR="00043A6B" w:rsidRPr="00C93F4D" w:rsidDel="00DE2415" w:rsidRDefault="00043A6B" w:rsidP="00721651">
            <w:pPr>
              <w:keepNext/>
              <w:spacing w:after="60"/>
              <w:jc w:val="both"/>
              <w:rPr>
                <w:del w:id="395" w:author="Administrator" w:date="2023-08-28T11:58:00Z"/>
                <w:rFonts w:ascii="Times New Roman" w:hAnsi="Times New Roman"/>
              </w:rPr>
            </w:pPr>
            <w:del w:id="396" w:author="Administrator" w:date="2023-08-28T11:58:00Z">
              <w:r w:rsidRPr="00C93F4D" w:rsidDel="00DE2415">
                <w:rPr>
                  <w:rFonts w:ascii="Times New Roman" w:hAnsi="Times New Roman"/>
                </w:rPr>
                <w:delText>45</w:delText>
              </w:r>
            </w:del>
          </w:p>
        </w:tc>
        <w:tc>
          <w:tcPr>
            <w:tcW w:w="1530" w:type="dxa"/>
          </w:tcPr>
          <w:p w14:paraId="015FD8FA" w14:textId="3B7A80E8" w:rsidR="00043A6B" w:rsidRPr="00C93F4D" w:rsidDel="00DE2415" w:rsidRDefault="00043A6B" w:rsidP="00721651">
            <w:pPr>
              <w:keepNext/>
              <w:spacing w:after="60"/>
              <w:jc w:val="both"/>
              <w:rPr>
                <w:del w:id="397" w:author="Administrator" w:date="2023-08-28T11:58:00Z"/>
                <w:rFonts w:ascii="Times New Roman" w:hAnsi="Times New Roman"/>
              </w:rPr>
            </w:pPr>
            <w:del w:id="398" w:author="Administrator" w:date="2023-08-28T11:58:00Z">
              <w:r w:rsidRPr="00C93F4D" w:rsidDel="00DE2415">
                <w:rPr>
                  <w:rFonts w:ascii="Times New Roman" w:hAnsi="Times New Roman"/>
                </w:rPr>
                <w:delText>3.51</w:delText>
              </w:r>
            </w:del>
          </w:p>
        </w:tc>
      </w:tr>
      <w:tr w:rsidR="00043A6B" w:rsidRPr="00C93F4D" w:rsidDel="00DE2415" w14:paraId="330D98C7" w14:textId="27C05107" w:rsidTr="00721651">
        <w:trPr>
          <w:cantSplit/>
          <w:jc w:val="center"/>
          <w:del w:id="399" w:author="Administrator" w:date="2023-08-28T11:58:00Z"/>
        </w:trPr>
        <w:tc>
          <w:tcPr>
            <w:tcW w:w="1413" w:type="dxa"/>
          </w:tcPr>
          <w:p w14:paraId="6F991482" w14:textId="671F7A4D" w:rsidR="00043A6B" w:rsidRPr="00C93F4D" w:rsidDel="00DE2415" w:rsidRDefault="00043A6B" w:rsidP="00721651">
            <w:pPr>
              <w:keepNext/>
              <w:spacing w:after="60"/>
              <w:jc w:val="both"/>
              <w:rPr>
                <w:del w:id="400" w:author="Administrator" w:date="2023-08-28T11:58:00Z"/>
                <w:rFonts w:ascii="Times New Roman" w:hAnsi="Times New Roman"/>
              </w:rPr>
            </w:pPr>
            <w:del w:id="401" w:author="Administrator" w:date="2023-08-28T11:58:00Z">
              <w:r w:rsidRPr="00C93F4D" w:rsidDel="00DE2415">
                <w:rPr>
                  <w:rFonts w:ascii="Times New Roman" w:hAnsi="Times New Roman"/>
                </w:rPr>
                <w:delText>Sciaenidae</w:delText>
              </w:r>
            </w:del>
          </w:p>
        </w:tc>
        <w:tc>
          <w:tcPr>
            <w:tcW w:w="2907" w:type="dxa"/>
          </w:tcPr>
          <w:p w14:paraId="5EB4C160" w14:textId="521D1DB3" w:rsidR="00043A6B" w:rsidRPr="00C93F4D" w:rsidDel="00DE2415" w:rsidRDefault="00043A6B" w:rsidP="00721651">
            <w:pPr>
              <w:keepNext/>
              <w:spacing w:after="60"/>
              <w:jc w:val="both"/>
              <w:rPr>
                <w:del w:id="402" w:author="Administrator" w:date="2023-08-28T11:58:00Z"/>
                <w:rFonts w:ascii="Times New Roman" w:hAnsi="Times New Roman"/>
                <w:i/>
                <w:iCs/>
              </w:rPr>
            </w:pPr>
            <w:del w:id="403" w:author="Administrator" w:date="2023-08-28T11:58:00Z">
              <w:r w:rsidRPr="00C93F4D" w:rsidDel="00DE2415">
                <w:rPr>
                  <w:rFonts w:ascii="Times New Roman" w:hAnsi="Times New Roman"/>
                  <w:i/>
                  <w:iCs/>
                </w:rPr>
                <w:delText>Otolithes ruber</w:delText>
              </w:r>
            </w:del>
          </w:p>
        </w:tc>
        <w:tc>
          <w:tcPr>
            <w:tcW w:w="1057" w:type="dxa"/>
          </w:tcPr>
          <w:p w14:paraId="576B6D58" w14:textId="789A9DD7" w:rsidR="00043A6B" w:rsidRPr="00C93F4D" w:rsidDel="00DE2415" w:rsidRDefault="00043A6B" w:rsidP="00721651">
            <w:pPr>
              <w:keepNext/>
              <w:spacing w:after="60"/>
              <w:jc w:val="both"/>
              <w:rPr>
                <w:del w:id="404" w:author="Administrator" w:date="2023-08-28T11:58:00Z"/>
                <w:rFonts w:ascii="Times New Roman" w:hAnsi="Times New Roman"/>
              </w:rPr>
            </w:pPr>
            <w:del w:id="405" w:author="Administrator" w:date="2023-08-28T11:58:00Z">
              <w:r w:rsidRPr="00C93F4D" w:rsidDel="00DE2415">
                <w:rPr>
                  <w:rFonts w:ascii="Times New Roman" w:hAnsi="Times New Roman"/>
                </w:rPr>
                <w:delText>Gufadi</w:delText>
              </w:r>
            </w:del>
          </w:p>
        </w:tc>
        <w:tc>
          <w:tcPr>
            <w:tcW w:w="2003" w:type="dxa"/>
          </w:tcPr>
          <w:p w14:paraId="4F4EB145" w14:textId="2A247108" w:rsidR="00043A6B" w:rsidRPr="00C93F4D" w:rsidDel="00DE2415" w:rsidRDefault="00043A6B" w:rsidP="00721651">
            <w:pPr>
              <w:keepNext/>
              <w:spacing w:after="60"/>
              <w:jc w:val="both"/>
              <w:rPr>
                <w:del w:id="406" w:author="Administrator" w:date="2023-08-28T11:58:00Z"/>
                <w:rFonts w:ascii="Times New Roman" w:hAnsi="Times New Roman"/>
              </w:rPr>
            </w:pPr>
            <w:del w:id="407" w:author="Administrator" w:date="2023-08-28T11:58:00Z">
              <w:r w:rsidRPr="00C93F4D" w:rsidDel="00DE2415">
                <w:rPr>
                  <w:rFonts w:ascii="Times New Roman" w:hAnsi="Times New Roman"/>
                </w:rPr>
                <w:delText>Tiger tooth croaker</w:delText>
              </w:r>
            </w:del>
          </w:p>
        </w:tc>
        <w:tc>
          <w:tcPr>
            <w:tcW w:w="720" w:type="dxa"/>
            <w:gridSpan w:val="2"/>
          </w:tcPr>
          <w:p w14:paraId="18F377EA" w14:textId="51942BE1" w:rsidR="00043A6B" w:rsidRPr="00C93F4D" w:rsidDel="00DE2415" w:rsidRDefault="00043A6B" w:rsidP="00721651">
            <w:pPr>
              <w:keepNext/>
              <w:spacing w:after="60"/>
              <w:jc w:val="both"/>
              <w:rPr>
                <w:del w:id="408" w:author="Administrator" w:date="2023-08-28T11:58:00Z"/>
                <w:rFonts w:ascii="Times New Roman" w:hAnsi="Times New Roman"/>
              </w:rPr>
            </w:pPr>
            <w:del w:id="409" w:author="Administrator" w:date="2023-08-28T11:58:00Z">
              <w:r w:rsidRPr="00C93F4D" w:rsidDel="00DE2415">
                <w:rPr>
                  <w:rFonts w:ascii="Times New Roman" w:hAnsi="Times New Roman"/>
                </w:rPr>
                <w:delText>14</w:delText>
              </w:r>
            </w:del>
          </w:p>
        </w:tc>
        <w:tc>
          <w:tcPr>
            <w:tcW w:w="1530" w:type="dxa"/>
          </w:tcPr>
          <w:p w14:paraId="4F4C094C" w14:textId="69A2DB34" w:rsidR="00043A6B" w:rsidRPr="00C93F4D" w:rsidDel="00DE2415" w:rsidRDefault="00043A6B" w:rsidP="00721651">
            <w:pPr>
              <w:keepNext/>
              <w:spacing w:after="60"/>
              <w:jc w:val="both"/>
              <w:rPr>
                <w:del w:id="410" w:author="Administrator" w:date="2023-08-28T11:58:00Z"/>
                <w:rFonts w:ascii="Times New Roman" w:hAnsi="Times New Roman"/>
              </w:rPr>
            </w:pPr>
            <w:del w:id="411" w:author="Administrator" w:date="2023-08-28T11:58:00Z">
              <w:r w:rsidRPr="00C93F4D" w:rsidDel="00DE2415">
                <w:rPr>
                  <w:rFonts w:ascii="Times New Roman" w:hAnsi="Times New Roman"/>
                </w:rPr>
                <w:delText>1.09</w:delText>
              </w:r>
            </w:del>
          </w:p>
        </w:tc>
      </w:tr>
      <w:tr w:rsidR="00043A6B" w:rsidRPr="00C93F4D" w:rsidDel="00DE2415" w14:paraId="3A0CA8ED" w14:textId="26BFA522" w:rsidTr="00721651">
        <w:trPr>
          <w:cantSplit/>
          <w:jc w:val="center"/>
          <w:del w:id="412" w:author="Administrator" w:date="2023-08-28T11:58:00Z"/>
        </w:trPr>
        <w:tc>
          <w:tcPr>
            <w:tcW w:w="1413" w:type="dxa"/>
          </w:tcPr>
          <w:p w14:paraId="2BAAE0E9" w14:textId="1EFEF4F3" w:rsidR="00043A6B" w:rsidRPr="00C93F4D" w:rsidDel="00DE2415" w:rsidRDefault="00043A6B" w:rsidP="00721651">
            <w:pPr>
              <w:keepNext/>
              <w:spacing w:after="60"/>
              <w:jc w:val="both"/>
              <w:rPr>
                <w:del w:id="413" w:author="Administrator" w:date="2023-08-28T11:58:00Z"/>
                <w:rFonts w:ascii="Times New Roman" w:hAnsi="Times New Roman"/>
              </w:rPr>
            </w:pPr>
            <w:del w:id="414" w:author="Administrator" w:date="2023-08-28T11:58:00Z">
              <w:r w:rsidRPr="00C93F4D" w:rsidDel="00DE2415">
                <w:rPr>
                  <w:rFonts w:ascii="Times New Roman" w:hAnsi="Times New Roman"/>
                </w:rPr>
                <w:delText>Mugilidae</w:delText>
              </w:r>
            </w:del>
          </w:p>
        </w:tc>
        <w:tc>
          <w:tcPr>
            <w:tcW w:w="2907" w:type="dxa"/>
          </w:tcPr>
          <w:p w14:paraId="55832395" w14:textId="621C3DAD" w:rsidR="00043A6B" w:rsidRPr="00C93F4D" w:rsidDel="00DE2415" w:rsidRDefault="00043A6B" w:rsidP="00721651">
            <w:pPr>
              <w:keepNext/>
              <w:spacing w:after="60"/>
              <w:jc w:val="both"/>
              <w:rPr>
                <w:del w:id="415" w:author="Administrator" w:date="2023-08-28T11:58:00Z"/>
                <w:rFonts w:ascii="Times New Roman" w:hAnsi="Times New Roman"/>
                <w:i/>
                <w:iCs/>
              </w:rPr>
            </w:pPr>
            <w:bookmarkStart w:id="416" w:name="_Hlk144036187"/>
            <w:del w:id="417" w:author="Administrator" w:date="2023-08-28T11:58:00Z">
              <w:r w:rsidRPr="00C93F4D" w:rsidDel="00DE2415">
                <w:rPr>
                  <w:rFonts w:ascii="Times New Roman" w:hAnsi="Times New Roman"/>
                  <w:i/>
                  <w:iCs/>
                </w:rPr>
                <w:delText>Planiliza alata</w:delText>
              </w:r>
              <w:bookmarkEnd w:id="416"/>
            </w:del>
          </w:p>
        </w:tc>
        <w:tc>
          <w:tcPr>
            <w:tcW w:w="1057" w:type="dxa"/>
          </w:tcPr>
          <w:p w14:paraId="22F8FC46" w14:textId="22ACECDF" w:rsidR="00043A6B" w:rsidRPr="00C93F4D" w:rsidDel="00DE2415" w:rsidRDefault="00043A6B" w:rsidP="00721651">
            <w:pPr>
              <w:keepNext/>
              <w:spacing w:after="60"/>
              <w:jc w:val="both"/>
              <w:rPr>
                <w:del w:id="418" w:author="Administrator" w:date="2023-08-28T11:58:00Z"/>
                <w:rFonts w:ascii="Times New Roman" w:hAnsi="Times New Roman"/>
              </w:rPr>
            </w:pPr>
            <w:del w:id="419" w:author="Administrator" w:date="2023-08-28T11:58:00Z">
              <w:r w:rsidRPr="00C93F4D" w:rsidDel="00DE2415">
                <w:rPr>
                  <w:rFonts w:ascii="Times New Roman" w:hAnsi="Times New Roman"/>
                </w:rPr>
                <w:delText>Mbinini</w:delText>
              </w:r>
            </w:del>
          </w:p>
        </w:tc>
        <w:tc>
          <w:tcPr>
            <w:tcW w:w="2003" w:type="dxa"/>
          </w:tcPr>
          <w:p w14:paraId="44F2C78C" w14:textId="4F4F514D" w:rsidR="00043A6B" w:rsidRPr="00C93F4D" w:rsidDel="00DE2415" w:rsidRDefault="00043A6B" w:rsidP="00721651">
            <w:pPr>
              <w:keepNext/>
              <w:spacing w:after="60"/>
              <w:jc w:val="both"/>
              <w:rPr>
                <w:del w:id="420" w:author="Administrator" w:date="2023-08-28T11:58:00Z"/>
                <w:rFonts w:ascii="Times New Roman" w:hAnsi="Times New Roman"/>
              </w:rPr>
            </w:pPr>
            <w:del w:id="421" w:author="Administrator" w:date="2023-08-28T11:58:00Z">
              <w:r w:rsidRPr="00C93F4D" w:rsidDel="00DE2415">
                <w:rPr>
                  <w:rFonts w:ascii="Times New Roman" w:hAnsi="Times New Roman"/>
                </w:rPr>
                <w:delText>Diamond mullet</w:delText>
              </w:r>
            </w:del>
          </w:p>
        </w:tc>
        <w:tc>
          <w:tcPr>
            <w:tcW w:w="720" w:type="dxa"/>
            <w:gridSpan w:val="2"/>
          </w:tcPr>
          <w:p w14:paraId="30DE0F97" w14:textId="54940FD2" w:rsidR="00043A6B" w:rsidRPr="00C93F4D" w:rsidDel="00DE2415" w:rsidRDefault="00043A6B" w:rsidP="00721651">
            <w:pPr>
              <w:keepNext/>
              <w:spacing w:after="60"/>
              <w:jc w:val="both"/>
              <w:rPr>
                <w:del w:id="422" w:author="Administrator" w:date="2023-08-28T11:58:00Z"/>
                <w:rFonts w:ascii="Times New Roman" w:hAnsi="Times New Roman"/>
              </w:rPr>
            </w:pPr>
            <w:del w:id="423" w:author="Administrator" w:date="2023-08-28T11:58:00Z">
              <w:r w:rsidRPr="00C93F4D" w:rsidDel="00DE2415">
                <w:rPr>
                  <w:rFonts w:ascii="Times New Roman" w:hAnsi="Times New Roman"/>
                </w:rPr>
                <w:delText>24</w:delText>
              </w:r>
            </w:del>
          </w:p>
        </w:tc>
        <w:tc>
          <w:tcPr>
            <w:tcW w:w="1530" w:type="dxa"/>
          </w:tcPr>
          <w:p w14:paraId="5208E381" w14:textId="77738B9B" w:rsidR="00043A6B" w:rsidRPr="00C93F4D" w:rsidDel="00DE2415" w:rsidRDefault="00043A6B" w:rsidP="00721651">
            <w:pPr>
              <w:keepNext/>
              <w:spacing w:after="60"/>
              <w:jc w:val="both"/>
              <w:rPr>
                <w:del w:id="424" w:author="Administrator" w:date="2023-08-28T11:58:00Z"/>
                <w:rFonts w:ascii="Times New Roman" w:hAnsi="Times New Roman"/>
              </w:rPr>
            </w:pPr>
            <w:del w:id="425" w:author="Administrator" w:date="2023-08-28T11:58:00Z">
              <w:r w:rsidRPr="00C93F4D" w:rsidDel="00DE2415">
                <w:rPr>
                  <w:rFonts w:ascii="Times New Roman" w:hAnsi="Times New Roman"/>
                </w:rPr>
                <w:delText>1.87</w:delText>
              </w:r>
            </w:del>
          </w:p>
        </w:tc>
      </w:tr>
      <w:tr w:rsidR="00043A6B" w:rsidRPr="00C93F4D" w:rsidDel="00DE2415" w14:paraId="3F5116F5" w14:textId="44804BFA" w:rsidTr="00721651">
        <w:trPr>
          <w:cantSplit/>
          <w:jc w:val="center"/>
          <w:del w:id="426" w:author="Administrator" w:date="2023-08-28T11:58:00Z"/>
        </w:trPr>
        <w:tc>
          <w:tcPr>
            <w:tcW w:w="1413" w:type="dxa"/>
          </w:tcPr>
          <w:p w14:paraId="12B95681" w14:textId="1B424958" w:rsidR="00043A6B" w:rsidRPr="00C93F4D" w:rsidDel="00DE2415" w:rsidRDefault="00043A6B" w:rsidP="00721651">
            <w:pPr>
              <w:keepNext/>
              <w:spacing w:after="60"/>
              <w:jc w:val="both"/>
              <w:rPr>
                <w:del w:id="427" w:author="Administrator" w:date="2023-08-28T11:58:00Z"/>
                <w:rFonts w:ascii="Times New Roman" w:hAnsi="Times New Roman"/>
              </w:rPr>
            </w:pPr>
            <w:del w:id="428" w:author="Administrator" w:date="2023-08-28T11:58:00Z">
              <w:r w:rsidRPr="00C93F4D" w:rsidDel="00DE2415">
                <w:rPr>
                  <w:rFonts w:ascii="Times New Roman" w:hAnsi="Times New Roman"/>
                </w:rPr>
                <w:delText>Cichlidae</w:delText>
              </w:r>
            </w:del>
          </w:p>
        </w:tc>
        <w:tc>
          <w:tcPr>
            <w:tcW w:w="2907" w:type="dxa"/>
          </w:tcPr>
          <w:p w14:paraId="6B385480" w14:textId="18C5F37C" w:rsidR="00043A6B" w:rsidRPr="00C93F4D" w:rsidDel="00DE2415" w:rsidRDefault="00043A6B" w:rsidP="00721651">
            <w:pPr>
              <w:keepNext/>
              <w:spacing w:after="60"/>
              <w:jc w:val="both"/>
              <w:rPr>
                <w:del w:id="429" w:author="Administrator" w:date="2023-08-28T11:58:00Z"/>
                <w:rFonts w:ascii="Times New Roman" w:hAnsi="Times New Roman"/>
                <w:i/>
                <w:iCs/>
              </w:rPr>
            </w:pPr>
            <w:del w:id="430" w:author="Administrator" w:date="2023-08-28T11:58:00Z">
              <w:r w:rsidRPr="00C93F4D" w:rsidDel="00DE2415">
                <w:rPr>
                  <w:rFonts w:ascii="Times New Roman" w:hAnsi="Times New Roman"/>
                  <w:i/>
                  <w:iCs/>
                </w:rPr>
                <w:delText>Oreochromis spirulus spirulus</w:delText>
              </w:r>
            </w:del>
          </w:p>
        </w:tc>
        <w:tc>
          <w:tcPr>
            <w:tcW w:w="1057" w:type="dxa"/>
          </w:tcPr>
          <w:p w14:paraId="6B0E90D5" w14:textId="02AFAEF0" w:rsidR="00043A6B" w:rsidRPr="00C93F4D" w:rsidDel="00DE2415" w:rsidRDefault="00043A6B" w:rsidP="00721651">
            <w:pPr>
              <w:keepNext/>
              <w:spacing w:after="60"/>
              <w:jc w:val="both"/>
              <w:rPr>
                <w:del w:id="431" w:author="Administrator" w:date="2023-08-28T11:58:00Z"/>
                <w:rFonts w:ascii="Times New Roman" w:hAnsi="Times New Roman"/>
              </w:rPr>
            </w:pPr>
            <w:del w:id="432" w:author="Administrator" w:date="2023-08-28T11:58:00Z">
              <w:r w:rsidRPr="00C93F4D" w:rsidDel="00DE2415">
                <w:rPr>
                  <w:rFonts w:ascii="Times New Roman" w:hAnsi="Times New Roman"/>
                </w:rPr>
                <w:delText>Parapara</w:delText>
              </w:r>
            </w:del>
          </w:p>
        </w:tc>
        <w:tc>
          <w:tcPr>
            <w:tcW w:w="2003" w:type="dxa"/>
          </w:tcPr>
          <w:p w14:paraId="28D72F98" w14:textId="55113B78" w:rsidR="00043A6B" w:rsidRPr="00C93F4D" w:rsidDel="00DE2415" w:rsidRDefault="00043A6B" w:rsidP="00721651">
            <w:pPr>
              <w:keepNext/>
              <w:spacing w:after="60"/>
              <w:jc w:val="both"/>
              <w:rPr>
                <w:del w:id="433" w:author="Administrator" w:date="2023-08-28T11:58:00Z"/>
                <w:rFonts w:ascii="Times New Roman" w:hAnsi="Times New Roman"/>
              </w:rPr>
            </w:pPr>
            <w:del w:id="434" w:author="Administrator" w:date="2023-08-28T11:58:00Z">
              <w:r w:rsidRPr="00C93F4D" w:rsidDel="00DE2415">
                <w:rPr>
                  <w:rFonts w:ascii="Times New Roman" w:hAnsi="Times New Roman"/>
                </w:rPr>
                <w:delText>Sabaki tilapia</w:delText>
              </w:r>
            </w:del>
          </w:p>
        </w:tc>
        <w:tc>
          <w:tcPr>
            <w:tcW w:w="720" w:type="dxa"/>
            <w:gridSpan w:val="2"/>
          </w:tcPr>
          <w:p w14:paraId="6249A991" w14:textId="107E0E14" w:rsidR="00043A6B" w:rsidRPr="00C93F4D" w:rsidDel="00DE2415" w:rsidRDefault="00043A6B" w:rsidP="00721651">
            <w:pPr>
              <w:keepNext/>
              <w:spacing w:after="60"/>
              <w:jc w:val="both"/>
              <w:rPr>
                <w:del w:id="435" w:author="Administrator" w:date="2023-08-28T11:58:00Z"/>
                <w:rFonts w:ascii="Times New Roman" w:hAnsi="Times New Roman"/>
              </w:rPr>
            </w:pPr>
            <w:del w:id="436" w:author="Administrator" w:date="2023-08-28T11:58:00Z">
              <w:r w:rsidRPr="00C93F4D" w:rsidDel="00DE2415">
                <w:rPr>
                  <w:rFonts w:ascii="Times New Roman" w:hAnsi="Times New Roman"/>
                </w:rPr>
                <w:delText>118</w:delText>
              </w:r>
            </w:del>
          </w:p>
        </w:tc>
        <w:tc>
          <w:tcPr>
            <w:tcW w:w="1530" w:type="dxa"/>
          </w:tcPr>
          <w:p w14:paraId="3EFB073A" w14:textId="39CE903D" w:rsidR="00043A6B" w:rsidRPr="00C93F4D" w:rsidDel="00DE2415" w:rsidRDefault="00043A6B" w:rsidP="00721651">
            <w:pPr>
              <w:keepNext/>
              <w:spacing w:after="60"/>
              <w:jc w:val="both"/>
              <w:rPr>
                <w:del w:id="437" w:author="Administrator" w:date="2023-08-28T11:58:00Z"/>
                <w:rFonts w:ascii="Times New Roman" w:hAnsi="Times New Roman"/>
              </w:rPr>
            </w:pPr>
            <w:del w:id="438" w:author="Administrator" w:date="2023-08-28T11:58:00Z">
              <w:r w:rsidRPr="00C93F4D" w:rsidDel="00DE2415">
                <w:rPr>
                  <w:rFonts w:ascii="Times New Roman" w:hAnsi="Times New Roman"/>
                </w:rPr>
                <w:delText>9.21</w:delText>
              </w:r>
            </w:del>
          </w:p>
        </w:tc>
      </w:tr>
      <w:tr w:rsidR="00043A6B" w:rsidRPr="00C93F4D" w:rsidDel="00DE2415" w14:paraId="71B55571" w14:textId="0E5D82D2" w:rsidTr="00721651">
        <w:trPr>
          <w:cantSplit/>
          <w:jc w:val="center"/>
          <w:del w:id="439" w:author="Administrator" w:date="2023-08-28T11:58:00Z"/>
        </w:trPr>
        <w:tc>
          <w:tcPr>
            <w:tcW w:w="1413" w:type="dxa"/>
          </w:tcPr>
          <w:p w14:paraId="24EA9B82" w14:textId="08EF8B2B" w:rsidR="00043A6B" w:rsidRPr="00C93F4D" w:rsidDel="00DE2415" w:rsidRDefault="00043A6B" w:rsidP="00721651">
            <w:pPr>
              <w:keepNext/>
              <w:spacing w:after="60"/>
              <w:jc w:val="both"/>
              <w:rPr>
                <w:del w:id="440" w:author="Administrator" w:date="2023-08-28T11:58:00Z"/>
                <w:rFonts w:ascii="Times New Roman" w:hAnsi="Times New Roman"/>
              </w:rPr>
            </w:pPr>
          </w:p>
        </w:tc>
        <w:tc>
          <w:tcPr>
            <w:tcW w:w="2907" w:type="dxa"/>
          </w:tcPr>
          <w:p w14:paraId="575C9049" w14:textId="5A924C20" w:rsidR="00043A6B" w:rsidRPr="00C93F4D" w:rsidDel="00DE2415" w:rsidRDefault="00043A6B" w:rsidP="00721651">
            <w:pPr>
              <w:keepNext/>
              <w:spacing w:after="60"/>
              <w:jc w:val="both"/>
              <w:rPr>
                <w:del w:id="441" w:author="Administrator" w:date="2023-08-28T11:58:00Z"/>
                <w:rFonts w:ascii="Times New Roman" w:hAnsi="Times New Roman"/>
                <w:i/>
                <w:iCs/>
              </w:rPr>
            </w:pPr>
            <w:del w:id="442" w:author="Administrator" w:date="2023-08-28T11:58:00Z">
              <w:r w:rsidRPr="00C93F4D" w:rsidDel="00DE2415">
                <w:rPr>
                  <w:rFonts w:ascii="Times New Roman" w:hAnsi="Times New Roman"/>
                  <w:i/>
                  <w:iCs/>
                </w:rPr>
                <w:delText>Oreochromis mossambicus</w:delText>
              </w:r>
            </w:del>
          </w:p>
        </w:tc>
        <w:tc>
          <w:tcPr>
            <w:tcW w:w="1057" w:type="dxa"/>
          </w:tcPr>
          <w:p w14:paraId="151813FE" w14:textId="62A31C87" w:rsidR="00043A6B" w:rsidRPr="00C93F4D" w:rsidDel="00DE2415" w:rsidRDefault="00043A6B" w:rsidP="00721651">
            <w:pPr>
              <w:keepNext/>
              <w:spacing w:after="60"/>
              <w:jc w:val="both"/>
              <w:rPr>
                <w:del w:id="443" w:author="Administrator" w:date="2023-08-28T11:58:00Z"/>
                <w:rFonts w:ascii="Times New Roman" w:hAnsi="Times New Roman"/>
              </w:rPr>
            </w:pPr>
            <w:del w:id="444" w:author="Administrator" w:date="2023-08-28T11:58:00Z">
              <w:r w:rsidRPr="00C93F4D" w:rsidDel="00DE2415">
                <w:rPr>
                  <w:rFonts w:ascii="Times New Roman" w:hAnsi="Times New Roman"/>
                </w:rPr>
                <w:delText>Parapara</w:delText>
              </w:r>
            </w:del>
          </w:p>
        </w:tc>
        <w:tc>
          <w:tcPr>
            <w:tcW w:w="2003" w:type="dxa"/>
          </w:tcPr>
          <w:p w14:paraId="57C3B816" w14:textId="25E1567C" w:rsidR="00043A6B" w:rsidRPr="00C93F4D" w:rsidDel="00DE2415" w:rsidRDefault="00043A6B" w:rsidP="00721651">
            <w:pPr>
              <w:keepNext/>
              <w:spacing w:after="60"/>
              <w:jc w:val="both"/>
              <w:rPr>
                <w:del w:id="445" w:author="Administrator" w:date="2023-08-28T11:58:00Z"/>
                <w:rFonts w:ascii="Times New Roman" w:hAnsi="Times New Roman"/>
              </w:rPr>
            </w:pPr>
            <w:del w:id="446" w:author="Administrator" w:date="2023-08-28T11:58:00Z">
              <w:r w:rsidRPr="00C93F4D" w:rsidDel="00DE2415">
                <w:rPr>
                  <w:rFonts w:ascii="Times New Roman" w:hAnsi="Times New Roman"/>
                </w:rPr>
                <w:delText>Mozambique tilapia</w:delText>
              </w:r>
            </w:del>
          </w:p>
        </w:tc>
        <w:tc>
          <w:tcPr>
            <w:tcW w:w="720" w:type="dxa"/>
            <w:gridSpan w:val="2"/>
          </w:tcPr>
          <w:p w14:paraId="0A7A0268" w14:textId="60E5D9D7" w:rsidR="00043A6B" w:rsidRPr="00C93F4D" w:rsidDel="00DE2415" w:rsidRDefault="00043A6B" w:rsidP="00721651">
            <w:pPr>
              <w:keepNext/>
              <w:spacing w:after="60"/>
              <w:jc w:val="both"/>
              <w:rPr>
                <w:del w:id="447" w:author="Administrator" w:date="2023-08-28T11:58:00Z"/>
                <w:rFonts w:ascii="Times New Roman" w:hAnsi="Times New Roman"/>
              </w:rPr>
            </w:pPr>
            <w:del w:id="448" w:author="Administrator" w:date="2023-08-28T11:58:00Z">
              <w:r w:rsidRPr="00C93F4D" w:rsidDel="00DE2415">
                <w:rPr>
                  <w:rFonts w:ascii="Times New Roman" w:hAnsi="Times New Roman"/>
                </w:rPr>
                <w:delText>47</w:delText>
              </w:r>
            </w:del>
          </w:p>
        </w:tc>
        <w:tc>
          <w:tcPr>
            <w:tcW w:w="1530" w:type="dxa"/>
          </w:tcPr>
          <w:p w14:paraId="05BAFE2A" w14:textId="5791C5C9" w:rsidR="00043A6B" w:rsidRPr="00C93F4D" w:rsidDel="00DE2415" w:rsidRDefault="00043A6B" w:rsidP="00721651">
            <w:pPr>
              <w:keepNext/>
              <w:spacing w:after="60"/>
              <w:jc w:val="both"/>
              <w:rPr>
                <w:del w:id="449" w:author="Administrator" w:date="2023-08-28T11:58:00Z"/>
                <w:rFonts w:ascii="Times New Roman" w:hAnsi="Times New Roman"/>
              </w:rPr>
            </w:pPr>
            <w:del w:id="450" w:author="Administrator" w:date="2023-08-28T11:58:00Z">
              <w:r w:rsidRPr="00C93F4D" w:rsidDel="00DE2415">
                <w:rPr>
                  <w:rFonts w:ascii="Times New Roman" w:hAnsi="Times New Roman"/>
                </w:rPr>
                <w:delText>3.67</w:delText>
              </w:r>
            </w:del>
          </w:p>
        </w:tc>
      </w:tr>
      <w:tr w:rsidR="00043A6B" w:rsidRPr="00C93F4D" w:rsidDel="00DE2415" w14:paraId="468531E2" w14:textId="589AF1AB" w:rsidTr="00721651">
        <w:trPr>
          <w:cantSplit/>
          <w:jc w:val="center"/>
          <w:del w:id="451" w:author="Administrator" w:date="2023-08-28T11:58:00Z"/>
        </w:trPr>
        <w:tc>
          <w:tcPr>
            <w:tcW w:w="1413" w:type="dxa"/>
          </w:tcPr>
          <w:p w14:paraId="549BB521" w14:textId="555654E3" w:rsidR="00043A6B" w:rsidRPr="00C93F4D" w:rsidDel="00DE2415" w:rsidRDefault="00043A6B" w:rsidP="00721651">
            <w:pPr>
              <w:keepNext/>
              <w:spacing w:after="60"/>
              <w:jc w:val="both"/>
              <w:rPr>
                <w:del w:id="452" w:author="Administrator" w:date="2023-08-28T11:58:00Z"/>
                <w:rFonts w:ascii="Times New Roman" w:hAnsi="Times New Roman"/>
              </w:rPr>
            </w:pPr>
            <w:del w:id="453" w:author="Administrator" w:date="2023-08-28T11:58:00Z">
              <w:r w:rsidRPr="00C93F4D" w:rsidDel="00DE2415">
                <w:rPr>
                  <w:rFonts w:ascii="Times New Roman" w:hAnsi="Times New Roman"/>
                </w:rPr>
                <w:delText>Bagridae</w:delText>
              </w:r>
            </w:del>
          </w:p>
        </w:tc>
        <w:tc>
          <w:tcPr>
            <w:tcW w:w="2907" w:type="dxa"/>
          </w:tcPr>
          <w:p w14:paraId="74808E2C" w14:textId="579A4A9F" w:rsidR="00043A6B" w:rsidRPr="00C93F4D" w:rsidDel="00DE2415" w:rsidRDefault="00043A6B" w:rsidP="00721651">
            <w:pPr>
              <w:keepNext/>
              <w:spacing w:after="60"/>
              <w:jc w:val="both"/>
              <w:rPr>
                <w:del w:id="454" w:author="Administrator" w:date="2023-08-28T11:58:00Z"/>
                <w:rFonts w:ascii="Times New Roman" w:hAnsi="Times New Roman"/>
                <w:i/>
                <w:iCs/>
              </w:rPr>
            </w:pPr>
            <w:del w:id="455" w:author="Administrator" w:date="2023-08-28T11:58:00Z">
              <w:r w:rsidRPr="00C93F4D" w:rsidDel="00DE2415">
                <w:rPr>
                  <w:rFonts w:ascii="Times New Roman" w:hAnsi="Times New Roman"/>
                  <w:i/>
                  <w:iCs/>
                </w:rPr>
                <w:delText>Bagrus docmak</w:delText>
              </w:r>
            </w:del>
          </w:p>
        </w:tc>
        <w:tc>
          <w:tcPr>
            <w:tcW w:w="1057" w:type="dxa"/>
          </w:tcPr>
          <w:p w14:paraId="02DB305D" w14:textId="50A89015" w:rsidR="00043A6B" w:rsidRPr="00C93F4D" w:rsidDel="00DE2415" w:rsidRDefault="00043A6B" w:rsidP="00721651">
            <w:pPr>
              <w:keepNext/>
              <w:spacing w:after="60"/>
              <w:jc w:val="both"/>
              <w:rPr>
                <w:del w:id="456" w:author="Administrator" w:date="2023-08-28T11:58:00Z"/>
                <w:rFonts w:ascii="Times New Roman" w:hAnsi="Times New Roman"/>
              </w:rPr>
            </w:pPr>
            <w:del w:id="457" w:author="Administrator" w:date="2023-08-28T11:58:00Z">
              <w:r w:rsidRPr="00C93F4D" w:rsidDel="00DE2415">
                <w:rPr>
                  <w:rFonts w:ascii="Times New Roman" w:hAnsi="Times New Roman"/>
                </w:rPr>
                <w:delText>Fume</w:delText>
              </w:r>
            </w:del>
          </w:p>
        </w:tc>
        <w:tc>
          <w:tcPr>
            <w:tcW w:w="2003" w:type="dxa"/>
          </w:tcPr>
          <w:p w14:paraId="2DDB155C" w14:textId="05DC06FF" w:rsidR="00043A6B" w:rsidRPr="00C93F4D" w:rsidDel="00DE2415" w:rsidRDefault="00043A6B" w:rsidP="00721651">
            <w:pPr>
              <w:keepNext/>
              <w:spacing w:after="60"/>
              <w:jc w:val="both"/>
              <w:rPr>
                <w:del w:id="458" w:author="Administrator" w:date="2023-08-28T11:58:00Z"/>
                <w:rFonts w:ascii="Times New Roman" w:hAnsi="Times New Roman"/>
              </w:rPr>
            </w:pPr>
            <w:del w:id="459" w:author="Administrator" w:date="2023-08-28T11:58:00Z">
              <w:r w:rsidRPr="00C93F4D" w:rsidDel="00DE2415">
                <w:rPr>
                  <w:rFonts w:ascii="Times New Roman" w:hAnsi="Times New Roman"/>
                </w:rPr>
                <w:delText>Sudan catfish</w:delText>
              </w:r>
            </w:del>
          </w:p>
        </w:tc>
        <w:tc>
          <w:tcPr>
            <w:tcW w:w="720" w:type="dxa"/>
            <w:gridSpan w:val="2"/>
          </w:tcPr>
          <w:p w14:paraId="48CF3F65" w14:textId="0D0DFE25" w:rsidR="00043A6B" w:rsidRPr="00C93F4D" w:rsidDel="00DE2415" w:rsidRDefault="00043A6B" w:rsidP="00721651">
            <w:pPr>
              <w:keepNext/>
              <w:spacing w:after="60"/>
              <w:jc w:val="both"/>
              <w:rPr>
                <w:del w:id="460" w:author="Administrator" w:date="2023-08-28T11:58:00Z"/>
                <w:rFonts w:ascii="Times New Roman" w:hAnsi="Times New Roman"/>
              </w:rPr>
            </w:pPr>
            <w:del w:id="461" w:author="Administrator" w:date="2023-08-28T11:58:00Z">
              <w:r w:rsidRPr="00C93F4D" w:rsidDel="00DE2415">
                <w:rPr>
                  <w:rFonts w:ascii="Times New Roman" w:hAnsi="Times New Roman"/>
                </w:rPr>
                <w:delText>35</w:delText>
              </w:r>
            </w:del>
          </w:p>
        </w:tc>
        <w:tc>
          <w:tcPr>
            <w:tcW w:w="1530" w:type="dxa"/>
          </w:tcPr>
          <w:p w14:paraId="51BFCF6C" w14:textId="3DA0B05F" w:rsidR="00043A6B" w:rsidRPr="00C93F4D" w:rsidDel="00DE2415" w:rsidRDefault="00043A6B" w:rsidP="00721651">
            <w:pPr>
              <w:keepNext/>
              <w:spacing w:after="60"/>
              <w:jc w:val="both"/>
              <w:rPr>
                <w:del w:id="462" w:author="Administrator" w:date="2023-08-28T11:58:00Z"/>
                <w:rFonts w:ascii="Times New Roman" w:hAnsi="Times New Roman"/>
              </w:rPr>
            </w:pPr>
            <w:del w:id="463" w:author="Administrator" w:date="2023-08-28T11:58:00Z">
              <w:r w:rsidRPr="00C93F4D" w:rsidDel="00DE2415">
                <w:rPr>
                  <w:rFonts w:ascii="Times New Roman" w:hAnsi="Times New Roman"/>
                </w:rPr>
                <w:delText>2.73</w:delText>
              </w:r>
            </w:del>
          </w:p>
        </w:tc>
      </w:tr>
      <w:tr w:rsidR="00043A6B" w:rsidRPr="00C93F4D" w:rsidDel="00DE2415" w14:paraId="7B34F1CA" w14:textId="1CB4867A" w:rsidTr="00721651">
        <w:trPr>
          <w:cantSplit/>
          <w:jc w:val="center"/>
          <w:del w:id="464" w:author="Administrator" w:date="2023-08-28T11:58:00Z"/>
        </w:trPr>
        <w:tc>
          <w:tcPr>
            <w:tcW w:w="1413" w:type="dxa"/>
          </w:tcPr>
          <w:p w14:paraId="7ED78829" w14:textId="7678D1B6" w:rsidR="00043A6B" w:rsidRPr="00C93F4D" w:rsidDel="00DE2415" w:rsidRDefault="00043A6B" w:rsidP="00721651">
            <w:pPr>
              <w:keepNext/>
              <w:spacing w:after="60"/>
              <w:jc w:val="both"/>
              <w:rPr>
                <w:del w:id="465" w:author="Administrator" w:date="2023-08-28T11:58:00Z"/>
                <w:rFonts w:ascii="Times New Roman" w:hAnsi="Times New Roman"/>
              </w:rPr>
            </w:pPr>
            <w:del w:id="466" w:author="Administrator" w:date="2023-08-28T11:58:00Z">
              <w:r w:rsidRPr="00C93F4D" w:rsidDel="00DE2415">
                <w:rPr>
                  <w:rFonts w:ascii="Times New Roman" w:hAnsi="Times New Roman"/>
                </w:rPr>
                <w:delText>Cyprinidae</w:delText>
              </w:r>
            </w:del>
          </w:p>
        </w:tc>
        <w:tc>
          <w:tcPr>
            <w:tcW w:w="2907" w:type="dxa"/>
          </w:tcPr>
          <w:p w14:paraId="2D8F7DAA" w14:textId="194A8256" w:rsidR="00043A6B" w:rsidRPr="00C93F4D" w:rsidDel="00DE2415" w:rsidRDefault="00043A6B" w:rsidP="00721651">
            <w:pPr>
              <w:keepNext/>
              <w:spacing w:after="60"/>
              <w:jc w:val="both"/>
              <w:rPr>
                <w:del w:id="467" w:author="Administrator" w:date="2023-08-28T11:58:00Z"/>
                <w:rFonts w:ascii="Times New Roman" w:hAnsi="Times New Roman"/>
                <w:i/>
                <w:iCs/>
              </w:rPr>
            </w:pPr>
            <w:del w:id="468" w:author="Administrator" w:date="2023-08-28T11:58:00Z">
              <w:r w:rsidRPr="00C93F4D" w:rsidDel="00DE2415">
                <w:rPr>
                  <w:rFonts w:ascii="Times New Roman" w:hAnsi="Times New Roman"/>
                  <w:i/>
                  <w:iCs/>
                </w:rPr>
                <w:delText>Barbus oxyrhynchus</w:delText>
              </w:r>
            </w:del>
          </w:p>
        </w:tc>
        <w:tc>
          <w:tcPr>
            <w:tcW w:w="1057" w:type="dxa"/>
          </w:tcPr>
          <w:p w14:paraId="74D4A478" w14:textId="1A829C68" w:rsidR="00043A6B" w:rsidRPr="00C93F4D" w:rsidDel="00DE2415" w:rsidRDefault="00043A6B" w:rsidP="00721651">
            <w:pPr>
              <w:keepNext/>
              <w:spacing w:after="60"/>
              <w:jc w:val="both"/>
              <w:rPr>
                <w:del w:id="469" w:author="Administrator" w:date="2023-08-28T11:58:00Z"/>
                <w:rFonts w:ascii="Times New Roman" w:hAnsi="Times New Roman"/>
              </w:rPr>
            </w:pPr>
            <w:del w:id="470" w:author="Administrator" w:date="2023-08-28T11:58:00Z">
              <w:r w:rsidRPr="00C93F4D" w:rsidDel="00DE2415">
                <w:rPr>
                  <w:rFonts w:ascii="Times New Roman" w:hAnsi="Times New Roman"/>
                </w:rPr>
                <w:delText>Karange</w:delText>
              </w:r>
            </w:del>
          </w:p>
        </w:tc>
        <w:tc>
          <w:tcPr>
            <w:tcW w:w="2003" w:type="dxa"/>
          </w:tcPr>
          <w:p w14:paraId="1CB674E6" w14:textId="4C07F2D3" w:rsidR="00043A6B" w:rsidRPr="00C93F4D" w:rsidDel="00DE2415" w:rsidRDefault="00043A6B" w:rsidP="00721651">
            <w:pPr>
              <w:keepNext/>
              <w:spacing w:after="60"/>
              <w:jc w:val="both"/>
              <w:rPr>
                <w:del w:id="471" w:author="Administrator" w:date="2023-08-28T11:58:00Z"/>
                <w:rFonts w:ascii="Times New Roman" w:hAnsi="Times New Roman"/>
              </w:rPr>
            </w:pPr>
            <w:del w:id="472" w:author="Administrator" w:date="2023-08-28T11:58:00Z">
              <w:r w:rsidRPr="00C93F4D" w:rsidDel="00DE2415">
                <w:rPr>
                  <w:rFonts w:ascii="Times New Roman" w:hAnsi="Times New Roman"/>
                </w:rPr>
                <w:delText>Pangani barb</w:delText>
              </w:r>
            </w:del>
          </w:p>
        </w:tc>
        <w:tc>
          <w:tcPr>
            <w:tcW w:w="720" w:type="dxa"/>
            <w:gridSpan w:val="2"/>
          </w:tcPr>
          <w:p w14:paraId="1EAF6536" w14:textId="33545E0E" w:rsidR="00043A6B" w:rsidRPr="00C93F4D" w:rsidDel="00DE2415" w:rsidRDefault="00043A6B" w:rsidP="00721651">
            <w:pPr>
              <w:keepNext/>
              <w:spacing w:after="60"/>
              <w:jc w:val="both"/>
              <w:rPr>
                <w:del w:id="473" w:author="Administrator" w:date="2023-08-28T11:58:00Z"/>
                <w:rFonts w:ascii="Times New Roman" w:hAnsi="Times New Roman"/>
              </w:rPr>
            </w:pPr>
            <w:del w:id="474" w:author="Administrator" w:date="2023-08-28T11:58:00Z">
              <w:r w:rsidRPr="00C93F4D" w:rsidDel="00DE2415">
                <w:rPr>
                  <w:rFonts w:ascii="Times New Roman" w:hAnsi="Times New Roman"/>
                </w:rPr>
                <w:delText>1</w:delText>
              </w:r>
            </w:del>
          </w:p>
        </w:tc>
        <w:tc>
          <w:tcPr>
            <w:tcW w:w="1530" w:type="dxa"/>
          </w:tcPr>
          <w:p w14:paraId="49CA914C" w14:textId="615BE030" w:rsidR="00043A6B" w:rsidRPr="00C93F4D" w:rsidDel="00DE2415" w:rsidRDefault="00043A6B" w:rsidP="00721651">
            <w:pPr>
              <w:keepNext/>
              <w:spacing w:after="60"/>
              <w:jc w:val="both"/>
              <w:rPr>
                <w:del w:id="475" w:author="Administrator" w:date="2023-08-28T11:58:00Z"/>
                <w:rFonts w:ascii="Times New Roman" w:hAnsi="Times New Roman"/>
              </w:rPr>
            </w:pPr>
            <w:del w:id="476" w:author="Administrator" w:date="2023-08-28T11:58:00Z">
              <w:r w:rsidRPr="00C93F4D" w:rsidDel="00DE2415">
                <w:rPr>
                  <w:rFonts w:ascii="Times New Roman" w:hAnsi="Times New Roman"/>
                </w:rPr>
                <w:delText>0.08</w:delText>
              </w:r>
            </w:del>
          </w:p>
        </w:tc>
      </w:tr>
      <w:tr w:rsidR="00043A6B" w:rsidRPr="00C93F4D" w:rsidDel="00013A66" w14:paraId="18678232" w14:textId="62B56D62" w:rsidTr="00721651">
        <w:trPr>
          <w:cantSplit/>
          <w:jc w:val="center"/>
          <w:del w:id="477" w:author="Administrator" w:date="2023-08-28T10:35:00Z"/>
        </w:trPr>
        <w:tc>
          <w:tcPr>
            <w:tcW w:w="1413" w:type="dxa"/>
          </w:tcPr>
          <w:p w14:paraId="392CC2C7" w14:textId="510DEC30" w:rsidR="00043A6B" w:rsidRPr="00C93F4D" w:rsidDel="00013A66" w:rsidRDefault="00043A6B" w:rsidP="00721651">
            <w:pPr>
              <w:keepNext/>
              <w:spacing w:after="60"/>
              <w:jc w:val="both"/>
              <w:rPr>
                <w:del w:id="478" w:author="Administrator" w:date="2023-08-28T10:35:00Z"/>
                <w:rFonts w:ascii="Times New Roman" w:hAnsi="Times New Roman"/>
              </w:rPr>
            </w:pPr>
            <w:del w:id="479" w:author="Administrator" w:date="2023-08-28T10:35:00Z">
              <w:r w:rsidRPr="00C93F4D" w:rsidDel="00013A66">
                <w:rPr>
                  <w:rFonts w:ascii="Times New Roman" w:hAnsi="Times New Roman"/>
                </w:rPr>
                <w:delText>Total</w:delText>
              </w:r>
            </w:del>
          </w:p>
        </w:tc>
        <w:tc>
          <w:tcPr>
            <w:tcW w:w="2907" w:type="dxa"/>
          </w:tcPr>
          <w:p w14:paraId="05391175" w14:textId="1E2ACA0D" w:rsidR="00043A6B" w:rsidRPr="00C93F4D" w:rsidDel="00013A66" w:rsidRDefault="00043A6B" w:rsidP="00721651">
            <w:pPr>
              <w:keepNext/>
              <w:spacing w:after="60"/>
              <w:jc w:val="both"/>
              <w:rPr>
                <w:del w:id="480" w:author="Administrator" w:date="2023-08-28T10:35:00Z"/>
                <w:rFonts w:ascii="Times New Roman" w:hAnsi="Times New Roman"/>
                <w:i/>
                <w:iCs/>
              </w:rPr>
            </w:pPr>
          </w:p>
        </w:tc>
        <w:tc>
          <w:tcPr>
            <w:tcW w:w="1057" w:type="dxa"/>
          </w:tcPr>
          <w:p w14:paraId="795F5BB7" w14:textId="6A961BAD" w:rsidR="00043A6B" w:rsidRPr="00C93F4D" w:rsidDel="00013A66" w:rsidRDefault="00043A6B" w:rsidP="00721651">
            <w:pPr>
              <w:keepNext/>
              <w:spacing w:after="60"/>
              <w:jc w:val="both"/>
              <w:rPr>
                <w:del w:id="481" w:author="Administrator" w:date="2023-08-28T10:35:00Z"/>
                <w:rFonts w:ascii="Times New Roman" w:hAnsi="Times New Roman"/>
              </w:rPr>
            </w:pPr>
          </w:p>
        </w:tc>
        <w:tc>
          <w:tcPr>
            <w:tcW w:w="2003" w:type="dxa"/>
          </w:tcPr>
          <w:p w14:paraId="5A4E6DBF" w14:textId="1BB0BC94" w:rsidR="00043A6B" w:rsidRPr="00C93F4D" w:rsidDel="00013A66" w:rsidRDefault="00043A6B" w:rsidP="00721651">
            <w:pPr>
              <w:keepNext/>
              <w:spacing w:after="60"/>
              <w:jc w:val="both"/>
              <w:rPr>
                <w:del w:id="482" w:author="Administrator" w:date="2023-08-28T10:35:00Z"/>
                <w:rFonts w:ascii="Times New Roman" w:hAnsi="Times New Roman"/>
              </w:rPr>
            </w:pPr>
          </w:p>
        </w:tc>
        <w:tc>
          <w:tcPr>
            <w:tcW w:w="720" w:type="dxa"/>
            <w:gridSpan w:val="2"/>
          </w:tcPr>
          <w:p w14:paraId="0DD51261" w14:textId="210DB151" w:rsidR="00043A6B" w:rsidRPr="00C93F4D" w:rsidDel="00013A66" w:rsidRDefault="00043A6B" w:rsidP="00721651">
            <w:pPr>
              <w:keepNext/>
              <w:spacing w:after="60"/>
              <w:jc w:val="both"/>
              <w:rPr>
                <w:del w:id="483" w:author="Administrator" w:date="2023-08-28T10:35:00Z"/>
                <w:rFonts w:ascii="Times New Roman" w:hAnsi="Times New Roman"/>
              </w:rPr>
            </w:pPr>
            <w:del w:id="484" w:author="Administrator" w:date="2023-08-28T10:35:00Z">
              <w:r w:rsidRPr="00C93F4D" w:rsidDel="00013A66">
                <w:rPr>
                  <w:rFonts w:ascii="Times New Roman" w:hAnsi="Times New Roman"/>
                </w:rPr>
                <w:delText>1276</w:delText>
              </w:r>
            </w:del>
          </w:p>
        </w:tc>
        <w:tc>
          <w:tcPr>
            <w:tcW w:w="1530" w:type="dxa"/>
          </w:tcPr>
          <w:p w14:paraId="422ECC7C" w14:textId="45CCF3E5" w:rsidR="00043A6B" w:rsidRPr="00C93F4D" w:rsidDel="00013A66" w:rsidRDefault="00043A6B" w:rsidP="00721651">
            <w:pPr>
              <w:keepNext/>
              <w:spacing w:after="60"/>
              <w:jc w:val="both"/>
              <w:rPr>
                <w:del w:id="485" w:author="Administrator" w:date="2023-08-28T10:35:00Z"/>
                <w:rFonts w:ascii="Times New Roman" w:hAnsi="Times New Roman"/>
              </w:rPr>
            </w:pPr>
            <w:del w:id="486" w:author="Administrator" w:date="2023-08-28T10:35:00Z">
              <w:r w:rsidRPr="00C93F4D" w:rsidDel="00013A66">
                <w:rPr>
                  <w:rFonts w:ascii="Times New Roman" w:hAnsi="Times New Roman"/>
                </w:rPr>
                <w:delText>100</w:delText>
              </w:r>
            </w:del>
          </w:p>
        </w:tc>
      </w:tr>
    </w:tbl>
    <w:p w14:paraId="55FA8723" w14:textId="5497C585" w:rsidR="00043A6B" w:rsidRPr="00C93F4D" w:rsidDel="00DE2415" w:rsidRDefault="00043A6B" w:rsidP="00043A6B">
      <w:pPr>
        <w:spacing w:line="480" w:lineRule="auto"/>
        <w:jc w:val="both"/>
        <w:rPr>
          <w:del w:id="487" w:author="Administrator" w:date="2023-08-28T11:58:00Z"/>
          <w:rFonts w:ascii="Times New Roman" w:hAnsi="Times New Roman"/>
          <w:color w:val="C00000"/>
          <w:sz w:val="24"/>
          <w:szCs w:val="24"/>
          <w:lang w:val="en-US" w:eastAsia="en-US"/>
        </w:rPr>
      </w:pPr>
    </w:p>
    <w:p w14:paraId="071F34CB" w14:textId="57406621" w:rsidR="00043A6B" w:rsidRPr="00C93F4D" w:rsidDel="00DE2415" w:rsidRDefault="00043A6B" w:rsidP="00043A6B">
      <w:pPr>
        <w:spacing w:line="480" w:lineRule="auto"/>
        <w:jc w:val="both"/>
        <w:rPr>
          <w:del w:id="488" w:author="Administrator" w:date="2023-08-28T11:58:00Z"/>
          <w:rFonts w:ascii="Times New Roman" w:hAnsi="Times New Roman"/>
          <w:sz w:val="24"/>
          <w:szCs w:val="24"/>
        </w:rPr>
      </w:pPr>
      <w:del w:id="489" w:author="Administrator" w:date="2023-08-28T11:58:00Z">
        <w:r w:rsidRPr="00C93F4D" w:rsidDel="00DE2415">
          <w:rPr>
            <w:rFonts w:ascii="Times New Roman" w:hAnsi="Times New Roman"/>
            <w:sz w:val="24"/>
            <w:szCs w:val="24"/>
          </w:rPr>
          <w:delText xml:space="preserve">Descriptive statistics on mean total length and weight measured </w:delText>
        </w:r>
      </w:del>
      <w:del w:id="490" w:author="Administrator" w:date="2023-08-28T10:36:00Z">
        <w:r w:rsidRPr="00C93F4D" w:rsidDel="00013A66">
          <w:rPr>
            <w:rFonts w:ascii="Times New Roman" w:hAnsi="Times New Roman"/>
            <w:sz w:val="24"/>
            <w:szCs w:val="24"/>
          </w:rPr>
          <w:delText xml:space="preserve">for </w:delText>
        </w:r>
        <w:r w:rsidRPr="00C93F4D" w:rsidDel="00013A66">
          <w:rPr>
            <w:rFonts w:ascii="Times New Roman" w:hAnsi="Times New Roman"/>
            <w:sz w:val="24"/>
            <w:szCs w:val="24"/>
            <w:lang w:val="en-US" w:eastAsia="en-US"/>
          </w:rPr>
          <w:delText>9 species belonging to 7 families</w:delText>
        </w:r>
        <w:r w:rsidRPr="00C93F4D" w:rsidDel="00013A66">
          <w:rPr>
            <w:rFonts w:ascii="Times New Roman" w:hAnsi="Times New Roman"/>
            <w:sz w:val="24"/>
            <w:szCs w:val="24"/>
          </w:rPr>
          <w:delText xml:space="preserve"> </w:delText>
        </w:r>
      </w:del>
      <w:del w:id="491" w:author="Administrator" w:date="2023-08-28T11:58:00Z">
        <w:r w:rsidRPr="00C93F4D" w:rsidDel="00DE2415">
          <w:rPr>
            <w:rFonts w:ascii="Times New Roman" w:hAnsi="Times New Roman"/>
            <w:sz w:val="24"/>
            <w:szCs w:val="24"/>
          </w:rPr>
          <w:delText xml:space="preserve">(Table 2) showed that the species </w:delText>
        </w:r>
        <w:r w:rsidRPr="00C93F4D" w:rsidDel="00DE2415">
          <w:rPr>
            <w:rFonts w:ascii="Times New Roman" w:hAnsi="Times New Roman"/>
            <w:i/>
            <w:iCs/>
            <w:sz w:val="24"/>
            <w:szCs w:val="24"/>
          </w:rPr>
          <w:delText>Glossogobius giuris</w:delText>
        </w:r>
        <w:r w:rsidRPr="00C93F4D" w:rsidDel="00DE2415">
          <w:rPr>
            <w:rFonts w:ascii="Times New Roman" w:hAnsi="Times New Roman"/>
            <w:sz w:val="24"/>
            <w:szCs w:val="24"/>
          </w:rPr>
          <w:delText xml:space="preserve"> with the highest abundance (n=927), had a mean total length of 14.6 ± 3.11 cm and a mean weight of 23.3 ± 3.2 g. Whereas, the species </w:delText>
        </w:r>
        <w:r w:rsidRPr="00C93F4D" w:rsidDel="00DE2415">
          <w:rPr>
            <w:rFonts w:ascii="Times New Roman" w:hAnsi="Times New Roman"/>
            <w:i/>
            <w:iCs/>
            <w:sz w:val="24"/>
            <w:szCs w:val="24"/>
          </w:rPr>
          <w:delText xml:space="preserve">Barbus oxyrhynchus </w:delText>
        </w:r>
        <w:r w:rsidRPr="00C93F4D" w:rsidDel="00DE2415">
          <w:rPr>
            <w:rFonts w:ascii="Times New Roman" w:hAnsi="Times New Roman"/>
            <w:sz w:val="24"/>
            <w:szCs w:val="24"/>
          </w:rPr>
          <w:delText xml:space="preserve">(Pfeffer, 1889) had the smallest sample size with only 2 individuals, but had the highest mean total length of 124 ± 0.1 cm and a mean weight of 19 ± 0.3 g. Species </w:delText>
        </w:r>
        <w:r w:rsidRPr="00C93F4D" w:rsidDel="00DE2415">
          <w:rPr>
            <w:rFonts w:ascii="Times New Roman" w:hAnsi="Times New Roman"/>
            <w:i/>
            <w:iCs/>
            <w:sz w:val="24"/>
            <w:szCs w:val="24"/>
          </w:rPr>
          <w:delText xml:space="preserve">Pisonodophis boro, </w:delText>
        </w:r>
        <w:r w:rsidRPr="00C93F4D" w:rsidDel="00DE2415">
          <w:rPr>
            <w:rFonts w:ascii="Times New Roman" w:hAnsi="Times New Roman"/>
            <w:sz w:val="24"/>
            <w:szCs w:val="24"/>
          </w:rPr>
          <w:delText>(</w:delText>
        </w:r>
        <w:r w:rsidRPr="00C93F4D" w:rsidDel="00DE2415">
          <w:rPr>
            <w:rFonts w:ascii="Times New Roman" w:hAnsi="Times New Roman"/>
            <w:color w:val="000000" w:themeColor="text1"/>
            <w:sz w:val="24"/>
            <w:szCs w:val="24"/>
            <w:lang w:val="en-US" w:eastAsia="en-US"/>
          </w:rPr>
          <w:delText>Hamilton, 1822)</w:delText>
        </w:r>
        <w:r w:rsidRPr="00C93F4D" w:rsidDel="00DE2415">
          <w:rPr>
            <w:rFonts w:ascii="Times New Roman" w:hAnsi="Times New Roman"/>
            <w:color w:val="000000" w:themeColor="text1"/>
            <w:sz w:val="24"/>
            <w:szCs w:val="24"/>
          </w:rPr>
          <w:delText xml:space="preserve"> (n=45)</w:delText>
        </w:r>
        <w:r w:rsidRPr="00C93F4D" w:rsidDel="00DE2415">
          <w:rPr>
            <w:rFonts w:ascii="Times New Roman" w:hAnsi="Times New Roman"/>
            <w:sz w:val="24"/>
            <w:szCs w:val="24"/>
          </w:rPr>
          <w:delText xml:space="preserve"> had a relatively larger mean total length of 108.7 ± 24.9 cm and a mean weight of 71.4 ± 6.1 g. Other species </w:delText>
        </w:r>
        <w:r w:rsidRPr="00C93F4D" w:rsidDel="00DE2415">
          <w:rPr>
            <w:rFonts w:ascii="Times New Roman" w:hAnsi="Times New Roman"/>
            <w:i/>
            <w:iCs/>
            <w:sz w:val="24"/>
            <w:szCs w:val="24"/>
          </w:rPr>
          <w:delText>Otolithes ruber, Planiliza alata, Bagrus docmak</w:delText>
        </w:r>
        <w:r w:rsidRPr="00C93F4D" w:rsidDel="00DE2415">
          <w:rPr>
            <w:rFonts w:ascii="Times New Roman" w:hAnsi="Times New Roman"/>
            <w:sz w:val="24"/>
            <w:szCs w:val="24"/>
          </w:rPr>
          <w:delText xml:space="preserve">, and </w:delText>
        </w:r>
        <w:r w:rsidRPr="00C93F4D" w:rsidDel="00DE2415">
          <w:rPr>
            <w:rFonts w:ascii="Times New Roman" w:hAnsi="Times New Roman"/>
            <w:i/>
            <w:iCs/>
            <w:sz w:val="24"/>
            <w:szCs w:val="24"/>
          </w:rPr>
          <w:delText>Oreochromis spirulus spirulus</w:delText>
        </w:r>
        <w:r w:rsidRPr="00C93F4D" w:rsidDel="00DE2415">
          <w:rPr>
            <w:rFonts w:ascii="Times New Roman" w:hAnsi="Times New Roman"/>
            <w:sz w:val="24"/>
            <w:szCs w:val="24"/>
          </w:rPr>
          <w:delText xml:space="preserve"> had mean measurements &lt;35cm.</w:delText>
        </w:r>
      </w:del>
    </w:p>
    <w:p w14:paraId="5338F283" w14:textId="717FF595" w:rsidR="00043A6B" w:rsidRPr="00C93F4D" w:rsidDel="00DE2415" w:rsidRDefault="00043A6B" w:rsidP="00043A6B">
      <w:pPr>
        <w:pStyle w:val="ThesisTables"/>
        <w:jc w:val="both"/>
        <w:rPr>
          <w:del w:id="492" w:author="Administrator" w:date="2023-08-28T11:58:00Z"/>
        </w:rPr>
      </w:pPr>
      <w:bookmarkStart w:id="493" w:name="_Toc138614735"/>
      <w:bookmarkStart w:id="494" w:name="_Toc143167115"/>
      <w:bookmarkStart w:id="495" w:name="_Toc144072960"/>
      <w:del w:id="496" w:author="Administrator" w:date="2023-08-28T11:58:00Z">
        <w:r w:rsidRPr="00C93F4D" w:rsidDel="00DE2415">
          <w:delText>Table 2: Total length and weight of fish</w:delText>
        </w:r>
      </w:del>
      <w:del w:id="497" w:author="Administrator" w:date="2023-08-28T10:46:00Z">
        <w:r w:rsidRPr="00C93F4D" w:rsidDel="00B5559D">
          <w:delText>es</w:delText>
        </w:r>
      </w:del>
      <w:del w:id="498" w:author="Administrator" w:date="2023-08-28T11:58:00Z">
        <w:r w:rsidRPr="00C93F4D" w:rsidDel="00DE2415">
          <w:delText xml:space="preserve"> caught in the Sabaki </w:delText>
        </w:r>
        <w:commentRangeStart w:id="499"/>
        <w:r w:rsidRPr="00C93F4D" w:rsidDel="00DE2415">
          <w:delText xml:space="preserve">Estuary </w:delText>
        </w:r>
        <w:commentRangeEnd w:id="499"/>
        <w:r w:rsidR="00B5559D" w:rsidDel="00DE2415">
          <w:rPr>
            <w:rStyle w:val="CommentReference"/>
            <w:rFonts w:ascii="Calibri" w:hAnsi="Calibri"/>
            <w:iCs w:val="0"/>
          </w:rPr>
          <w:commentReference w:id="499"/>
        </w:r>
      </w:del>
      <w:del w:id="500" w:author="Administrator" w:date="2023-08-28T10:46:00Z">
        <w:r w:rsidRPr="00C93F4D" w:rsidDel="00B5559D">
          <w:delText xml:space="preserve">during the </w:delText>
        </w:r>
        <w:commentRangeStart w:id="501"/>
        <w:r w:rsidRPr="00C93F4D" w:rsidDel="00B5559D">
          <w:delText>study</w:delText>
        </w:r>
        <w:bookmarkEnd w:id="493"/>
        <w:bookmarkEnd w:id="494"/>
        <w:bookmarkEnd w:id="495"/>
        <w:r w:rsidRPr="00C93F4D" w:rsidDel="00B5559D">
          <w:delText xml:space="preserve"> </w:delText>
        </w:r>
        <w:commentRangeEnd w:id="501"/>
        <w:r w:rsidR="00B5559D" w:rsidDel="00B5559D">
          <w:rPr>
            <w:rStyle w:val="CommentReference"/>
            <w:rFonts w:ascii="Calibri" w:hAnsi="Calibri"/>
            <w:iCs w:val="0"/>
          </w:rPr>
          <w:commentReference w:id="501"/>
        </w:r>
      </w:del>
    </w:p>
    <w:tbl>
      <w:tblPr>
        <w:tblStyle w:val="Table1"/>
        <w:tblW w:w="5000" w:type="pct"/>
        <w:jc w:val="center"/>
        <w:tblInd w:w="0" w:type="dxa"/>
        <w:tblBorders>
          <w:top w:val="single" w:sz="4" w:space="0" w:color="auto"/>
          <w:bottom w:val="single" w:sz="4" w:space="0" w:color="auto"/>
        </w:tblBorders>
        <w:tblCellMar>
          <w:left w:w="60" w:type="dxa"/>
          <w:right w:w="60" w:type="dxa"/>
        </w:tblCellMar>
        <w:tblLook w:val="04A0" w:firstRow="1" w:lastRow="0" w:firstColumn="1" w:lastColumn="0" w:noHBand="0" w:noVBand="1"/>
      </w:tblPr>
      <w:tblGrid>
        <w:gridCol w:w="3340"/>
        <w:gridCol w:w="2143"/>
        <w:gridCol w:w="2392"/>
        <w:gridCol w:w="1485"/>
      </w:tblGrid>
      <w:tr w:rsidR="00043A6B" w:rsidRPr="00C93F4D" w:rsidDel="00DE2415" w14:paraId="602B84A3" w14:textId="4E8BDF46" w:rsidTr="00721651">
        <w:trPr>
          <w:cnfStyle w:val="100000000000" w:firstRow="1" w:lastRow="0" w:firstColumn="0" w:lastColumn="0" w:oddVBand="0" w:evenVBand="0" w:oddHBand="0" w:evenHBand="0" w:firstRowFirstColumn="0" w:firstRowLastColumn="0" w:lastRowFirstColumn="0" w:lastRowLastColumn="0"/>
          <w:cantSplit/>
          <w:tblHeader/>
          <w:jc w:val="center"/>
          <w:del w:id="502" w:author="Administrator" w:date="2023-08-28T11:58:00Z"/>
        </w:trPr>
        <w:tc>
          <w:tcPr>
            <w:tcW w:w="3340" w:type="dxa"/>
            <w:tcBorders>
              <w:top w:val="single" w:sz="4" w:space="0" w:color="auto"/>
              <w:left w:val="nil"/>
              <w:bottom w:val="single" w:sz="4" w:space="0" w:color="auto"/>
              <w:right w:val="nil"/>
            </w:tcBorders>
            <w:hideMark/>
          </w:tcPr>
          <w:p w14:paraId="4ABC7038" w14:textId="12ABD310" w:rsidR="00043A6B" w:rsidRPr="00C93F4D" w:rsidDel="00DE2415" w:rsidRDefault="00043A6B" w:rsidP="00721651">
            <w:pPr>
              <w:keepNext/>
              <w:spacing w:after="60"/>
              <w:jc w:val="both"/>
              <w:rPr>
                <w:del w:id="503" w:author="Administrator" w:date="2023-08-28T11:58:00Z"/>
                <w:rFonts w:ascii="Times New Roman" w:hAnsi="Times New Roman"/>
              </w:rPr>
            </w:pPr>
            <w:del w:id="504" w:author="Administrator" w:date="2023-08-28T11:58:00Z">
              <w:r w:rsidRPr="00C93F4D" w:rsidDel="00DE2415">
                <w:rPr>
                  <w:rFonts w:ascii="Times New Roman" w:hAnsi="Times New Roman"/>
                </w:rPr>
                <w:delText>Species</w:delText>
              </w:r>
            </w:del>
          </w:p>
        </w:tc>
        <w:tc>
          <w:tcPr>
            <w:tcW w:w="2143" w:type="dxa"/>
            <w:tcBorders>
              <w:top w:val="single" w:sz="4" w:space="0" w:color="auto"/>
              <w:left w:val="nil"/>
              <w:bottom w:val="single" w:sz="4" w:space="0" w:color="auto"/>
              <w:right w:val="nil"/>
            </w:tcBorders>
            <w:hideMark/>
          </w:tcPr>
          <w:p w14:paraId="3A29EC03" w14:textId="2171E098" w:rsidR="00043A6B" w:rsidRPr="00C93F4D" w:rsidDel="00DE2415" w:rsidRDefault="00043A6B" w:rsidP="00721651">
            <w:pPr>
              <w:keepNext/>
              <w:spacing w:after="60"/>
              <w:ind w:left="210"/>
              <w:jc w:val="both"/>
              <w:rPr>
                <w:del w:id="505" w:author="Administrator" w:date="2023-08-28T11:58:00Z"/>
                <w:rFonts w:ascii="Times New Roman" w:hAnsi="Times New Roman"/>
              </w:rPr>
            </w:pPr>
            <w:del w:id="506" w:author="Administrator" w:date="2023-08-28T11:58:00Z">
              <w:r w:rsidRPr="00C93F4D" w:rsidDel="00DE2415">
                <w:rPr>
                  <w:rFonts w:ascii="Times New Roman" w:hAnsi="Times New Roman"/>
                </w:rPr>
                <w:delText>N</w:delText>
              </w:r>
            </w:del>
          </w:p>
        </w:tc>
        <w:tc>
          <w:tcPr>
            <w:tcW w:w="0" w:type="auto"/>
            <w:tcBorders>
              <w:top w:val="single" w:sz="4" w:space="0" w:color="auto"/>
              <w:left w:val="nil"/>
              <w:bottom w:val="single" w:sz="4" w:space="0" w:color="auto"/>
              <w:right w:val="nil"/>
            </w:tcBorders>
            <w:hideMark/>
          </w:tcPr>
          <w:p w14:paraId="754FF67E" w14:textId="34819BB4" w:rsidR="00043A6B" w:rsidRPr="00C93F4D" w:rsidDel="00DE2415" w:rsidRDefault="00043A6B" w:rsidP="00721651">
            <w:pPr>
              <w:keepNext/>
              <w:spacing w:after="60"/>
              <w:jc w:val="both"/>
              <w:rPr>
                <w:del w:id="507" w:author="Administrator" w:date="2023-08-28T11:58:00Z"/>
                <w:rFonts w:ascii="Times New Roman" w:hAnsi="Times New Roman"/>
              </w:rPr>
            </w:pPr>
            <w:del w:id="508" w:author="Administrator" w:date="2023-08-28T11:58:00Z">
              <w:r w:rsidRPr="00C93F4D" w:rsidDel="00DE2415">
                <w:rPr>
                  <w:rFonts w:ascii="Times New Roman" w:hAnsi="Times New Roman"/>
                </w:rPr>
                <w:delText>Total Length (cm)</w:delText>
              </w:r>
            </w:del>
          </w:p>
        </w:tc>
        <w:tc>
          <w:tcPr>
            <w:tcW w:w="0" w:type="auto"/>
            <w:tcBorders>
              <w:top w:val="single" w:sz="4" w:space="0" w:color="auto"/>
              <w:left w:val="nil"/>
              <w:bottom w:val="single" w:sz="4" w:space="0" w:color="auto"/>
              <w:right w:val="nil"/>
            </w:tcBorders>
            <w:hideMark/>
          </w:tcPr>
          <w:p w14:paraId="17B043F3" w14:textId="6BDB139A" w:rsidR="00043A6B" w:rsidRPr="00C93F4D" w:rsidDel="00DE2415" w:rsidRDefault="00043A6B" w:rsidP="00721651">
            <w:pPr>
              <w:keepNext/>
              <w:spacing w:after="60"/>
              <w:jc w:val="both"/>
              <w:rPr>
                <w:del w:id="509" w:author="Administrator" w:date="2023-08-28T11:58:00Z"/>
                <w:rFonts w:ascii="Times New Roman" w:hAnsi="Times New Roman"/>
              </w:rPr>
            </w:pPr>
            <w:del w:id="510" w:author="Administrator" w:date="2023-08-28T11:58:00Z">
              <w:r w:rsidRPr="00C93F4D" w:rsidDel="00DE2415">
                <w:rPr>
                  <w:rFonts w:ascii="Times New Roman" w:hAnsi="Times New Roman"/>
                </w:rPr>
                <w:delText>Weight (g)</w:delText>
              </w:r>
            </w:del>
          </w:p>
        </w:tc>
      </w:tr>
      <w:tr w:rsidR="00043A6B" w:rsidRPr="00C93F4D" w:rsidDel="00DE2415" w14:paraId="21EB6BFF" w14:textId="44BA0229" w:rsidTr="00721651">
        <w:trPr>
          <w:cantSplit/>
          <w:jc w:val="center"/>
          <w:del w:id="511" w:author="Administrator" w:date="2023-08-28T11:58:00Z"/>
        </w:trPr>
        <w:tc>
          <w:tcPr>
            <w:tcW w:w="3340" w:type="dxa"/>
            <w:tcBorders>
              <w:top w:val="single" w:sz="4" w:space="0" w:color="auto"/>
              <w:left w:val="nil"/>
              <w:bottom w:val="nil"/>
              <w:right w:val="nil"/>
            </w:tcBorders>
            <w:hideMark/>
          </w:tcPr>
          <w:p w14:paraId="008C465F" w14:textId="0D3EFD5C" w:rsidR="00043A6B" w:rsidRPr="00C93F4D" w:rsidDel="00DE2415" w:rsidRDefault="00043A6B" w:rsidP="00721651">
            <w:pPr>
              <w:keepNext/>
              <w:spacing w:after="60"/>
              <w:jc w:val="both"/>
              <w:rPr>
                <w:del w:id="512" w:author="Administrator" w:date="2023-08-28T11:58:00Z"/>
                <w:rFonts w:ascii="Times New Roman" w:hAnsi="Times New Roman"/>
                <w:i/>
                <w:iCs/>
              </w:rPr>
            </w:pPr>
            <w:bookmarkStart w:id="513" w:name="_Hlk141582050"/>
            <w:del w:id="514" w:author="Administrator" w:date="2023-08-28T11:58:00Z">
              <w:r w:rsidRPr="00C93F4D" w:rsidDel="00DE2415">
                <w:rPr>
                  <w:rFonts w:ascii="Times New Roman" w:hAnsi="Times New Roman"/>
                  <w:i/>
                  <w:iCs/>
                </w:rPr>
                <w:delText>Glossogobius giuris</w:delText>
              </w:r>
              <w:bookmarkEnd w:id="513"/>
            </w:del>
          </w:p>
        </w:tc>
        <w:tc>
          <w:tcPr>
            <w:tcW w:w="2143" w:type="dxa"/>
            <w:tcBorders>
              <w:top w:val="single" w:sz="4" w:space="0" w:color="auto"/>
              <w:left w:val="nil"/>
              <w:bottom w:val="nil"/>
              <w:right w:val="nil"/>
            </w:tcBorders>
            <w:hideMark/>
          </w:tcPr>
          <w:p w14:paraId="2074663B" w14:textId="0F3CDA28" w:rsidR="00043A6B" w:rsidRPr="00C93F4D" w:rsidDel="00DE2415" w:rsidRDefault="00043A6B" w:rsidP="00721651">
            <w:pPr>
              <w:keepNext/>
              <w:spacing w:after="60"/>
              <w:jc w:val="both"/>
              <w:rPr>
                <w:del w:id="515" w:author="Administrator" w:date="2023-08-28T11:58:00Z"/>
                <w:rFonts w:ascii="Times New Roman" w:hAnsi="Times New Roman"/>
              </w:rPr>
            </w:pPr>
            <w:del w:id="516" w:author="Administrator" w:date="2023-08-28T11:58:00Z">
              <w:r w:rsidRPr="00C93F4D" w:rsidDel="00DE2415">
                <w:rPr>
                  <w:rFonts w:ascii="Times New Roman" w:hAnsi="Times New Roman"/>
                </w:rPr>
                <w:delText>927</w:delText>
              </w:r>
            </w:del>
          </w:p>
        </w:tc>
        <w:tc>
          <w:tcPr>
            <w:tcW w:w="0" w:type="auto"/>
            <w:tcBorders>
              <w:top w:val="single" w:sz="4" w:space="0" w:color="auto"/>
              <w:left w:val="nil"/>
              <w:bottom w:val="nil"/>
              <w:right w:val="nil"/>
            </w:tcBorders>
            <w:hideMark/>
          </w:tcPr>
          <w:p w14:paraId="2C82B65C" w14:textId="42FC9B61" w:rsidR="00043A6B" w:rsidRPr="00C93F4D" w:rsidDel="00DE2415" w:rsidRDefault="00043A6B" w:rsidP="00721651">
            <w:pPr>
              <w:keepNext/>
              <w:spacing w:after="60"/>
              <w:jc w:val="both"/>
              <w:rPr>
                <w:del w:id="517" w:author="Administrator" w:date="2023-08-28T11:58:00Z"/>
                <w:rFonts w:ascii="Times New Roman" w:hAnsi="Times New Roman"/>
              </w:rPr>
            </w:pPr>
            <w:del w:id="518" w:author="Administrator" w:date="2023-08-28T11:58:00Z">
              <w:r w:rsidRPr="00C93F4D" w:rsidDel="00DE2415">
                <w:rPr>
                  <w:rFonts w:ascii="Times New Roman" w:hAnsi="Times New Roman"/>
                </w:rPr>
                <w:delText>14.6 ± 3.11</w:delText>
              </w:r>
            </w:del>
          </w:p>
        </w:tc>
        <w:tc>
          <w:tcPr>
            <w:tcW w:w="0" w:type="auto"/>
            <w:tcBorders>
              <w:top w:val="single" w:sz="4" w:space="0" w:color="auto"/>
              <w:left w:val="nil"/>
              <w:bottom w:val="nil"/>
              <w:right w:val="nil"/>
            </w:tcBorders>
            <w:hideMark/>
          </w:tcPr>
          <w:p w14:paraId="2D9AACFF" w14:textId="3FB603BB" w:rsidR="00043A6B" w:rsidRPr="00C93F4D" w:rsidDel="00DE2415" w:rsidRDefault="00043A6B" w:rsidP="00721651">
            <w:pPr>
              <w:keepNext/>
              <w:spacing w:after="60"/>
              <w:jc w:val="both"/>
              <w:rPr>
                <w:del w:id="519" w:author="Administrator" w:date="2023-08-28T11:58:00Z"/>
                <w:rFonts w:ascii="Times New Roman" w:hAnsi="Times New Roman"/>
              </w:rPr>
            </w:pPr>
            <w:del w:id="520" w:author="Administrator" w:date="2023-08-28T11:58:00Z">
              <w:r w:rsidRPr="00C93F4D" w:rsidDel="00DE2415">
                <w:rPr>
                  <w:rFonts w:ascii="Times New Roman" w:hAnsi="Times New Roman"/>
                </w:rPr>
                <w:delText>23.3 ± 3.2</w:delText>
              </w:r>
            </w:del>
          </w:p>
        </w:tc>
      </w:tr>
      <w:tr w:rsidR="00043A6B" w:rsidRPr="00C93F4D" w:rsidDel="00DE2415" w14:paraId="64351910" w14:textId="36F4CB9E" w:rsidTr="00721651">
        <w:trPr>
          <w:cantSplit/>
          <w:jc w:val="center"/>
          <w:del w:id="521" w:author="Administrator" w:date="2023-08-28T11:58:00Z"/>
        </w:trPr>
        <w:tc>
          <w:tcPr>
            <w:tcW w:w="3340" w:type="dxa"/>
            <w:tcBorders>
              <w:top w:val="nil"/>
              <w:left w:val="nil"/>
              <w:bottom w:val="nil"/>
              <w:right w:val="nil"/>
            </w:tcBorders>
            <w:hideMark/>
          </w:tcPr>
          <w:p w14:paraId="5F9ADE0E" w14:textId="0C905BB8" w:rsidR="00043A6B" w:rsidRPr="00C93F4D" w:rsidDel="00DE2415" w:rsidRDefault="00043A6B" w:rsidP="00721651">
            <w:pPr>
              <w:keepNext/>
              <w:spacing w:after="60"/>
              <w:jc w:val="both"/>
              <w:rPr>
                <w:del w:id="522" w:author="Administrator" w:date="2023-08-28T11:58:00Z"/>
                <w:rFonts w:ascii="Times New Roman" w:hAnsi="Times New Roman"/>
                <w:i/>
                <w:iCs/>
              </w:rPr>
            </w:pPr>
            <w:del w:id="523" w:author="Administrator" w:date="2023-08-28T11:58:00Z">
              <w:r w:rsidRPr="00C93F4D" w:rsidDel="00DE2415">
                <w:rPr>
                  <w:rFonts w:ascii="Times New Roman" w:hAnsi="Times New Roman"/>
                  <w:i/>
                  <w:iCs/>
                </w:rPr>
                <w:delText>Pisonodophis boro</w:delText>
              </w:r>
            </w:del>
          </w:p>
        </w:tc>
        <w:tc>
          <w:tcPr>
            <w:tcW w:w="2143" w:type="dxa"/>
            <w:tcBorders>
              <w:top w:val="nil"/>
              <w:left w:val="nil"/>
              <w:bottom w:val="nil"/>
              <w:right w:val="nil"/>
            </w:tcBorders>
            <w:hideMark/>
          </w:tcPr>
          <w:p w14:paraId="53459B0F" w14:textId="49B0506F" w:rsidR="00043A6B" w:rsidRPr="00C93F4D" w:rsidDel="00DE2415" w:rsidRDefault="00043A6B" w:rsidP="00721651">
            <w:pPr>
              <w:keepNext/>
              <w:spacing w:after="60"/>
              <w:jc w:val="both"/>
              <w:rPr>
                <w:del w:id="524" w:author="Administrator" w:date="2023-08-28T11:58:00Z"/>
                <w:rFonts w:ascii="Times New Roman" w:hAnsi="Times New Roman"/>
              </w:rPr>
            </w:pPr>
            <w:del w:id="525" w:author="Administrator" w:date="2023-08-28T11:58:00Z">
              <w:r w:rsidRPr="00C93F4D" w:rsidDel="00DE2415">
                <w:rPr>
                  <w:rFonts w:ascii="Times New Roman" w:hAnsi="Times New Roman"/>
                </w:rPr>
                <w:delText>45</w:delText>
              </w:r>
            </w:del>
          </w:p>
        </w:tc>
        <w:tc>
          <w:tcPr>
            <w:tcW w:w="0" w:type="auto"/>
            <w:tcBorders>
              <w:top w:val="nil"/>
              <w:left w:val="nil"/>
              <w:bottom w:val="nil"/>
              <w:right w:val="nil"/>
            </w:tcBorders>
            <w:hideMark/>
          </w:tcPr>
          <w:p w14:paraId="305A7A0C" w14:textId="0BAD1910" w:rsidR="00043A6B" w:rsidRPr="00C93F4D" w:rsidDel="00DE2415" w:rsidRDefault="00043A6B" w:rsidP="00721651">
            <w:pPr>
              <w:keepNext/>
              <w:spacing w:after="60"/>
              <w:jc w:val="both"/>
              <w:rPr>
                <w:del w:id="526" w:author="Administrator" w:date="2023-08-28T11:58:00Z"/>
                <w:rFonts w:ascii="Times New Roman" w:hAnsi="Times New Roman"/>
              </w:rPr>
            </w:pPr>
            <w:del w:id="527" w:author="Administrator" w:date="2023-08-28T11:58:00Z">
              <w:r w:rsidRPr="00C93F4D" w:rsidDel="00DE2415">
                <w:rPr>
                  <w:rFonts w:ascii="Times New Roman" w:hAnsi="Times New Roman"/>
                </w:rPr>
                <w:delText>108.7 ± 24.9</w:delText>
              </w:r>
            </w:del>
          </w:p>
        </w:tc>
        <w:tc>
          <w:tcPr>
            <w:tcW w:w="0" w:type="auto"/>
            <w:tcBorders>
              <w:top w:val="nil"/>
              <w:left w:val="nil"/>
              <w:bottom w:val="nil"/>
              <w:right w:val="nil"/>
            </w:tcBorders>
            <w:hideMark/>
          </w:tcPr>
          <w:p w14:paraId="1A08F1E8" w14:textId="4B347838" w:rsidR="00043A6B" w:rsidRPr="00C93F4D" w:rsidDel="00DE2415" w:rsidRDefault="00043A6B" w:rsidP="00721651">
            <w:pPr>
              <w:keepNext/>
              <w:spacing w:after="60"/>
              <w:jc w:val="both"/>
              <w:rPr>
                <w:del w:id="528" w:author="Administrator" w:date="2023-08-28T11:58:00Z"/>
                <w:rFonts w:ascii="Times New Roman" w:hAnsi="Times New Roman"/>
              </w:rPr>
            </w:pPr>
            <w:del w:id="529" w:author="Administrator" w:date="2023-08-28T11:58:00Z">
              <w:r w:rsidRPr="00C93F4D" w:rsidDel="00DE2415">
                <w:rPr>
                  <w:rFonts w:ascii="Times New Roman" w:hAnsi="Times New Roman"/>
                </w:rPr>
                <w:delText>71.4 ± 6.1</w:delText>
              </w:r>
            </w:del>
          </w:p>
        </w:tc>
      </w:tr>
      <w:tr w:rsidR="00043A6B" w:rsidRPr="00C93F4D" w:rsidDel="00DE2415" w14:paraId="340CA841" w14:textId="710C3297" w:rsidTr="00721651">
        <w:trPr>
          <w:cantSplit/>
          <w:jc w:val="center"/>
          <w:del w:id="530" w:author="Administrator" w:date="2023-08-28T11:58:00Z"/>
        </w:trPr>
        <w:tc>
          <w:tcPr>
            <w:tcW w:w="3340" w:type="dxa"/>
            <w:tcBorders>
              <w:top w:val="nil"/>
              <w:left w:val="nil"/>
              <w:bottom w:val="nil"/>
              <w:right w:val="nil"/>
            </w:tcBorders>
            <w:hideMark/>
          </w:tcPr>
          <w:p w14:paraId="640F5519" w14:textId="397A1832" w:rsidR="00043A6B" w:rsidRPr="00C93F4D" w:rsidDel="00DE2415" w:rsidRDefault="00043A6B" w:rsidP="00721651">
            <w:pPr>
              <w:keepNext/>
              <w:spacing w:after="60"/>
              <w:jc w:val="both"/>
              <w:rPr>
                <w:del w:id="531" w:author="Administrator" w:date="2023-08-28T11:58:00Z"/>
                <w:rFonts w:ascii="Times New Roman" w:hAnsi="Times New Roman"/>
                <w:i/>
                <w:iCs/>
              </w:rPr>
            </w:pPr>
            <w:del w:id="532" w:author="Administrator" w:date="2023-08-28T11:58:00Z">
              <w:r w:rsidRPr="00C93F4D" w:rsidDel="00DE2415">
                <w:rPr>
                  <w:rFonts w:ascii="Times New Roman" w:hAnsi="Times New Roman"/>
                  <w:i/>
                  <w:iCs/>
                </w:rPr>
                <w:delText>Otolithes ruber</w:delText>
              </w:r>
            </w:del>
          </w:p>
        </w:tc>
        <w:tc>
          <w:tcPr>
            <w:tcW w:w="2143" w:type="dxa"/>
            <w:tcBorders>
              <w:top w:val="nil"/>
              <w:left w:val="nil"/>
              <w:bottom w:val="nil"/>
              <w:right w:val="nil"/>
            </w:tcBorders>
            <w:hideMark/>
          </w:tcPr>
          <w:p w14:paraId="3B409B91" w14:textId="1F2D750B" w:rsidR="00043A6B" w:rsidRPr="00C93F4D" w:rsidDel="00DE2415" w:rsidRDefault="00043A6B" w:rsidP="00721651">
            <w:pPr>
              <w:keepNext/>
              <w:spacing w:after="60"/>
              <w:jc w:val="both"/>
              <w:rPr>
                <w:del w:id="533" w:author="Administrator" w:date="2023-08-28T11:58:00Z"/>
                <w:rFonts w:ascii="Times New Roman" w:hAnsi="Times New Roman"/>
              </w:rPr>
            </w:pPr>
            <w:del w:id="534" w:author="Administrator" w:date="2023-08-28T11:58:00Z">
              <w:r w:rsidRPr="00C93F4D" w:rsidDel="00DE2415">
                <w:rPr>
                  <w:rFonts w:ascii="Times New Roman" w:hAnsi="Times New Roman"/>
                </w:rPr>
                <w:delText>14</w:delText>
              </w:r>
            </w:del>
          </w:p>
        </w:tc>
        <w:tc>
          <w:tcPr>
            <w:tcW w:w="0" w:type="auto"/>
            <w:tcBorders>
              <w:top w:val="nil"/>
              <w:left w:val="nil"/>
              <w:bottom w:val="nil"/>
              <w:right w:val="nil"/>
            </w:tcBorders>
            <w:hideMark/>
          </w:tcPr>
          <w:p w14:paraId="389CCA57" w14:textId="67BF4D0E" w:rsidR="00043A6B" w:rsidRPr="00C93F4D" w:rsidDel="00DE2415" w:rsidRDefault="00043A6B" w:rsidP="00721651">
            <w:pPr>
              <w:keepNext/>
              <w:spacing w:after="60"/>
              <w:jc w:val="both"/>
              <w:rPr>
                <w:del w:id="535" w:author="Administrator" w:date="2023-08-28T11:58:00Z"/>
                <w:rFonts w:ascii="Times New Roman" w:hAnsi="Times New Roman"/>
              </w:rPr>
            </w:pPr>
            <w:del w:id="536" w:author="Administrator" w:date="2023-08-28T11:58:00Z">
              <w:r w:rsidRPr="00C93F4D" w:rsidDel="00DE2415">
                <w:rPr>
                  <w:rFonts w:ascii="Times New Roman" w:hAnsi="Times New Roman"/>
                </w:rPr>
                <w:delText>20.2 ± 9.6</w:delText>
              </w:r>
            </w:del>
          </w:p>
        </w:tc>
        <w:tc>
          <w:tcPr>
            <w:tcW w:w="0" w:type="auto"/>
            <w:tcBorders>
              <w:top w:val="nil"/>
              <w:left w:val="nil"/>
              <w:bottom w:val="nil"/>
              <w:right w:val="nil"/>
            </w:tcBorders>
            <w:hideMark/>
          </w:tcPr>
          <w:p w14:paraId="720B3C13" w14:textId="4EE98E7D" w:rsidR="00043A6B" w:rsidRPr="00C93F4D" w:rsidDel="00DE2415" w:rsidRDefault="00043A6B" w:rsidP="00721651">
            <w:pPr>
              <w:keepNext/>
              <w:spacing w:after="60"/>
              <w:jc w:val="both"/>
              <w:rPr>
                <w:del w:id="537" w:author="Administrator" w:date="2023-08-28T11:58:00Z"/>
                <w:rFonts w:ascii="Times New Roman" w:hAnsi="Times New Roman"/>
              </w:rPr>
            </w:pPr>
            <w:del w:id="538" w:author="Administrator" w:date="2023-08-28T11:58:00Z">
              <w:r w:rsidRPr="00C93F4D" w:rsidDel="00DE2415">
                <w:rPr>
                  <w:rFonts w:ascii="Times New Roman" w:hAnsi="Times New Roman"/>
                </w:rPr>
                <w:delText>21.7 ± 4.8</w:delText>
              </w:r>
            </w:del>
          </w:p>
        </w:tc>
      </w:tr>
      <w:tr w:rsidR="00043A6B" w:rsidRPr="00C93F4D" w:rsidDel="00DE2415" w14:paraId="51127471" w14:textId="68F82868" w:rsidTr="00721651">
        <w:trPr>
          <w:cantSplit/>
          <w:jc w:val="center"/>
          <w:del w:id="539" w:author="Administrator" w:date="2023-08-28T11:58:00Z"/>
        </w:trPr>
        <w:tc>
          <w:tcPr>
            <w:tcW w:w="3340" w:type="dxa"/>
            <w:tcBorders>
              <w:top w:val="nil"/>
              <w:left w:val="nil"/>
              <w:bottom w:val="nil"/>
              <w:right w:val="nil"/>
            </w:tcBorders>
            <w:hideMark/>
          </w:tcPr>
          <w:p w14:paraId="649F891F" w14:textId="50054B68" w:rsidR="00043A6B" w:rsidRPr="00C93F4D" w:rsidDel="00DE2415" w:rsidRDefault="00043A6B" w:rsidP="00721651">
            <w:pPr>
              <w:keepNext/>
              <w:spacing w:after="60"/>
              <w:jc w:val="both"/>
              <w:rPr>
                <w:del w:id="540" w:author="Administrator" w:date="2023-08-28T11:58:00Z"/>
                <w:rFonts w:ascii="Times New Roman" w:hAnsi="Times New Roman"/>
                <w:i/>
                <w:iCs/>
              </w:rPr>
            </w:pPr>
            <w:del w:id="541" w:author="Administrator" w:date="2023-08-28T11:58:00Z">
              <w:r w:rsidRPr="00C93F4D" w:rsidDel="00DE2415">
                <w:rPr>
                  <w:rFonts w:ascii="Times New Roman" w:hAnsi="Times New Roman"/>
                  <w:i/>
                  <w:iCs/>
                </w:rPr>
                <w:delText>Planiliza alata</w:delText>
              </w:r>
            </w:del>
          </w:p>
        </w:tc>
        <w:tc>
          <w:tcPr>
            <w:tcW w:w="2143" w:type="dxa"/>
            <w:tcBorders>
              <w:top w:val="nil"/>
              <w:left w:val="nil"/>
              <w:bottom w:val="nil"/>
              <w:right w:val="nil"/>
            </w:tcBorders>
            <w:hideMark/>
          </w:tcPr>
          <w:p w14:paraId="575C5D5A" w14:textId="623FAFFA" w:rsidR="00043A6B" w:rsidRPr="00C93F4D" w:rsidDel="00DE2415" w:rsidRDefault="00043A6B" w:rsidP="00721651">
            <w:pPr>
              <w:keepNext/>
              <w:spacing w:after="60"/>
              <w:jc w:val="both"/>
              <w:rPr>
                <w:del w:id="542" w:author="Administrator" w:date="2023-08-28T11:58:00Z"/>
                <w:rFonts w:ascii="Times New Roman" w:hAnsi="Times New Roman"/>
              </w:rPr>
            </w:pPr>
            <w:del w:id="543" w:author="Administrator" w:date="2023-08-28T11:58:00Z">
              <w:r w:rsidRPr="00C93F4D" w:rsidDel="00DE2415">
                <w:rPr>
                  <w:rFonts w:ascii="Times New Roman" w:hAnsi="Times New Roman"/>
                </w:rPr>
                <w:delText>24</w:delText>
              </w:r>
            </w:del>
          </w:p>
        </w:tc>
        <w:tc>
          <w:tcPr>
            <w:tcW w:w="0" w:type="auto"/>
            <w:tcBorders>
              <w:top w:val="nil"/>
              <w:left w:val="nil"/>
              <w:bottom w:val="nil"/>
              <w:right w:val="nil"/>
            </w:tcBorders>
            <w:hideMark/>
          </w:tcPr>
          <w:p w14:paraId="0D761F8A" w14:textId="32AAE094" w:rsidR="00043A6B" w:rsidRPr="00C93F4D" w:rsidDel="00DE2415" w:rsidRDefault="00043A6B" w:rsidP="00721651">
            <w:pPr>
              <w:keepNext/>
              <w:spacing w:after="60"/>
              <w:jc w:val="both"/>
              <w:rPr>
                <w:del w:id="544" w:author="Administrator" w:date="2023-08-28T11:58:00Z"/>
                <w:rFonts w:ascii="Times New Roman" w:hAnsi="Times New Roman"/>
              </w:rPr>
            </w:pPr>
            <w:del w:id="545" w:author="Administrator" w:date="2023-08-28T11:58:00Z">
              <w:r w:rsidRPr="00C93F4D" w:rsidDel="00DE2415">
                <w:rPr>
                  <w:rFonts w:ascii="Times New Roman" w:hAnsi="Times New Roman"/>
                </w:rPr>
                <w:delText>4.3 ± 0.17</w:delText>
              </w:r>
            </w:del>
          </w:p>
        </w:tc>
        <w:tc>
          <w:tcPr>
            <w:tcW w:w="0" w:type="auto"/>
            <w:tcBorders>
              <w:top w:val="nil"/>
              <w:left w:val="nil"/>
              <w:bottom w:val="nil"/>
              <w:right w:val="nil"/>
            </w:tcBorders>
            <w:hideMark/>
          </w:tcPr>
          <w:p w14:paraId="07A49C72" w14:textId="36FED32D" w:rsidR="00043A6B" w:rsidRPr="00C93F4D" w:rsidDel="00DE2415" w:rsidRDefault="00043A6B" w:rsidP="00721651">
            <w:pPr>
              <w:keepNext/>
              <w:spacing w:after="60"/>
              <w:jc w:val="both"/>
              <w:rPr>
                <w:del w:id="546" w:author="Administrator" w:date="2023-08-28T11:58:00Z"/>
                <w:rFonts w:ascii="Times New Roman" w:hAnsi="Times New Roman"/>
              </w:rPr>
            </w:pPr>
            <w:del w:id="547" w:author="Administrator" w:date="2023-08-28T11:58:00Z">
              <w:r w:rsidRPr="00C93F4D" w:rsidDel="00DE2415">
                <w:rPr>
                  <w:rFonts w:ascii="Times New Roman" w:hAnsi="Times New Roman"/>
                </w:rPr>
                <w:delText>2.7 ± 1.1</w:delText>
              </w:r>
            </w:del>
          </w:p>
        </w:tc>
      </w:tr>
      <w:tr w:rsidR="00043A6B" w:rsidRPr="00C93F4D" w:rsidDel="00DE2415" w14:paraId="1DDC0AA6" w14:textId="0E58FAE0" w:rsidTr="00721651">
        <w:trPr>
          <w:cantSplit/>
          <w:jc w:val="center"/>
          <w:del w:id="548" w:author="Administrator" w:date="2023-08-28T11:58:00Z"/>
        </w:trPr>
        <w:tc>
          <w:tcPr>
            <w:tcW w:w="3340" w:type="dxa"/>
            <w:tcBorders>
              <w:top w:val="nil"/>
              <w:left w:val="nil"/>
              <w:bottom w:val="nil"/>
              <w:right w:val="nil"/>
            </w:tcBorders>
            <w:hideMark/>
          </w:tcPr>
          <w:p w14:paraId="4C09E147" w14:textId="2896DACD" w:rsidR="00043A6B" w:rsidRPr="00C93F4D" w:rsidDel="00DE2415" w:rsidRDefault="00043A6B" w:rsidP="00721651">
            <w:pPr>
              <w:keepNext/>
              <w:spacing w:after="60"/>
              <w:jc w:val="both"/>
              <w:rPr>
                <w:del w:id="549" w:author="Administrator" w:date="2023-08-28T11:58:00Z"/>
                <w:rFonts w:ascii="Times New Roman" w:hAnsi="Times New Roman"/>
                <w:i/>
                <w:iCs/>
              </w:rPr>
            </w:pPr>
            <w:del w:id="550" w:author="Administrator" w:date="2023-08-28T11:58:00Z">
              <w:r w:rsidRPr="00C93F4D" w:rsidDel="00DE2415">
                <w:rPr>
                  <w:rFonts w:ascii="Times New Roman" w:hAnsi="Times New Roman"/>
                  <w:i/>
                  <w:iCs/>
                </w:rPr>
                <w:delText>Bagrus docmak</w:delText>
              </w:r>
            </w:del>
          </w:p>
        </w:tc>
        <w:tc>
          <w:tcPr>
            <w:tcW w:w="2143" w:type="dxa"/>
            <w:tcBorders>
              <w:top w:val="nil"/>
              <w:left w:val="nil"/>
              <w:bottom w:val="nil"/>
              <w:right w:val="nil"/>
            </w:tcBorders>
            <w:hideMark/>
          </w:tcPr>
          <w:p w14:paraId="32142C8C" w14:textId="536C74B6" w:rsidR="00043A6B" w:rsidRPr="00C93F4D" w:rsidDel="00DE2415" w:rsidRDefault="00043A6B" w:rsidP="00721651">
            <w:pPr>
              <w:keepNext/>
              <w:spacing w:after="60"/>
              <w:jc w:val="both"/>
              <w:rPr>
                <w:del w:id="551" w:author="Administrator" w:date="2023-08-28T11:58:00Z"/>
                <w:rFonts w:ascii="Times New Roman" w:hAnsi="Times New Roman"/>
              </w:rPr>
            </w:pPr>
            <w:del w:id="552" w:author="Administrator" w:date="2023-08-28T11:58:00Z">
              <w:r w:rsidRPr="00C93F4D" w:rsidDel="00DE2415">
                <w:rPr>
                  <w:rFonts w:ascii="Times New Roman" w:hAnsi="Times New Roman"/>
                </w:rPr>
                <w:delText>35</w:delText>
              </w:r>
            </w:del>
          </w:p>
        </w:tc>
        <w:tc>
          <w:tcPr>
            <w:tcW w:w="0" w:type="auto"/>
            <w:tcBorders>
              <w:top w:val="nil"/>
              <w:left w:val="nil"/>
              <w:bottom w:val="nil"/>
              <w:right w:val="nil"/>
            </w:tcBorders>
            <w:hideMark/>
          </w:tcPr>
          <w:p w14:paraId="4AFDC2D6" w14:textId="0AB404FB" w:rsidR="00043A6B" w:rsidRPr="00C93F4D" w:rsidDel="00DE2415" w:rsidRDefault="00043A6B" w:rsidP="00721651">
            <w:pPr>
              <w:keepNext/>
              <w:spacing w:after="60"/>
              <w:jc w:val="both"/>
              <w:rPr>
                <w:del w:id="553" w:author="Administrator" w:date="2023-08-28T11:58:00Z"/>
                <w:rFonts w:ascii="Times New Roman" w:hAnsi="Times New Roman"/>
              </w:rPr>
            </w:pPr>
            <w:del w:id="554" w:author="Administrator" w:date="2023-08-28T11:58:00Z">
              <w:r w:rsidRPr="00C93F4D" w:rsidDel="00DE2415">
                <w:rPr>
                  <w:rFonts w:ascii="Times New Roman" w:hAnsi="Times New Roman"/>
                </w:rPr>
                <w:delText>35.1 ± 8.8</w:delText>
              </w:r>
            </w:del>
          </w:p>
        </w:tc>
        <w:tc>
          <w:tcPr>
            <w:tcW w:w="0" w:type="auto"/>
            <w:tcBorders>
              <w:top w:val="nil"/>
              <w:left w:val="nil"/>
              <w:bottom w:val="nil"/>
              <w:right w:val="nil"/>
            </w:tcBorders>
            <w:hideMark/>
          </w:tcPr>
          <w:p w14:paraId="04286CA1" w14:textId="40DA3611" w:rsidR="00043A6B" w:rsidRPr="00C93F4D" w:rsidDel="00DE2415" w:rsidRDefault="00043A6B" w:rsidP="00721651">
            <w:pPr>
              <w:keepNext/>
              <w:spacing w:after="60"/>
              <w:jc w:val="both"/>
              <w:rPr>
                <w:del w:id="555" w:author="Administrator" w:date="2023-08-28T11:58:00Z"/>
                <w:rFonts w:ascii="Times New Roman" w:hAnsi="Times New Roman"/>
              </w:rPr>
            </w:pPr>
            <w:del w:id="556" w:author="Administrator" w:date="2023-08-28T11:58:00Z">
              <w:r w:rsidRPr="00C93F4D" w:rsidDel="00DE2415">
                <w:rPr>
                  <w:rFonts w:ascii="Times New Roman" w:hAnsi="Times New Roman"/>
                </w:rPr>
                <w:delText>79 ± 7.5</w:delText>
              </w:r>
            </w:del>
          </w:p>
        </w:tc>
      </w:tr>
      <w:tr w:rsidR="00043A6B" w:rsidRPr="00C93F4D" w:rsidDel="00DE2415" w14:paraId="1A559251" w14:textId="066438A2" w:rsidTr="00721651">
        <w:trPr>
          <w:cantSplit/>
          <w:jc w:val="center"/>
          <w:del w:id="557" w:author="Administrator" w:date="2023-08-28T11:58:00Z"/>
        </w:trPr>
        <w:tc>
          <w:tcPr>
            <w:tcW w:w="3340" w:type="dxa"/>
            <w:tcBorders>
              <w:top w:val="nil"/>
              <w:left w:val="nil"/>
              <w:bottom w:val="nil"/>
              <w:right w:val="nil"/>
            </w:tcBorders>
            <w:hideMark/>
          </w:tcPr>
          <w:p w14:paraId="1D913196" w14:textId="571D315A" w:rsidR="00043A6B" w:rsidRPr="00C93F4D" w:rsidDel="00DE2415" w:rsidRDefault="00043A6B" w:rsidP="00721651">
            <w:pPr>
              <w:keepNext/>
              <w:spacing w:after="60"/>
              <w:jc w:val="both"/>
              <w:rPr>
                <w:del w:id="558" w:author="Administrator" w:date="2023-08-28T11:58:00Z"/>
                <w:rFonts w:ascii="Times New Roman" w:hAnsi="Times New Roman"/>
                <w:i/>
                <w:iCs/>
              </w:rPr>
            </w:pPr>
            <w:del w:id="559" w:author="Administrator" w:date="2023-08-28T11:58:00Z">
              <w:r w:rsidRPr="00C93F4D" w:rsidDel="00DE2415">
                <w:rPr>
                  <w:rFonts w:ascii="Times New Roman" w:hAnsi="Times New Roman"/>
                  <w:i/>
                  <w:iCs/>
                </w:rPr>
                <w:delText>Oreochromis spirulus spirulus</w:delText>
              </w:r>
            </w:del>
          </w:p>
        </w:tc>
        <w:tc>
          <w:tcPr>
            <w:tcW w:w="2143" w:type="dxa"/>
            <w:tcBorders>
              <w:top w:val="nil"/>
              <w:left w:val="nil"/>
              <w:bottom w:val="nil"/>
              <w:right w:val="nil"/>
            </w:tcBorders>
            <w:hideMark/>
          </w:tcPr>
          <w:p w14:paraId="66281291" w14:textId="61778EF2" w:rsidR="00043A6B" w:rsidRPr="00C93F4D" w:rsidDel="00DE2415" w:rsidRDefault="00043A6B" w:rsidP="00721651">
            <w:pPr>
              <w:keepNext/>
              <w:spacing w:after="60"/>
              <w:jc w:val="both"/>
              <w:rPr>
                <w:del w:id="560" w:author="Administrator" w:date="2023-08-28T11:58:00Z"/>
                <w:rFonts w:ascii="Times New Roman" w:hAnsi="Times New Roman"/>
              </w:rPr>
            </w:pPr>
            <w:del w:id="561" w:author="Administrator" w:date="2023-08-28T11:58:00Z">
              <w:r w:rsidRPr="00C93F4D" w:rsidDel="00DE2415">
                <w:rPr>
                  <w:rFonts w:ascii="Times New Roman" w:hAnsi="Times New Roman"/>
                </w:rPr>
                <w:delText>118</w:delText>
              </w:r>
            </w:del>
          </w:p>
        </w:tc>
        <w:tc>
          <w:tcPr>
            <w:tcW w:w="0" w:type="auto"/>
            <w:tcBorders>
              <w:top w:val="nil"/>
              <w:left w:val="nil"/>
              <w:bottom w:val="nil"/>
              <w:right w:val="nil"/>
            </w:tcBorders>
            <w:hideMark/>
          </w:tcPr>
          <w:p w14:paraId="2A5D4508" w14:textId="03F819CC" w:rsidR="00043A6B" w:rsidRPr="00C93F4D" w:rsidDel="00DE2415" w:rsidRDefault="00043A6B" w:rsidP="00721651">
            <w:pPr>
              <w:keepNext/>
              <w:spacing w:after="60"/>
              <w:jc w:val="both"/>
              <w:rPr>
                <w:del w:id="562" w:author="Administrator" w:date="2023-08-28T11:58:00Z"/>
                <w:rFonts w:ascii="Times New Roman" w:hAnsi="Times New Roman"/>
              </w:rPr>
            </w:pPr>
            <w:del w:id="563" w:author="Administrator" w:date="2023-08-28T11:58:00Z">
              <w:r w:rsidRPr="00C93F4D" w:rsidDel="00DE2415">
                <w:rPr>
                  <w:rFonts w:ascii="Times New Roman" w:hAnsi="Times New Roman"/>
                </w:rPr>
                <w:delText>15.4 ± 3.2</w:delText>
              </w:r>
            </w:del>
          </w:p>
        </w:tc>
        <w:tc>
          <w:tcPr>
            <w:tcW w:w="0" w:type="auto"/>
            <w:tcBorders>
              <w:top w:val="nil"/>
              <w:left w:val="nil"/>
              <w:bottom w:val="nil"/>
              <w:right w:val="nil"/>
            </w:tcBorders>
            <w:hideMark/>
          </w:tcPr>
          <w:p w14:paraId="572DFD26" w14:textId="5488279B" w:rsidR="00043A6B" w:rsidRPr="00C93F4D" w:rsidDel="00DE2415" w:rsidRDefault="00043A6B" w:rsidP="00721651">
            <w:pPr>
              <w:keepNext/>
              <w:spacing w:after="60"/>
              <w:jc w:val="both"/>
              <w:rPr>
                <w:del w:id="564" w:author="Administrator" w:date="2023-08-28T11:58:00Z"/>
                <w:rFonts w:ascii="Times New Roman" w:hAnsi="Times New Roman"/>
              </w:rPr>
            </w:pPr>
            <w:del w:id="565" w:author="Administrator" w:date="2023-08-28T11:58:00Z">
              <w:r w:rsidRPr="00C93F4D" w:rsidDel="00DE2415">
                <w:rPr>
                  <w:rFonts w:ascii="Times New Roman" w:hAnsi="Times New Roman"/>
                </w:rPr>
                <w:delText>26.6 ± 7.4</w:delText>
              </w:r>
            </w:del>
          </w:p>
        </w:tc>
      </w:tr>
      <w:tr w:rsidR="00043A6B" w:rsidRPr="00C93F4D" w:rsidDel="00DE2415" w14:paraId="2B779CB6" w14:textId="2F4B98B0" w:rsidTr="00721651">
        <w:trPr>
          <w:cantSplit/>
          <w:jc w:val="center"/>
          <w:del w:id="566" w:author="Administrator" w:date="2023-08-28T11:58:00Z"/>
        </w:trPr>
        <w:tc>
          <w:tcPr>
            <w:tcW w:w="3340" w:type="dxa"/>
            <w:tcBorders>
              <w:top w:val="nil"/>
              <w:left w:val="nil"/>
              <w:bottom w:val="nil"/>
              <w:right w:val="nil"/>
            </w:tcBorders>
            <w:hideMark/>
          </w:tcPr>
          <w:p w14:paraId="5FDAFC66" w14:textId="3E953339" w:rsidR="00043A6B" w:rsidRPr="00C93F4D" w:rsidDel="00DE2415" w:rsidRDefault="00043A6B" w:rsidP="00721651">
            <w:pPr>
              <w:keepNext/>
              <w:spacing w:after="60"/>
              <w:jc w:val="both"/>
              <w:rPr>
                <w:del w:id="567" w:author="Administrator" w:date="2023-08-28T11:58:00Z"/>
                <w:rFonts w:ascii="Times New Roman" w:hAnsi="Times New Roman"/>
                <w:i/>
                <w:iCs/>
              </w:rPr>
            </w:pPr>
            <w:del w:id="568" w:author="Administrator" w:date="2023-08-28T11:58:00Z">
              <w:r w:rsidRPr="00C93F4D" w:rsidDel="00DE2415">
                <w:rPr>
                  <w:rFonts w:ascii="Times New Roman" w:hAnsi="Times New Roman"/>
                  <w:i/>
                  <w:iCs/>
                </w:rPr>
                <w:delText>Oreochromis mossambicus</w:delText>
              </w:r>
            </w:del>
          </w:p>
        </w:tc>
        <w:tc>
          <w:tcPr>
            <w:tcW w:w="2143" w:type="dxa"/>
            <w:tcBorders>
              <w:top w:val="nil"/>
              <w:left w:val="nil"/>
              <w:bottom w:val="nil"/>
              <w:right w:val="nil"/>
            </w:tcBorders>
            <w:hideMark/>
          </w:tcPr>
          <w:p w14:paraId="6F11C020" w14:textId="74AAF59E" w:rsidR="00043A6B" w:rsidRPr="00C93F4D" w:rsidDel="00DE2415" w:rsidRDefault="00043A6B" w:rsidP="00721651">
            <w:pPr>
              <w:keepNext/>
              <w:spacing w:after="60"/>
              <w:jc w:val="both"/>
              <w:rPr>
                <w:del w:id="569" w:author="Administrator" w:date="2023-08-28T11:58:00Z"/>
                <w:rFonts w:ascii="Times New Roman" w:hAnsi="Times New Roman"/>
              </w:rPr>
            </w:pPr>
            <w:del w:id="570" w:author="Administrator" w:date="2023-08-28T11:58:00Z">
              <w:r w:rsidRPr="00C93F4D" w:rsidDel="00DE2415">
                <w:rPr>
                  <w:rFonts w:ascii="Times New Roman" w:hAnsi="Times New Roman"/>
                </w:rPr>
                <w:delText>23</w:delText>
              </w:r>
            </w:del>
          </w:p>
        </w:tc>
        <w:tc>
          <w:tcPr>
            <w:tcW w:w="0" w:type="auto"/>
            <w:tcBorders>
              <w:top w:val="nil"/>
              <w:left w:val="nil"/>
              <w:bottom w:val="nil"/>
              <w:right w:val="nil"/>
            </w:tcBorders>
            <w:hideMark/>
          </w:tcPr>
          <w:p w14:paraId="17047B1F" w14:textId="019CC599" w:rsidR="00043A6B" w:rsidRPr="00C93F4D" w:rsidDel="00DE2415" w:rsidRDefault="00043A6B" w:rsidP="00721651">
            <w:pPr>
              <w:keepNext/>
              <w:spacing w:after="60"/>
              <w:jc w:val="both"/>
              <w:rPr>
                <w:del w:id="571" w:author="Administrator" w:date="2023-08-28T11:58:00Z"/>
                <w:rFonts w:ascii="Times New Roman" w:hAnsi="Times New Roman"/>
              </w:rPr>
            </w:pPr>
            <w:del w:id="572" w:author="Administrator" w:date="2023-08-28T11:58:00Z">
              <w:r w:rsidRPr="00C93F4D" w:rsidDel="00DE2415">
                <w:rPr>
                  <w:rFonts w:ascii="Times New Roman" w:hAnsi="Times New Roman"/>
                </w:rPr>
                <w:delText>16.3 ± 3.7</w:delText>
              </w:r>
            </w:del>
          </w:p>
        </w:tc>
        <w:tc>
          <w:tcPr>
            <w:tcW w:w="0" w:type="auto"/>
            <w:tcBorders>
              <w:top w:val="nil"/>
              <w:left w:val="nil"/>
              <w:bottom w:val="nil"/>
              <w:right w:val="nil"/>
            </w:tcBorders>
            <w:hideMark/>
          </w:tcPr>
          <w:p w14:paraId="21F41287" w14:textId="3D48DCCE" w:rsidR="00043A6B" w:rsidRPr="00C93F4D" w:rsidDel="00DE2415" w:rsidRDefault="00043A6B" w:rsidP="00721651">
            <w:pPr>
              <w:keepNext/>
              <w:spacing w:after="60"/>
              <w:jc w:val="both"/>
              <w:rPr>
                <w:del w:id="573" w:author="Administrator" w:date="2023-08-28T11:58:00Z"/>
                <w:rFonts w:ascii="Times New Roman" w:hAnsi="Times New Roman"/>
              </w:rPr>
            </w:pPr>
            <w:del w:id="574" w:author="Administrator" w:date="2023-08-28T11:58:00Z">
              <w:r w:rsidRPr="00C93F4D" w:rsidDel="00DE2415">
                <w:rPr>
                  <w:rFonts w:ascii="Times New Roman" w:hAnsi="Times New Roman"/>
                </w:rPr>
                <w:delText>15.9 ± 3.1</w:delText>
              </w:r>
            </w:del>
          </w:p>
        </w:tc>
      </w:tr>
      <w:tr w:rsidR="00043A6B" w:rsidRPr="00C93F4D" w:rsidDel="00DE2415" w14:paraId="1FCE6FF2" w14:textId="3348C53B" w:rsidTr="00721651">
        <w:trPr>
          <w:cantSplit/>
          <w:jc w:val="center"/>
          <w:del w:id="575" w:author="Administrator" w:date="2023-08-28T11:58:00Z"/>
        </w:trPr>
        <w:tc>
          <w:tcPr>
            <w:tcW w:w="3340" w:type="dxa"/>
            <w:tcBorders>
              <w:top w:val="nil"/>
              <w:left w:val="nil"/>
              <w:bottom w:val="nil"/>
              <w:right w:val="nil"/>
            </w:tcBorders>
            <w:hideMark/>
          </w:tcPr>
          <w:p w14:paraId="26C3B987" w14:textId="22DD6334" w:rsidR="00043A6B" w:rsidRPr="00C93F4D" w:rsidDel="00DE2415" w:rsidRDefault="00043A6B" w:rsidP="00721651">
            <w:pPr>
              <w:keepNext/>
              <w:spacing w:after="60"/>
              <w:jc w:val="both"/>
              <w:rPr>
                <w:del w:id="576" w:author="Administrator" w:date="2023-08-28T11:58:00Z"/>
                <w:rFonts w:ascii="Times New Roman" w:hAnsi="Times New Roman"/>
                <w:i/>
                <w:iCs/>
              </w:rPr>
            </w:pPr>
            <w:del w:id="577" w:author="Administrator" w:date="2023-08-28T11:58:00Z">
              <w:r w:rsidRPr="00C93F4D" w:rsidDel="00DE2415">
                <w:rPr>
                  <w:rFonts w:ascii="Times New Roman" w:hAnsi="Times New Roman"/>
                  <w:i/>
                  <w:iCs/>
                </w:rPr>
                <w:delText>Stenogobius kenyae</w:delText>
              </w:r>
            </w:del>
          </w:p>
        </w:tc>
        <w:tc>
          <w:tcPr>
            <w:tcW w:w="2143" w:type="dxa"/>
            <w:tcBorders>
              <w:top w:val="nil"/>
              <w:left w:val="nil"/>
              <w:bottom w:val="nil"/>
              <w:right w:val="nil"/>
            </w:tcBorders>
            <w:hideMark/>
          </w:tcPr>
          <w:p w14:paraId="3DB1277E" w14:textId="2BF0D6E7" w:rsidR="00043A6B" w:rsidRPr="00C93F4D" w:rsidDel="00DE2415" w:rsidRDefault="00043A6B" w:rsidP="00721651">
            <w:pPr>
              <w:keepNext/>
              <w:spacing w:after="60"/>
              <w:jc w:val="both"/>
              <w:rPr>
                <w:del w:id="578" w:author="Administrator" w:date="2023-08-28T11:58:00Z"/>
                <w:rFonts w:ascii="Times New Roman" w:hAnsi="Times New Roman"/>
              </w:rPr>
            </w:pPr>
            <w:del w:id="579" w:author="Administrator" w:date="2023-08-28T11:58:00Z">
              <w:r w:rsidRPr="00C93F4D" w:rsidDel="00DE2415">
                <w:rPr>
                  <w:rFonts w:ascii="Times New Roman" w:hAnsi="Times New Roman"/>
                </w:rPr>
                <w:delText>25</w:delText>
              </w:r>
            </w:del>
          </w:p>
        </w:tc>
        <w:tc>
          <w:tcPr>
            <w:tcW w:w="0" w:type="auto"/>
            <w:tcBorders>
              <w:top w:val="nil"/>
              <w:left w:val="nil"/>
              <w:bottom w:val="nil"/>
              <w:right w:val="nil"/>
            </w:tcBorders>
            <w:hideMark/>
          </w:tcPr>
          <w:p w14:paraId="5044D022" w14:textId="7B5C90DB" w:rsidR="00043A6B" w:rsidRPr="00C93F4D" w:rsidDel="00DE2415" w:rsidRDefault="00043A6B" w:rsidP="00721651">
            <w:pPr>
              <w:keepNext/>
              <w:spacing w:after="60"/>
              <w:jc w:val="both"/>
              <w:rPr>
                <w:del w:id="580" w:author="Administrator" w:date="2023-08-28T11:58:00Z"/>
                <w:rFonts w:ascii="Times New Roman" w:hAnsi="Times New Roman"/>
              </w:rPr>
            </w:pPr>
            <w:del w:id="581" w:author="Administrator" w:date="2023-08-28T11:58:00Z">
              <w:r w:rsidRPr="00C93F4D" w:rsidDel="00DE2415">
                <w:rPr>
                  <w:rFonts w:ascii="Times New Roman" w:hAnsi="Times New Roman"/>
                </w:rPr>
                <w:delText>69.9 ± 8.4</w:delText>
              </w:r>
            </w:del>
          </w:p>
        </w:tc>
        <w:tc>
          <w:tcPr>
            <w:tcW w:w="0" w:type="auto"/>
            <w:tcBorders>
              <w:top w:val="nil"/>
              <w:left w:val="nil"/>
              <w:bottom w:val="nil"/>
              <w:right w:val="nil"/>
            </w:tcBorders>
            <w:hideMark/>
          </w:tcPr>
          <w:p w14:paraId="7AF18D80" w14:textId="6B86F3ED" w:rsidR="00043A6B" w:rsidRPr="00C93F4D" w:rsidDel="00DE2415" w:rsidRDefault="00043A6B" w:rsidP="00721651">
            <w:pPr>
              <w:keepNext/>
              <w:spacing w:after="60"/>
              <w:jc w:val="both"/>
              <w:rPr>
                <w:del w:id="582" w:author="Administrator" w:date="2023-08-28T11:58:00Z"/>
                <w:rFonts w:ascii="Times New Roman" w:hAnsi="Times New Roman"/>
              </w:rPr>
            </w:pPr>
            <w:del w:id="583" w:author="Administrator" w:date="2023-08-28T11:58:00Z">
              <w:r w:rsidRPr="00C93F4D" w:rsidDel="00DE2415">
                <w:rPr>
                  <w:rFonts w:ascii="Times New Roman" w:hAnsi="Times New Roman"/>
                </w:rPr>
                <w:delText>17.3 ± 6.3</w:delText>
              </w:r>
            </w:del>
          </w:p>
        </w:tc>
      </w:tr>
      <w:tr w:rsidR="00043A6B" w:rsidRPr="00C93F4D" w:rsidDel="00DE2415" w14:paraId="36869DAB" w14:textId="02D6DF07" w:rsidTr="00721651">
        <w:trPr>
          <w:cantSplit/>
          <w:jc w:val="center"/>
          <w:del w:id="584" w:author="Administrator" w:date="2023-08-28T11:58:00Z"/>
        </w:trPr>
        <w:tc>
          <w:tcPr>
            <w:tcW w:w="3340" w:type="dxa"/>
            <w:tcBorders>
              <w:top w:val="nil"/>
              <w:left w:val="nil"/>
              <w:bottom w:val="nil"/>
              <w:right w:val="nil"/>
            </w:tcBorders>
            <w:hideMark/>
          </w:tcPr>
          <w:p w14:paraId="4DA967E9" w14:textId="334BCF76" w:rsidR="00043A6B" w:rsidRPr="00C93F4D" w:rsidDel="00DE2415" w:rsidRDefault="00043A6B" w:rsidP="00721651">
            <w:pPr>
              <w:keepNext/>
              <w:spacing w:after="60"/>
              <w:jc w:val="both"/>
              <w:rPr>
                <w:del w:id="585" w:author="Administrator" w:date="2023-08-28T11:58:00Z"/>
                <w:rFonts w:ascii="Times New Roman" w:hAnsi="Times New Roman"/>
                <w:i/>
                <w:iCs/>
              </w:rPr>
            </w:pPr>
            <w:del w:id="586" w:author="Administrator" w:date="2023-08-28T11:58:00Z">
              <w:r w:rsidRPr="00C93F4D" w:rsidDel="00DE2415">
                <w:rPr>
                  <w:rFonts w:ascii="Times New Roman" w:hAnsi="Times New Roman"/>
                  <w:i/>
                  <w:iCs/>
                </w:rPr>
                <w:delText>Barbus oxyrhynchus</w:delText>
              </w:r>
            </w:del>
          </w:p>
        </w:tc>
        <w:tc>
          <w:tcPr>
            <w:tcW w:w="2143" w:type="dxa"/>
            <w:tcBorders>
              <w:top w:val="nil"/>
              <w:left w:val="nil"/>
              <w:bottom w:val="nil"/>
              <w:right w:val="nil"/>
            </w:tcBorders>
            <w:hideMark/>
          </w:tcPr>
          <w:p w14:paraId="77043D0B" w14:textId="2D493A9C" w:rsidR="00043A6B" w:rsidRPr="00C93F4D" w:rsidDel="00DE2415" w:rsidRDefault="00043A6B" w:rsidP="00721651">
            <w:pPr>
              <w:keepNext/>
              <w:spacing w:after="60"/>
              <w:jc w:val="both"/>
              <w:rPr>
                <w:del w:id="587" w:author="Administrator" w:date="2023-08-28T11:58:00Z"/>
                <w:rFonts w:ascii="Times New Roman" w:hAnsi="Times New Roman"/>
                <w:i/>
                <w:iCs/>
              </w:rPr>
            </w:pPr>
            <w:del w:id="588" w:author="Administrator" w:date="2023-08-28T11:58:00Z">
              <w:r w:rsidRPr="00C93F4D" w:rsidDel="00DE2415">
                <w:rPr>
                  <w:rFonts w:ascii="Times New Roman" w:hAnsi="Times New Roman"/>
                  <w:i/>
                  <w:iCs/>
                </w:rPr>
                <w:delText>2</w:delText>
              </w:r>
            </w:del>
          </w:p>
        </w:tc>
        <w:tc>
          <w:tcPr>
            <w:tcW w:w="0" w:type="auto"/>
            <w:tcBorders>
              <w:top w:val="nil"/>
              <w:left w:val="nil"/>
              <w:bottom w:val="nil"/>
              <w:right w:val="nil"/>
            </w:tcBorders>
            <w:hideMark/>
          </w:tcPr>
          <w:p w14:paraId="78A6C24F" w14:textId="375C4722" w:rsidR="00043A6B" w:rsidRPr="00C93F4D" w:rsidDel="00DE2415" w:rsidRDefault="00043A6B" w:rsidP="00721651">
            <w:pPr>
              <w:keepNext/>
              <w:spacing w:after="60"/>
              <w:jc w:val="both"/>
              <w:rPr>
                <w:del w:id="589" w:author="Administrator" w:date="2023-08-28T11:58:00Z"/>
                <w:rFonts w:ascii="Times New Roman" w:hAnsi="Times New Roman"/>
              </w:rPr>
            </w:pPr>
            <w:del w:id="590" w:author="Administrator" w:date="2023-08-28T11:58:00Z">
              <w:r w:rsidRPr="00C93F4D" w:rsidDel="00DE2415">
                <w:rPr>
                  <w:rFonts w:ascii="Times New Roman" w:hAnsi="Times New Roman"/>
                </w:rPr>
                <w:delText>124 ± 0.1</w:delText>
              </w:r>
            </w:del>
          </w:p>
        </w:tc>
        <w:tc>
          <w:tcPr>
            <w:tcW w:w="0" w:type="auto"/>
            <w:tcBorders>
              <w:top w:val="nil"/>
              <w:left w:val="nil"/>
              <w:bottom w:val="nil"/>
              <w:right w:val="nil"/>
            </w:tcBorders>
            <w:hideMark/>
          </w:tcPr>
          <w:p w14:paraId="30793F85" w14:textId="27EE7A4F" w:rsidR="00043A6B" w:rsidRPr="00C93F4D" w:rsidDel="00DE2415" w:rsidRDefault="00043A6B" w:rsidP="00721651">
            <w:pPr>
              <w:keepNext/>
              <w:spacing w:after="60"/>
              <w:jc w:val="both"/>
              <w:rPr>
                <w:del w:id="591" w:author="Administrator" w:date="2023-08-28T11:58:00Z"/>
                <w:rFonts w:ascii="Times New Roman" w:hAnsi="Times New Roman"/>
              </w:rPr>
            </w:pPr>
            <w:del w:id="592" w:author="Administrator" w:date="2023-08-28T11:58:00Z">
              <w:r w:rsidRPr="00C93F4D" w:rsidDel="00DE2415">
                <w:rPr>
                  <w:rFonts w:ascii="Times New Roman" w:hAnsi="Times New Roman"/>
                </w:rPr>
                <w:delText>19 ± 0.3</w:delText>
              </w:r>
            </w:del>
          </w:p>
        </w:tc>
      </w:tr>
      <w:tr w:rsidR="00043A6B" w:rsidRPr="00C93F4D" w:rsidDel="00013A66" w14:paraId="5302D4E1" w14:textId="0B846023" w:rsidTr="00721651">
        <w:trPr>
          <w:cantSplit/>
          <w:jc w:val="center"/>
          <w:del w:id="593" w:author="Administrator" w:date="2023-08-28T10:37:00Z"/>
        </w:trPr>
        <w:tc>
          <w:tcPr>
            <w:tcW w:w="3340" w:type="dxa"/>
            <w:tcBorders>
              <w:top w:val="nil"/>
              <w:left w:val="nil"/>
              <w:bottom w:val="single" w:sz="4" w:space="0" w:color="auto"/>
              <w:right w:val="nil"/>
            </w:tcBorders>
          </w:tcPr>
          <w:p w14:paraId="655B867B" w14:textId="2BCB8082" w:rsidR="00043A6B" w:rsidRPr="00C93F4D" w:rsidDel="00013A66" w:rsidRDefault="00043A6B" w:rsidP="00721651">
            <w:pPr>
              <w:keepNext/>
              <w:spacing w:after="60"/>
              <w:ind w:left="1440" w:hanging="1440"/>
              <w:jc w:val="both"/>
              <w:rPr>
                <w:del w:id="594" w:author="Administrator" w:date="2023-08-28T10:37:00Z"/>
                <w:rFonts w:ascii="Times New Roman" w:hAnsi="Times New Roman"/>
              </w:rPr>
            </w:pPr>
            <w:del w:id="595" w:author="Administrator" w:date="2023-08-28T10:37:00Z">
              <w:r w:rsidRPr="00C93F4D" w:rsidDel="00013A66">
                <w:rPr>
                  <w:rFonts w:ascii="Times New Roman" w:hAnsi="Times New Roman"/>
                </w:rPr>
                <w:delText>Total</w:delText>
              </w:r>
            </w:del>
          </w:p>
        </w:tc>
        <w:tc>
          <w:tcPr>
            <w:tcW w:w="2143" w:type="dxa"/>
            <w:tcBorders>
              <w:top w:val="nil"/>
              <w:left w:val="nil"/>
              <w:bottom w:val="single" w:sz="4" w:space="0" w:color="auto"/>
              <w:right w:val="nil"/>
            </w:tcBorders>
          </w:tcPr>
          <w:p w14:paraId="034302F7" w14:textId="5E279339" w:rsidR="00043A6B" w:rsidRPr="00C93F4D" w:rsidDel="00013A66" w:rsidRDefault="00043A6B" w:rsidP="00721651">
            <w:pPr>
              <w:keepNext/>
              <w:spacing w:after="60"/>
              <w:jc w:val="both"/>
              <w:rPr>
                <w:del w:id="596" w:author="Administrator" w:date="2023-08-28T10:37:00Z"/>
                <w:rFonts w:ascii="Times New Roman" w:hAnsi="Times New Roman"/>
              </w:rPr>
            </w:pPr>
            <w:del w:id="597" w:author="Administrator" w:date="2023-08-28T10:37:00Z">
              <w:r w:rsidRPr="00C93F4D" w:rsidDel="00013A66">
                <w:rPr>
                  <w:rFonts w:ascii="Times New Roman" w:hAnsi="Times New Roman"/>
                </w:rPr>
                <w:delText>1236</w:delText>
              </w:r>
            </w:del>
          </w:p>
        </w:tc>
        <w:tc>
          <w:tcPr>
            <w:tcW w:w="0" w:type="auto"/>
            <w:tcBorders>
              <w:top w:val="nil"/>
              <w:left w:val="nil"/>
              <w:bottom w:val="single" w:sz="4" w:space="0" w:color="auto"/>
              <w:right w:val="nil"/>
            </w:tcBorders>
          </w:tcPr>
          <w:p w14:paraId="3CD56EE2" w14:textId="2F47DE81" w:rsidR="00043A6B" w:rsidRPr="00C93F4D" w:rsidDel="00013A66" w:rsidRDefault="00043A6B" w:rsidP="00721651">
            <w:pPr>
              <w:keepNext/>
              <w:spacing w:after="60"/>
              <w:jc w:val="both"/>
              <w:rPr>
                <w:del w:id="598" w:author="Administrator" w:date="2023-08-28T10:37:00Z"/>
                <w:rFonts w:ascii="Times New Roman" w:hAnsi="Times New Roman"/>
              </w:rPr>
            </w:pPr>
          </w:p>
        </w:tc>
        <w:tc>
          <w:tcPr>
            <w:tcW w:w="0" w:type="auto"/>
            <w:tcBorders>
              <w:top w:val="nil"/>
              <w:left w:val="nil"/>
              <w:bottom w:val="single" w:sz="4" w:space="0" w:color="auto"/>
              <w:right w:val="nil"/>
            </w:tcBorders>
          </w:tcPr>
          <w:p w14:paraId="630BB3EF" w14:textId="732FCACF" w:rsidR="00043A6B" w:rsidRPr="00C93F4D" w:rsidDel="00013A66" w:rsidRDefault="00043A6B" w:rsidP="00721651">
            <w:pPr>
              <w:keepNext/>
              <w:spacing w:after="60"/>
              <w:jc w:val="both"/>
              <w:rPr>
                <w:del w:id="599" w:author="Administrator" w:date="2023-08-28T10:37:00Z"/>
                <w:rFonts w:ascii="Times New Roman" w:hAnsi="Times New Roman"/>
              </w:rPr>
            </w:pPr>
          </w:p>
        </w:tc>
      </w:tr>
    </w:tbl>
    <w:p w14:paraId="2EAD9BA6" w14:textId="0836B71C" w:rsidR="00043A6B" w:rsidDel="00DE2415" w:rsidRDefault="00043A6B" w:rsidP="00043A6B">
      <w:pPr>
        <w:spacing w:line="480" w:lineRule="auto"/>
        <w:jc w:val="both"/>
        <w:rPr>
          <w:del w:id="600" w:author="Administrator" w:date="2023-08-28T11:58:00Z"/>
          <w:rFonts w:ascii="Times New Roman" w:hAnsi="Times New Roman"/>
          <w:color w:val="000000" w:themeColor="text1"/>
          <w:sz w:val="24"/>
          <w:szCs w:val="24"/>
        </w:rPr>
      </w:pPr>
    </w:p>
    <w:p w14:paraId="791B4D73" w14:textId="0B3303C1" w:rsidR="00B5559D" w:rsidRDefault="00B5559D" w:rsidP="004661D9">
      <w:pPr>
        <w:pStyle w:val="FirstParagraph"/>
        <w:spacing w:line="480" w:lineRule="auto"/>
        <w:jc w:val="both"/>
        <w:rPr>
          <w:ins w:id="601" w:author="Administrator" w:date="2023-08-28T10:37:00Z"/>
          <w:rFonts w:ascii="Times New Roman" w:hAnsi="Times New Roman" w:cs="Times New Roman"/>
          <w:color w:val="000000" w:themeColor="text1"/>
        </w:rPr>
      </w:pPr>
      <w:ins w:id="602" w:author="Administrator" w:date="2023-08-28T10:37:00Z">
        <w:r>
          <w:rPr>
            <w:rFonts w:ascii="Times New Roman" w:hAnsi="Times New Roman" w:cs="Times New Roman"/>
            <w:color w:val="000000" w:themeColor="text1"/>
          </w:rPr>
          <w:t>Juvenile Anguillid morphometrics</w:t>
        </w:r>
      </w:ins>
    </w:p>
    <w:p w14:paraId="49B7E513" w14:textId="302E3E5D" w:rsidR="004661D9" w:rsidRPr="00534B44" w:rsidRDefault="004661D9" w:rsidP="004661D9">
      <w:pPr>
        <w:pStyle w:val="FirstParagraph"/>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 xml:space="preserve">A total of 76 juvenile anguillid eels </w:t>
      </w:r>
      <w:r w:rsidRPr="00C93F4D">
        <w:rPr>
          <w:rFonts w:ascii="Times New Roman" w:hAnsi="Times New Roman" w:cs="Times New Roman"/>
        </w:rPr>
        <w:t xml:space="preserve">belonging to 3 species and one family were caught and examined in the present study (Table 3). The juvenile anguillid eel life stage, found to be more abundant were </w:t>
      </w:r>
      <w:r w:rsidRPr="00C93F4D">
        <w:rPr>
          <w:rFonts w:ascii="Times New Roman" w:hAnsi="Times New Roman" w:cs="Times New Roman"/>
          <w:color w:val="000000" w:themeColor="text1"/>
        </w:rPr>
        <w:t xml:space="preserve">glass eels (n = 66) followed by elvers (n = 10). The species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was the most abundant (n=5</w:t>
      </w:r>
      <w:r>
        <w:rPr>
          <w:rFonts w:ascii="Times New Roman" w:hAnsi="Times New Roman" w:cs="Times New Roman"/>
          <w:color w:val="000000" w:themeColor="text1"/>
        </w:rPr>
        <w:t>2</w:t>
      </w:r>
      <w:r w:rsidRPr="00C93F4D">
        <w:rPr>
          <w:rFonts w:ascii="Times New Roman" w:hAnsi="Times New Roman" w:cs="Times New Roman"/>
          <w:color w:val="000000" w:themeColor="text1"/>
        </w:rPr>
        <w:t>), among the three species caught with (n=</w:t>
      </w:r>
      <w:r>
        <w:rPr>
          <w:rFonts w:ascii="Times New Roman" w:hAnsi="Times New Roman" w:cs="Times New Roman"/>
          <w:color w:val="000000" w:themeColor="text1"/>
        </w:rPr>
        <w:t>50</w:t>
      </w:r>
      <w:r w:rsidRPr="00C93F4D">
        <w:rPr>
          <w:rFonts w:ascii="Times New Roman" w:hAnsi="Times New Roman" w:cs="Times New Roman"/>
          <w:color w:val="000000" w:themeColor="text1"/>
        </w:rPr>
        <w:t xml:space="preserve">) being glass eels and (n=2) elvers. This was followed by </w:t>
      </w:r>
      <w:r w:rsidRPr="00C93F4D">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w:t>
      </w:r>
      <w:r>
        <w:rPr>
          <w:rFonts w:ascii="Times New Roman" w:hAnsi="Times New Roman" w:cs="Times New Roman"/>
          <w:color w:val="000000" w:themeColor="text1"/>
        </w:rPr>
        <w:t>(n=22)</w:t>
      </w:r>
      <w:r w:rsidRPr="00C93F4D">
        <w:rPr>
          <w:rFonts w:ascii="Times New Roman" w:hAnsi="Times New Roman" w:cs="Times New Roman"/>
          <w:color w:val="000000" w:themeColor="text1"/>
        </w:rPr>
        <w:t xml:space="preserve"> where, (n=14), were glass eels and (n=8) were elvers. Only (n=</w:t>
      </w:r>
      <w:r>
        <w:rPr>
          <w:rFonts w:ascii="Times New Roman" w:hAnsi="Times New Roman" w:cs="Times New Roman"/>
          <w:color w:val="000000" w:themeColor="text1"/>
        </w:rPr>
        <w:t>2</w:t>
      </w:r>
      <w:r w:rsidRPr="00C93F4D">
        <w:rPr>
          <w:rFonts w:ascii="Times New Roman" w:hAnsi="Times New Roman" w:cs="Times New Roman"/>
          <w:color w:val="000000" w:themeColor="text1"/>
        </w:rPr>
        <w:t xml:space="preserve">)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glass eels </w:t>
      </w:r>
      <w:r w:rsidRPr="00C93F4D">
        <w:rPr>
          <w:rFonts w:ascii="Times New Roman" w:hAnsi="Times New Roman" w:cs="Times New Roman"/>
          <w:color w:val="000000" w:themeColor="text1"/>
        </w:rPr>
        <w:t>were caught during this study.</w:t>
      </w:r>
    </w:p>
    <w:p w14:paraId="2EDBF93F" w14:textId="77777777" w:rsidR="004661D9" w:rsidRPr="00C93F4D" w:rsidRDefault="004661D9" w:rsidP="003570C6">
      <w:pPr>
        <w:pStyle w:val="ThesisTables"/>
      </w:pPr>
      <w:bookmarkStart w:id="603" w:name="_Toc144072961"/>
      <w:r w:rsidRPr="00C93F4D">
        <w:rPr>
          <w:rFonts w:eastAsiaTheme="minorHAnsi"/>
          <w:lang w:val="en-US" w:eastAsia="en-US"/>
        </w:rPr>
        <w:t xml:space="preserve">Table </w:t>
      </w:r>
      <w:r>
        <w:rPr>
          <w:rFonts w:eastAsiaTheme="minorHAnsi"/>
          <w:lang w:val="en-US" w:eastAsia="en-US"/>
        </w:rPr>
        <w:t>3</w:t>
      </w:r>
      <w:r w:rsidRPr="00C93F4D">
        <w:rPr>
          <w:rFonts w:eastAsiaTheme="minorHAnsi"/>
          <w:lang w:val="en-US" w:eastAsia="en-US"/>
        </w:rPr>
        <w:t>: Species composition of juvenile anguillid eels caught in the Sabaki Estuary. Values in parenthesis indicate relative abundance (%) of both glass eel</w:t>
      </w:r>
      <w:r>
        <w:rPr>
          <w:rFonts w:eastAsiaTheme="minorHAnsi"/>
          <w:lang w:val="en-US" w:eastAsia="en-US"/>
        </w:rPr>
        <w:t>s</w:t>
      </w:r>
      <w:r w:rsidRPr="00C93F4D">
        <w:rPr>
          <w:rFonts w:eastAsiaTheme="minorHAnsi"/>
          <w:lang w:val="en-US" w:eastAsia="en-US"/>
        </w:rPr>
        <w:t xml:space="preserve"> and elver</w:t>
      </w:r>
      <w:r>
        <w:rPr>
          <w:rFonts w:eastAsiaTheme="minorHAnsi"/>
          <w:lang w:val="en-US" w:eastAsia="en-US"/>
        </w:rPr>
        <w:t>s of</w:t>
      </w:r>
      <w:r w:rsidRPr="00C93F4D">
        <w:rPr>
          <w:rFonts w:eastAsiaTheme="minorHAnsi"/>
          <w:lang w:val="en-US" w:eastAsia="en-US"/>
        </w:rPr>
        <w:t xml:space="preserve"> juvenile anguillid</w:t>
      </w:r>
      <w:r>
        <w:rPr>
          <w:rFonts w:eastAsiaTheme="minorHAnsi"/>
          <w:lang w:val="en-US" w:eastAsia="en-US"/>
        </w:rPr>
        <w:t>s</w:t>
      </w:r>
      <w:r w:rsidRPr="00C93F4D">
        <w:rPr>
          <w:rFonts w:eastAsiaTheme="minorHAnsi"/>
          <w:lang w:val="en-US" w:eastAsia="en-US"/>
        </w:rPr>
        <w:t xml:space="preserve"> life stages</w:t>
      </w:r>
      <w:bookmarkEnd w:id="603"/>
    </w:p>
    <w:tbl>
      <w:tblPr>
        <w:tblStyle w:val="Table"/>
        <w:tblW w:w="5000" w:type="pct"/>
        <w:jc w:val="center"/>
        <w:tblBorders>
          <w:top w:val="single" w:sz="4" w:space="0" w:color="auto"/>
          <w:bottom w:val="single" w:sz="4" w:space="0" w:color="auto"/>
        </w:tblBorders>
        <w:tblCellMar>
          <w:left w:w="60" w:type="dxa"/>
          <w:right w:w="60" w:type="dxa"/>
        </w:tblCellMar>
        <w:tblLook w:val="04A0" w:firstRow="1" w:lastRow="0" w:firstColumn="1" w:lastColumn="0" w:noHBand="0" w:noVBand="1"/>
      </w:tblPr>
      <w:tblGrid>
        <w:gridCol w:w="4148"/>
        <w:gridCol w:w="2606"/>
        <w:gridCol w:w="2606"/>
      </w:tblGrid>
      <w:tr w:rsidR="004661D9" w:rsidRPr="00C93F4D" w14:paraId="5A8D0881" w14:textId="77777777" w:rsidTr="00721651">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4" w:space="0" w:color="auto"/>
              <w:left w:val="nil"/>
              <w:bottom w:val="nil"/>
              <w:right w:val="nil"/>
            </w:tcBorders>
          </w:tcPr>
          <w:p w14:paraId="47F5BC94" w14:textId="77777777" w:rsidR="004661D9" w:rsidRPr="00C93F4D" w:rsidRDefault="004661D9" w:rsidP="00721651">
            <w:pPr>
              <w:keepNext/>
              <w:spacing w:after="60"/>
              <w:jc w:val="both"/>
              <w:rPr>
                <w:rFonts w:ascii="Times New Roman" w:hAnsi="Times New Roman"/>
              </w:rPr>
            </w:pPr>
            <w:bookmarkStart w:id="604" w:name="_Hlk141306239"/>
          </w:p>
        </w:tc>
        <w:tc>
          <w:tcPr>
            <w:tcW w:w="0" w:type="auto"/>
            <w:gridSpan w:val="2"/>
            <w:tcBorders>
              <w:top w:val="single" w:sz="4" w:space="0" w:color="auto"/>
              <w:left w:val="nil"/>
              <w:bottom w:val="nil"/>
              <w:right w:val="nil"/>
            </w:tcBorders>
            <w:hideMark/>
          </w:tcPr>
          <w:p w14:paraId="395059AD" w14:textId="77777777" w:rsidR="004661D9" w:rsidRPr="00C93F4D" w:rsidRDefault="004661D9" w:rsidP="00721651">
            <w:pPr>
              <w:keepNext/>
              <w:spacing w:after="60"/>
              <w:jc w:val="both"/>
              <w:rPr>
                <w:rFonts w:ascii="Times New Roman" w:hAnsi="Times New Roman"/>
                <w:bCs/>
              </w:rPr>
            </w:pPr>
            <w:r w:rsidRPr="00C93F4D">
              <w:rPr>
                <w:rFonts w:ascii="Times New Roman" w:hAnsi="Times New Roman"/>
                <w:bCs/>
              </w:rPr>
              <w:t>Life stage</w:t>
            </w:r>
          </w:p>
        </w:tc>
      </w:tr>
      <w:tr w:rsidR="004661D9" w:rsidRPr="00C93F4D" w14:paraId="00D73ADF" w14:textId="77777777" w:rsidTr="00721651">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nil"/>
              <w:left w:val="nil"/>
              <w:bottom w:val="single" w:sz="4" w:space="0" w:color="auto"/>
              <w:right w:val="nil"/>
            </w:tcBorders>
            <w:hideMark/>
          </w:tcPr>
          <w:p w14:paraId="6F8C21B7"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Species</w:t>
            </w:r>
          </w:p>
        </w:tc>
        <w:tc>
          <w:tcPr>
            <w:tcW w:w="0" w:type="auto"/>
            <w:tcBorders>
              <w:top w:val="nil"/>
              <w:left w:val="nil"/>
              <w:bottom w:val="single" w:sz="4" w:space="0" w:color="auto"/>
              <w:right w:val="nil"/>
            </w:tcBorders>
            <w:hideMark/>
          </w:tcPr>
          <w:p w14:paraId="6DF6560D" w14:textId="77777777" w:rsidR="004661D9" w:rsidRPr="00C93F4D" w:rsidRDefault="004661D9" w:rsidP="00721651">
            <w:pPr>
              <w:keepNext/>
              <w:spacing w:after="60"/>
              <w:jc w:val="both"/>
              <w:rPr>
                <w:rFonts w:ascii="Times New Roman" w:hAnsi="Times New Roman"/>
                <w:bCs/>
              </w:rPr>
            </w:pPr>
            <w:r w:rsidRPr="00C93F4D">
              <w:rPr>
                <w:rFonts w:ascii="Times New Roman" w:hAnsi="Times New Roman"/>
                <w:bCs/>
              </w:rPr>
              <w:t>Elver</w:t>
            </w:r>
          </w:p>
        </w:tc>
        <w:tc>
          <w:tcPr>
            <w:tcW w:w="0" w:type="auto"/>
            <w:tcBorders>
              <w:top w:val="nil"/>
              <w:left w:val="nil"/>
              <w:bottom w:val="single" w:sz="4" w:space="0" w:color="auto"/>
              <w:right w:val="nil"/>
            </w:tcBorders>
            <w:hideMark/>
          </w:tcPr>
          <w:p w14:paraId="1E501235" w14:textId="77777777" w:rsidR="004661D9" w:rsidRPr="00C93F4D" w:rsidRDefault="004661D9" w:rsidP="00721651">
            <w:pPr>
              <w:keepNext/>
              <w:spacing w:after="60"/>
              <w:jc w:val="both"/>
              <w:rPr>
                <w:rFonts w:ascii="Times New Roman" w:hAnsi="Times New Roman"/>
                <w:bCs/>
              </w:rPr>
            </w:pPr>
            <w:r w:rsidRPr="00C93F4D">
              <w:rPr>
                <w:rFonts w:ascii="Times New Roman" w:hAnsi="Times New Roman"/>
                <w:bCs/>
              </w:rPr>
              <w:t>Glass eel</w:t>
            </w:r>
          </w:p>
        </w:tc>
      </w:tr>
      <w:tr w:rsidR="004661D9" w:rsidRPr="00C93F4D" w14:paraId="542EC85B" w14:textId="77777777" w:rsidTr="00721651">
        <w:trPr>
          <w:cantSplit/>
          <w:jc w:val="center"/>
        </w:trPr>
        <w:tc>
          <w:tcPr>
            <w:tcW w:w="0" w:type="auto"/>
            <w:tcBorders>
              <w:top w:val="single" w:sz="4" w:space="0" w:color="auto"/>
              <w:left w:val="nil"/>
              <w:bottom w:val="nil"/>
              <w:right w:val="nil"/>
            </w:tcBorders>
            <w:hideMark/>
          </w:tcPr>
          <w:p w14:paraId="5BFA38A7" w14:textId="77777777" w:rsidR="004661D9" w:rsidRPr="00C93F4D" w:rsidRDefault="004661D9" w:rsidP="00721651">
            <w:pPr>
              <w:keepNext/>
              <w:spacing w:after="60"/>
              <w:jc w:val="both"/>
              <w:rPr>
                <w:rFonts w:ascii="Times New Roman" w:hAnsi="Times New Roman"/>
                <w:i/>
                <w:iCs/>
              </w:rPr>
            </w:pPr>
            <w:r w:rsidRPr="00C93F4D">
              <w:rPr>
                <w:rFonts w:ascii="Times New Roman" w:hAnsi="Times New Roman"/>
                <w:i/>
                <w:iCs/>
              </w:rPr>
              <w:t>    A. bengalensis</w:t>
            </w:r>
          </w:p>
        </w:tc>
        <w:tc>
          <w:tcPr>
            <w:tcW w:w="0" w:type="auto"/>
            <w:tcBorders>
              <w:top w:val="single" w:sz="4" w:space="0" w:color="auto"/>
              <w:left w:val="nil"/>
              <w:bottom w:val="nil"/>
              <w:right w:val="nil"/>
            </w:tcBorders>
            <w:hideMark/>
          </w:tcPr>
          <w:p w14:paraId="295C4EFD"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2 (20%)</w:t>
            </w:r>
          </w:p>
        </w:tc>
        <w:tc>
          <w:tcPr>
            <w:tcW w:w="0" w:type="auto"/>
            <w:tcBorders>
              <w:top w:val="single" w:sz="4" w:space="0" w:color="auto"/>
              <w:left w:val="nil"/>
              <w:bottom w:val="nil"/>
              <w:right w:val="nil"/>
            </w:tcBorders>
            <w:hideMark/>
          </w:tcPr>
          <w:p w14:paraId="554F0990"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50 (76%)</w:t>
            </w:r>
          </w:p>
        </w:tc>
      </w:tr>
      <w:tr w:rsidR="004661D9" w:rsidRPr="00C93F4D" w14:paraId="18B757F7" w14:textId="77777777" w:rsidTr="00721651">
        <w:trPr>
          <w:cantSplit/>
          <w:jc w:val="center"/>
        </w:trPr>
        <w:tc>
          <w:tcPr>
            <w:tcW w:w="0" w:type="auto"/>
            <w:tcBorders>
              <w:top w:val="nil"/>
              <w:left w:val="nil"/>
              <w:bottom w:val="nil"/>
              <w:right w:val="nil"/>
            </w:tcBorders>
            <w:hideMark/>
          </w:tcPr>
          <w:p w14:paraId="21C92C3E" w14:textId="77777777" w:rsidR="004661D9" w:rsidRPr="00C93F4D" w:rsidRDefault="004661D9" w:rsidP="00721651">
            <w:pPr>
              <w:keepNext/>
              <w:spacing w:after="60"/>
              <w:jc w:val="both"/>
              <w:rPr>
                <w:rFonts w:ascii="Times New Roman" w:hAnsi="Times New Roman"/>
                <w:i/>
                <w:iCs/>
              </w:rPr>
            </w:pPr>
            <w:r w:rsidRPr="00C93F4D">
              <w:rPr>
                <w:rFonts w:ascii="Times New Roman" w:hAnsi="Times New Roman"/>
                <w:i/>
                <w:iCs/>
              </w:rPr>
              <w:t>    A. marmorata</w:t>
            </w:r>
          </w:p>
        </w:tc>
        <w:tc>
          <w:tcPr>
            <w:tcW w:w="0" w:type="auto"/>
            <w:tcBorders>
              <w:top w:val="nil"/>
              <w:left w:val="nil"/>
              <w:bottom w:val="nil"/>
              <w:right w:val="nil"/>
            </w:tcBorders>
            <w:hideMark/>
          </w:tcPr>
          <w:p w14:paraId="3DB3108E"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0 (0%)</w:t>
            </w:r>
          </w:p>
        </w:tc>
        <w:tc>
          <w:tcPr>
            <w:tcW w:w="0" w:type="auto"/>
            <w:tcBorders>
              <w:top w:val="nil"/>
              <w:left w:val="nil"/>
              <w:bottom w:val="nil"/>
              <w:right w:val="nil"/>
            </w:tcBorders>
            <w:hideMark/>
          </w:tcPr>
          <w:p w14:paraId="198EDCBF"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2 (3.0%)</w:t>
            </w:r>
          </w:p>
        </w:tc>
      </w:tr>
      <w:tr w:rsidR="004661D9" w:rsidRPr="00C93F4D" w14:paraId="36D360BD" w14:textId="77777777" w:rsidTr="00721651">
        <w:trPr>
          <w:cantSplit/>
          <w:jc w:val="center"/>
        </w:trPr>
        <w:tc>
          <w:tcPr>
            <w:tcW w:w="0" w:type="auto"/>
            <w:tcBorders>
              <w:top w:val="nil"/>
              <w:left w:val="nil"/>
              <w:bottom w:val="nil"/>
              <w:right w:val="nil"/>
            </w:tcBorders>
            <w:hideMark/>
          </w:tcPr>
          <w:p w14:paraId="4CB66AA2" w14:textId="77777777" w:rsidR="004661D9" w:rsidRPr="00C93F4D" w:rsidRDefault="004661D9" w:rsidP="00721651">
            <w:pPr>
              <w:keepNext/>
              <w:spacing w:after="60"/>
              <w:jc w:val="both"/>
              <w:rPr>
                <w:rFonts w:ascii="Times New Roman" w:hAnsi="Times New Roman"/>
                <w:i/>
                <w:iCs/>
              </w:rPr>
            </w:pPr>
            <w:r w:rsidRPr="00C93F4D">
              <w:rPr>
                <w:rFonts w:ascii="Times New Roman" w:hAnsi="Times New Roman"/>
                <w:i/>
                <w:iCs/>
              </w:rPr>
              <w:t>    A. mossambica</w:t>
            </w:r>
          </w:p>
        </w:tc>
        <w:tc>
          <w:tcPr>
            <w:tcW w:w="0" w:type="auto"/>
            <w:tcBorders>
              <w:top w:val="nil"/>
              <w:left w:val="nil"/>
              <w:bottom w:val="nil"/>
              <w:right w:val="nil"/>
            </w:tcBorders>
            <w:hideMark/>
          </w:tcPr>
          <w:p w14:paraId="0D25A2C5"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8 (80%)</w:t>
            </w:r>
          </w:p>
        </w:tc>
        <w:tc>
          <w:tcPr>
            <w:tcW w:w="0" w:type="auto"/>
            <w:tcBorders>
              <w:top w:val="nil"/>
              <w:left w:val="nil"/>
              <w:bottom w:val="nil"/>
              <w:right w:val="nil"/>
            </w:tcBorders>
            <w:hideMark/>
          </w:tcPr>
          <w:p w14:paraId="77E211D7"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14 (21%)</w:t>
            </w:r>
          </w:p>
        </w:tc>
      </w:tr>
      <w:tr w:rsidR="004661D9" w:rsidRPr="00C93F4D" w14:paraId="1C521C18" w14:textId="77777777" w:rsidTr="00721651">
        <w:trPr>
          <w:cantSplit/>
          <w:jc w:val="center"/>
        </w:trPr>
        <w:tc>
          <w:tcPr>
            <w:tcW w:w="0" w:type="auto"/>
            <w:tcBorders>
              <w:top w:val="nil"/>
              <w:left w:val="nil"/>
              <w:bottom w:val="single" w:sz="4" w:space="0" w:color="auto"/>
              <w:right w:val="nil"/>
            </w:tcBorders>
            <w:hideMark/>
          </w:tcPr>
          <w:p w14:paraId="66330168"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Total</w:t>
            </w:r>
          </w:p>
        </w:tc>
        <w:tc>
          <w:tcPr>
            <w:tcW w:w="0" w:type="auto"/>
            <w:tcBorders>
              <w:top w:val="nil"/>
              <w:left w:val="nil"/>
              <w:bottom w:val="single" w:sz="4" w:space="0" w:color="auto"/>
              <w:right w:val="nil"/>
            </w:tcBorders>
            <w:hideMark/>
          </w:tcPr>
          <w:p w14:paraId="4DC9EF50"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10 (100%)</w:t>
            </w:r>
          </w:p>
        </w:tc>
        <w:tc>
          <w:tcPr>
            <w:tcW w:w="0" w:type="auto"/>
            <w:tcBorders>
              <w:top w:val="nil"/>
              <w:left w:val="nil"/>
              <w:bottom w:val="single" w:sz="4" w:space="0" w:color="auto"/>
              <w:right w:val="nil"/>
            </w:tcBorders>
            <w:hideMark/>
          </w:tcPr>
          <w:p w14:paraId="56EEA58E" w14:textId="77777777" w:rsidR="004661D9" w:rsidRPr="00C93F4D" w:rsidRDefault="004661D9" w:rsidP="00721651">
            <w:pPr>
              <w:keepNext/>
              <w:spacing w:after="60"/>
              <w:jc w:val="both"/>
              <w:rPr>
                <w:rFonts w:ascii="Times New Roman" w:hAnsi="Times New Roman"/>
              </w:rPr>
            </w:pPr>
            <w:r w:rsidRPr="00C93F4D">
              <w:rPr>
                <w:rFonts w:ascii="Times New Roman" w:hAnsi="Times New Roman"/>
              </w:rPr>
              <w:t>66 (100%)</w:t>
            </w:r>
          </w:p>
        </w:tc>
        <w:bookmarkEnd w:id="604"/>
      </w:tr>
    </w:tbl>
    <w:p w14:paraId="0B013E18" w14:textId="77777777" w:rsidR="004661D9" w:rsidRDefault="004661D9" w:rsidP="00043A6B">
      <w:pPr>
        <w:spacing w:line="480" w:lineRule="auto"/>
        <w:jc w:val="both"/>
        <w:rPr>
          <w:ins w:id="605" w:author="Administrator" w:date="2023-08-28T11:34:00Z"/>
          <w:rFonts w:ascii="Times New Roman" w:hAnsi="Times New Roman"/>
          <w:color w:val="000000" w:themeColor="text1"/>
          <w:sz w:val="24"/>
          <w:szCs w:val="24"/>
        </w:rPr>
      </w:pPr>
    </w:p>
    <w:p w14:paraId="41ED8ECB" w14:textId="77777777" w:rsidR="00BF1E51" w:rsidRDefault="00BF1E51" w:rsidP="00BF1E51">
      <w:pPr>
        <w:pStyle w:val="FirstParagraph"/>
        <w:spacing w:line="480" w:lineRule="auto"/>
        <w:jc w:val="both"/>
        <w:rPr>
          <w:moveTo w:id="606" w:author="Administrator" w:date="2023-08-28T11:34:00Z"/>
          <w:rFonts w:ascii="Times New Roman" w:hAnsi="Times New Roman" w:cs="Times New Roman"/>
        </w:rPr>
      </w:pPr>
      <w:moveToRangeStart w:id="607" w:author="Administrator" w:date="2023-08-28T11:34:00Z" w:name="move144114859"/>
      <w:moveTo w:id="608" w:author="Administrator" w:date="2023-08-28T11:34:00Z">
        <w:r>
          <w:rPr>
            <w:rFonts w:ascii="Times New Roman" w:hAnsi="Times New Roman" w:cs="Times New Roman"/>
            <w:color w:val="000000" w:themeColor="text1"/>
          </w:rPr>
          <w:t xml:space="preserve">Glass eels of the </w:t>
        </w:r>
        <w:r w:rsidRPr="00C93F4D">
          <w:rPr>
            <w:rFonts w:ascii="Times New Roman" w:hAnsi="Times New Roman" w:cs="Times New Roman"/>
            <w:color w:val="000000" w:themeColor="text1"/>
          </w:rPr>
          <w:t xml:space="preserve">species </w:t>
        </w:r>
        <w:r w:rsidRPr="00C93F4D">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had the highest mean total length </w:t>
        </w:r>
        <w:r w:rsidRPr="00C93F4D">
          <w:rPr>
            <w:rFonts w:ascii="Times New Roman" w:hAnsi="Times New Roman" w:cs="Times New Roman"/>
          </w:rPr>
          <w:t>(Mean ± S</w:t>
        </w:r>
        <w:r>
          <w:rPr>
            <w:rFonts w:ascii="Times New Roman" w:hAnsi="Times New Roman" w:cs="Times New Roman"/>
          </w:rPr>
          <w:t>D</w:t>
        </w:r>
        <w:r w:rsidRPr="00C93F4D">
          <w:rPr>
            <w:rFonts w:ascii="Times New Roman" w:hAnsi="Times New Roman" w:cs="Times New Roman"/>
          </w:rPr>
          <w:t>)</w:t>
        </w:r>
        <w:r w:rsidRPr="00C93F4D">
          <w:rPr>
            <w:rFonts w:ascii="Times New Roman" w:hAnsi="Times New Roman" w:cs="Times New Roman"/>
            <w:color w:val="000000" w:themeColor="text1"/>
          </w:rPr>
          <w:t xml:space="preserve"> </w:t>
        </w:r>
        <w:r w:rsidRPr="00265390">
          <w:rPr>
            <w:rFonts w:ascii="Times New Roman" w:hAnsi="Times New Roman" w:cs="Times New Roman"/>
          </w:rPr>
          <w:t>54,500</w:t>
        </w:r>
        <w:r>
          <w:rPr>
            <w:rFonts w:ascii="Times New Roman" w:hAnsi="Times New Roman" w:cs="Times New Roman"/>
          </w:rPr>
          <w:t xml:space="preserve"> </w:t>
        </w:r>
        <w:r w:rsidRPr="00265390">
          <w:rPr>
            <w:rFonts w:ascii="Times New Roman" w:hAnsi="Times New Roman" w:cs="Times New Roman"/>
          </w:rPr>
          <w:t>±</w:t>
        </w:r>
        <w:r>
          <w:rPr>
            <w:rFonts w:ascii="Times New Roman" w:hAnsi="Times New Roman" w:cs="Times New Roman"/>
          </w:rPr>
          <w:t xml:space="preserve"> </w:t>
        </w:r>
        <w:r w:rsidRPr="00265390">
          <w:rPr>
            <w:rFonts w:ascii="Times New Roman" w:hAnsi="Times New Roman" w:cs="Times New Roman"/>
          </w:rPr>
          <w:t>6,186</w:t>
        </w:r>
        <w:r>
          <w:rPr>
            <w:rFonts w:ascii="Times New Roman" w:hAnsi="Times New Roman" w:cs="Times New Roman"/>
          </w:rPr>
          <w:t xml:space="preserve"> </w:t>
        </w:r>
        <w:r w:rsidRPr="00265390">
          <w:rPr>
            <w:rFonts w:ascii="Times New Roman" w:hAnsi="Times New Roman" w:cs="Times New Roman"/>
          </w:rPr>
          <w:t>µm</w:t>
        </w:r>
        <w:r w:rsidRPr="00C93F4D">
          <w:rPr>
            <w:rFonts w:ascii="Times New Roman" w:hAnsi="Times New Roman" w:cs="Times New Roman"/>
            <w:color w:val="000000" w:themeColor="text1"/>
          </w:rPr>
          <w:t xml:space="preserve">, followed by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and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with mean total length of </w:t>
        </w:r>
        <w:r w:rsidRPr="00265390">
          <w:rPr>
            <w:rFonts w:ascii="Times New Roman" w:hAnsi="Times New Roman" w:cs="Times New Roman"/>
          </w:rPr>
          <w:t>53,480±3,530</w:t>
        </w:r>
        <w:r w:rsidRPr="00534B44">
          <w:rPr>
            <w:rFonts w:ascii="Times New Roman" w:hAnsi="Times New Roman" w:cs="Times New Roman"/>
          </w:rPr>
          <w:t xml:space="preserve"> </w:t>
        </w:r>
        <w:r w:rsidRPr="00265390">
          <w:rPr>
            <w:rFonts w:ascii="Times New Roman" w:hAnsi="Times New Roman" w:cs="Times New Roman"/>
          </w:rPr>
          <w:t>µm</w:t>
        </w:r>
        <w:r>
          <w:rPr>
            <w:rFonts w:ascii="Times New Roman" w:hAnsi="Times New Roman" w:cs="Times New Roman"/>
          </w:rPr>
          <w:t xml:space="preserve"> </w:t>
        </w:r>
        <w:r w:rsidRPr="00C93F4D">
          <w:rPr>
            <w:rFonts w:ascii="Times New Roman" w:hAnsi="Times New Roman" w:cs="Times New Roman"/>
            <w:color w:val="000000" w:themeColor="text1"/>
          </w:rPr>
          <w:t xml:space="preserve">and </w:t>
        </w:r>
        <w:r w:rsidRPr="00265390">
          <w:rPr>
            <w:rFonts w:ascii="Times New Roman" w:hAnsi="Times New Roman" w:cs="Times New Roman"/>
          </w:rPr>
          <w:t>52,000±2,828</w:t>
        </w:r>
        <w:r>
          <w:rPr>
            <w:rFonts w:ascii="Times New Roman" w:hAnsi="Times New Roman" w:cs="Times New Roman"/>
          </w:rPr>
          <w:t xml:space="preserve"> </w:t>
        </w:r>
        <w:r w:rsidRPr="00265390">
          <w:rPr>
            <w:rFonts w:ascii="Times New Roman" w:hAnsi="Times New Roman" w:cs="Times New Roman"/>
          </w:rPr>
          <w:t>µm</w:t>
        </w:r>
        <w:r>
          <w:rPr>
            <w:rFonts w:ascii="Times New Roman" w:hAnsi="Times New Roman" w:cs="Times New Roman"/>
          </w:rPr>
          <w:t xml:space="preserve"> </w:t>
        </w:r>
        <w:r w:rsidRPr="00C93F4D">
          <w:rPr>
            <w:rFonts w:ascii="Times New Roman" w:hAnsi="Times New Roman" w:cs="Times New Roman"/>
            <w:color w:val="000000" w:themeColor="text1"/>
          </w:rPr>
          <w:t xml:space="preserve">respectively (Table </w:t>
        </w:r>
        <w:r>
          <w:rPr>
            <w:rFonts w:ascii="Times New Roman" w:hAnsi="Times New Roman" w:cs="Times New Roman"/>
            <w:color w:val="000000" w:themeColor="text1"/>
          </w:rPr>
          <w:t>10</w:t>
        </w:r>
        <w:r w:rsidRPr="00C93F4D">
          <w:rPr>
            <w:rFonts w:ascii="Times New Roman" w:hAnsi="Times New Roman" w:cs="Times New Roman"/>
            <w:color w:val="000000" w:themeColor="text1"/>
          </w:rPr>
          <w:t xml:space="preserve">). </w:t>
        </w:r>
        <w:r w:rsidRPr="00C93F4D">
          <w:rPr>
            <w:rFonts w:ascii="Times New Roman" w:hAnsi="Times New Roman" w:cs="Times New Roman"/>
            <w:i/>
            <w:iCs/>
            <w:color w:val="000000" w:themeColor="text1"/>
          </w:rPr>
          <w:t>Anguill</w:t>
        </w:r>
        <w:r w:rsidRPr="003570C6">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glass eels </w:t>
        </w:r>
        <w:r w:rsidRPr="00C93F4D">
          <w:rPr>
            <w:rFonts w:ascii="Times New Roman" w:hAnsi="Times New Roman" w:cs="Times New Roman"/>
            <w:color w:val="000000" w:themeColor="text1"/>
          </w:rPr>
          <w:t xml:space="preserve">had the highest fin index i.e., DF to AF, with a mean length of </w:t>
        </w:r>
        <w:r w:rsidRPr="00C93F4D">
          <w:rPr>
            <w:rFonts w:ascii="Times New Roman" w:hAnsi="Times New Roman" w:cs="Times New Roman"/>
          </w:rPr>
          <w:t>(Mean ± S</w:t>
        </w:r>
        <w:r>
          <w:rPr>
            <w:rFonts w:ascii="Times New Roman" w:hAnsi="Times New Roman" w:cs="Times New Roman"/>
          </w:rPr>
          <w:t>D</w:t>
        </w:r>
        <w:r w:rsidRPr="00C93F4D">
          <w:rPr>
            <w:rFonts w:ascii="Times New Roman" w:hAnsi="Times New Roman" w:cs="Times New Roman"/>
          </w:rPr>
          <w:t>)</w:t>
        </w:r>
        <w:r w:rsidRPr="00C93F4D">
          <w:rPr>
            <w:rFonts w:ascii="Times New Roman" w:hAnsi="Times New Roman" w:cs="Times New Roman"/>
            <w:color w:val="000000" w:themeColor="text1"/>
          </w:rPr>
          <w:t xml:space="preserve"> </w:t>
        </w:r>
        <w:r w:rsidRPr="00265390">
          <w:rPr>
            <w:rFonts w:ascii="Times New Roman" w:hAnsi="Times New Roman" w:cs="Times New Roman"/>
          </w:rPr>
          <w:t>223±343</w:t>
        </w:r>
        <w:r>
          <w:rPr>
            <w:rFonts w:ascii="Times New Roman" w:hAnsi="Times New Roman" w:cs="Times New Roman"/>
            <w:color w:val="000000" w:themeColor="text1"/>
          </w:rPr>
          <w:t xml:space="preserve"> </w:t>
        </w:r>
        <w:r w:rsidRPr="00265390">
          <w:rPr>
            <w:rFonts w:ascii="Times New Roman" w:hAnsi="Times New Roman" w:cs="Times New Roman"/>
          </w:rPr>
          <w:t>µm</w:t>
        </w:r>
        <w:r w:rsidRPr="00C93F4D">
          <w:rPr>
            <w:rFonts w:ascii="Times New Roman" w:hAnsi="Times New Roman" w:cs="Times New Roman"/>
            <w:color w:val="000000" w:themeColor="text1"/>
          </w:rPr>
          <w:t xml:space="preserve"> followed by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with </w:t>
        </w:r>
        <w:r w:rsidRPr="00265390">
          <w:rPr>
            <w:rFonts w:ascii="Times New Roman" w:hAnsi="Times New Roman" w:cs="Times New Roman"/>
          </w:rPr>
          <w:t>125±8</w:t>
        </w:r>
        <w:r w:rsidRPr="00C93F4D">
          <w:rPr>
            <w:rFonts w:ascii="Times New Roman" w:hAnsi="Times New Roman" w:cs="Times New Roman"/>
            <w:color w:val="000000" w:themeColor="text1"/>
          </w:rPr>
          <w:t xml:space="preserve"> </w:t>
        </w:r>
        <w:r w:rsidRPr="00265390">
          <w:rPr>
            <w:rFonts w:ascii="Times New Roman" w:hAnsi="Times New Roman" w:cs="Times New Roman"/>
          </w:rPr>
          <w:t>µm</w:t>
        </w:r>
        <w:r w:rsidRPr="00C93F4D">
          <w:rPr>
            <w:rFonts w:ascii="Times New Roman" w:hAnsi="Times New Roman" w:cs="Times New Roman"/>
            <w:color w:val="000000" w:themeColor="text1"/>
          </w:rPr>
          <w:t xml:space="preserve"> and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w:t>
        </w:r>
        <w:r w:rsidRPr="00265390">
          <w:rPr>
            <w:rFonts w:ascii="Times New Roman" w:hAnsi="Times New Roman" w:cs="Times New Roman"/>
          </w:rPr>
          <w:t>123±41</w:t>
        </w:r>
        <w:r>
          <w:rPr>
            <w:rFonts w:ascii="Times New Roman" w:hAnsi="Times New Roman" w:cs="Times New Roman"/>
          </w:rPr>
          <w:t xml:space="preserve"> </w:t>
        </w:r>
        <w:r w:rsidRPr="00265390">
          <w:rPr>
            <w:rFonts w:ascii="Times New Roman" w:hAnsi="Times New Roman" w:cs="Times New Roman"/>
          </w:rPr>
          <w:t>µm</w:t>
        </w:r>
        <w:r w:rsidRPr="00C93F4D">
          <w:rPr>
            <w:rFonts w:ascii="Times New Roman" w:hAnsi="Times New Roman" w:cs="Times New Roman"/>
            <w:color w:val="000000" w:themeColor="text1"/>
          </w:rPr>
          <w:t xml:space="preserve">. Results of FDI measurements on all </w:t>
        </w:r>
        <w:r>
          <w:rPr>
            <w:rFonts w:ascii="Times New Roman" w:hAnsi="Times New Roman" w:cs="Times New Roman"/>
            <w:color w:val="000000" w:themeColor="text1"/>
          </w:rPr>
          <w:t xml:space="preserve">glass eel </w:t>
        </w:r>
        <w:r w:rsidRPr="00C93F4D">
          <w:rPr>
            <w:rFonts w:ascii="Times New Roman" w:hAnsi="Times New Roman" w:cs="Times New Roman"/>
            <w:color w:val="000000" w:themeColor="text1"/>
          </w:rPr>
          <w:t xml:space="preserve">specimens were &lt; 1% (Appendix 4). </w:t>
        </w:r>
        <w:r>
          <w:rPr>
            <w:rFonts w:ascii="Times New Roman" w:hAnsi="Times New Roman"/>
          </w:rPr>
          <w:t>Ocular index showed that s</w:t>
        </w:r>
        <w:r w:rsidRPr="00534B44">
          <w:rPr>
            <w:rFonts w:ascii="Times New Roman" w:hAnsi="Times New Roman" w:cs="Times New Roman"/>
          </w:rPr>
          <w:t xml:space="preserve">pecies </w:t>
        </w:r>
        <w:r w:rsidRPr="00534B44">
          <w:rPr>
            <w:rFonts w:ascii="Times New Roman" w:hAnsi="Times New Roman" w:cs="Times New Roman"/>
            <w:i/>
            <w:iCs/>
          </w:rPr>
          <w:t>A. mossambica</w:t>
        </w:r>
        <w:r w:rsidRPr="00534B44">
          <w:rPr>
            <w:rFonts w:ascii="Times New Roman" w:hAnsi="Times New Roman" w:cs="Times New Roman"/>
          </w:rPr>
          <w:t>, had the highest</w:t>
        </w:r>
        <w:r>
          <w:rPr>
            <w:rFonts w:ascii="Times New Roman" w:hAnsi="Times New Roman"/>
          </w:rPr>
          <w:t xml:space="preserve"> OI measurements </w:t>
        </w:r>
        <w:r w:rsidRPr="00C93F4D">
          <w:rPr>
            <w:rFonts w:ascii="Times New Roman" w:hAnsi="Times New Roman" w:cs="Times New Roman"/>
          </w:rPr>
          <w:t>(Mean ± S</w:t>
        </w:r>
        <w:r>
          <w:rPr>
            <w:rFonts w:ascii="Times New Roman" w:hAnsi="Times New Roman" w:cs="Times New Roman"/>
          </w:rPr>
          <w:t>D</w:t>
        </w:r>
        <w:r w:rsidRPr="00C93F4D">
          <w:rPr>
            <w:rFonts w:ascii="Times New Roman" w:hAnsi="Times New Roman" w:cs="Times New Roman"/>
          </w:rPr>
          <w:t>)</w:t>
        </w:r>
        <w:r w:rsidRPr="00534B44">
          <w:rPr>
            <w:rFonts w:ascii="Times New Roman" w:hAnsi="Times New Roman" w:cs="Times New Roman"/>
          </w:rPr>
          <w:t xml:space="preserve"> 23.50± 66.59</w:t>
        </w:r>
        <w:r>
          <w:rPr>
            <w:rFonts w:ascii="Times New Roman" w:hAnsi="Times New Roman"/>
          </w:rPr>
          <w:t xml:space="preserve"> </w:t>
        </w:r>
        <w:r w:rsidRPr="00534B44">
          <w:rPr>
            <w:rFonts w:ascii="Times New Roman" w:hAnsi="Times New Roman" w:cs="Times New Roman"/>
          </w:rPr>
          <w:t xml:space="preserve">µm followed by </w:t>
        </w:r>
        <w:r w:rsidRPr="00534B44">
          <w:rPr>
            <w:rFonts w:ascii="Times New Roman" w:hAnsi="Times New Roman" w:cs="Times New Roman"/>
            <w:i/>
            <w:iCs/>
          </w:rPr>
          <w:t>A. marmorata</w:t>
        </w:r>
        <w:r w:rsidRPr="00534B44">
          <w:rPr>
            <w:rFonts w:ascii="Times New Roman" w:hAnsi="Times New Roman" w:cs="Times New Roman"/>
          </w:rPr>
          <w:t xml:space="preserve">, 6.31±2.06 µm and </w:t>
        </w:r>
        <w:r w:rsidRPr="00534B44">
          <w:rPr>
            <w:rFonts w:ascii="Times New Roman" w:hAnsi="Times New Roman" w:cs="Times New Roman"/>
            <w:i/>
            <w:iCs/>
          </w:rPr>
          <w:t xml:space="preserve">A. bengalensis </w:t>
        </w:r>
        <w:r w:rsidRPr="00534B44">
          <w:rPr>
            <w:rFonts w:ascii="Times New Roman" w:hAnsi="Times New Roman" w:cs="Times New Roman"/>
          </w:rPr>
          <w:t xml:space="preserve">5.43±1.38 µm. Conversely </w:t>
        </w:r>
        <w:r w:rsidRPr="00534B44">
          <w:rPr>
            <w:rFonts w:ascii="Times New Roman" w:hAnsi="Times New Roman" w:cs="Times New Roman"/>
            <w:i/>
            <w:iCs/>
          </w:rPr>
          <w:t xml:space="preserve">A. bengalensis </w:t>
        </w:r>
        <w:r w:rsidRPr="00534B44">
          <w:rPr>
            <w:rFonts w:ascii="Times New Roman" w:hAnsi="Times New Roman" w:cs="Times New Roman"/>
          </w:rPr>
          <w:t>showed the highest EI</w:t>
        </w:r>
        <w:r>
          <w:rPr>
            <w:rFonts w:ascii="Times New Roman" w:hAnsi="Times New Roman" w:cs="Times New Roman"/>
          </w:rPr>
          <w:t xml:space="preserve"> measurements </w:t>
        </w:r>
        <w:r w:rsidRPr="00C93F4D">
          <w:rPr>
            <w:rFonts w:ascii="Times New Roman" w:hAnsi="Times New Roman" w:cs="Times New Roman"/>
          </w:rPr>
          <w:t>(Mean ± S</w:t>
        </w:r>
        <w:r>
          <w:rPr>
            <w:rFonts w:ascii="Times New Roman" w:hAnsi="Times New Roman" w:cs="Times New Roman"/>
          </w:rPr>
          <w:t>D</w:t>
        </w:r>
        <w:r w:rsidRPr="00C93F4D">
          <w:rPr>
            <w:rFonts w:ascii="Times New Roman" w:hAnsi="Times New Roman" w:cs="Times New Roman"/>
          </w:rPr>
          <w:t>)</w:t>
        </w:r>
        <w:r w:rsidRPr="00534B44">
          <w:rPr>
            <w:rFonts w:ascii="Times New Roman" w:hAnsi="Times New Roman" w:cs="Times New Roman"/>
          </w:rPr>
          <w:t xml:space="preserve">, 485±185 µm followed by </w:t>
        </w:r>
        <w:r w:rsidRPr="00534B44">
          <w:rPr>
            <w:rFonts w:ascii="Times New Roman" w:hAnsi="Times New Roman" w:cs="Times New Roman"/>
            <w:i/>
            <w:iCs/>
          </w:rPr>
          <w:t xml:space="preserve">A. mossambica </w:t>
        </w:r>
        <w:r w:rsidRPr="00534B44">
          <w:rPr>
            <w:rFonts w:ascii="Times New Roman" w:hAnsi="Times New Roman" w:cs="Times New Roman"/>
          </w:rPr>
          <w:t xml:space="preserve">and </w:t>
        </w:r>
        <w:r w:rsidRPr="00534B44">
          <w:rPr>
            <w:rFonts w:ascii="Times New Roman" w:hAnsi="Times New Roman" w:cs="Times New Roman"/>
            <w:i/>
            <w:iCs/>
          </w:rPr>
          <w:t xml:space="preserve">A. marmorata </w:t>
        </w:r>
        <w:r w:rsidRPr="00534B44">
          <w:rPr>
            <w:rFonts w:ascii="Times New Roman" w:hAnsi="Times New Roman" w:cs="Times New Roman"/>
          </w:rPr>
          <w:t xml:space="preserve">with an EI of 470±275 µm and 417±50 µm respectively. </w:t>
        </w:r>
        <w:r w:rsidRPr="00C93F4D">
          <w:rPr>
            <w:rFonts w:ascii="Times New Roman" w:hAnsi="Times New Roman"/>
            <w:color w:val="000000" w:themeColor="text1"/>
          </w:rPr>
          <w:t xml:space="preserve">Results of </w:t>
        </w:r>
        <w:r w:rsidRPr="00C93F4D">
          <w:rPr>
            <w:rFonts w:ascii="Times New Roman" w:hAnsi="Times New Roman"/>
          </w:rPr>
          <w:t>one-way analysis of variance (ANOVA)</w:t>
        </w:r>
        <w:r>
          <w:rPr>
            <w:rFonts w:ascii="Times New Roman" w:hAnsi="Times New Roman"/>
          </w:rPr>
          <w:t xml:space="preserve"> showed no statistical significance in all morphometrics tested for all three species of A. bengalensis, </w:t>
        </w:r>
        <w:r w:rsidRPr="00265390">
          <w:rPr>
            <w:rFonts w:ascii="Times New Roman" w:hAnsi="Times New Roman" w:cs="Times New Roman"/>
            <w:i/>
            <w:iCs/>
          </w:rPr>
          <w:t>A. marmorata</w:t>
        </w:r>
        <w:r>
          <w:rPr>
            <w:rFonts w:ascii="Times New Roman" w:hAnsi="Times New Roman"/>
          </w:rPr>
          <w:t xml:space="preserve"> and A. mossambica glass eels tested. </w:t>
        </w:r>
        <w:r>
          <w:rPr>
            <w:rFonts w:ascii="Times New Roman" w:hAnsi="Times New Roman" w:cs="Times New Roman"/>
          </w:rPr>
          <w:t>(</w:t>
        </w:r>
        <w:r w:rsidRPr="00C93F4D">
          <w:rPr>
            <w:rFonts w:ascii="Times New Roman" w:hAnsi="Times New Roman"/>
            <w:color w:val="000000" w:themeColor="text1"/>
          </w:rPr>
          <w:t>P</w:t>
        </w:r>
        <w:r>
          <w:rPr>
            <w:rFonts w:ascii="Times New Roman" w:hAnsi="Times New Roman"/>
            <w:color w:val="000000" w:themeColor="text1"/>
          </w:rPr>
          <w:t>&gt;</w:t>
        </w:r>
        <w:r w:rsidRPr="00C93F4D">
          <w:rPr>
            <w:rFonts w:ascii="Times New Roman" w:hAnsi="Times New Roman"/>
            <w:color w:val="000000" w:themeColor="text1"/>
          </w:rPr>
          <w:t>0.05</w:t>
        </w:r>
        <w:r>
          <w:rPr>
            <w:rFonts w:ascii="Times New Roman" w:hAnsi="Times New Roman"/>
            <w:color w:val="000000" w:themeColor="text1"/>
          </w:rPr>
          <w:t>)</w:t>
        </w:r>
        <w:r w:rsidRPr="00534B44">
          <w:rPr>
            <w:rFonts w:ascii="Times New Roman" w:hAnsi="Times New Roman" w:cs="Times New Roman"/>
          </w:rPr>
          <w:t>.</w:t>
        </w:r>
      </w:moveTo>
    </w:p>
    <w:p w14:paraId="518BE626" w14:textId="77777777" w:rsidR="00BF1E51" w:rsidRPr="00534B44" w:rsidRDefault="00BF1E51" w:rsidP="00BF1E51">
      <w:pPr>
        <w:pStyle w:val="ThesisTables"/>
        <w:jc w:val="both"/>
        <w:rPr>
          <w:moveTo w:id="609" w:author="Administrator" w:date="2023-08-28T11:34:00Z"/>
        </w:rPr>
      </w:pPr>
      <w:moveTo w:id="610" w:author="Administrator" w:date="2023-08-28T11:34:00Z">
        <w:r w:rsidRPr="000D2224">
          <w:t xml:space="preserve">Table 10: Morphometric characteristics (TL= total length, OI= ocular index, EI= elongation index, DF to AF= dorsal fin to anal fin) (Mean ± SD) of glass eel species caught in the </w:t>
        </w:r>
        <w:commentRangeStart w:id="611"/>
        <w:r w:rsidRPr="000D2224">
          <w:t xml:space="preserve">Sabaki </w:t>
        </w:r>
      </w:moveTo>
      <w:commentRangeEnd w:id="611"/>
      <w:r w:rsidR="00DB3D35">
        <w:rPr>
          <w:rStyle w:val="CommentReference"/>
          <w:rFonts w:ascii="Calibri" w:hAnsi="Calibri"/>
          <w:iCs w:val="0"/>
        </w:rPr>
        <w:commentReference w:id="611"/>
      </w:r>
      <w:moveTo w:id="612" w:author="Administrator" w:date="2023-08-28T11:34:00Z">
        <w:r w:rsidRPr="000D2224">
          <w:t>Estuary</w:t>
        </w:r>
      </w:moveTo>
    </w:p>
    <w:tbl>
      <w:tblPr>
        <w:tblStyle w:val="Table"/>
        <w:tblW w:w="5000" w:type="pct"/>
        <w:tblBorders>
          <w:top w:val="single" w:sz="4" w:space="0" w:color="auto"/>
          <w:bottom w:val="single" w:sz="4" w:space="0" w:color="auto"/>
        </w:tblBorders>
        <w:tblLook w:val="0020" w:firstRow="1" w:lastRow="0" w:firstColumn="0" w:lastColumn="0" w:noHBand="0" w:noVBand="0"/>
      </w:tblPr>
      <w:tblGrid>
        <w:gridCol w:w="1549"/>
        <w:gridCol w:w="2449"/>
        <w:gridCol w:w="2525"/>
        <w:gridCol w:w="1988"/>
        <w:gridCol w:w="849"/>
      </w:tblGrid>
      <w:tr w:rsidR="00BF1E51" w:rsidRPr="00265390" w14:paraId="32D9D027" w14:textId="77777777" w:rsidTr="00867200">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bottom w:val="single" w:sz="4" w:space="0" w:color="auto"/>
            </w:tcBorders>
          </w:tcPr>
          <w:p w14:paraId="7F0928ED" w14:textId="77777777" w:rsidR="00BF1E51" w:rsidRPr="00265390" w:rsidRDefault="00BF1E51" w:rsidP="00867200">
            <w:pPr>
              <w:pStyle w:val="Compact"/>
              <w:jc w:val="both"/>
              <w:rPr>
                <w:moveTo w:id="613" w:author="Administrator" w:date="2023-08-28T11:34:00Z"/>
                <w:rFonts w:ascii="Times New Roman" w:hAnsi="Times New Roman" w:cs="Times New Roman"/>
              </w:rPr>
            </w:pPr>
            <w:moveTo w:id="614" w:author="Administrator" w:date="2023-08-28T11:34:00Z">
              <w:r w:rsidRPr="00265390">
                <w:rPr>
                  <w:rFonts w:ascii="Times New Roman" w:hAnsi="Times New Roman" w:cs="Times New Roman"/>
                </w:rPr>
                <w:t>Characteristic</w:t>
              </w:r>
            </w:moveTo>
          </w:p>
        </w:tc>
        <w:tc>
          <w:tcPr>
            <w:tcW w:w="0" w:type="auto"/>
            <w:tcBorders>
              <w:top w:val="single" w:sz="4" w:space="0" w:color="auto"/>
              <w:bottom w:val="single" w:sz="4" w:space="0" w:color="auto"/>
            </w:tcBorders>
          </w:tcPr>
          <w:p w14:paraId="1D74063C" w14:textId="77777777" w:rsidR="00BF1E51" w:rsidRPr="00265390" w:rsidRDefault="00BF1E51" w:rsidP="00867200">
            <w:pPr>
              <w:pStyle w:val="Compact"/>
              <w:jc w:val="both"/>
              <w:rPr>
                <w:moveTo w:id="615" w:author="Administrator" w:date="2023-08-28T11:34:00Z"/>
                <w:rFonts w:ascii="Times New Roman" w:hAnsi="Times New Roman" w:cs="Times New Roman"/>
                <w:i/>
                <w:iCs/>
              </w:rPr>
            </w:pPr>
            <w:moveTo w:id="616" w:author="Administrator" w:date="2023-08-28T11:34:00Z">
              <w:r w:rsidRPr="00265390">
                <w:rPr>
                  <w:rFonts w:ascii="Times New Roman" w:hAnsi="Times New Roman" w:cs="Times New Roman"/>
                  <w:i/>
                  <w:iCs/>
                </w:rPr>
                <w:t>A. bengalensis</w:t>
              </w:r>
            </w:moveTo>
          </w:p>
        </w:tc>
        <w:tc>
          <w:tcPr>
            <w:tcW w:w="0" w:type="auto"/>
            <w:tcBorders>
              <w:top w:val="single" w:sz="4" w:space="0" w:color="auto"/>
              <w:bottom w:val="single" w:sz="4" w:space="0" w:color="auto"/>
            </w:tcBorders>
          </w:tcPr>
          <w:p w14:paraId="071FE246" w14:textId="77777777" w:rsidR="00BF1E51" w:rsidRPr="00265390" w:rsidRDefault="00BF1E51" w:rsidP="00867200">
            <w:pPr>
              <w:pStyle w:val="Compact"/>
              <w:jc w:val="both"/>
              <w:rPr>
                <w:moveTo w:id="617" w:author="Administrator" w:date="2023-08-28T11:34:00Z"/>
                <w:rFonts w:ascii="Times New Roman" w:hAnsi="Times New Roman" w:cs="Times New Roman"/>
                <w:i/>
                <w:iCs/>
              </w:rPr>
            </w:pPr>
            <w:moveTo w:id="618" w:author="Administrator" w:date="2023-08-28T11:34:00Z">
              <w:r w:rsidRPr="00265390">
                <w:rPr>
                  <w:rFonts w:ascii="Times New Roman" w:hAnsi="Times New Roman" w:cs="Times New Roman"/>
                  <w:i/>
                  <w:iCs/>
                </w:rPr>
                <w:t>A. marmorata</w:t>
              </w:r>
            </w:moveTo>
          </w:p>
        </w:tc>
        <w:tc>
          <w:tcPr>
            <w:tcW w:w="0" w:type="auto"/>
            <w:tcBorders>
              <w:top w:val="single" w:sz="4" w:space="0" w:color="auto"/>
              <w:bottom w:val="single" w:sz="4" w:space="0" w:color="auto"/>
            </w:tcBorders>
          </w:tcPr>
          <w:p w14:paraId="6D384CED" w14:textId="77777777" w:rsidR="00BF1E51" w:rsidRPr="00265390" w:rsidRDefault="00BF1E51" w:rsidP="00867200">
            <w:pPr>
              <w:pStyle w:val="Compact"/>
              <w:jc w:val="both"/>
              <w:rPr>
                <w:moveTo w:id="619" w:author="Administrator" w:date="2023-08-28T11:34:00Z"/>
                <w:rFonts w:ascii="Times New Roman" w:hAnsi="Times New Roman" w:cs="Times New Roman"/>
                <w:i/>
                <w:iCs/>
              </w:rPr>
            </w:pPr>
            <w:moveTo w:id="620" w:author="Administrator" w:date="2023-08-28T11:34:00Z">
              <w:r w:rsidRPr="00265390">
                <w:rPr>
                  <w:rFonts w:ascii="Times New Roman" w:hAnsi="Times New Roman" w:cs="Times New Roman"/>
                  <w:i/>
                  <w:iCs/>
                </w:rPr>
                <w:t>A. mossambica</w:t>
              </w:r>
            </w:moveTo>
          </w:p>
        </w:tc>
        <w:tc>
          <w:tcPr>
            <w:tcW w:w="0" w:type="auto"/>
            <w:tcBorders>
              <w:top w:val="single" w:sz="4" w:space="0" w:color="auto"/>
              <w:bottom w:val="single" w:sz="4" w:space="0" w:color="auto"/>
            </w:tcBorders>
          </w:tcPr>
          <w:p w14:paraId="23EC1477" w14:textId="77777777" w:rsidR="00BF1E51" w:rsidRPr="00534B44" w:rsidRDefault="00BF1E51" w:rsidP="00867200">
            <w:pPr>
              <w:pStyle w:val="Compact"/>
              <w:jc w:val="both"/>
              <w:rPr>
                <w:moveTo w:id="621" w:author="Administrator" w:date="2023-08-28T11:34:00Z"/>
                <w:rFonts w:ascii="Times New Roman" w:hAnsi="Times New Roman" w:cs="Times New Roman"/>
              </w:rPr>
            </w:pPr>
            <w:moveTo w:id="622" w:author="Administrator" w:date="2023-08-28T11:34:00Z">
              <w:r w:rsidRPr="00534B44">
                <w:rPr>
                  <w:rFonts w:ascii="Times New Roman" w:hAnsi="Times New Roman" w:cs="Times New Roman"/>
                </w:rPr>
                <w:t>p-value</w:t>
              </w:r>
            </w:moveTo>
          </w:p>
        </w:tc>
      </w:tr>
      <w:tr w:rsidR="00BF1E51" w:rsidRPr="00265390" w14:paraId="4D2E9D07" w14:textId="77777777" w:rsidTr="00867200">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bottom w:val="nil"/>
            </w:tcBorders>
          </w:tcPr>
          <w:p w14:paraId="69134779" w14:textId="77777777" w:rsidR="00BF1E51" w:rsidRPr="00265390" w:rsidRDefault="00BF1E51" w:rsidP="00867200">
            <w:pPr>
              <w:pStyle w:val="Compact"/>
              <w:jc w:val="both"/>
              <w:rPr>
                <w:moveTo w:id="623" w:author="Administrator" w:date="2023-08-28T11:34:00Z"/>
                <w:rFonts w:ascii="Times New Roman" w:hAnsi="Times New Roman" w:cs="Times New Roman"/>
              </w:rPr>
            </w:pPr>
            <w:moveTo w:id="624" w:author="Administrator" w:date="2023-08-28T11:34:00Z">
              <w:r w:rsidRPr="00265390">
                <w:rPr>
                  <w:rFonts w:ascii="Times New Roman" w:hAnsi="Times New Roman" w:cs="Times New Roman"/>
                </w:rPr>
                <w:t>Pigmentation</w:t>
              </w:r>
            </w:moveTo>
          </w:p>
        </w:tc>
        <w:tc>
          <w:tcPr>
            <w:tcW w:w="0" w:type="auto"/>
            <w:tcBorders>
              <w:top w:val="single" w:sz="4" w:space="0" w:color="auto"/>
              <w:bottom w:val="nil"/>
            </w:tcBorders>
          </w:tcPr>
          <w:p w14:paraId="23A9EEF6" w14:textId="77777777" w:rsidR="00BF1E51" w:rsidRPr="00265390" w:rsidRDefault="00BF1E51" w:rsidP="00867200">
            <w:pPr>
              <w:pStyle w:val="Compact"/>
              <w:jc w:val="both"/>
              <w:rPr>
                <w:moveTo w:id="625" w:author="Administrator" w:date="2023-08-28T11:34:00Z"/>
                <w:rFonts w:ascii="Times New Roman" w:hAnsi="Times New Roman" w:cs="Times New Roman"/>
              </w:rPr>
            </w:pPr>
            <w:moveTo w:id="626" w:author="Administrator" w:date="2023-08-28T11:34:00Z">
              <w:r w:rsidRPr="00265390">
                <w:rPr>
                  <w:rFonts w:ascii="Times New Roman" w:hAnsi="Times New Roman" w:cs="Times New Roman"/>
                </w:rPr>
                <w:t>Caudal fin to mediolateral line</w:t>
              </w:r>
            </w:moveTo>
          </w:p>
        </w:tc>
        <w:tc>
          <w:tcPr>
            <w:tcW w:w="0" w:type="auto"/>
            <w:tcBorders>
              <w:top w:val="single" w:sz="4" w:space="0" w:color="auto"/>
              <w:bottom w:val="nil"/>
            </w:tcBorders>
          </w:tcPr>
          <w:p w14:paraId="49410C76" w14:textId="77777777" w:rsidR="00BF1E51" w:rsidRPr="00265390" w:rsidRDefault="00BF1E51" w:rsidP="00867200">
            <w:pPr>
              <w:pStyle w:val="Compact"/>
              <w:jc w:val="both"/>
              <w:rPr>
                <w:moveTo w:id="627" w:author="Administrator" w:date="2023-08-28T11:34:00Z"/>
                <w:rFonts w:ascii="Times New Roman" w:hAnsi="Times New Roman" w:cs="Times New Roman"/>
              </w:rPr>
            </w:pPr>
            <w:moveTo w:id="628" w:author="Administrator" w:date="2023-08-28T11:34:00Z">
              <w:r w:rsidRPr="00265390">
                <w:rPr>
                  <w:rFonts w:ascii="Times New Roman" w:hAnsi="Times New Roman" w:cs="Times New Roman"/>
                </w:rPr>
                <w:t>Caudal keel to mediolateral line</w:t>
              </w:r>
            </w:moveTo>
          </w:p>
        </w:tc>
        <w:tc>
          <w:tcPr>
            <w:tcW w:w="0" w:type="auto"/>
            <w:tcBorders>
              <w:top w:val="single" w:sz="4" w:space="0" w:color="auto"/>
              <w:bottom w:val="nil"/>
            </w:tcBorders>
          </w:tcPr>
          <w:p w14:paraId="5F87F471" w14:textId="77777777" w:rsidR="00BF1E51" w:rsidRPr="00265390" w:rsidRDefault="00BF1E51" w:rsidP="00867200">
            <w:pPr>
              <w:pStyle w:val="Compact"/>
              <w:jc w:val="both"/>
              <w:rPr>
                <w:moveTo w:id="629" w:author="Administrator" w:date="2023-08-28T11:34:00Z"/>
                <w:rFonts w:ascii="Times New Roman" w:hAnsi="Times New Roman" w:cs="Times New Roman"/>
              </w:rPr>
            </w:pPr>
            <w:moveTo w:id="630" w:author="Administrator" w:date="2023-08-28T11:34:00Z">
              <w:r w:rsidRPr="00265390">
                <w:rPr>
                  <w:rFonts w:ascii="Times New Roman" w:hAnsi="Times New Roman" w:cs="Times New Roman"/>
                </w:rPr>
                <w:t>Caudal keel tip blotch</w:t>
              </w:r>
            </w:moveTo>
          </w:p>
        </w:tc>
        <w:tc>
          <w:tcPr>
            <w:tcW w:w="0" w:type="auto"/>
            <w:tcBorders>
              <w:top w:val="single" w:sz="4" w:space="0" w:color="auto"/>
              <w:bottom w:val="nil"/>
            </w:tcBorders>
          </w:tcPr>
          <w:p w14:paraId="7DB96A44" w14:textId="77777777" w:rsidR="00BF1E51" w:rsidRPr="00534B44" w:rsidRDefault="00BF1E51" w:rsidP="00867200">
            <w:pPr>
              <w:pStyle w:val="Compact"/>
              <w:jc w:val="both"/>
              <w:rPr>
                <w:moveTo w:id="631" w:author="Administrator" w:date="2023-08-28T11:34:00Z"/>
                <w:rFonts w:ascii="Times New Roman" w:hAnsi="Times New Roman" w:cs="Times New Roman"/>
              </w:rPr>
            </w:pPr>
          </w:p>
        </w:tc>
      </w:tr>
      <w:tr w:rsidR="00BF1E51" w:rsidRPr="00265390" w14:paraId="5E0216C8" w14:textId="77777777" w:rsidTr="00867200">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bottom w:val="nil"/>
            </w:tcBorders>
          </w:tcPr>
          <w:p w14:paraId="104AE5CB" w14:textId="77777777" w:rsidR="00BF1E51" w:rsidRPr="00265390" w:rsidRDefault="00BF1E51" w:rsidP="00867200">
            <w:pPr>
              <w:pStyle w:val="Compact"/>
              <w:jc w:val="both"/>
              <w:rPr>
                <w:moveTo w:id="632" w:author="Administrator" w:date="2023-08-28T11:34:00Z"/>
                <w:rFonts w:ascii="Times New Roman" w:hAnsi="Times New Roman" w:cs="Times New Roman"/>
              </w:rPr>
            </w:pPr>
            <w:moveTo w:id="633" w:author="Administrator" w:date="2023-08-28T11:34:00Z">
              <w:r w:rsidRPr="00265390">
                <w:rPr>
                  <w:rFonts w:ascii="Times New Roman" w:hAnsi="Times New Roman" w:cs="Times New Roman"/>
                </w:rPr>
                <w:t>TL (µm)</w:t>
              </w:r>
            </w:moveTo>
          </w:p>
        </w:tc>
        <w:tc>
          <w:tcPr>
            <w:tcW w:w="0" w:type="auto"/>
            <w:tcBorders>
              <w:top w:val="nil"/>
              <w:bottom w:val="nil"/>
            </w:tcBorders>
          </w:tcPr>
          <w:p w14:paraId="245E64D4" w14:textId="77777777" w:rsidR="00BF1E51" w:rsidRPr="00265390" w:rsidRDefault="00BF1E51" w:rsidP="00867200">
            <w:pPr>
              <w:pStyle w:val="Compact"/>
              <w:jc w:val="both"/>
              <w:rPr>
                <w:moveTo w:id="634" w:author="Administrator" w:date="2023-08-28T11:34:00Z"/>
                <w:rFonts w:ascii="Times New Roman" w:hAnsi="Times New Roman" w:cs="Times New Roman"/>
                <w:b/>
                <w:bCs/>
              </w:rPr>
            </w:pPr>
            <w:moveTo w:id="635" w:author="Administrator" w:date="2023-08-28T11:34:00Z">
              <w:r w:rsidRPr="00265390">
                <w:rPr>
                  <w:rFonts w:ascii="Times New Roman" w:hAnsi="Times New Roman" w:cs="Times New Roman"/>
                </w:rPr>
                <w:t>53,480±3,530</w:t>
              </w:r>
            </w:moveTo>
          </w:p>
        </w:tc>
        <w:tc>
          <w:tcPr>
            <w:tcW w:w="0" w:type="auto"/>
            <w:tcBorders>
              <w:top w:val="nil"/>
              <w:bottom w:val="nil"/>
            </w:tcBorders>
          </w:tcPr>
          <w:p w14:paraId="544EE8D0" w14:textId="77777777" w:rsidR="00BF1E51" w:rsidRPr="00265390" w:rsidRDefault="00BF1E51" w:rsidP="00867200">
            <w:pPr>
              <w:pStyle w:val="Compact"/>
              <w:jc w:val="both"/>
              <w:rPr>
                <w:moveTo w:id="636" w:author="Administrator" w:date="2023-08-28T11:34:00Z"/>
                <w:rFonts w:ascii="Times New Roman" w:hAnsi="Times New Roman" w:cs="Times New Roman"/>
                <w:b/>
                <w:bCs/>
              </w:rPr>
            </w:pPr>
            <w:moveTo w:id="637" w:author="Administrator" w:date="2023-08-28T11:34:00Z">
              <w:r w:rsidRPr="00265390">
                <w:rPr>
                  <w:rFonts w:ascii="Times New Roman" w:hAnsi="Times New Roman" w:cs="Times New Roman"/>
                </w:rPr>
                <w:t>52,000±2,828</w:t>
              </w:r>
            </w:moveTo>
          </w:p>
        </w:tc>
        <w:tc>
          <w:tcPr>
            <w:tcW w:w="0" w:type="auto"/>
            <w:tcBorders>
              <w:top w:val="nil"/>
              <w:bottom w:val="nil"/>
            </w:tcBorders>
          </w:tcPr>
          <w:p w14:paraId="72465E8F" w14:textId="77777777" w:rsidR="00BF1E51" w:rsidRPr="00265390" w:rsidRDefault="00BF1E51" w:rsidP="00867200">
            <w:pPr>
              <w:pStyle w:val="Compact"/>
              <w:jc w:val="both"/>
              <w:rPr>
                <w:moveTo w:id="638" w:author="Administrator" w:date="2023-08-28T11:34:00Z"/>
                <w:rFonts w:ascii="Times New Roman" w:hAnsi="Times New Roman" w:cs="Times New Roman"/>
                <w:b/>
                <w:bCs/>
              </w:rPr>
            </w:pPr>
            <w:moveTo w:id="639" w:author="Administrator" w:date="2023-08-28T11:34:00Z">
              <w:r w:rsidRPr="00265390">
                <w:rPr>
                  <w:rFonts w:ascii="Times New Roman" w:hAnsi="Times New Roman" w:cs="Times New Roman"/>
                </w:rPr>
                <w:t>54,500±6,186</w:t>
              </w:r>
            </w:moveTo>
          </w:p>
        </w:tc>
        <w:tc>
          <w:tcPr>
            <w:tcW w:w="0" w:type="auto"/>
            <w:tcBorders>
              <w:top w:val="nil"/>
              <w:bottom w:val="nil"/>
            </w:tcBorders>
          </w:tcPr>
          <w:p w14:paraId="10A67C7A" w14:textId="77777777" w:rsidR="00BF1E51" w:rsidRPr="00534B44" w:rsidRDefault="00BF1E51" w:rsidP="00867200">
            <w:pPr>
              <w:pStyle w:val="Compact"/>
              <w:jc w:val="both"/>
              <w:rPr>
                <w:moveTo w:id="640" w:author="Administrator" w:date="2023-08-28T11:34:00Z"/>
                <w:rFonts w:ascii="Times New Roman" w:hAnsi="Times New Roman" w:cs="Times New Roman"/>
              </w:rPr>
            </w:pPr>
            <w:moveTo w:id="641" w:author="Administrator" w:date="2023-08-28T11:34:00Z">
              <w:r w:rsidRPr="00534B44">
                <w:rPr>
                  <w:rFonts w:ascii="Times New Roman" w:hAnsi="Times New Roman" w:cs="Times New Roman"/>
                </w:rPr>
                <w:t>0.4</w:t>
              </w:r>
            </w:moveTo>
          </w:p>
        </w:tc>
      </w:tr>
      <w:tr w:rsidR="00BF1E51" w:rsidRPr="00265390" w14:paraId="458DAA0F" w14:textId="77777777" w:rsidTr="00867200">
        <w:tc>
          <w:tcPr>
            <w:tcW w:w="0" w:type="auto"/>
            <w:tcBorders>
              <w:top w:val="nil"/>
            </w:tcBorders>
          </w:tcPr>
          <w:p w14:paraId="1130D4EB" w14:textId="77777777" w:rsidR="00BF1E51" w:rsidRPr="00265390" w:rsidRDefault="00BF1E51" w:rsidP="00867200">
            <w:pPr>
              <w:pStyle w:val="Compact"/>
              <w:jc w:val="both"/>
              <w:rPr>
                <w:moveTo w:id="642" w:author="Administrator" w:date="2023-08-28T11:34:00Z"/>
                <w:rFonts w:ascii="Times New Roman" w:hAnsi="Times New Roman" w:cs="Times New Roman"/>
              </w:rPr>
            </w:pPr>
            <w:moveTo w:id="643" w:author="Administrator" w:date="2023-08-28T11:34:00Z">
              <w:r w:rsidRPr="00265390">
                <w:rPr>
                  <w:rFonts w:ascii="Times New Roman" w:hAnsi="Times New Roman" w:cs="Times New Roman"/>
                </w:rPr>
                <w:t>OI (µm)</w:t>
              </w:r>
            </w:moveTo>
          </w:p>
        </w:tc>
        <w:tc>
          <w:tcPr>
            <w:tcW w:w="0" w:type="auto"/>
            <w:tcBorders>
              <w:top w:val="nil"/>
            </w:tcBorders>
          </w:tcPr>
          <w:p w14:paraId="1965022E" w14:textId="77777777" w:rsidR="00BF1E51" w:rsidRPr="00265390" w:rsidRDefault="00BF1E51" w:rsidP="00867200">
            <w:pPr>
              <w:pStyle w:val="Compact"/>
              <w:jc w:val="both"/>
              <w:rPr>
                <w:moveTo w:id="644" w:author="Administrator" w:date="2023-08-28T11:34:00Z"/>
                <w:rFonts w:ascii="Times New Roman" w:hAnsi="Times New Roman" w:cs="Times New Roman"/>
              </w:rPr>
            </w:pPr>
            <w:moveTo w:id="645" w:author="Administrator" w:date="2023-08-28T11:34:00Z">
              <w:r w:rsidRPr="00265390">
                <w:rPr>
                  <w:rFonts w:ascii="Times New Roman" w:hAnsi="Times New Roman" w:cs="Times New Roman"/>
                </w:rPr>
                <w:t>5.43±1.38</w:t>
              </w:r>
            </w:moveTo>
          </w:p>
        </w:tc>
        <w:tc>
          <w:tcPr>
            <w:tcW w:w="0" w:type="auto"/>
            <w:tcBorders>
              <w:top w:val="nil"/>
            </w:tcBorders>
          </w:tcPr>
          <w:p w14:paraId="53116B23" w14:textId="77777777" w:rsidR="00BF1E51" w:rsidRPr="00265390" w:rsidRDefault="00BF1E51" w:rsidP="00867200">
            <w:pPr>
              <w:pStyle w:val="Compact"/>
              <w:jc w:val="both"/>
              <w:rPr>
                <w:moveTo w:id="646" w:author="Administrator" w:date="2023-08-28T11:34:00Z"/>
                <w:rFonts w:ascii="Times New Roman" w:hAnsi="Times New Roman" w:cs="Times New Roman"/>
              </w:rPr>
            </w:pPr>
            <w:moveTo w:id="647" w:author="Administrator" w:date="2023-08-28T11:34:00Z">
              <w:r w:rsidRPr="00265390">
                <w:rPr>
                  <w:rFonts w:ascii="Times New Roman" w:hAnsi="Times New Roman" w:cs="Times New Roman"/>
                </w:rPr>
                <w:t>6.31±2.06</w:t>
              </w:r>
            </w:moveTo>
          </w:p>
        </w:tc>
        <w:tc>
          <w:tcPr>
            <w:tcW w:w="0" w:type="auto"/>
            <w:tcBorders>
              <w:top w:val="nil"/>
            </w:tcBorders>
          </w:tcPr>
          <w:p w14:paraId="5E48020B" w14:textId="77777777" w:rsidR="00BF1E51" w:rsidRPr="00265390" w:rsidRDefault="00BF1E51" w:rsidP="00867200">
            <w:pPr>
              <w:pStyle w:val="Compact"/>
              <w:jc w:val="both"/>
              <w:rPr>
                <w:moveTo w:id="648" w:author="Administrator" w:date="2023-08-28T11:34:00Z"/>
                <w:rFonts w:ascii="Times New Roman" w:hAnsi="Times New Roman" w:cs="Times New Roman"/>
              </w:rPr>
            </w:pPr>
            <w:moveTo w:id="649" w:author="Administrator" w:date="2023-08-28T11:34:00Z">
              <w:r w:rsidRPr="00265390">
                <w:rPr>
                  <w:rFonts w:ascii="Times New Roman" w:hAnsi="Times New Roman" w:cs="Times New Roman"/>
                </w:rPr>
                <w:t>23.50±66.59</w:t>
              </w:r>
            </w:moveTo>
          </w:p>
        </w:tc>
        <w:tc>
          <w:tcPr>
            <w:tcW w:w="0" w:type="auto"/>
            <w:tcBorders>
              <w:top w:val="nil"/>
            </w:tcBorders>
          </w:tcPr>
          <w:p w14:paraId="0B834228" w14:textId="77777777" w:rsidR="00BF1E51" w:rsidRPr="00265390" w:rsidRDefault="00BF1E51" w:rsidP="00867200">
            <w:pPr>
              <w:pStyle w:val="Compact"/>
              <w:jc w:val="both"/>
              <w:rPr>
                <w:moveTo w:id="650" w:author="Administrator" w:date="2023-08-28T11:34:00Z"/>
                <w:rFonts w:ascii="Times New Roman" w:hAnsi="Times New Roman" w:cs="Times New Roman"/>
              </w:rPr>
            </w:pPr>
            <w:moveTo w:id="651" w:author="Administrator" w:date="2023-08-28T11:34:00Z">
              <w:r w:rsidRPr="00265390">
                <w:rPr>
                  <w:rFonts w:ascii="Times New Roman" w:hAnsi="Times New Roman" w:cs="Times New Roman"/>
                </w:rPr>
                <w:t>0.4</w:t>
              </w:r>
            </w:moveTo>
          </w:p>
        </w:tc>
      </w:tr>
      <w:tr w:rsidR="00BF1E51" w:rsidRPr="00265390" w14:paraId="0758F06E" w14:textId="77777777" w:rsidTr="00867200">
        <w:tc>
          <w:tcPr>
            <w:tcW w:w="0" w:type="auto"/>
          </w:tcPr>
          <w:p w14:paraId="66C1DDC2" w14:textId="77777777" w:rsidR="00BF1E51" w:rsidRPr="00265390" w:rsidRDefault="00BF1E51" w:rsidP="00867200">
            <w:pPr>
              <w:pStyle w:val="Compact"/>
              <w:jc w:val="both"/>
              <w:rPr>
                <w:moveTo w:id="652" w:author="Administrator" w:date="2023-08-28T11:34:00Z"/>
                <w:rFonts w:ascii="Times New Roman" w:hAnsi="Times New Roman" w:cs="Times New Roman"/>
              </w:rPr>
            </w:pPr>
            <w:moveTo w:id="653" w:author="Administrator" w:date="2023-08-28T11:34:00Z">
              <w:r w:rsidRPr="00265390">
                <w:rPr>
                  <w:rFonts w:ascii="Times New Roman" w:hAnsi="Times New Roman" w:cs="Times New Roman"/>
                </w:rPr>
                <w:t>EI (µm)</w:t>
              </w:r>
            </w:moveTo>
          </w:p>
        </w:tc>
        <w:tc>
          <w:tcPr>
            <w:tcW w:w="0" w:type="auto"/>
          </w:tcPr>
          <w:p w14:paraId="3665534A" w14:textId="77777777" w:rsidR="00BF1E51" w:rsidRPr="00265390" w:rsidRDefault="00BF1E51" w:rsidP="00867200">
            <w:pPr>
              <w:pStyle w:val="Compact"/>
              <w:jc w:val="both"/>
              <w:rPr>
                <w:moveTo w:id="654" w:author="Administrator" w:date="2023-08-28T11:34:00Z"/>
                <w:rFonts w:ascii="Times New Roman" w:hAnsi="Times New Roman" w:cs="Times New Roman"/>
              </w:rPr>
            </w:pPr>
            <w:moveTo w:id="655" w:author="Administrator" w:date="2023-08-28T11:34:00Z">
              <w:r w:rsidRPr="00265390">
                <w:rPr>
                  <w:rFonts w:ascii="Times New Roman" w:hAnsi="Times New Roman" w:cs="Times New Roman"/>
                </w:rPr>
                <w:t>485±185</w:t>
              </w:r>
            </w:moveTo>
          </w:p>
        </w:tc>
        <w:tc>
          <w:tcPr>
            <w:tcW w:w="0" w:type="auto"/>
          </w:tcPr>
          <w:p w14:paraId="6839025D" w14:textId="77777777" w:rsidR="00BF1E51" w:rsidRPr="00265390" w:rsidRDefault="00BF1E51" w:rsidP="00867200">
            <w:pPr>
              <w:pStyle w:val="Compact"/>
              <w:jc w:val="both"/>
              <w:rPr>
                <w:moveTo w:id="656" w:author="Administrator" w:date="2023-08-28T11:34:00Z"/>
                <w:rFonts w:ascii="Times New Roman" w:hAnsi="Times New Roman" w:cs="Times New Roman"/>
              </w:rPr>
            </w:pPr>
            <w:moveTo w:id="657" w:author="Administrator" w:date="2023-08-28T11:34:00Z">
              <w:r w:rsidRPr="00265390">
                <w:rPr>
                  <w:rFonts w:ascii="Times New Roman" w:hAnsi="Times New Roman" w:cs="Times New Roman"/>
                </w:rPr>
                <w:t>417±50</w:t>
              </w:r>
            </w:moveTo>
          </w:p>
        </w:tc>
        <w:tc>
          <w:tcPr>
            <w:tcW w:w="0" w:type="auto"/>
          </w:tcPr>
          <w:p w14:paraId="6E1CAABC" w14:textId="77777777" w:rsidR="00BF1E51" w:rsidRPr="00265390" w:rsidRDefault="00BF1E51" w:rsidP="00867200">
            <w:pPr>
              <w:pStyle w:val="Compact"/>
              <w:jc w:val="both"/>
              <w:rPr>
                <w:moveTo w:id="658" w:author="Administrator" w:date="2023-08-28T11:34:00Z"/>
                <w:rFonts w:ascii="Times New Roman" w:hAnsi="Times New Roman" w:cs="Times New Roman"/>
              </w:rPr>
            </w:pPr>
            <w:moveTo w:id="659" w:author="Administrator" w:date="2023-08-28T11:34:00Z">
              <w:r w:rsidRPr="00265390">
                <w:rPr>
                  <w:rFonts w:ascii="Times New Roman" w:hAnsi="Times New Roman" w:cs="Times New Roman"/>
                </w:rPr>
                <w:t>470±275</w:t>
              </w:r>
            </w:moveTo>
          </w:p>
        </w:tc>
        <w:tc>
          <w:tcPr>
            <w:tcW w:w="0" w:type="auto"/>
          </w:tcPr>
          <w:p w14:paraId="5CCEDF4A" w14:textId="77777777" w:rsidR="00BF1E51" w:rsidRPr="00265390" w:rsidRDefault="00BF1E51" w:rsidP="00867200">
            <w:pPr>
              <w:pStyle w:val="Compact"/>
              <w:jc w:val="both"/>
              <w:rPr>
                <w:moveTo w:id="660" w:author="Administrator" w:date="2023-08-28T11:34:00Z"/>
                <w:rFonts w:ascii="Times New Roman" w:hAnsi="Times New Roman" w:cs="Times New Roman"/>
              </w:rPr>
            </w:pPr>
            <w:moveTo w:id="661" w:author="Administrator" w:date="2023-08-28T11:34:00Z">
              <w:r w:rsidRPr="00265390">
                <w:rPr>
                  <w:rFonts w:ascii="Times New Roman" w:hAnsi="Times New Roman" w:cs="Times New Roman"/>
                </w:rPr>
                <w:t>0.7</w:t>
              </w:r>
            </w:moveTo>
          </w:p>
        </w:tc>
      </w:tr>
      <w:tr w:rsidR="00BF1E51" w:rsidRPr="00265390" w14:paraId="10616ECC" w14:textId="77777777" w:rsidTr="00867200">
        <w:tc>
          <w:tcPr>
            <w:tcW w:w="0" w:type="auto"/>
          </w:tcPr>
          <w:p w14:paraId="7A0C5791" w14:textId="77777777" w:rsidR="00BF1E51" w:rsidRPr="00265390" w:rsidRDefault="00BF1E51" w:rsidP="00867200">
            <w:pPr>
              <w:pStyle w:val="Compact"/>
              <w:jc w:val="both"/>
              <w:rPr>
                <w:moveTo w:id="662" w:author="Administrator" w:date="2023-08-28T11:34:00Z"/>
                <w:rFonts w:ascii="Times New Roman" w:hAnsi="Times New Roman" w:cs="Times New Roman"/>
              </w:rPr>
            </w:pPr>
            <w:moveTo w:id="663" w:author="Administrator" w:date="2023-08-28T11:34:00Z">
              <w:r w:rsidRPr="00265390">
                <w:rPr>
                  <w:rFonts w:ascii="Times New Roman" w:hAnsi="Times New Roman" w:cs="Times New Roman"/>
                </w:rPr>
                <w:t>DF to AF</w:t>
              </w:r>
            </w:moveTo>
          </w:p>
        </w:tc>
        <w:tc>
          <w:tcPr>
            <w:tcW w:w="0" w:type="auto"/>
          </w:tcPr>
          <w:p w14:paraId="46884AF0" w14:textId="77777777" w:rsidR="00BF1E51" w:rsidRPr="00265390" w:rsidRDefault="00BF1E51" w:rsidP="00867200">
            <w:pPr>
              <w:pStyle w:val="Compact"/>
              <w:jc w:val="both"/>
              <w:rPr>
                <w:moveTo w:id="664" w:author="Administrator" w:date="2023-08-28T11:34:00Z"/>
                <w:rFonts w:ascii="Times New Roman" w:hAnsi="Times New Roman" w:cs="Times New Roman"/>
              </w:rPr>
            </w:pPr>
            <w:moveTo w:id="665" w:author="Administrator" w:date="2023-08-28T11:34:00Z">
              <w:r w:rsidRPr="00265390">
                <w:rPr>
                  <w:rFonts w:ascii="Times New Roman" w:hAnsi="Times New Roman" w:cs="Times New Roman"/>
                </w:rPr>
                <w:t>123±41</w:t>
              </w:r>
            </w:moveTo>
          </w:p>
        </w:tc>
        <w:tc>
          <w:tcPr>
            <w:tcW w:w="0" w:type="auto"/>
          </w:tcPr>
          <w:p w14:paraId="75AFBD5D" w14:textId="77777777" w:rsidR="00BF1E51" w:rsidRPr="00265390" w:rsidRDefault="00BF1E51" w:rsidP="00867200">
            <w:pPr>
              <w:pStyle w:val="Compact"/>
              <w:jc w:val="both"/>
              <w:rPr>
                <w:moveTo w:id="666" w:author="Administrator" w:date="2023-08-28T11:34:00Z"/>
                <w:rFonts w:ascii="Times New Roman" w:hAnsi="Times New Roman" w:cs="Times New Roman"/>
              </w:rPr>
            </w:pPr>
            <w:moveTo w:id="667" w:author="Administrator" w:date="2023-08-28T11:34:00Z">
              <w:r w:rsidRPr="00265390">
                <w:rPr>
                  <w:rFonts w:ascii="Times New Roman" w:hAnsi="Times New Roman" w:cs="Times New Roman"/>
                </w:rPr>
                <w:t>125±8</w:t>
              </w:r>
            </w:moveTo>
          </w:p>
        </w:tc>
        <w:tc>
          <w:tcPr>
            <w:tcW w:w="0" w:type="auto"/>
          </w:tcPr>
          <w:p w14:paraId="7200935D" w14:textId="77777777" w:rsidR="00BF1E51" w:rsidRPr="00265390" w:rsidRDefault="00BF1E51" w:rsidP="00867200">
            <w:pPr>
              <w:pStyle w:val="Compact"/>
              <w:jc w:val="both"/>
              <w:rPr>
                <w:moveTo w:id="668" w:author="Administrator" w:date="2023-08-28T11:34:00Z"/>
                <w:rFonts w:ascii="Times New Roman" w:hAnsi="Times New Roman" w:cs="Times New Roman"/>
              </w:rPr>
            </w:pPr>
            <w:moveTo w:id="669" w:author="Administrator" w:date="2023-08-28T11:34:00Z">
              <w:r w:rsidRPr="00265390">
                <w:rPr>
                  <w:rFonts w:ascii="Times New Roman" w:hAnsi="Times New Roman" w:cs="Times New Roman"/>
                </w:rPr>
                <w:t>223±343</w:t>
              </w:r>
            </w:moveTo>
          </w:p>
        </w:tc>
        <w:tc>
          <w:tcPr>
            <w:tcW w:w="0" w:type="auto"/>
          </w:tcPr>
          <w:p w14:paraId="1B225D49" w14:textId="77777777" w:rsidR="00BF1E51" w:rsidRPr="00265390" w:rsidRDefault="00BF1E51" w:rsidP="00867200">
            <w:pPr>
              <w:pStyle w:val="Compact"/>
              <w:jc w:val="both"/>
              <w:rPr>
                <w:moveTo w:id="670" w:author="Administrator" w:date="2023-08-28T11:34:00Z"/>
                <w:rFonts w:ascii="Times New Roman" w:hAnsi="Times New Roman" w:cs="Times New Roman"/>
              </w:rPr>
            </w:pPr>
            <w:moveTo w:id="671" w:author="Administrator" w:date="2023-08-28T11:34:00Z">
              <w:r w:rsidRPr="00265390">
                <w:rPr>
                  <w:rFonts w:ascii="Times New Roman" w:hAnsi="Times New Roman" w:cs="Times New Roman"/>
                </w:rPr>
                <w:t>0.6</w:t>
              </w:r>
            </w:moveTo>
          </w:p>
        </w:tc>
      </w:tr>
    </w:tbl>
    <w:p w14:paraId="04E44135" w14:textId="77777777" w:rsidR="00BF1E51" w:rsidRPr="00534B44" w:rsidRDefault="00BF1E51" w:rsidP="00BF1E51">
      <w:pPr>
        <w:spacing w:line="480" w:lineRule="auto"/>
        <w:jc w:val="both"/>
        <w:rPr>
          <w:moveTo w:id="672" w:author="Administrator" w:date="2023-08-28T11:34:00Z"/>
          <w:rFonts w:ascii="Times New Roman" w:hAnsi="Times New Roman"/>
          <w:sz w:val="24"/>
          <w:szCs w:val="24"/>
        </w:rPr>
      </w:pPr>
    </w:p>
    <w:p w14:paraId="43A65177" w14:textId="77777777" w:rsidR="00BF1E51" w:rsidRPr="00534B44" w:rsidRDefault="00BF1E51" w:rsidP="00BF1E51">
      <w:pPr>
        <w:pStyle w:val="BodyText"/>
        <w:jc w:val="both"/>
        <w:rPr>
          <w:moveTo w:id="673" w:author="Administrator" w:date="2023-08-28T11:34:00Z"/>
          <w:lang w:val="en-US" w:eastAsia="en-US"/>
        </w:rPr>
      </w:pPr>
    </w:p>
    <w:p w14:paraId="5E901972" w14:textId="77777777" w:rsidR="00BF1E51" w:rsidRPr="000D2224" w:rsidRDefault="00BF1E51" w:rsidP="00BF1E51">
      <w:pPr>
        <w:spacing w:line="480" w:lineRule="auto"/>
        <w:jc w:val="both"/>
        <w:rPr>
          <w:moveTo w:id="674" w:author="Administrator" w:date="2023-08-28T11:34:00Z"/>
          <w:rFonts w:ascii="Times New Roman" w:hAnsi="Times New Roman"/>
          <w:color w:val="000000" w:themeColor="text1"/>
          <w:sz w:val="24"/>
          <w:szCs w:val="24"/>
        </w:rPr>
      </w:pPr>
      <w:moveTo w:id="675" w:author="Administrator" w:date="2023-08-28T11:34:00Z">
        <w:r w:rsidRPr="000D2224">
          <w:rPr>
            <w:rFonts w:ascii="Times New Roman" w:hAnsi="Times New Roman"/>
            <w:color w:val="000000" w:themeColor="text1"/>
            <w:sz w:val="24"/>
            <w:szCs w:val="24"/>
          </w:rPr>
          <w:t xml:space="preserve">Elver morphometrics showed species </w:t>
        </w:r>
        <w:r w:rsidRPr="000D2224">
          <w:rPr>
            <w:rFonts w:ascii="Times New Roman" w:hAnsi="Times New Roman"/>
            <w:i/>
            <w:iCs/>
            <w:color w:val="000000" w:themeColor="text1"/>
            <w:sz w:val="24"/>
            <w:szCs w:val="24"/>
          </w:rPr>
          <w:t>A. mossambica</w:t>
        </w:r>
        <w:r w:rsidRPr="000D2224">
          <w:rPr>
            <w:rFonts w:ascii="Times New Roman" w:hAnsi="Times New Roman"/>
            <w:color w:val="000000" w:themeColor="text1"/>
            <w:sz w:val="24"/>
            <w:szCs w:val="24"/>
          </w:rPr>
          <w:t xml:space="preserve"> had the highest TL </w:t>
        </w:r>
        <w:r w:rsidRPr="000D2224">
          <w:rPr>
            <w:rFonts w:ascii="Times New Roman" w:hAnsi="Times New Roman"/>
            <w:sz w:val="24"/>
            <w:szCs w:val="24"/>
          </w:rPr>
          <w:t xml:space="preserve">(Mean ± SD) </w:t>
        </w:r>
        <w:r w:rsidRPr="000D2224">
          <w:rPr>
            <w:rFonts w:ascii="Times New Roman" w:hAnsi="Times New Roman"/>
            <w:color w:val="000000" w:themeColor="text1"/>
            <w:sz w:val="24"/>
            <w:szCs w:val="24"/>
          </w:rPr>
          <w:t xml:space="preserve">measurements at 77,625±22,884 µm followed by 74,000±1,414 µm for </w:t>
        </w:r>
        <w:r w:rsidRPr="000D2224">
          <w:rPr>
            <w:rFonts w:ascii="Times New Roman" w:hAnsi="Times New Roman"/>
            <w:i/>
            <w:iCs/>
            <w:color w:val="000000" w:themeColor="text1"/>
            <w:sz w:val="24"/>
            <w:szCs w:val="24"/>
          </w:rPr>
          <w:t>A. bengalensis</w:t>
        </w:r>
        <w:r w:rsidRPr="000D2224">
          <w:rPr>
            <w:rFonts w:ascii="Times New Roman" w:hAnsi="Times New Roman"/>
            <w:color w:val="000000" w:themeColor="text1"/>
            <w:sz w:val="24"/>
            <w:szCs w:val="24"/>
          </w:rPr>
          <w:t xml:space="preserve">. Elvers of </w:t>
        </w:r>
        <w:r w:rsidRPr="000D2224">
          <w:rPr>
            <w:rFonts w:ascii="Times New Roman" w:hAnsi="Times New Roman"/>
            <w:i/>
            <w:iCs/>
            <w:color w:val="000000" w:themeColor="text1"/>
            <w:sz w:val="24"/>
            <w:szCs w:val="24"/>
          </w:rPr>
          <w:t>A. mossambica</w:t>
        </w:r>
        <w:r w:rsidRPr="000D2224">
          <w:rPr>
            <w:rFonts w:ascii="Times New Roman" w:hAnsi="Times New Roman"/>
            <w:color w:val="000000" w:themeColor="text1"/>
            <w:sz w:val="24"/>
            <w:szCs w:val="24"/>
          </w:rPr>
          <w:t xml:space="preserve"> displayed higher OI measurements (</w:t>
        </w:r>
        <w:r w:rsidRPr="000D2224">
          <w:rPr>
            <w:rFonts w:ascii="Times New Roman" w:hAnsi="Times New Roman"/>
            <w:sz w:val="24"/>
            <w:szCs w:val="24"/>
          </w:rPr>
          <w:t>Mean ± SD)</w:t>
        </w:r>
        <w:r w:rsidRPr="000D2224">
          <w:rPr>
            <w:rFonts w:ascii="Times New Roman" w:hAnsi="Times New Roman"/>
            <w:color w:val="000000" w:themeColor="text1"/>
            <w:sz w:val="24"/>
            <w:szCs w:val="24"/>
          </w:rPr>
          <w:t xml:space="preserve"> of </w:t>
        </w:r>
        <w:r w:rsidRPr="000D2224">
          <w:rPr>
            <w:rFonts w:ascii="Times New Roman" w:hAnsi="Times New Roman"/>
            <w:sz w:val="24"/>
            <w:szCs w:val="24"/>
          </w:rPr>
          <w:t>5.18±2.51</w:t>
        </w:r>
        <w:r w:rsidRPr="000D2224">
          <w:rPr>
            <w:rFonts w:ascii="Times New Roman" w:hAnsi="Times New Roman"/>
            <w:color w:val="000000" w:themeColor="text1"/>
            <w:sz w:val="24"/>
            <w:szCs w:val="24"/>
          </w:rPr>
          <w:t xml:space="preserve"> µm followed by 4.82±2.18 µm for </w:t>
        </w:r>
        <w:r w:rsidRPr="000D2224">
          <w:rPr>
            <w:rFonts w:ascii="Times New Roman" w:hAnsi="Times New Roman"/>
            <w:i/>
            <w:iCs/>
            <w:color w:val="000000" w:themeColor="text1"/>
            <w:sz w:val="24"/>
            <w:szCs w:val="24"/>
          </w:rPr>
          <w:t>A. bengalensis</w:t>
        </w:r>
        <w:r w:rsidRPr="000D2224">
          <w:rPr>
            <w:rFonts w:ascii="Times New Roman" w:hAnsi="Times New Roman"/>
            <w:color w:val="000000" w:themeColor="text1"/>
            <w:sz w:val="24"/>
            <w:szCs w:val="24"/>
          </w:rPr>
          <w:t xml:space="preserve">. Elongation index (EI) measurements showed 796±603 µm for </w:t>
        </w:r>
        <w:r w:rsidRPr="000D2224">
          <w:rPr>
            <w:rFonts w:ascii="Times New Roman" w:hAnsi="Times New Roman"/>
            <w:i/>
            <w:iCs/>
            <w:color w:val="000000" w:themeColor="text1"/>
            <w:sz w:val="24"/>
            <w:szCs w:val="24"/>
          </w:rPr>
          <w:t>A. bengalensis</w:t>
        </w:r>
        <w:r w:rsidRPr="000D2224">
          <w:rPr>
            <w:rFonts w:ascii="Times New Roman" w:hAnsi="Times New Roman"/>
            <w:color w:val="000000" w:themeColor="text1"/>
            <w:sz w:val="24"/>
            <w:szCs w:val="24"/>
          </w:rPr>
          <w:t xml:space="preserve"> and 312±185 µm for </w:t>
        </w:r>
        <w:r w:rsidRPr="000D2224">
          <w:rPr>
            <w:rFonts w:ascii="Times New Roman" w:hAnsi="Times New Roman"/>
            <w:i/>
            <w:iCs/>
            <w:color w:val="000000" w:themeColor="text1"/>
            <w:sz w:val="24"/>
            <w:szCs w:val="24"/>
          </w:rPr>
          <w:t>A. mossambica</w:t>
        </w:r>
        <w:r w:rsidRPr="000D2224">
          <w:rPr>
            <w:rFonts w:ascii="Times New Roman" w:hAnsi="Times New Roman"/>
            <w:color w:val="000000" w:themeColor="text1"/>
            <w:sz w:val="24"/>
            <w:szCs w:val="24"/>
          </w:rPr>
          <w:t>.</w:t>
        </w:r>
        <w:r w:rsidRPr="000D2224">
          <w:rPr>
            <w:rFonts w:ascii="Times New Roman" w:hAnsi="Times New Roman"/>
            <w:sz w:val="24"/>
            <w:szCs w:val="24"/>
          </w:rPr>
          <w:t xml:space="preserve"> </w:t>
        </w:r>
        <w:r w:rsidRPr="000D2224">
          <w:rPr>
            <w:rFonts w:ascii="Times New Roman" w:hAnsi="Times New Roman"/>
            <w:color w:val="000000" w:themeColor="text1"/>
            <w:sz w:val="24"/>
            <w:szCs w:val="24"/>
          </w:rPr>
          <w:t xml:space="preserve"> Elvers of </w:t>
        </w:r>
        <w:r w:rsidRPr="000D2224">
          <w:rPr>
            <w:rFonts w:ascii="Times New Roman" w:hAnsi="Times New Roman"/>
            <w:i/>
            <w:iCs/>
            <w:color w:val="000000" w:themeColor="text1"/>
            <w:sz w:val="24"/>
            <w:szCs w:val="24"/>
          </w:rPr>
          <w:t>A. mossambica</w:t>
        </w:r>
        <w:r w:rsidRPr="000D2224">
          <w:rPr>
            <w:rFonts w:ascii="Times New Roman" w:hAnsi="Times New Roman"/>
            <w:color w:val="000000" w:themeColor="text1"/>
            <w:sz w:val="24"/>
            <w:szCs w:val="24"/>
          </w:rPr>
          <w:t xml:space="preserve"> glass eels had the highest DF to AF measurements, with a mean length of </w:t>
        </w:r>
        <w:r w:rsidRPr="000D2224">
          <w:rPr>
            <w:rFonts w:ascii="Times New Roman" w:hAnsi="Times New Roman"/>
            <w:sz w:val="24"/>
            <w:szCs w:val="24"/>
          </w:rPr>
          <w:t>(Mean ± SD)</w:t>
        </w:r>
        <w:r w:rsidRPr="000D2224">
          <w:rPr>
            <w:rFonts w:ascii="Times New Roman" w:hAnsi="Times New Roman"/>
            <w:color w:val="000000" w:themeColor="text1"/>
            <w:sz w:val="24"/>
            <w:szCs w:val="24"/>
          </w:rPr>
          <w:t xml:space="preserve"> </w:t>
        </w:r>
        <w:r w:rsidRPr="000D2224">
          <w:rPr>
            <w:rFonts w:ascii="Times New Roman" w:hAnsi="Times New Roman"/>
            <w:sz w:val="24"/>
            <w:szCs w:val="24"/>
          </w:rPr>
          <w:t>294±126</w:t>
        </w:r>
        <w:r w:rsidRPr="000D2224">
          <w:rPr>
            <w:rFonts w:ascii="Times New Roman" w:hAnsi="Times New Roman"/>
            <w:color w:val="000000" w:themeColor="text1"/>
            <w:sz w:val="24"/>
            <w:szCs w:val="24"/>
          </w:rPr>
          <w:t xml:space="preserve"> </w:t>
        </w:r>
        <w:r w:rsidRPr="000D2224">
          <w:rPr>
            <w:rFonts w:ascii="Times New Roman" w:hAnsi="Times New Roman"/>
            <w:sz w:val="24"/>
            <w:szCs w:val="24"/>
          </w:rPr>
          <w:t>µm</w:t>
        </w:r>
        <w:r w:rsidRPr="000D2224">
          <w:rPr>
            <w:rFonts w:ascii="Times New Roman" w:hAnsi="Times New Roman"/>
            <w:color w:val="000000" w:themeColor="text1"/>
            <w:sz w:val="24"/>
            <w:szCs w:val="24"/>
          </w:rPr>
          <w:t xml:space="preserve"> followed by </w:t>
        </w:r>
        <w:r w:rsidRPr="000D2224">
          <w:rPr>
            <w:rFonts w:ascii="Times New Roman" w:hAnsi="Times New Roman"/>
            <w:i/>
            <w:iCs/>
            <w:color w:val="000000" w:themeColor="text1"/>
            <w:sz w:val="24"/>
            <w:szCs w:val="24"/>
          </w:rPr>
          <w:t>A. bengalensis</w:t>
        </w:r>
        <w:r w:rsidRPr="000D2224">
          <w:rPr>
            <w:rFonts w:ascii="Times New Roman" w:hAnsi="Times New Roman"/>
            <w:color w:val="000000" w:themeColor="text1"/>
            <w:sz w:val="24"/>
            <w:szCs w:val="24"/>
          </w:rPr>
          <w:t xml:space="preserve"> </w:t>
        </w:r>
        <w:r w:rsidRPr="000D2224">
          <w:rPr>
            <w:rFonts w:ascii="Times New Roman" w:hAnsi="Times New Roman"/>
            <w:sz w:val="24"/>
            <w:szCs w:val="24"/>
          </w:rPr>
          <w:t>131±101 µm</w:t>
        </w:r>
        <w:r w:rsidRPr="000D2224">
          <w:rPr>
            <w:rFonts w:ascii="Times New Roman" w:hAnsi="Times New Roman"/>
            <w:color w:val="000000" w:themeColor="text1"/>
            <w:sz w:val="24"/>
            <w:szCs w:val="24"/>
          </w:rPr>
          <w:t xml:space="preserve">. Results of FDI measurements on all elver specimens were &lt; 1% (Appendix 4). Results of </w:t>
        </w:r>
        <w:r w:rsidRPr="000D2224">
          <w:rPr>
            <w:rFonts w:ascii="Times New Roman" w:hAnsi="Times New Roman"/>
            <w:sz w:val="24"/>
            <w:szCs w:val="24"/>
          </w:rPr>
          <w:t>one-way analysis of variance (ANOVA) showed no statistical significance in all morphometrics tested for both species of A. bengalensis and A. mossambica elvers tested. (</w:t>
        </w:r>
        <w:r w:rsidRPr="000D2224">
          <w:rPr>
            <w:rFonts w:ascii="Times New Roman" w:hAnsi="Times New Roman"/>
            <w:color w:val="000000" w:themeColor="text1"/>
            <w:sz w:val="24"/>
            <w:szCs w:val="24"/>
          </w:rPr>
          <w:t>P&gt;0.05) (Table 11).</w:t>
        </w:r>
      </w:moveTo>
    </w:p>
    <w:p w14:paraId="592D14BC" w14:textId="77777777" w:rsidR="00BF1E51" w:rsidRPr="00534B44" w:rsidRDefault="00BF1E51" w:rsidP="00BF1E51">
      <w:pPr>
        <w:pStyle w:val="ThesisTables"/>
        <w:jc w:val="both"/>
        <w:rPr>
          <w:moveTo w:id="676" w:author="Administrator" w:date="2023-08-28T11:34:00Z"/>
        </w:rPr>
      </w:pPr>
      <w:moveTo w:id="677" w:author="Administrator" w:date="2023-08-28T11:34:00Z">
        <w:r w:rsidRPr="00C93F4D">
          <w:t xml:space="preserve">Table </w:t>
        </w:r>
        <w:r>
          <w:t>11</w:t>
        </w:r>
        <w:r w:rsidRPr="00C93F4D">
          <w:t xml:space="preserve">: </w:t>
        </w:r>
        <w:r>
          <w:t>M</w:t>
        </w:r>
        <w:r w:rsidRPr="00C93F4D">
          <w:t xml:space="preserve">orphometric characteristics (TL= total length, </w:t>
        </w:r>
        <w:r>
          <w:t xml:space="preserve">OI= ocular index, EI= elongation index, </w:t>
        </w:r>
        <w:r w:rsidRPr="00C93F4D">
          <w:t>DF to AF= dorsal fin to anal fin) (Mean ± S</w:t>
        </w:r>
        <w:r>
          <w:t>D</w:t>
        </w:r>
        <w:r w:rsidRPr="00C93F4D">
          <w:t xml:space="preserve">) of </w:t>
        </w:r>
        <w:r>
          <w:t>elver species</w:t>
        </w:r>
        <w:r w:rsidRPr="00C93F4D">
          <w:t xml:space="preserve"> </w:t>
        </w:r>
        <w:r>
          <w:t>caught</w:t>
        </w:r>
        <w:r w:rsidRPr="00C93F4D">
          <w:t xml:space="preserve"> in the Sabaki Estuary. </w:t>
        </w:r>
      </w:moveTo>
    </w:p>
    <w:tbl>
      <w:tblPr>
        <w:tblStyle w:val="Table"/>
        <w:tblW w:w="5000" w:type="pct"/>
        <w:tblBorders>
          <w:top w:val="single" w:sz="4" w:space="0" w:color="auto"/>
          <w:bottom w:val="single" w:sz="4" w:space="0" w:color="auto"/>
        </w:tblBorders>
        <w:tblLook w:val="0020" w:firstRow="1" w:lastRow="0" w:firstColumn="0" w:lastColumn="0" w:noHBand="0" w:noVBand="0"/>
      </w:tblPr>
      <w:tblGrid>
        <w:gridCol w:w="2080"/>
        <w:gridCol w:w="3581"/>
        <w:gridCol w:w="2381"/>
        <w:gridCol w:w="1318"/>
      </w:tblGrid>
      <w:tr w:rsidR="00BF1E51" w:rsidRPr="00265390" w14:paraId="1838209A" w14:textId="77777777" w:rsidTr="00867200">
        <w:trPr>
          <w:cnfStyle w:val="100000000000" w:firstRow="1" w:lastRow="0" w:firstColumn="0" w:lastColumn="0" w:oddVBand="0" w:evenVBand="0" w:oddHBand="0" w:evenHBand="0" w:firstRowFirstColumn="0" w:firstRowLastColumn="0" w:lastRowFirstColumn="0" w:lastRowLastColumn="0"/>
          <w:tblHeader/>
        </w:trPr>
        <w:tc>
          <w:tcPr>
            <w:tcW w:w="0" w:type="auto"/>
          </w:tcPr>
          <w:p w14:paraId="318166D6" w14:textId="77777777" w:rsidR="00BF1E51" w:rsidRPr="00265390" w:rsidRDefault="00BF1E51" w:rsidP="00867200">
            <w:pPr>
              <w:pStyle w:val="Compact"/>
              <w:jc w:val="both"/>
              <w:rPr>
                <w:moveTo w:id="678" w:author="Administrator" w:date="2023-08-28T11:34:00Z"/>
                <w:rFonts w:ascii="Times New Roman" w:hAnsi="Times New Roman" w:cs="Times New Roman"/>
              </w:rPr>
            </w:pPr>
            <w:moveTo w:id="679" w:author="Administrator" w:date="2023-08-28T11:34:00Z">
              <w:r w:rsidRPr="00265390">
                <w:rPr>
                  <w:rFonts w:ascii="Times New Roman" w:hAnsi="Times New Roman" w:cs="Times New Roman"/>
                </w:rPr>
                <w:t>Characteristic</w:t>
              </w:r>
            </w:moveTo>
          </w:p>
        </w:tc>
        <w:tc>
          <w:tcPr>
            <w:tcW w:w="0" w:type="auto"/>
          </w:tcPr>
          <w:p w14:paraId="4C52E0DB" w14:textId="77777777" w:rsidR="00BF1E51" w:rsidRPr="00265390" w:rsidRDefault="00BF1E51" w:rsidP="00867200">
            <w:pPr>
              <w:pStyle w:val="Compact"/>
              <w:jc w:val="both"/>
              <w:rPr>
                <w:moveTo w:id="680" w:author="Administrator" w:date="2023-08-28T11:34:00Z"/>
                <w:rFonts w:ascii="Times New Roman" w:hAnsi="Times New Roman" w:cs="Times New Roman"/>
                <w:i/>
                <w:iCs/>
              </w:rPr>
            </w:pPr>
            <w:moveTo w:id="681" w:author="Administrator" w:date="2023-08-28T11:34:00Z">
              <w:r w:rsidRPr="00265390">
                <w:rPr>
                  <w:rFonts w:ascii="Times New Roman" w:hAnsi="Times New Roman" w:cs="Times New Roman"/>
                  <w:i/>
                  <w:iCs/>
                </w:rPr>
                <w:t>A. bengalensis</w:t>
              </w:r>
            </w:moveTo>
          </w:p>
        </w:tc>
        <w:tc>
          <w:tcPr>
            <w:tcW w:w="0" w:type="auto"/>
          </w:tcPr>
          <w:p w14:paraId="2289057B" w14:textId="77777777" w:rsidR="00BF1E51" w:rsidRPr="00265390" w:rsidRDefault="00BF1E51" w:rsidP="00867200">
            <w:pPr>
              <w:pStyle w:val="Compact"/>
              <w:jc w:val="both"/>
              <w:rPr>
                <w:moveTo w:id="682" w:author="Administrator" w:date="2023-08-28T11:34:00Z"/>
                <w:rFonts w:ascii="Times New Roman" w:hAnsi="Times New Roman" w:cs="Times New Roman"/>
                <w:i/>
                <w:iCs/>
              </w:rPr>
            </w:pPr>
            <w:moveTo w:id="683" w:author="Administrator" w:date="2023-08-28T11:34:00Z">
              <w:r w:rsidRPr="00265390">
                <w:rPr>
                  <w:rFonts w:ascii="Times New Roman" w:hAnsi="Times New Roman" w:cs="Times New Roman"/>
                  <w:i/>
                  <w:iCs/>
                </w:rPr>
                <w:t>A. mossambica</w:t>
              </w:r>
            </w:moveTo>
          </w:p>
        </w:tc>
        <w:tc>
          <w:tcPr>
            <w:tcW w:w="0" w:type="auto"/>
          </w:tcPr>
          <w:p w14:paraId="7DA403F1" w14:textId="77777777" w:rsidR="00BF1E51" w:rsidRPr="00265390" w:rsidRDefault="00BF1E51" w:rsidP="00867200">
            <w:pPr>
              <w:pStyle w:val="Compact"/>
              <w:jc w:val="both"/>
              <w:rPr>
                <w:moveTo w:id="684" w:author="Administrator" w:date="2023-08-28T11:34:00Z"/>
                <w:rFonts w:ascii="Times New Roman" w:hAnsi="Times New Roman" w:cs="Times New Roman"/>
              </w:rPr>
            </w:pPr>
            <w:moveTo w:id="685" w:author="Administrator" w:date="2023-08-28T11:34:00Z">
              <w:r w:rsidRPr="00265390">
                <w:rPr>
                  <w:rFonts w:ascii="Times New Roman" w:hAnsi="Times New Roman" w:cs="Times New Roman"/>
                </w:rPr>
                <w:t>p-</w:t>
              </w:r>
              <w:commentRangeStart w:id="686"/>
              <w:r w:rsidRPr="00265390">
                <w:rPr>
                  <w:rFonts w:ascii="Times New Roman" w:hAnsi="Times New Roman" w:cs="Times New Roman"/>
                </w:rPr>
                <w:t>value</w:t>
              </w:r>
            </w:moveTo>
            <w:commentRangeEnd w:id="686"/>
            <w:r w:rsidR="00DB3D35">
              <w:rPr>
                <w:rStyle w:val="CommentReference"/>
                <w:rFonts w:ascii="Calibri" w:eastAsia="Times New Roman" w:hAnsi="Calibri" w:cs="Times New Roman"/>
                <w:lang w:val="en-GB" w:eastAsia="en-GB"/>
              </w:rPr>
              <w:commentReference w:id="686"/>
            </w:r>
          </w:p>
        </w:tc>
      </w:tr>
      <w:tr w:rsidR="00BF1E51" w:rsidRPr="00265390" w14:paraId="661DE895" w14:textId="77777777" w:rsidTr="00867200">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il"/>
            </w:tcBorders>
          </w:tcPr>
          <w:p w14:paraId="3C4764B9" w14:textId="77777777" w:rsidR="00BF1E51" w:rsidRPr="00265390" w:rsidRDefault="00BF1E51" w:rsidP="00867200">
            <w:pPr>
              <w:pStyle w:val="Compact"/>
              <w:jc w:val="both"/>
              <w:rPr>
                <w:moveTo w:id="687" w:author="Administrator" w:date="2023-08-28T11:34:00Z"/>
                <w:rFonts w:ascii="Times New Roman" w:hAnsi="Times New Roman" w:cs="Times New Roman"/>
                <w:b/>
                <w:bCs/>
              </w:rPr>
            </w:pPr>
            <w:commentRangeStart w:id="688"/>
            <w:moveTo w:id="689" w:author="Administrator" w:date="2023-08-28T11:34:00Z">
              <w:r w:rsidRPr="00265390">
                <w:rPr>
                  <w:rFonts w:ascii="Times New Roman" w:hAnsi="Times New Roman" w:cs="Times New Roman"/>
                </w:rPr>
                <w:t>Pigmentation</w:t>
              </w:r>
            </w:moveTo>
            <w:commentRangeEnd w:id="688"/>
            <w:r>
              <w:rPr>
                <w:rStyle w:val="CommentReference"/>
                <w:rFonts w:ascii="Calibri" w:eastAsia="Times New Roman" w:hAnsi="Calibri" w:cs="Times New Roman"/>
                <w:lang w:val="en-GB" w:eastAsia="en-GB"/>
              </w:rPr>
              <w:commentReference w:id="688"/>
            </w:r>
          </w:p>
        </w:tc>
        <w:tc>
          <w:tcPr>
            <w:tcW w:w="0" w:type="auto"/>
            <w:tcBorders>
              <w:bottom w:val="nil"/>
            </w:tcBorders>
          </w:tcPr>
          <w:p w14:paraId="19EFF091" w14:textId="77777777" w:rsidR="00BF1E51" w:rsidRPr="00265390" w:rsidRDefault="00BF1E51" w:rsidP="00867200">
            <w:pPr>
              <w:pStyle w:val="Compact"/>
              <w:jc w:val="both"/>
              <w:rPr>
                <w:moveTo w:id="690" w:author="Administrator" w:date="2023-08-28T11:34:00Z"/>
                <w:rFonts w:ascii="Times New Roman" w:hAnsi="Times New Roman" w:cs="Times New Roman"/>
                <w:b/>
                <w:bCs/>
              </w:rPr>
            </w:pPr>
            <w:commentRangeStart w:id="691"/>
            <w:moveTo w:id="692" w:author="Administrator" w:date="2023-08-28T11:34:00Z">
              <w:r w:rsidRPr="00265390">
                <w:rPr>
                  <w:rFonts w:ascii="Times New Roman" w:hAnsi="Times New Roman" w:cs="Times New Roman"/>
                </w:rPr>
                <w:t xml:space="preserve">Caudal </w:t>
              </w:r>
            </w:moveTo>
            <w:commentRangeEnd w:id="691"/>
            <w:r>
              <w:rPr>
                <w:rStyle w:val="CommentReference"/>
                <w:rFonts w:ascii="Calibri" w:eastAsia="Times New Roman" w:hAnsi="Calibri" w:cs="Times New Roman"/>
                <w:lang w:val="en-GB" w:eastAsia="en-GB"/>
              </w:rPr>
              <w:commentReference w:id="691"/>
            </w:r>
            <w:moveTo w:id="693" w:author="Administrator" w:date="2023-08-28T11:34:00Z">
              <w:r w:rsidRPr="00265390">
                <w:rPr>
                  <w:rFonts w:ascii="Times New Roman" w:hAnsi="Times New Roman" w:cs="Times New Roman"/>
                </w:rPr>
                <w:t>fin to mediolateral line</w:t>
              </w:r>
            </w:moveTo>
          </w:p>
        </w:tc>
        <w:tc>
          <w:tcPr>
            <w:tcW w:w="0" w:type="auto"/>
            <w:tcBorders>
              <w:bottom w:val="nil"/>
            </w:tcBorders>
          </w:tcPr>
          <w:p w14:paraId="24EC989C" w14:textId="77777777" w:rsidR="00BF1E51" w:rsidRPr="00265390" w:rsidRDefault="00BF1E51" w:rsidP="00867200">
            <w:pPr>
              <w:pStyle w:val="Compact"/>
              <w:jc w:val="both"/>
              <w:rPr>
                <w:moveTo w:id="694" w:author="Administrator" w:date="2023-08-28T11:34:00Z"/>
                <w:rFonts w:ascii="Times New Roman" w:hAnsi="Times New Roman" w:cs="Times New Roman"/>
                <w:b/>
                <w:bCs/>
              </w:rPr>
            </w:pPr>
            <w:moveTo w:id="695" w:author="Administrator" w:date="2023-08-28T11:34:00Z">
              <w:r w:rsidRPr="00265390">
                <w:rPr>
                  <w:rFonts w:ascii="Times New Roman" w:hAnsi="Times New Roman" w:cs="Times New Roman"/>
                </w:rPr>
                <w:t>Caudal keel tip blotch</w:t>
              </w:r>
            </w:moveTo>
          </w:p>
        </w:tc>
        <w:tc>
          <w:tcPr>
            <w:tcW w:w="0" w:type="auto"/>
            <w:tcBorders>
              <w:bottom w:val="nil"/>
            </w:tcBorders>
          </w:tcPr>
          <w:p w14:paraId="23A75969" w14:textId="77777777" w:rsidR="00BF1E51" w:rsidRPr="00265390" w:rsidRDefault="00BF1E51" w:rsidP="00867200">
            <w:pPr>
              <w:pStyle w:val="Compact"/>
              <w:jc w:val="both"/>
              <w:rPr>
                <w:moveTo w:id="696" w:author="Administrator" w:date="2023-08-28T11:34:00Z"/>
                <w:rFonts w:ascii="Times New Roman" w:hAnsi="Times New Roman" w:cs="Times New Roman"/>
                <w:b/>
                <w:bCs/>
              </w:rPr>
            </w:pPr>
          </w:p>
        </w:tc>
      </w:tr>
      <w:tr w:rsidR="00BF1E51" w:rsidRPr="00265390" w14:paraId="4FC9F074" w14:textId="77777777" w:rsidTr="00867200">
        <w:trPr>
          <w:cnfStyle w:val="100000000000" w:firstRow="1" w:lastRow="0" w:firstColumn="0" w:lastColumn="0" w:oddVBand="0" w:evenVBand="0" w:oddHBand="0" w:evenHBand="0" w:firstRowFirstColumn="0" w:firstRowLastColumn="0" w:lastRowFirstColumn="0" w:lastRowLastColumn="0"/>
          <w:tblHeader/>
          <w:ins w:id="697" w:author="Administrator" w:date="2023-08-28T11:34:00Z"/>
        </w:trPr>
        <w:tc>
          <w:tcPr>
            <w:tcW w:w="0" w:type="auto"/>
            <w:tcBorders>
              <w:bottom w:val="nil"/>
            </w:tcBorders>
          </w:tcPr>
          <w:p w14:paraId="62136A74" w14:textId="031A8495" w:rsidR="00BF1E51" w:rsidRPr="00265390" w:rsidRDefault="00BF1E51" w:rsidP="00867200">
            <w:pPr>
              <w:pStyle w:val="Compact"/>
              <w:jc w:val="both"/>
              <w:rPr>
                <w:ins w:id="698" w:author="Administrator" w:date="2023-08-28T11:34:00Z"/>
                <w:rFonts w:ascii="Times New Roman" w:hAnsi="Times New Roman" w:cs="Times New Roman"/>
              </w:rPr>
            </w:pPr>
            <w:ins w:id="699" w:author="Administrator" w:date="2023-08-28T11:35:00Z">
              <w:r>
                <w:rPr>
                  <w:rFonts w:ascii="Times New Roman" w:hAnsi="Times New Roman" w:cs="Times New Roman"/>
                </w:rPr>
                <w:t>Mediolateral line</w:t>
              </w:r>
            </w:ins>
          </w:p>
        </w:tc>
        <w:tc>
          <w:tcPr>
            <w:tcW w:w="0" w:type="auto"/>
            <w:tcBorders>
              <w:bottom w:val="nil"/>
            </w:tcBorders>
          </w:tcPr>
          <w:p w14:paraId="1DE7D24A" w14:textId="75EB965F" w:rsidR="00BF1E51" w:rsidRPr="00265390" w:rsidRDefault="00BF1E51" w:rsidP="00867200">
            <w:pPr>
              <w:pStyle w:val="Compact"/>
              <w:jc w:val="both"/>
              <w:rPr>
                <w:ins w:id="700" w:author="Administrator" w:date="2023-08-28T11:34:00Z"/>
                <w:rFonts w:ascii="Times New Roman" w:hAnsi="Times New Roman" w:cs="Times New Roman"/>
              </w:rPr>
            </w:pPr>
            <w:ins w:id="701" w:author="Administrator" w:date="2023-08-28T11:35:00Z">
              <w:r>
                <w:rPr>
                  <w:rFonts w:ascii="Times New Roman" w:hAnsi="Times New Roman" w:cs="Times New Roman"/>
                </w:rPr>
                <w:t>Yes</w:t>
              </w:r>
            </w:ins>
          </w:p>
        </w:tc>
        <w:tc>
          <w:tcPr>
            <w:tcW w:w="0" w:type="auto"/>
            <w:tcBorders>
              <w:bottom w:val="nil"/>
            </w:tcBorders>
          </w:tcPr>
          <w:p w14:paraId="617B14CE" w14:textId="10E81076" w:rsidR="00BF1E51" w:rsidRPr="00265390" w:rsidRDefault="00BF1E51" w:rsidP="00867200">
            <w:pPr>
              <w:pStyle w:val="Compact"/>
              <w:jc w:val="both"/>
              <w:rPr>
                <w:ins w:id="702" w:author="Administrator" w:date="2023-08-28T11:34:00Z"/>
                <w:rFonts w:ascii="Times New Roman" w:hAnsi="Times New Roman" w:cs="Times New Roman"/>
              </w:rPr>
            </w:pPr>
            <w:ins w:id="703" w:author="Administrator" w:date="2023-08-28T11:35:00Z">
              <w:r>
                <w:rPr>
                  <w:rFonts w:ascii="Times New Roman" w:hAnsi="Times New Roman" w:cs="Times New Roman"/>
                </w:rPr>
                <w:t>No</w:t>
              </w:r>
            </w:ins>
          </w:p>
        </w:tc>
        <w:tc>
          <w:tcPr>
            <w:tcW w:w="0" w:type="auto"/>
            <w:tcBorders>
              <w:bottom w:val="nil"/>
            </w:tcBorders>
          </w:tcPr>
          <w:p w14:paraId="49DA1E51" w14:textId="77777777" w:rsidR="00BF1E51" w:rsidRPr="00265390" w:rsidRDefault="00BF1E51" w:rsidP="00867200">
            <w:pPr>
              <w:pStyle w:val="Compact"/>
              <w:jc w:val="both"/>
              <w:rPr>
                <w:ins w:id="704" w:author="Administrator" w:date="2023-08-28T11:34:00Z"/>
                <w:rFonts w:ascii="Times New Roman" w:hAnsi="Times New Roman" w:cs="Times New Roman"/>
                <w:b/>
                <w:bCs/>
              </w:rPr>
            </w:pPr>
          </w:p>
        </w:tc>
      </w:tr>
      <w:tr w:rsidR="00BF1E51" w:rsidRPr="00265390" w14:paraId="62760D7C" w14:textId="77777777" w:rsidTr="00867200">
        <w:trPr>
          <w:cnfStyle w:val="100000000000" w:firstRow="1" w:lastRow="0" w:firstColumn="0" w:lastColumn="0" w:oddVBand="0" w:evenVBand="0" w:oddHBand="0" w:evenHBand="0" w:firstRowFirstColumn="0" w:firstRowLastColumn="0" w:lastRowFirstColumn="0" w:lastRowLastColumn="0"/>
          <w:tblHeader/>
          <w:ins w:id="705" w:author="Administrator" w:date="2023-08-28T11:35:00Z"/>
        </w:trPr>
        <w:tc>
          <w:tcPr>
            <w:tcW w:w="0" w:type="auto"/>
            <w:tcBorders>
              <w:bottom w:val="nil"/>
            </w:tcBorders>
          </w:tcPr>
          <w:p w14:paraId="43713FA5" w14:textId="0DD45186" w:rsidR="00BF1E51" w:rsidRDefault="00BF1E51" w:rsidP="00867200">
            <w:pPr>
              <w:pStyle w:val="Compact"/>
              <w:jc w:val="both"/>
              <w:rPr>
                <w:ins w:id="706" w:author="Administrator" w:date="2023-08-28T11:35:00Z"/>
                <w:rFonts w:ascii="Times New Roman" w:hAnsi="Times New Roman" w:cs="Times New Roman"/>
              </w:rPr>
            </w:pPr>
            <w:ins w:id="707" w:author="Administrator" w:date="2023-08-28T11:35:00Z">
              <w:r>
                <w:rPr>
                  <w:rFonts w:ascii="Times New Roman" w:hAnsi="Times New Roman" w:cs="Times New Roman"/>
                </w:rPr>
                <w:t>Caudal keel ti</w:t>
              </w:r>
            </w:ins>
            <w:ins w:id="708" w:author="Administrator" w:date="2023-08-28T11:36:00Z">
              <w:r>
                <w:rPr>
                  <w:rFonts w:ascii="Times New Roman" w:hAnsi="Times New Roman" w:cs="Times New Roman"/>
                </w:rPr>
                <w:t>p</w:t>
              </w:r>
            </w:ins>
          </w:p>
        </w:tc>
        <w:tc>
          <w:tcPr>
            <w:tcW w:w="0" w:type="auto"/>
            <w:tcBorders>
              <w:bottom w:val="nil"/>
            </w:tcBorders>
          </w:tcPr>
          <w:p w14:paraId="6AA370DC" w14:textId="3121FF86" w:rsidR="00BF1E51" w:rsidRDefault="00BF1E51" w:rsidP="00867200">
            <w:pPr>
              <w:pStyle w:val="Compact"/>
              <w:jc w:val="both"/>
              <w:rPr>
                <w:ins w:id="709" w:author="Administrator" w:date="2023-08-28T11:35:00Z"/>
                <w:rFonts w:ascii="Times New Roman" w:hAnsi="Times New Roman" w:cs="Times New Roman"/>
              </w:rPr>
            </w:pPr>
            <w:ins w:id="710" w:author="Administrator" w:date="2023-08-28T11:36:00Z">
              <w:r>
                <w:rPr>
                  <w:rFonts w:ascii="Times New Roman" w:hAnsi="Times New Roman" w:cs="Times New Roman"/>
                </w:rPr>
                <w:t>N</w:t>
              </w:r>
            </w:ins>
            <w:ins w:id="711" w:author="Administrator" w:date="2023-08-28T11:37:00Z">
              <w:r>
                <w:rPr>
                  <w:rFonts w:ascii="Times New Roman" w:hAnsi="Times New Roman" w:cs="Times New Roman"/>
                </w:rPr>
                <w:t>o</w:t>
              </w:r>
            </w:ins>
          </w:p>
        </w:tc>
        <w:tc>
          <w:tcPr>
            <w:tcW w:w="0" w:type="auto"/>
            <w:tcBorders>
              <w:bottom w:val="nil"/>
            </w:tcBorders>
          </w:tcPr>
          <w:p w14:paraId="1B2D928C" w14:textId="05D904C2" w:rsidR="00BF1E51" w:rsidRDefault="00BF1E51" w:rsidP="00867200">
            <w:pPr>
              <w:pStyle w:val="Compact"/>
              <w:jc w:val="both"/>
              <w:rPr>
                <w:ins w:id="712" w:author="Administrator" w:date="2023-08-28T11:35:00Z"/>
                <w:rFonts w:ascii="Times New Roman" w:hAnsi="Times New Roman" w:cs="Times New Roman"/>
              </w:rPr>
            </w:pPr>
            <w:ins w:id="713" w:author="Administrator" w:date="2023-08-28T11:36:00Z">
              <w:r>
                <w:rPr>
                  <w:rFonts w:ascii="Times New Roman" w:hAnsi="Times New Roman" w:cs="Times New Roman"/>
                </w:rPr>
                <w:t>Yes</w:t>
              </w:r>
            </w:ins>
          </w:p>
        </w:tc>
        <w:tc>
          <w:tcPr>
            <w:tcW w:w="0" w:type="auto"/>
            <w:tcBorders>
              <w:bottom w:val="nil"/>
            </w:tcBorders>
          </w:tcPr>
          <w:p w14:paraId="3E5BCA8B" w14:textId="77777777" w:rsidR="00BF1E51" w:rsidRPr="00265390" w:rsidRDefault="00BF1E51" w:rsidP="00867200">
            <w:pPr>
              <w:pStyle w:val="Compact"/>
              <w:jc w:val="both"/>
              <w:rPr>
                <w:ins w:id="714" w:author="Administrator" w:date="2023-08-28T11:35:00Z"/>
                <w:rFonts w:ascii="Times New Roman" w:hAnsi="Times New Roman" w:cs="Times New Roman"/>
                <w:b/>
                <w:bCs/>
              </w:rPr>
            </w:pPr>
          </w:p>
        </w:tc>
      </w:tr>
      <w:tr w:rsidR="00BF1E51" w:rsidRPr="00265390" w14:paraId="0D0E2CE0" w14:textId="77777777" w:rsidTr="00867200">
        <w:trPr>
          <w:cnfStyle w:val="100000000000" w:firstRow="1" w:lastRow="0" w:firstColumn="0" w:lastColumn="0" w:oddVBand="0" w:evenVBand="0" w:oddHBand="0" w:evenHBand="0" w:firstRowFirstColumn="0" w:firstRowLastColumn="0" w:lastRowFirstColumn="0" w:lastRowLastColumn="0"/>
          <w:tblHeader/>
          <w:ins w:id="715" w:author="Administrator" w:date="2023-08-28T11:36:00Z"/>
        </w:trPr>
        <w:tc>
          <w:tcPr>
            <w:tcW w:w="0" w:type="auto"/>
            <w:tcBorders>
              <w:bottom w:val="nil"/>
            </w:tcBorders>
          </w:tcPr>
          <w:p w14:paraId="3D483C7A" w14:textId="7D50FAEC" w:rsidR="00BF1E51" w:rsidRDefault="00BF1E51" w:rsidP="00867200">
            <w:pPr>
              <w:pStyle w:val="Compact"/>
              <w:jc w:val="both"/>
              <w:rPr>
                <w:ins w:id="716" w:author="Administrator" w:date="2023-08-28T11:36:00Z"/>
                <w:rFonts w:ascii="Times New Roman" w:hAnsi="Times New Roman" w:cs="Times New Roman"/>
              </w:rPr>
            </w:pPr>
            <w:ins w:id="717" w:author="Administrator" w:date="2023-08-28T11:36:00Z">
              <w:r>
                <w:rPr>
                  <w:rFonts w:ascii="Times New Roman" w:hAnsi="Times New Roman" w:cs="Times New Roman"/>
                </w:rPr>
                <w:t>Caudal blotch</w:t>
              </w:r>
            </w:ins>
          </w:p>
        </w:tc>
        <w:tc>
          <w:tcPr>
            <w:tcW w:w="0" w:type="auto"/>
            <w:tcBorders>
              <w:bottom w:val="nil"/>
            </w:tcBorders>
          </w:tcPr>
          <w:p w14:paraId="1744FAE6" w14:textId="072C3EDD" w:rsidR="00BF1E51" w:rsidRDefault="00BF1E51" w:rsidP="00867200">
            <w:pPr>
              <w:pStyle w:val="Compact"/>
              <w:jc w:val="both"/>
              <w:rPr>
                <w:ins w:id="718" w:author="Administrator" w:date="2023-08-28T11:36:00Z"/>
                <w:rFonts w:ascii="Times New Roman" w:hAnsi="Times New Roman" w:cs="Times New Roman"/>
              </w:rPr>
            </w:pPr>
            <w:ins w:id="719" w:author="Administrator" w:date="2023-08-28T11:36:00Z">
              <w:r>
                <w:rPr>
                  <w:rFonts w:ascii="Times New Roman" w:hAnsi="Times New Roman" w:cs="Times New Roman"/>
                </w:rPr>
                <w:t>No</w:t>
              </w:r>
            </w:ins>
          </w:p>
        </w:tc>
        <w:tc>
          <w:tcPr>
            <w:tcW w:w="0" w:type="auto"/>
            <w:tcBorders>
              <w:bottom w:val="nil"/>
            </w:tcBorders>
          </w:tcPr>
          <w:p w14:paraId="4C5A1695" w14:textId="6381141B" w:rsidR="00BF1E51" w:rsidRDefault="00BF1E51" w:rsidP="00867200">
            <w:pPr>
              <w:pStyle w:val="Compact"/>
              <w:jc w:val="both"/>
              <w:rPr>
                <w:ins w:id="720" w:author="Administrator" w:date="2023-08-28T11:36:00Z"/>
                <w:rFonts w:ascii="Times New Roman" w:hAnsi="Times New Roman" w:cs="Times New Roman"/>
              </w:rPr>
            </w:pPr>
            <w:ins w:id="721" w:author="Administrator" w:date="2023-08-28T11:36:00Z">
              <w:r>
                <w:rPr>
                  <w:rFonts w:ascii="Times New Roman" w:hAnsi="Times New Roman" w:cs="Times New Roman"/>
                </w:rPr>
                <w:t>Yes</w:t>
              </w:r>
            </w:ins>
          </w:p>
        </w:tc>
        <w:tc>
          <w:tcPr>
            <w:tcW w:w="0" w:type="auto"/>
            <w:tcBorders>
              <w:bottom w:val="nil"/>
            </w:tcBorders>
          </w:tcPr>
          <w:p w14:paraId="3721217B" w14:textId="77777777" w:rsidR="00BF1E51" w:rsidRPr="00265390" w:rsidRDefault="00BF1E51" w:rsidP="00867200">
            <w:pPr>
              <w:pStyle w:val="Compact"/>
              <w:jc w:val="both"/>
              <w:rPr>
                <w:ins w:id="722" w:author="Administrator" w:date="2023-08-28T11:36:00Z"/>
                <w:rFonts w:ascii="Times New Roman" w:hAnsi="Times New Roman" w:cs="Times New Roman"/>
                <w:b/>
                <w:bCs/>
              </w:rPr>
            </w:pPr>
          </w:p>
        </w:tc>
      </w:tr>
      <w:tr w:rsidR="002E4986" w:rsidRPr="00265390" w14:paraId="70D2F3A5" w14:textId="77777777" w:rsidTr="00867200">
        <w:trPr>
          <w:cnfStyle w:val="100000000000" w:firstRow="1" w:lastRow="0" w:firstColumn="0" w:lastColumn="0" w:oddVBand="0" w:evenVBand="0" w:oddHBand="0" w:evenHBand="0" w:firstRowFirstColumn="0" w:firstRowLastColumn="0" w:lastRowFirstColumn="0" w:lastRowLastColumn="0"/>
          <w:tblHeader/>
          <w:ins w:id="723" w:author="Administrator" w:date="2023-08-28T13:10:00Z"/>
        </w:trPr>
        <w:tc>
          <w:tcPr>
            <w:tcW w:w="0" w:type="auto"/>
            <w:tcBorders>
              <w:bottom w:val="nil"/>
            </w:tcBorders>
          </w:tcPr>
          <w:p w14:paraId="04B0CE80" w14:textId="26F1FDA1" w:rsidR="002E4986" w:rsidRDefault="002E4986" w:rsidP="00867200">
            <w:pPr>
              <w:pStyle w:val="Compact"/>
              <w:jc w:val="both"/>
              <w:rPr>
                <w:ins w:id="724" w:author="Administrator" w:date="2023-08-28T13:10:00Z"/>
                <w:rFonts w:ascii="Times New Roman" w:hAnsi="Times New Roman" w:cs="Times New Roman"/>
              </w:rPr>
            </w:pPr>
            <w:ins w:id="725" w:author="Administrator" w:date="2023-08-28T13:10:00Z">
              <w:r>
                <w:rPr>
                  <w:rFonts w:ascii="Times New Roman" w:hAnsi="Times New Roman" w:cs="Times New Roman"/>
                </w:rPr>
                <w:t>Color</w:t>
              </w:r>
            </w:ins>
          </w:p>
        </w:tc>
        <w:tc>
          <w:tcPr>
            <w:tcW w:w="0" w:type="auto"/>
            <w:tcBorders>
              <w:bottom w:val="nil"/>
            </w:tcBorders>
          </w:tcPr>
          <w:p w14:paraId="0DEEAC37" w14:textId="77777777" w:rsidR="002E4986" w:rsidRDefault="002E4986" w:rsidP="00867200">
            <w:pPr>
              <w:pStyle w:val="Compact"/>
              <w:jc w:val="both"/>
              <w:rPr>
                <w:ins w:id="726" w:author="Administrator" w:date="2023-08-28T13:10:00Z"/>
                <w:rFonts w:ascii="Times New Roman" w:hAnsi="Times New Roman" w:cs="Times New Roman"/>
              </w:rPr>
            </w:pPr>
          </w:p>
        </w:tc>
        <w:tc>
          <w:tcPr>
            <w:tcW w:w="0" w:type="auto"/>
            <w:tcBorders>
              <w:bottom w:val="nil"/>
            </w:tcBorders>
          </w:tcPr>
          <w:p w14:paraId="185177CD" w14:textId="77777777" w:rsidR="002E4986" w:rsidRDefault="002E4986" w:rsidP="00867200">
            <w:pPr>
              <w:pStyle w:val="Compact"/>
              <w:jc w:val="both"/>
              <w:rPr>
                <w:ins w:id="727" w:author="Administrator" w:date="2023-08-28T13:10:00Z"/>
                <w:rFonts w:ascii="Times New Roman" w:hAnsi="Times New Roman" w:cs="Times New Roman"/>
              </w:rPr>
            </w:pPr>
          </w:p>
        </w:tc>
        <w:tc>
          <w:tcPr>
            <w:tcW w:w="0" w:type="auto"/>
            <w:tcBorders>
              <w:bottom w:val="nil"/>
            </w:tcBorders>
          </w:tcPr>
          <w:p w14:paraId="086DA155" w14:textId="77777777" w:rsidR="002E4986" w:rsidRPr="00265390" w:rsidRDefault="002E4986" w:rsidP="00867200">
            <w:pPr>
              <w:pStyle w:val="Compact"/>
              <w:jc w:val="both"/>
              <w:rPr>
                <w:ins w:id="728" w:author="Administrator" w:date="2023-08-28T13:10:00Z"/>
                <w:rFonts w:ascii="Times New Roman" w:hAnsi="Times New Roman" w:cs="Times New Roman"/>
                <w:b/>
                <w:bCs/>
              </w:rPr>
            </w:pPr>
          </w:p>
        </w:tc>
      </w:tr>
      <w:tr w:rsidR="002E4986" w:rsidRPr="00265390" w14:paraId="20628BA2" w14:textId="77777777" w:rsidTr="00867200">
        <w:trPr>
          <w:cnfStyle w:val="100000000000" w:firstRow="1" w:lastRow="0" w:firstColumn="0" w:lastColumn="0" w:oddVBand="0" w:evenVBand="0" w:oddHBand="0" w:evenHBand="0" w:firstRowFirstColumn="0" w:firstRowLastColumn="0" w:lastRowFirstColumn="0" w:lastRowLastColumn="0"/>
          <w:tblHeader/>
          <w:ins w:id="729" w:author="Administrator" w:date="2023-08-28T13:10:00Z"/>
        </w:trPr>
        <w:tc>
          <w:tcPr>
            <w:tcW w:w="0" w:type="auto"/>
            <w:tcBorders>
              <w:bottom w:val="nil"/>
            </w:tcBorders>
          </w:tcPr>
          <w:p w14:paraId="198A8E1E" w14:textId="47B1BABE" w:rsidR="002E4986" w:rsidRDefault="002E4986" w:rsidP="00867200">
            <w:pPr>
              <w:pStyle w:val="Compact"/>
              <w:jc w:val="both"/>
              <w:rPr>
                <w:ins w:id="730" w:author="Administrator" w:date="2023-08-28T13:10:00Z"/>
                <w:rFonts w:ascii="Times New Roman" w:hAnsi="Times New Roman" w:cs="Times New Roman"/>
              </w:rPr>
            </w:pPr>
            <w:ins w:id="731" w:author="Administrator" w:date="2023-08-28T13:10:00Z">
              <w:r>
                <w:rPr>
                  <w:rFonts w:ascii="Times New Roman" w:hAnsi="Times New Roman" w:cs="Times New Roman"/>
                </w:rPr>
                <w:t>Shape</w:t>
              </w:r>
            </w:ins>
          </w:p>
        </w:tc>
        <w:tc>
          <w:tcPr>
            <w:tcW w:w="0" w:type="auto"/>
            <w:tcBorders>
              <w:bottom w:val="nil"/>
            </w:tcBorders>
          </w:tcPr>
          <w:p w14:paraId="737AE24C" w14:textId="77777777" w:rsidR="002E4986" w:rsidRDefault="002E4986" w:rsidP="00867200">
            <w:pPr>
              <w:pStyle w:val="Compact"/>
              <w:jc w:val="both"/>
              <w:rPr>
                <w:ins w:id="732" w:author="Administrator" w:date="2023-08-28T13:10:00Z"/>
                <w:rFonts w:ascii="Times New Roman" w:hAnsi="Times New Roman" w:cs="Times New Roman"/>
              </w:rPr>
            </w:pPr>
          </w:p>
        </w:tc>
        <w:tc>
          <w:tcPr>
            <w:tcW w:w="0" w:type="auto"/>
            <w:tcBorders>
              <w:bottom w:val="nil"/>
            </w:tcBorders>
          </w:tcPr>
          <w:p w14:paraId="4C486FCD" w14:textId="77777777" w:rsidR="002E4986" w:rsidRDefault="002E4986" w:rsidP="00867200">
            <w:pPr>
              <w:pStyle w:val="Compact"/>
              <w:jc w:val="both"/>
              <w:rPr>
                <w:ins w:id="733" w:author="Administrator" w:date="2023-08-28T13:10:00Z"/>
                <w:rFonts w:ascii="Times New Roman" w:hAnsi="Times New Roman" w:cs="Times New Roman"/>
              </w:rPr>
            </w:pPr>
          </w:p>
        </w:tc>
        <w:tc>
          <w:tcPr>
            <w:tcW w:w="0" w:type="auto"/>
            <w:tcBorders>
              <w:bottom w:val="nil"/>
            </w:tcBorders>
          </w:tcPr>
          <w:p w14:paraId="11F5DE6C" w14:textId="77777777" w:rsidR="002E4986" w:rsidRPr="00265390" w:rsidRDefault="002E4986" w:rsidP="00867200">
            <w:pPr>
              <w:pStyle w:val="Compact"/>
              <w:jc w:val="both"/>
              <w:rPr>
                <w:ins w:id="734" w:author="Administrator" w:date="2023-08-28T13:10:00Z"/>
                <w:rFonts w:ascii="Times New Roman" w:hAnsi="Times New Roman" w:cs="Times New Roman"/>
                <w:b/>
                <w:bCs/>
              </w:rPr>
            </w:pPr>
          </w:p>
        </w:tc>
      </w:tr>
      <w:tr w:rsidR="00BF1E51" w:rsidRPr="00265390" w14:paraId="061F334D" w14:textId="77777777" w:rsidTr="00867200">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bottom w:val="nil"/>
            </w:tcBorders>
          </w:tcPr>
          <w:p w14:paraId="24709B5C" w14:textId="77777777" w:rsidR="00BF1E51" w:rsidRPr="00265390" w:rsidRDefault="00BF1E51" w:rsidP="00867200">
            <w:pPr>
              <w:pStyle w:val="Compact"/>
              <w:jc w:val="both"/>
              <w:rPr>
                <w:moveTo w:id="735" w:author="Administrator" w:date="2023-08-28T11:34:00Z"/>
                <w:rFonts w:ascii="Times New Roman" w:hAnsi="Times New Roman" w:cs="Times New Roman"/>
                <w:b/>
                <w:bCs/>
              </w:rPr>
            </w:pPr>
            <w:commentRangeStart w:id="736"/>
            <w:moveTo w:id="737" w:author="Administrator" w:date="2023-08-28T11:34:00Z">
              <w:r w:rsidRPr="00265390">
                <w:rPr>
                  <w:rFonts w:ascii="Times New Roman" w:hAnsi="Times New Roman" w:cs="Times New Roman"/>
                </w:rPr>
                <w:t xml:space="preserve">TL </w:t>
              </w:r>
            </w:moveTo>
            <w:commentRangeEnd w:id="736"/>
            <w:r w:rsidR="008954F7">
              <w:rPr>
                <w:rStyle w:val="CommentReference"/>
                <w:rFonts w:ascii="Calibri" w:eastAsia="Times New Roman" w:hAnsi="Calibri" w:cs="Times New Roman"/>
                <w:lang w:val="en-GB" w:eastAsia="en-GB"/>
              </w:rPr>
              <w:commentReference w:id="736"/>
            </w:r>
            <w:moveTo w:id="738" w:author="Administrator" w:date="2023-08-28T11:34:00Z">
              <w:r w:rsidRPr="00265390">
                <w:rPr>
                  <w:rFonts w:ascii="Times New Roman" w:hAnsi="Times New Roman" w:cs="Times New Roman"/>
                </w:rPr>
                <w:t>(µm)</w:t>
              </w:r>
            </w:moveTo>
          </w:p>
        </w:tc>
        <w:tc>
          <w:tcPr>
            <w:tcW w:w="0" w:type="auto"/>
            <w:tcBorders>
              <w:top w:val="nil"/>
              <w:bottom w:val="nil"/>
            </w:tcBorders>
          </w:tcPr>
          <w:p w14:paraId="0F04DC3C" w14:textId="77777777" w:rsidR="00BF1E51" w:rsidRPr="00265390" w:rsidRDefault="00BF1E51" w:rsidP="00867200">
            <w:pPr>
              <w:pStyle w:val="Compact"/>
              <w:jc w:val="both"/>
              <w:rPr>
                <w:moveTo w:id="739" w:author="Administrator" w:date="2023-08-28T11:34:00Z"/>
                <w:rFonts w:ascii="Times New Roman" w:hAnsi="Times New Roman" w:cs="Times New Roman"/>
                <w:b/>
                <w:bCs/>
              </w:rPr>
            </w:pPr>
            <w:moveTo w:id="740" w:author="Administrator" w:date="2023-08-28T11:34:00Z">
              <w:r w:rsidRPr="00265390">
                <w:rPr>
                  <w:rFonts w:ascii="Times New Roman" w:hAnsi="Times New Roman" w:cs="Times New Roman"/>
                </w:rPr>
                <w:t>74,000±1,414</w:t>
              </w:r>
            </w:moveTo>
          </w:p>
        </w:tc>
        <w:tc>
          <w:tcPr>
            <w:tcW w:w="0" w:type="auto"/>
            <w:tcBorders>
              <w:top w:val="nil"/>
              <w:bottom w:val="nil"/>
            </w:tcBorders>
          </w:tcPr>
          <w:p w14:paraId="4881AC09" w14:textId="77777777" w:rsidR="00BF1E51" w:rsidRPr="00265390" w:rsidRDefault="00BF1E51" w:rsidP="00867200">
            <w:pPr>
              <w:pStyle w:val="Compact"/>
              <w:jc w:val="both"/>
              <w:rPr>
                <w:moveTo w:id="741" w:author="Administrator" w:date="2023-08-28T11:34:00Z"/>
                <w:rFonts w:ascii="Times New Roman" w:hAnsi="Times New Roman" w:cs="Times New Roman"/>
                <w:b/>
                <w:bCs/>
              </w:rPr>
            </w:pPr>
            <w:moveTo w:id="742" w:author="Administrator" w:date="2023-08-28T11:34:00Z">
              <w:r w:rsidRPr="00265390">
                <w:rPr>
                  <w:rFonts w:ascii="Times New Roman" w:hAnsi="Times New Roman" w:cs="Times New Roman"/>
                </w:rPr>
                <w:t>77,625±22,884</w:t>
              </w:r>
            </w:moveTo>
          </w:p>
        </w:tc>
        <w:tc>
          <w:tcPr>
            <w:tcW w:w="0" w:type="auto"/>
            <w:tcBorders>
              <w:top w:val="nil"/>
              <w:bottom w:val="nil"/>
            </w:tcBorders>
          </w:tcPr>
          <w:p w14:paraId="31B19EA0" w14:textId="77777777" w:rsidR="00BF1E51" w:rsidRPr="00265390" w:rsidRDefault="00BF1E51" w:rsidP="00867200">
            <w:pPr>
              <w:pStyle w:val="Compact"/>
              <w:jc w:val="both"/>
              <w:rPr>
                <w:moveTo w:id="743" w:author="Administrator" w:date="2023-08-28T11:34:00Z"/>
                <w:rFonts w:ascii="Times New Roman" w:hAnsi="Times New Roman" w:cs="Times New Roman"/>
                <w:b/>
                <w:bCs/>
              </w:rPr>
            </w:pPr>
            <w:moveTo w:id="744" w:author="Administrator" w:date="2023-08-28T11:34:00Z">
              <w:r w:rsidRPr="00265390">
                <w:rPr>
                  <w:rFonts w:ascii="Times New Roman" w:hAnsi="Times New Roman" w:cs="Times New Roman"/>
                </w:rPr>
                <w:t>&gt;0.9</w:t>
              </w:r>
            </w:moveTo>
          </w:p>
        </w:tc>
      </w:tr>
      <w:tr w:rsidR="00BF1E51" w:rsidRPr="00265390" w14:paraId="682D9FDE" w14:textId="77777777" w:rsidTr="00867200">
        <w:tc>
          <w:tcPr>
            <w:tcW w:w="0" w:type="auto"/>
            <w:tcBorders>
              <w:top w:val="nil"/>
            </w:tcBorders>
          </w:tcPr>
          <w:p w14:paraId="75FFB5E9" w14:textId="77777777" w:rsidR="00BF1E51" w:rsidRPr="00265390" w:rsidRDefault="00BF1E51" w:rsidP="00867200">
            <w:pPr>
              <w:pStyle w:val="Compact"/>
              <w:jc w:val="both"/>
              <w:rPr>
                <w:moveTo w:id="745" w:author="Administrator" w:date="2023-08-28T11:34:00Z"/>
                <w:rFonts w:ascii="Times New Roman" w:hAnsi="Times New Roman" w:cs="Times New Roman"/>
              </w:rPr>
            </w:pPr>
            <w:commentRangeStart w:id="746"/>
            <w:moveTo w:id="747" w:author="Administrator" w:date="2023-08-28T11:34:00Z">
              <w:r w:rsidRPr="00265390">
                <w:rPr>
                  <w:rFonts w:ascii="Times New Roman" w:hAnsi="Times New Roman" w:cs="Times New Roman"/>
                </w:rPr>
                <w:t xml:space="preserve">OI </w:t>
              </w:r>
            </w:moveTo>
            <w:commentRangeEnd w:id="746"/>
            <w:r>
              <w:rPr>
                <w:rStyle w:val="CommentReference"/>
                <w:rFonts w:ascii="Calibri" w:eastAsia="Times New Roman" w:hAnsi="Calibri" w:cs="Times New Roman"/>
                <w:lang w:val="en-GB" w:eastAsia="en-GB"/>
              </w:rPr>
              <w:commentReference w:id="746"/>
            </w:r>
            <w:moveTo w:id="748" w:author="Administrator" w:date="2023-08-28T11:34:00Z">
              <w:r w:rsidRPr="00265390">
                <w:rPr>
                  <w:rFonts w:ascii="Times New Roman" w:hAnsi="Times New Roman" w:cs="Times New Roman"/>
                </w:rPr>
                <w:t>(µm)</w:t>
              </w:r>
            </w:moveTo>
          </w:p>
        </w:tc>
        <w:tc>
          <w:tcPr>
            <w:tcW w:w="0" w:type="auto"/>
            <w:tcBorders>
              <w:top w:val="nil"/>
            </w:tcBorders>
          </w:tcPr>
          <w:p w14:paraId="6DF29A89" w14:textId="77777777" w:rsidR="00BF1E51" w:rsidRPr="00265390" w:rsidRDefault="00BF1E51" w:rsidP="00867200">
            <w:pPr>
              <w:pStyle w:val="Compact"/>
              <w:jc w:val="both"/>
              <w:rPr>
                <w:moveTo w:id="749" w:author="Administrator" w:date="2023-08-28T11:34:00Z"/>
                <w:rFonts w:ascii="Times New Roman" w:hAnsi="Times New Roman" w:cs="Times New Roman"/>
              </w:rPr>
            </w:pPr>
            <w:moveTo w:id="750" w:author="Administrator" w:date="2023-08-28T11:34:00Z">
              <w:r w:rsidRPr="00265390">
                <w:rPr>
                  <w:rFonts w:ascii="Times New Roman" w:hAnsi="Times New Roman" w:cs="Times New Roman"/>
                </w:rPr>
                <w:t>4.82±2.18</w:t>
              </w:r>
            </w:moveTo>
          </w:p>
        </w:tc>
        <w:tc>
          <w:tcPr>
            <w:tcW w:w="0" w:type="auto"/>
            <w:tcBorders>
              <w:top w:val="nil"/>
            </w:tcBorders>
          </w:tcPr>
          <w:p w14:paraId="0F1F7362" w14:textId="77777777" w:rsidR="00BF1E51" w:rsidRPr="00265390" w:rsidRDefault="00BF1E51" w:rsidP="00867200">
            <w:pPr>
              <w:pStyle w:val="Compact"/>
              <w:jc w:val="both"/>
              <w:rPr>
                <w:moveTo w:id="751" w:author="Administrator" w:date="2023-08-28T11:34:00Z"/>
                <w:rFonts w:ascii="Times New Roman" w:hAnsi="Times New Roman" w:cs="Times New Roman"/>
              </w:rPr>
            </w:pPr>
            <w:moveTo w:id="752" w:author="Administrator" w:date="2023-08-28T11:34:00Z">
              <w:r w:rsidRPr="00265390">
                <w:rPr>
                  <w:rFonts w:ascii="Times New Roman" w:hAnsi="Times New Roman" w:cs="Times New Roman"/>
                </w:rPr>
                <w:t>5.18±2.51</w:t>
              </w:r>
            </w:moveTo>
          </w:p>
        </w:tc>
        <w:tc>
          <w:tcPr>
            <w:tcW w:w="0" w:type="auto"/>
            <w:tcBorders>
              <w:top w:val="nil"/>
            </w:tcBorders>
          </w:tcPr>
          <w:p w14:paraId="449A2296" w14:textId="77777777" w:rsidR="00BF1E51" w:rsidRPr="00265390" w:rsidRDefault="00BF1E51" w:rsidP="00867200">
            <w:pPr>
              <w:pStyle w:val="Compact"/>
              <w:jc w:val="both"/>
              <w:rPr>
                <w:moveTo w:id="753" w:author="Administrator" w:date="2023-08-28T11:34:00Z"/>
                <w:rFonts w:ascii="Times New Roman" w:hAnsi="Times New Roman" w:cs="Times New Roman"/>
              </w:rPr>
            </w:pPr>
            <w:moveTo w:id="754" w:author="Administrator" w:date="2023-08-28T11:34:00Z">
              <w:r w:rsidRPr="00265390">
                <w:rPr>
                  <w:rFonts w:ascii="Times New Roman" w:hAnsi="Times New Roman" w:cs="Times New Roman"/>
                </w:rPr>
                <w:t>0.9</w:t>
              </w:r>
            </w:moveTo>
          </w:p>
        </w:tc>
      </w:tr>
      <w:tr w:rsidR="00BF1E51" w:rsidRPr="00265390" w14:paraId="595D349F" w14:textId="77777777" w:rsidTr="00867200">
        <w:tc>
          <w:tcPr>
            <w:tcW w:w="0" w:type="auto"/>
          </w:tcPr>
          <w:p w14:paraId="395AFD83" w14:textId="77777777" w:rsidR="00BF1E51" w:rsidRPr="00265390" w:rsidRDefault="00BF1E51" w:rsidP="00867200">
            <w:pPr>
              <w:pStyle w:val="Compact"/>
              <w:jc w:val="both"/>
              <w:rPr>
                <w:moveTo w:id="755" w:author="Administrator" w:date="2023-08-28T11:34:00Z"/>
                <w:rFonts w:ascii="Times New Roman" w:hAnsi="Times New Roman" w:cs="Times New Roman"/>
              </w:rPr>
            </w:pPr>
            <w:commentRangeStart w:id="756"/>
            <w:moveTo w:id="757" w:author="Administrator" w:date="2023-08-28T11:34:00Z">
              <w:r w:rsidRPr="00265390">
                <w:rPr>
                  <w:rFonts w:ascii="Times New Roman" w:hAnsi="Times New Roman" w:cs="Times New Roman"/>
                </w:rPr>
                <w:t xml:space="preserve">EI </w:t>
              </w:r>
            </w:moveTo>
            <w:commentRangeEnd w:id="756"/>
            <w:r w:rsidR="00DB3D35">
              <w:rPr>
                <w:rStyle w:val="CommentReference"/>
                <w:rFonts w:ascii="Calibri" w:eastAsia="Times New Roman" w:hAnsi="Calibri" w:cs="Times New Roman"/>
                <w:lang w:val="en-GB" w:eastAsia="en-GB"/>
              </w:rPr>
              <w:commentReference w:id="756"/>
            </w:r>
            <w:moveTo w:id="758" w:author="Administrator" w:date="2023-08-28T11:34:00Z">
              <w:r w:rsidRPr="00265390">
                <w:rPr>
                  <w:rFonts w:ascii="Times New Roman" w:hAnsi="Times New Roman" w:cs="Times New Roman"/>
                </w:rPr>
                <w:t>(µm)</w:t>
              </w:r>
            </w:moveTo>
          </w:p>
        </w:tc>
        <w:tc>
          <w:tcPr>
            <w:tcW w:w="0" w:type="auto"/>
          </w:tcPr>
          <w:p w14:paraId="72BC59B6" w14:textId="77777777" w:rsidR="00BF1E51" w:rsidRPr="00265390" w:rsidRDefault="00BF1E51" w:rsidP="00867200">
            <w:pPr>
              <w:pStyle w:val="Compact"/>
              <w:jc w:val="both"/>
              <w:rPr>
                <w:moveTo w:id="759" w:author="Administrator" w:date="2023-08-28T11:34:00Z"/>
                <w:rFonts w:ascii="Times New Roman" w:hAnsi="Times New Roman" w:cs="Times New Roman"/>
              </w:rPr>
            </w:pPr>
            <w:moveTo w:id="760" w:author="Administrator" w:date="2023-08-28T11:34:00Z">
              <w:r w:rsidRPr="00265390">
                <w:rPr>
                  <w:rFonts w:ascii="Times New Roman" w:hAnsi="Times New Roman" w:cs="Times New Roman"/>
                </w:rPr>
                <w:t>796±603</w:t>
              </w:r>
            </w:moveTo>
          </w:p>
        </w:tc>
        <w:tc>
          <w:tcPr>
            <w:tcW w:w="0" w:type="auto"/>
          </w:tcPr>
          <w:p w14:paraId="3ECA9420" w14:textId="77777777" w:rsidR="00BF1E51" w:rsidRPr="00265390" w:rsidRDefault="00BF1E51" w:rsidP="00867200">
            <w:pPr>
              <w:pStyle w:val="Compact"/>
              <w:jc w:val="both"/>
              <w:rPr>
                <w:moveTo w:id="761" w:author="Administrator" w:date="2023-08-28T11:34:00Z"/>
                <w:rFonts w:ascii="Times New Roman" w:hAnsi="Times New Roman" w:cs="Times New Roman"/>
              </w:rPr>
            </w:pPr>
            <w:moveTo w:id="762" w:author="Administrator" w:date="2023-08-28T11:34:00Z">
              <w:r w:rsidRPr="00265390">
                <w:rPr>
                  <w:rFonts w:ascii="Times New Roman" w:hAnsi="Times New Roman" w:cs="Times New Roman"/>
                </w:rPr>
                <w:t>312±185</w:t>
              </w:r>
            </w:moveTo>
          </w:p>
        </w:tc>
        <w:tc>
          <w:tcPr>
            <w:tcW w:w="0" w:type="auto"/>
          </w:tcPr>
          <w:p w14:paraId="7CA176F3" w14:textId="77777777" w:rsidR="00BF1E51" w:rsidRPr="00265390" w:rsidRDefault="00BF1E51" w:rsidP="00867200">
            <w:pPr>
              <w:pStyle w:val="Compact"/>
              <w:jc w:val="both"/>
              <w:rPr>
                <w:moveTo w:id="763" w:author="Administrator" w:date="2023-08-28T11:34:00Z"/>
                <w:rFonts w:ascii="Times New Roman" w:hAnsi="Times New Roman" w:cs="Times New Roman"/>
              </w:rPr>
            </w:pPr>
            <w:moveTo w:id="764" w:author="Administrator" w:date="2023-08-28T11:34:00Z">
              <w:r w:rsidRPr="00265390">
                <w:rPr>
                  <w:rFonts w:ascii="Times New Roman" w:hAnsi="Times New Roman" w:cs="Times New Roman"/>
                </w:rPr>
                <w:t>0.089</w:t>
              </w:r>
            </w:moveTo>
          </w:p>
        </w:tc>
      </w:tr>
      <w:tr w:rsidR="00BF1E51" w:rsidRPr="00265390" w14:paraId="33F2CF68" w14:textId="77777777" w:rsidTr="00867200">
        <w:tc>
          <w:tcPr>
            <w:tcW w:w="0" w:type="auto"/>
          </w:tcPr>
          <w:p w14:paraId="67B8AAC6" w14:textId="77777777" w:rsidR="00BF1E51" w:rsidRPr="00265390" w:rsidRDefault="00BF1E51" w:rsidP="00867200">
            <w:pPr>
              <w:pStyle w:val="Compact"/>
              <w:jc w:val="both"/>
              <w:rPr>
                <w:moveTo w:id="765" w:author="Administrator" w:date="2023-08-28T11:34:00Z"/>
                <w:rFonts w:ascii="Times New Roman" w:hAnsi="Times New Roman" w:cs="Times New Roman"/>
              </w:rPr>
            </w:pPr>
            <w:moveTo w:id="766" w:author="Administrator" w:date="2023-08-28T11:34:00Z">
              <w:r w:rsidRPr="00265390">
                <w:rPr>
                  <w:rFonts w:ascii="Times New Roman" w:hAnsi="Times New Roman" w:cs="Times New Roman"/>
                </w:rPr>
                <w:t xml:space="preserve">DF to </w:t>
              </w:r>
              <w:commentRangeStart w:id="767"/>
              <w:r w:rsidRPr="00265390">
                <w:rPr>
                  <w:rFonts w:ascii="Times New Roman" w:hAnsi="Times New Roman" w:cs="Times New Roman"/>
                </w:rPr>
                <w:t xml:space="preserve">AF </w:t>
              </w:r>
            </w:moveTo>
            <w:commentRangeEnd w:id="767"/>
            <w:r w:rsidR="00DB3D35">
              <w:rPr>
                <w:rStyle w:val="CommentReference"/>
                <w:rFonts w:ascii="Calibri" w:eastAsia="Times New Roman" w:hAnsi="Calibri" w:cs="Times New Roman"/>
                <w:lang w:val="en-GB" w:eastAsia="en-GB"/>
              </w:rPr>
              <w:commentReference w:id="767"/>
            </w:r>
            <w:moveTo w:id="768" w:author="Administrator" w:date="2023-08-28T11:34:00Z">
              <w:r w:rsidRPr="00265390">
                <w:rPr>
                  <w:rFonts w:ascii="Times New Roman" w:hAnsi="Times New Roman" w:cs="Times New Roman"/>
                </w:rPr>
                <w:t>(µm)</w:t>
              </w:r>
            </w:moveTo>
          </w:p>
        </w:tc>
        <w:tc>
          <w:tcPr>
            <w:tcW w:w="0" w:type="auto"/>
          </w:tcPr>
          <w:p w14:paraId="327C672A" w14:textId="77777777" w:rsidR="00BF1E51" w:rsidRPr="00265390" w:rsidRDefault="00BF1E51" w:rsidP="00867200">
            <w:pPr>
              <w:pStyle w:val="Compact"/>
              <w:jc w:val="both"/>
              <w:rPr>
                <w:moveTo w:id="769" w:author="Administrator" w:date="2023-08-28T11:34:00Z"/>
                <w:rFonts w:ascii="Times New Roman" w:hAnsi="Times New Roman" w:cs="Times New Roman"/>
              </w:rPr>
            </w:pPr>
            <w:moveTo w:id="770" w:author="Administrator" w:date="2023-08-28T11:34:00Z">
              <w:r w:rsidRPr="00265390">
                <w:rPr>
                  <w:rFonts w:ascii="Times New Roman" w:hAnsi="Times New Roman" w:cs="Times New Roman"/>
                </w:rPr>
                <w:t>131±101</w:t>
              </w:r>
            </w:moveTo>
          </w:p>
        </w:tc>
        <w:tc>
          <w:tcPr>
            <w:tcW w:w="0" w:type="auto"/>
          </w:tcPr>
          <w:p w14:paraId="698E8C0C" w14:textId="77777777" w:rsidR="00BF1E51" w:rsidRPr="00265390" w:rsidRDefault="00BF1E51" w:rsidP="00867200">
            <w:pPr>
              <w:pStyle w:val="Compact"/>
              <w:jc w:val="both"/>
              <w:rPr>
                <w:moveTo w:id="771" w:author="Administrator" w:date="2023-08-28T11:34:00Z"/>
                <w:rFonts w:ascii="Times New Roman" w:hAnsi="Times New Roman" w:cs="Times New Roman"/>
              </w:rPr>
            </w:pPr>
            <w:moveTo w:id="772" w:author="Administrator" w:date="2023-08-28T11:34:00Z">
              <w:r w:rsidRPr="00265390">
                <w:rPr>
                  <w:rFonts w:ascii="Times New Roman" w:hAnsi="Times New Roman" w:cs="Times New Roman"/>
                </w:rPr>
                <w:t>294±126</w:t>
              </w:r>
            </w:moveTo>
          </w:p>
        </w:tc>
        <w:tc>
          <w:tcPr>
            <w:tcW w:w="0" w:type="auto"/>
          </w:tcPr>
          <w:p w14:paraId="1C9FA7BD" w14:textId="77777777" w:rsidR="00BF1E51" w:rsidRPr="00265390" w:rsidRDefault="00BF1E51" w:rsidP="00867200">
            <w:pPr>
              <w:pStyle w:val="Compact"/>
              <w:jc w:val="both"/>
              <w:rPr>
                <w:moveTo w:id="773" w:author="Administrator" w:date="2023-08-28T11:34:00Z"/>
                <w:rFonts w:ascii="Times New Roman" w:hAnsi="Times New Roman" w:cs="Times New Roman"/>
              </w:rPr>
            </w:pPr>
            <w:moveTo w:id="774" w:author="Administrator" w:date="2023-08-28T11:34:00Z">
              <w:r w:rsidRPr="00265390">
                <w:rPr>
                  <w:rFonts w:ascii="Times New Roman" w:hAnsi="Times New Roman" w:cs="Times New Roman"/>
                </w:rPr>
                <w:t>0.2</w:t>
              </w:r>
            </w:moveTo>
          </w:p>
        </w:tc>
      </w:tr>
      <w:moveToRangeEnd w:id="607"/>
    </w:tbl>
    <w:p w14:paraId="6903BE74" w14:textId="77777777" w:rsidR="00BF1E51" w:rsidRDefault="00BF1E51" w:rsidP="00043A6B">
      <w:pPr>
        <w:spacing w:line="480" w:lineRule="auto"/>
        <w:jc w:val="both"/>
        <w:rPr>
          <w:rFonts w:ascii="Times New Roman" w:hAnsi="Times New Roman"/>
          <w:color w:val="000000" w:themeColor="text1"/>
          <w:sz w:val="24"/>
          <w:szCs w:val="24"/>
        </w:rPr>
      </w:pPr>
    </w:p>
    <w:p w14:paraId="5538F5F6" w14:textId="6E6C8063" w:rsidR="00043A6B" w:rsidDel="00F142A7" w:rsidRDefault="00DB2602" w:rsidP="00043A6B">
      <w:pPr>
        <w:spacing w:line="480" w:lineRule="auto"/>
        <w:jc w:val="both"/>
        <w:rPr>
          <w:del w:id="775" w:author="Administrator" w:date="2023-08-28T12:22:00Z"/>
          <w:rFonts w:ascii="Times New Roman" w:hAnsi="Times New Roman"/>
          <w:color w:val="000000" w:themeColor="text1"/>
          <w:sz w:val="24"/>
          <w:szCs w:val="24"/>
        </w:rPr>
      </w:pPr>
      <w:del w:id="776" w:author="Administrator" w:date="2023-08-28T12:22:00Z">
        <w:r w:rsidDel="00F142A7">
          <w:rPr>
            <w:rFonts w:ascii="Times New Roman" w:hAnsi="Times New Roman"/>
            <w:color w:val="000000" w:themeColor="text1"/>
            <w:sz w:val="24"/>
            <w:szCs w:val="24"/>
          </w:rPr>
          <w:delText>Annual occurrence of juvenile anguillid eels showed that t</w:delText>
        </w:r>
        <w:r w:rsidR="00043A6B" w:rsidDel="00F142A7">
          <w:rPr>
            <w:rFonts w:ascii="Times New Roman" w:hAnsi="Times New Roman"/>
            <w:color w:val="000000" w:themeColor="text1"/>
            <w:sz w:val="24"/>
            <w:szCs w:val="24"/>
          </w:rPr>
          <w:delText xml:space="preserve">he highest </w:delText>
        </w:r>
        <w:commentRangeStart w:id="777"/>
        <w:r w:rsidR="00043A6B" w:rsidDel="00F142A7">
          <w:rPr>
            <w:rFonts w:ascii="Times New Roman" w:hAnsi="Times New Roman"/>
            <w:color w:val="000000" w:themeColor="text1"/>
            <w:sz w:val="24"/>
            <w:szCs w:val="24"/>
          </w:rPr>
          <w:delText xml:space="preserve">number </w:delText>
        </w:r>
        <w:commentRangeEnd w:id="777"/>
        <w:r w:rsidR="00B6469F" w:rsidDel="00F142A7">
          <w:rPr>
            <w:rStyle w:val="CommentReference"/>
          </w:rPr>
          <w:commentReference w:id="777"/>
        </w:r>
        <w:r w:rsidR="00043A6B" w:rsidDel="00F142A7">
          <w:rPr>
            <w:rFonts w:ascii="Times New Roman" w:hAnsi="Times New Roman"/>
            <w:color w:val="000000" w:themeColor="text1"/>
            <w:sz w:val="24"/>
            <w:szCs w:val="24"/>
          </w:rPr>
          <w:delText xml:space="preserve">of juvenile anguillid eels were caught </w:delText>
        </w:r>
      </w:del>
      <w:del w:id="778" w:author="Administrator" w:date="2023-08-28T10:51:00Z">
        <w:r w:rsidR="00043A6B" w:rsidDel="00B6469F">
          <w:rPr>
            <w:rFonts w:ascii="Times New Roman" w:hAnsi="Times New Roman"/>
            <w:color w:val="000000" w:themeColor="text1"/>
            <w:sz w:val="24"/>
            <w:szCs w:val="24"/>
          </w:rPr>
          <w:delText>during the month of</w:delText>
        </w:r>
      </w:del>
      <w:del w:id="779" w:author="Administrator" w:date="2023-08-28T12:22:00Z">
        <w:r w:rsidR="00043A6B" w:rsidDel="00F142A7">
          <w:rPr>
            <w:rFonts w:ascii="Times New Roman" w:hAnsi="Times New Roman"/>
            <w:color w:val="000000" w:themeColor="text1"/>
            <w:sz w:val="24"/>
            <w:szCs w:val="24"/>
          </w:rPr>
          <w:delText xml:space="preserve"> August (n=41) (</w:delText>
        </w:r>
        <w:commentRangeStart w:id="780"/>
        <w:r w:rsidR="00043A6B" w:rsidDel="00F142A7">
          <w:rPr>
            <w:rFonts w:ascii="Times New Roman" w:hAnsi="Times New Roman"/>
            <w:color w:val="000000" w:themeColor="text1"/>
            <w:sz w:val="24"/>
            <w:szCs w:val="24"/>
          </w:rPr>
          <w:delText xml:space="preserve">Figure </w:delText>
        </w:r>
        <w:commentRangeEnd w:id="780"/>
        <w:r w:rsidR="00B6469F" w:rsidDel="00F142A7">
          <w:rPr>
            <w:rStyle w:val="CommentReference"/>
          </w:rPr>
          <w:commentReference w:id="780"/>
        </w:r>
        <w:r w:rsidR="008B152F" w:rsidDel="00F142A7">
          <w:rPr>
            <w:rFonts w:ascii="Times New Roman" w:hAnsi="Times New Roman"/>
            <w:color w:val="000000" w:themeColor="text1"/>
            <w:sz w:val="24"/>
            <w:szCs w:val="24"/>
          </w:rPr>
          <w:delText>8</w:delText>
        </w:r>
        <w:r w:rsidR="00043A6B" w:rsidDel="00F142A7">
          <w:rPr>
            <w:rFonts w:ascii="Times New Roman" w:hAnsi="Times New Roman"/>
            <w:color w:val="000000" w:themeColor="text1"/>
            <w:sz w:val="24"/>
            <w:szCs w:val="24"/>
          </w:rPr>
          <w:delText>). The month of July and September showed similar counts of juvenile anguillid eels caught (n=2)</w:delText>
        </w:r>
        <w:r w:rsidR="004661D9" w:rsidDel="00F142A7">
          <w:rPr>
            <w:rFonts w:ascii="Times New Roman" w:hAnsi="Times New Roman"/>
            <w:color w:val="000000" w:themeColor="text1"/>
            <w:sz w:val="24"/>
            <w:szCs w:val="24"/>
          </w:rPr>
          <w:delText xml:space="preserve"> while,</w:delText>
        </w:r>
        <w:r w:rsidR="00043A6B" w:rsidDel="00F142A7">
          <w:rPr>
            <w:rFonts w:ascii="Times New Roman" w:hAnsi="Times New Roman"/>
            <w:color w:val="000000" w:themeColor="text1"/>
            <w:sz w:val="24"/>
            <w:szCs w:val="24"/>
          </w:rPr>
          <w:delText xml:space="preserve"> </w:delText>
        </w:r>
        <w:r w:rsidR="004661D9" w:rsidDel="00F142A7">
          <w:rPr>
            <w:rFonts w:ascii="Times New Roman" w:hAnsi="Times New Roman"/>
            <w:color w:val="000000" w:themeColor="text1"/>
            <w:sz w:val="24"/>
            <w:szCs w:val="24"/>
          </w:rPr>
          <w:delText>t</w:delText>
        </w:r>
        <w:r w:rsidR="00043A6B" w:rsidDel="00F142A7">
          <w:rPr>
            <w:rFonts w:ascii="Times New Roman" w:hAnsi="Times New Roman"/>
            <w:color w:val="000000" w:themeColor="text1"/>
            <w:sz w:val="24"/>
            <w:szCs w:val="24"/>
          </w:rPr>
          <w:delText xml:space="preserve">he months of January, June and December showed no </w:delText>
        </w:r>
        <w:r w:rsidR="004661D9" w:rsidDel="00F142A7">
          <w:rPr>
            <w:rFonts w:ascii="Times New Roman" w:hAnsi="Times New Roman"/>
            <w:color w:val="000000" w:themeColor="text1"/>
            <w:sz w:val="24"/>
            <w:szCs w:val="24"/>
          </w:rPr>
          <w:delText>occurrence</w:delText>
        </w:r>
        <w:r w:rsidR="00043A6B" w:rsidDel="00F142A7">
          <w:rPr>
            <w:rFonts w:ascii="Times New Roman" w:hAnsi="Times New Roman"/>
            <w:color w:val="000000" w:themeColor="text1"/>
            <w:sz w:val="24"/>
            <w:szCs w:val="24"/>
          </w:rPr>
          <w:delText xml:space="preserve"> of juvenile anguillid eels. </w:delText>
        </w:r>
      </w:del>
    </w:p>
    <w:p w14:paraId="0540C339" w14:textId="287694BF" w:rsidR="00043A6B" w:rsidDel="00F142A7" w:rsidRDefault="00043A6B" w:rsidP="00043A6B">
      <w:pPr>
        <w:spacing w:line="480" w:lineRule="auto"/>
        <w:jc w:val="both"/>
        <w:rPr>
          <w:del w:id="781" w:author="Administrator" w:date="2023-08-28T12:22:00Z"/>
          <w:rFonts w:ascii="Times New Roman" w:hAnsi="Times New Roman"/>
          <w:color w:val="000000" w:themeColor="text1"/>
          <w:sz w:val="24"/>
          <w:szCs w:val="24"/>
        </w:rPr>
      </w:pPr>
      <w:del w:id="782" w:author="Administrator" w:date="2023-08-28T12:22:00Z">
        <w:r w:rsidDel="00F142A7">
          <w:rPr>
            <w:noProof/>
          </w:rPr>
          <w:drawing>
            <wp:inline distT="0" distB="0" distL="0" distR="0" wp14:anchorId="53316BC5" wp14:editId="2A004201">
              <wp:extent cx="5334000" cy="3394363"/>
              <wp:effectExtent l="0" t="0" r="0" b="0"/>
              <wp:docPr id="2015840673" name="Picture 2015840673"/>
              <wp:cNvGraphicFramePr/>
              <a:graphic xmlns:a="http://schemas.openxmlformats.org/drawingml/2006/main">
                <a:graphicData uri="http://schemas.openxmlformats.org/drawingml/2006/picture">
                  <pic:pic xmlns:pic="http://schemas.openxmlformats.org/drawingml/2006/picture">
                    <pic:nvPicPr>
                      <pic:cNvPr id="22" name="Picture" descr="Yearly-recruitment_files/figure-docx/unnamed-chunk-2-1.png"/>
                      <pic:cNvPicPr>
                        <a:picLocks noChangeAspect="1" noChangeArrowheads="1"/>
                      </pic:cNvPicPr>
                    </pic:nvPicPr>
                    <pic:blipFill>
                      <a:blip r:embed="rId26"/>
                      <a:stretch>
                        <a:fillRect/>
                      </a:stretch>
                    </pic:blipFill>
                    <pic:spPr bwMode="auto">
                      <a:xfrm>
                        <a:off x="0" y="0"/>
                        <a:ext cx="5334000" cy="3394363"/>
                      </a:xfrm>
                      <a:prstGeom prst="rect">
                        <a:avLst/>
                      </a:prstGeom>
                      <a:noFill/>
                      <a:ln w="9525">
                        <a:noFill/>
                        <a:headEnd/>
                        <a:tailEnd/>
                      </a:ln>
                    </pic:spPr>
                  </pic:pic>
                </a:graphicData>
              </a:graphic>
            </wp:inline>
          </w:drawing>
        </w:r>
      </w:del>
    </w:p>
    <w:p w14:paraId="2C1FCEC2" w14:textId="2002FD11" w:rsidR="00043A6B" w:rsidRPr="004661D9" w:rsidDel="00F142A7" w:rsidRDefault="00043A6B" w:rsidP="003570C6">
      <w:pPr>
        <w:pStyle w:val="ThesisFigures"/>
        <w:rPr>
          <w:del w:id="783" w:author="Administrator" w:date="2023-08-28T12:22:00Z"/>
          <w:color w:val="000000" w:themeColor="text1"/>
          <w:szCs w:val="18"/>
        </w:rPr>
      </w:pPr>
      <w:bookmarkStart w:id="784" w:name="_Toc144073198"/>
      <w:del w:id="785" w:author="Administrator" w:date="2023-08-28T12:22:00Z">
        <w:r w:rsidDel="00F142A7">
          <w:rPr>
            <w:color w:val="000000" w:themeColor="text1"/>
          </w:rPr>
          <w:delText xml:space="preserve">Figure </w:delText>
        </w:r>
        <w:r w:rsidR="008B152F" w:rsidDel="00F142A7">
          <w:rPr>
            <w:color w:val="000000" w:themeColor="text1"/>
          </w:rPr>
          <w:delText>8</w:delText>
        </w:r>
        <w:r w:rsidDel="00F142A7">
          <w:delText>:</w:delText>
        </w:r>
        <w:r w:rsidR="00DB2602" w:rsidDel="00F142A7">
          <w:delText xml:space="preserve"> </w:delText>
        </w:r>
        <w:commentRangeStart w:id="786"/>
        <w:r w:rsidR="00DB2602" w:rsidDel="00F142A7">
          <w:delText xml:space="preserve">Annual </w:delText>
        </w:r>
        <w:commentRangeEnd w:id="786"/>
        <w:r w:rsidR="00B6469F" w:rsidDel="00F142A7">
          <w:rPr>
            <w:rStyle w:val="CommentReference"/>
            <w:rFonts w:ascii="Calibri" w:hAnsi="Calibri"/>
            <w:iCs w:val="0"/>
          </w:rPr>
          <w:commentReference w:id="786"/>
        </w:r>
        <w:r w:rsidR="00DB2602" w:rsidDel="00F142A7">
          <w:delText xml:space="preserve">occurrence of </w:delText>
        </w:r>
        <w:r w:rsidDel="00F142A7">
          <w:delText>juvenile anguillid eels caught in the</w:delText>
        </w:r>
        <w:r w:rsidR="00A93377" w:rsidDel="00F142A7">
          <w:delText xml:space="preserve"> present study in the</w:delText>
        </w:r>
        <w:r w:rsidDel="00F142A7">
          <w:delText xml:space="preserve"> </w:delText>
        </w:r>
        <w:commentRangeStart w:id="787"/>
        <w:r w:rsidDel="00F142A7">
          <w:delText xml:space="preserve">Sabaki </w:delText>
        </w:r>
        <w:commentRangeEnd w:id="787"/>
        <w:r w:rsidR="00B6469F" w:rsidDel="00F142A7">
          <w:rPr>
            <w:rStyle w:val="CommentReference"/>
            <w:rFonts w:ascii="Calibri" w:hAnsi="Calibri"/>
            <w:iCs w:val="0"/>
          </w:rPr>
          <w:commentReference w:id="787"/>
        </w:r>
        <w:r w:rsidDel="00F142A7">
          <w:delText>Estuary</w:delText>
        </w:r>
        <w:bookmarkEnd w:id="784"/>
        <w:r w:rsidDel="00F142A7">
          <w:delText xml:space="preserve"> </w:delText>
        </w:r>
      </w:del>
    </w:p>
    <w:p w14:paraId="5B4BA611" w14:textId="7712F30F" w:rsidR="00043A6B" w:rsidRPr="0011581F" w:rsidDel="00F142A7" w:rsidRDefault="004661D9" w:rsidP="00043A6B">
      <w:pPr>
        <w:spacing w:line="480" w:lineRule="auto"/>
        <w:jc w:val="both"/>
        <w:rPr>
          <w:del w:id="788" w:author="Administrator" w:date="2023-08-28T12:22:00Z"/>
          <w:rFonts w:ascii="Times New Roman" w:hAnsi="Times New Roman"/>
          <w:color w:val="000000"/>
          <w:spacing w:val="2"/>
          <w:sz w:val="24"/>
          <w:szCs w:val="24"/>
          <w:shd w:val="clear" w:color="auto" w:fill="FFFFFF"/>
        </w:rPr>
      </w:pPr>
      <w:del w:id="789" w:author="Administrator" w:date="2023-08-28T10:57:00Z">
        <w:r w:rsidDel="00B6469F">
          <w:rPr>
            <w:rFonts w:ascii="Times New Roman" w:hAnsi="Times New Roman"/>
            <w:color w:val="000000"/>
            <w:spacing w:val="2"/>
            <w:sz w:val="24"/>
            <w:szCs w:val="24"/>
            <w:shd w:val="clear" w:color="auto" w:fill="FFFFFF"/>
          </w:rPr>
          <w:delText xml:space="preserve">Seasonal </w:delText>
        </w:r>
      </w:del>
      <w:del w:id="790" w:author="Administrator" w:date="2023-08-28T12:22:00Z">
        <w:r w:rsidDel="00F142A7">
          <w:rPr>
            <w:rFonts w:ascii="Times New Roman" w:hAnsi="Times New Roman"/>
            <w:color w:val="000000"/>
            <w:spacing w:val="2"/>
            <w:sz w:val="24"/>
            <w:szCs w:val="24"/>
            <w:shd w:val="clear" w:color="auto" w:fill="FFFFFF"/>
          </w:rPr>
          <w:delText>occurrence showed that</w:delText>
        </w:r>
        <w:r w:rsidR="00BB163D" w:rsidDel="00F142A7">
          <w:rPr>
            <w:rFonts w:ascii="Times New Roman" w:hAnsi="Times New Roman"/>
            <w:color w:val="000000"/>
            <w:spacing w:val="2"/>
            <w:sz w:val="24"/>
            <w:szCs w:val="24"/>
            <w:shd w:val="clear" w:color="auto" w:fill="FFFFFF"/>
          </w:rPr>
          <w:delText xml:space="preserve"> </w:delText>
        </w:r>
        <w:r w:rsidR="00043A6B" w:rsidDel="00F142A7">
          <w:rPr>
            <w:rFonts w:ascii="Times New Roman" w:hAnsi="Times New Roman"/>
            <w:color w:val="000000"/>
            <w:spacing w:val="2"/>
            <w:sz w:val="24"/>
            <w:szCs w:val="24"/>
            <w:shd w:val="clear" w:color="auto" w:fill="FFFFFF"/>
          </w:rPr>
          <w:delText xml:space="preserve">juvenile </w:delText>
        </w:r>
      </w:del>
      <w:del w:id="791" w:author="Administrator" w:date="2023-08-28T10:59:00Z">
        <w:r w:rsidR="00043A6B" w:rsidDel="00855E88">
          <w:rPr>
            <w:rFonts w:ascii="Times New Roman" w:hAnsi="Times New Roman"/>
            <w:color w:val="000000"/>
            <w:spacing w:val="2"/>
            <w:sz w:val="24"/>
            <w:szCs w:val="24"/>
            <w:shd w:val="clear" w:color="auto" w:fill="FFFFFF"/>
          </w:rPr>
          <w:delText xml:space="preserve">anguillid </w:delText>
        </w:r>
      </w:del>
      <w:del w:id="792" w:author="Administrator" w:date="2023-08-28T10:58:00Z">
        <w:r w:rsidR="00043A6B" w:rsidDel="00855E88">
          <w:rPr>
            <w:rFonts w:ascii="Times New Roman" w:hAnsi="Times New Roman"/>
            <w:color w:val="000000"/>
            <w:spacing w:val="2"/>
            <w:sz w:val="24"/>
            <w:szCs w:val="24"/>
            <w:shd w:val="clear" w:color="auto" w:fill="FFFFFF"/>
          </w:rPr>
          <w:delText xml:space="preserve">eels of </w:delText>
        </w:r>
      </w:del>
      <w:del w:id="793" w:author="Administrator" w:date="2023-08-28T12:22:00Z">
        <w:r w:rsidR="00043A6B" w:rsidRPr="00603F83" w:rsidDel="00F142A7">
          <w:rPr>
            <w:rFonts w:ascii="Times New Roman" w:hAnsi="Times New Roman"/>
            <w:i/>
            <w:iCs/>
            <w:color w:val="000000"/>
            <w:spacing w:val="2"/>
            <w:sz w:val="24"/>
            <w:szCs w:val="24"/>
            <w:shd w:val="clear" w:color="auto" w:fill="FFFFFF"/>
          </w:rPr>
          <w:delText>A. bengalensis</w:delText>
        </w:r>
        <w:r w:rsidR="00043A6B" w:rsidDel="00F142A7">
          <w:rPr>
            <w:rFonts w:ascii="Times New Roman" w:hAnsi="Times New Roman"/>
            <w:color w:val="000000"/>
            <w:spacing w:val="2"/>
            <w:sz w:val="24"/>
            <w:szCs w:val="24"/>
            <w:shd w:val="clear" w:color="auto" w:fill="FFFFFF"/>
          </w:rPr>
          <w:delText xml:space="preserve"> </w:delText>
        </w:r>
      </w:del>
      <w:del w:id="794" w:author="Administrator" w:date="2023-08-28T11:03:00Z">
        <w:r w:rsidR="00043A6B" w:rsidDel="00855E88">
          <w:rPr>
            <w:rFonts w:ascii="Times New Roman" w:hAnsi="Times New Roman"/>
            <w:color w:val="000000"/>
            <w:spacing w:val="2"/>
            <w:sz w:val="24"/>
            <w:szCs w:val="24"/>
            <w:shd w:val="clear" w:color="auto" w:fill="FFFFFF"/>
          </w:rPr>
          <w:delText xml:space="preserve">species </w:delText>
        </w:r>
      </w:del>
      <w:del w:id="795" w:author="Administrator" w:date="2023-08-28T10:58:00Z">
        <w:r w:rsidR="00043A6B" w:rsidDel="00855E88">
          <w:rPr>
            <w:rFonts w:ascii="Times New Roman" w:hAnsi="Times New Roman"/>
            <w:color w:val="000000"/>
            <w:spacing w:val="2"/>
            <w:sz w:val="24"/>
            <w:szCs w:val="24"/>
            <w:shd w:val="clear" w:color="auto" w:fill="FFFFFF"/>
          </w:rPr>
          <w:delText>had the highest</w:delText>
        </w:r>
      </w:del>
      <w:del w:id="796" w:author="Administrator" w:date="2023-08-28T12:22:00Z">
        <w:r w:rsidR="00043A6B" w:rsidDel="00F142A7">
          <w:rPr>
            <w:rFonts w:ascii="Times New Roman" w:hAnsi="Times New Roman"/>
            <w:color w:val="000000"/>
            <w:spacing w:val="2"/>
            <w:sz w:val="24"/>
            <w:szCs w:val="24"/>
            <w:shd w:val="clear" w:color="auto" w:fill="FFFFFF"/>
          </w:rPr>
          <w:delText xml:space="preserve"> abundan</w:delText>
        </w:r>
      </w:del>
      <w:del w:id="797" w:author="Administrator" w:date="2023-08-28T10:58:00Z">
        <w:r w:rsidR="00043A6B" w:rsidDel="00855E88">
          <w:rPr>
            <w:rFonts w:ascii="Times New Roman" w:hAnsi="Times New Roman"/>
            <w:color w:val="000000"/>
            <w:spacing w:val="2"/>
            <w:sz w:val="24"/>
            <w:szCs w:val="24"/>
            <w:shd w:val="clear" w:color="auto" w:fill="FFFFFF"/>
          </w:rPr>
          <w:delText>ce</w:delText>
        </w:r>
      </w:del>
      <w:del w:id="798" w:author="Administrator" w:date="2023-08-28T12:22:00Z">
        <w:r w:rsidR="00043A6B" w:rsidDel="00F142A7">
          <w:rPr>
            <w:rFonts w:ascii="Times New Roman" w:hAnsi="Times New Roman"/>
            <w:color w:val="000000"/>
            <w:spacing w:val="2"/>
            <w:sz w:val="24"/>
            <w:szCs w:val="24"/>
            <w:shd w:val="clear" w:color="auto" w:fill="FFFFFF"/>
          </w:rPr>
          <w:delText xml:space="preserve"> (n=63),</w:delText>
        </w:r>
        <w:r w:rsidR="00BB163D" w:rsidDel="00F142A7">
          <w:rPr>
            <w:rFonts w:ascii="Times New Roman" w:hAnsi="Times New Roman"/>
            <w:color w:val="000000"/>
            <w:spacing w:val="2"/>
            <w:sz w:val="24"/>
            <w:szCs w:val="24"/>
            <w:shd w:val="clear" w:color="auto" w:fill="FFFFFF"/>
          </w:rPr>
          <w:delText xml:space="preserve"> followed by</w:delText>
        </w:r>
        <w:r w:rsidR="00043A6B" w:rsidDel="00F142A7">
          <w:rPr>
            <w:rFonts w:ascii="Times New Roman" w:hAnsi="Times New Roman"/>
            <w:color w:val="000000"/>
            <w:spacing w:val="2"/>
            <w:sz w:val="24"/>
            <w:szCs w:val="24"/>
            <w:shd w:val="clear" w:color="auto" w:fill="FFFFFF"/>
          </w:rPr>
          <w:delText xml:space="preserve"> </w:delText>
        </w:r>
        <w:r w:rsidR="00043A6B" w:rsidRPr="00CE6E53" w:rsidDel="00F142A7">
          <w:rPr>
            <w:rFonts w:ascii="Times New Roman" w:hAnsi="Times New Roman"/>
            <w:i/>
            <w:iCs/>
            <w:color w:val="000000"/>
            <w:spacing w:val="2"/>
            <w:sz w:val="24"/>
            <w:szCs w:val="24"/>
            <w:shd w:val="clear" w:color="auto" w:fill="FFFFFF"/>
          </w:rPr>
          <w:delText>A. mossambica</w:delText>
        </w:r>
        <w:r w:rsidR="00043A6B" w:rsidDel="00F142A7">
          <w:rPr>
            <w:rFonts w:ascii="Times New Roman" w:hAnsi="Times New Roman"/>
            <w:color w:val="000000"/>
            <w:spacing w:val="2"/>
            <w:sz w:val="24"/>
            <w:szCs w:val="24"/>
            <w:shd w:val="clear" w:color="auto" w:fill="FFFFFF"/>
          </w:rPr>
          <w:delText xml:space="preserve"> (n=13), </w:delText>
        </w:r>
        <w:r w:rsidR="00BB163D" w:rsidDel="00F142A7">
          <w:rPr>
            <w:rFonts w:ascii="Times New Roman" w:hAnsi="Times New Roman"/>
            <w:color w:val="000000"/>
            <w:spacing w:val="2"/>
            <w:sz w:val="24"/>
            <w:szCs w:val="24"/>
            <w:shd w:val="clear" w:color="auto" w:fill="FFFFFF"/>
          </w:rPr>
          <w:delText xml:space="preserve">and </w:delText>
        </w:r>
        <w:r w:rsidR="00043A6B" w:rsidDel="00F142A7">
          <w:rPr>
            <w:rFonts w:ascii="Times New Roman" w:hAnsi="Times New Roman"/>
            <w:color w:val="000000"/>
            <w:spacing w:val="2"/>
            <w:sz w:val="24"/>
            <w:szCs w:val="24"/>
            <w:shd w:val="clear" w:color="auto" w:fill="FFFFFF"/>
          </w:rPr>
          <w:delText xml:space="preserve">while </w:delText>
        </w:r>
        <w:r w:rsidR="00043A6B" w:rsidRPr="00CE6E53" w:rsidDel="00F142A7">
          <w:rPr>
            <w:rFonts w:ascii="Times New Roman" w:hAnsi="Times New Roman"/>
            <w:i/>
            <w:iCs/>
            <w:color w:val="000000"/>
            <w:spacing w:val="2"/>
            <w:sz w:val="24"/>
            <w:szCs w:val="24"/>
            <w:shd w:val="clear" w:color="auto" w:fill="FFFFFF"/>
          </w:rPr>
          <w:delText>A. marmorata</w:delText>
        </w:r>
        <w:r w:rsidR="00043A6B" w:rsidDel="00F142A7">
          <w:rPr>
            <w:rFonts w:ascii="Times New Roman" w:hAnsi="Times New Roman"/>
            <w:color w:val="000000"/>
            <w:spacing w:val="2"/>
            <w:sz w:val="24"/>
            <w:szCs w:val="24"/>
            <w:shd w:val="clear" w:color="auto" w:fill="FFFFFF"/>
          </w:rPr>
          <w:delText xml:space="preserve"> showed the lowest abundance (n=2)</w:delText>
        </w:r>
        <w:r w:rsidR="00BB163D" w:rsidDel="00F142A7">
          <w:rPr>
            <w:rFonts w:ascii="Times New Roman" w:hAnsi="Times New Roman"/>
            <w:color w:val="000000"/>
            <w:spacing w:val="2"/>
            <w:sz w:val="24"/>
            <w:szCs w:val="24"/>
            <w:shd w:val="clear" w:color="auto" w:fill="FFFFFF"/>
          </w:rPr>
          <w:delText xml:space="preserve"> during the SEM season</w:delText>
        </w:r>
        <w:r w:rsidR="00043A6B" w:rsidDel="00F142A7">
          <w:rPr>
            <w:rFonts w:ascii="Times New Roman" w:hAnsi="Times New Roman"/>
            <w:color w:val="000000"/>
            <w:spacing w:val="2"/>
            <w:sz w:val="24"/>
            <w:szCs w:val="24"/>
            <w:shd w:val="clear" w:color="auto" w:fill="FFFFFF"/>
          </w:rPr>
          <w:delText xml:space="preserve">. During the NEM season, highest abundance of juvenile anguillids was observed with </w:delText>
        </w:r>
        <w:r w:rsidR="00043A6B" w:rsidRPr="00CE6E53" w:rsidDel="00F142A7">
          <w:rPr>
            <w:rFonts w:ascii="Times New Roman" w:hAnsi="Times New Roman"/>
            <w:i/>
            <w:iCs/>
            <w:color w:val="000000"/>
            <w:spacing w:val="2"/>
            <w:sz w:val="24"/>
            <w:szCs w:val="24"/>
            <w:shd w:val="clear" w:color="auto" w:fill="FFFFFF"/>
          </w:rPr>
          <w:delText>A. bengalensis</w:delText>
        </w:r>
        <w:r w:rsidR="00043A6B" w:rsidDel="00F142A7">
          <w:rPr>
            <w:rFonts w:ascii="Times New Roman" w:hAnsi="Times New Roman"/>
            <w:color w:val="000000"/>
            <w:spacing w:val="2"/>
            <w:sz w:val="24"/>
            <w:szCs w:val="24"/>
            <w:shd w:val="clear" w:color="auto" w:fill="FFFFFF"/>
          </w:rPr>
          <w:delText xml:space="preserve"> species while </w:delText>
        </w:r>
        <w:r w:rsidR="00043A6B" w:rsidRPr="00CE6E53" w:rsidDel="00F142A7">
          <w:rPr>
            <w:rFonts w:ascii="Times New Roman" w:hAnsi="Times New Roman"/>
            <w:i/>
            <w:iCs/>
            <w:color w:val="000000"/>
            <w:spacing w:val="2"/>
            <w:sz w:val="24"/>
            <w:szCs w:val="24"/>
            <w:shd w:val="clear" w:color="auto" w:fill="FFFFFF"/>
          </w:rPr>
          <w:delText>A. mossambica</w:delText>
        </w:r>
        <w:r w:rsidR="00043A6B" w:rsidDel="00F142A7">
          <w:rPr>
            <w:rFonts w:ascii="Times New Roman" w:hAnsi="Times New Roman"/>
            <w:color w:val="000000"/>
            <w:spacing w:val="2"/>
            <w:sz w:val="24"/>
            <w:szCs w:val="24"/>
            <w:shd w:val="clear" w:color="auto" w:fill="FFFFFF"/>
          </w:rPr>
          <w:delText xml:space="preserve"> showed the lowest abundance (n=2). The species </w:delText>
        </w:r>
        <w:r w:rsidR="00043A6B" w:rsidRPr="00CE6E53" w:rsidDel="00F142A7">
          <w:rPr>
            <w:rFonts w:ascii="Times New Roman" w:hAnsi="Times New Roman"/>
            <w:i/>
            <w:iCs/>
            <w:color w:val="000000"/>
            <w:spacing w:val="2"/>
            <w:sz w:val="24"/>
            <w:szCs w:val="24"/>
            <w:shd w:val="clear" w:color="auto" w:fill="FFFFFF"/>
          </w:rPr>
          <w:delText>A. marmorata</w:delText>
        </w:r>
        <w:r w:rsidR="00043A6B" w:rsidDel="00F142A7">
          <w:rPr>
            <w:rFonts w:ascii="Times New Roman" w:hAnsi="Times New Roman"/>
            <w:color w:val="000000"/>
            <w:spacing w:val="2"/>
            <w:sz w:val="24"/>
            <w:szCs w:val="24"/>
            <w:shd w:val="clear" w:color="auto" w:fill="FFFFFF"/>
          </w:rPr>
          <w:delText xml:space="preserve"> did not occur during the NEM season (Figure </w:delText>
        </w:r>
        <w:r w:rsidR="008B152F" w:rsidDel="00F142A7">
          <w:rPr>
            <w:rFonts w:ascii="Times New Roman" w:hAnsi="Times New Roman"/>
            <w:color w:val="000000"/>
            <w:spacing w:val="2"/>
            <w:sz w:val="24"/>
            <w:szCs w:val="24"/>
            <w:shd w:val="clear" w:color="auto" w:fill="FFFFFF"/>
          </w:rPr>
          <w:delText>9</w:delText>
        </w:r>
        <w:r w:rsidR="00043A6B" w:rsidDel="00F142A7">
          <w:rPr>
            <w:rFonts w:ascii="Times New Roman" w:hAnsi="Times New Roman"/>
            <w:color w:val="000000"/>
            <w:spacing w:val="2"/>
            <w:sz w:val="24"/>
            <w:szCs w:val="24"/>
            <w:shd w:val="clear" w:color="auto" w:fill="FFFFFF"/>
          </w:rPr>
          <w:delText>)</w:delText>
        </w:r>
        <w:r w:rsidR="008B152F" w:rsidDel="00F142A7">
          <w:rPr>
            <w:rFonts w:ascii="Times New Roman" w:hAnsi="Times New Roman"/>
            <w:color w:val="000000"/>
            <w:spacing w:val="2"/>
            <w:sz w:val="24"/>
            <w:szCs w:val="24"/>
            <w:shd w:val="clear" w:color="auto" w:fill="FFFFFF"/>
          </w:rPr>
          <w:delText>.</w:delText>
        </w:r>
      </w:del>
    </w:p>
    <w:p w14:paraId="002EBFDC" w14:textId="2D0377E4" w:rsidR="00043A6B" w:rsidDel="00F142A7" w:rsidRDefault="00043A6B" w:rsidP="00043A6B">
      <w:pPr>
        <w:spacing w:line="480" w:lineRule="auto"/>
        <w:jc w:val="both"/>
        <w:rPr>
          <w:del w:id="799" w:author="Administrator" w:date="2023-08-28T12:22:00Z"/>
          <w:rFonts w:ascii="Times New Roman" w:hAnsi="Times New Roman"/>
          <w:color w:val="000000" w:themeColor="text1"/>
          <w:sz w:val="24"/>
          <w:szCs w:val="24"/>
        </w:rPr>
      </w:pPr>
    </w:p>
    <w:p w14:paraId="1C82FAB2" w14:textId="40214790" w:rsidR="00043A6B" w:rsidDel="00F142A7" w:rsidRDefault="00043A6B" w:rsidP="00043A6B">
      <w:pPr>
        <w:spacing w:line="480" w:lineRule="auto"/>
        <w:jc w:val="both"/>
        <w:rPr>
          <w:del w:id="800" w:author="Administrator" w:date="2023-08-28T12:22:00Z"/>
          <w:rFonts w:ascii="Times New Roman" w:hAnsi="Times New Roman"/>
          <w:color w:val="000000" w:themeColor="text1"/>
          <w:sz w:val="24"/>
          <w:szCs w:val="24"/>
        </w:rPr>
      </w:pPr>
      <w:del w:id="801" w:author="Administrator" w:date="2023-08-28T12:22:00Z">
        <w:r w:rsidDel="00F142A7">
          <w:rPr>
            <w:noProof/>
            <w14:ligatures w14:val="standardContextual"/>
          </w:rPr>
          <w:drawing>
            <wp:inline distT="0" distB="0" distL="0" distR="0" wp14:anchorId="66F0E73E" wp14:editId="42E42F48">
              <wp:extent cx="4800600" cy="3019425"/>
              <wp:effectExtent l="0" t="0" r="0" b="0"/>
              <wp:docPr id="1970111382" name="Chart 1970111382">
                <a:extLst xmlns:a="http://schemas.openxmlformats.org/drawingml/2006/main">
                  <a:ext uri="{FF2B5EF4-FFF2-40B4-BE49-F238E27FC236}">
                    <a16:creationId xmlns:a16="http://schemas.microsoft.com/office/drawing/2014/main" id="{C94600E1-EC9D-9551-FC8B-DBE93504C9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del>
    </w:p>
    <w:p w14:paraId="67D832BD" w14:textId="12FA09A6" w:rsidR="00043A6B" w:rsidRPr="003570C6" w:rsidDel="00F142A7" w:rsidRDefault="00043A6B" w:rsidP="003570C6">
      <w:pPr>
        <w:pStyle w:val="ThesisFigures"/>
        <w:rPr>
          <w:del w:id="802" w:author="Administrator" w:date="2023-08-28T12:22:00Z"/>
        </w:rPr>
      </w:pPr>
      <w:bookmarkStart w:id="803" w:name="_Toc144073199"/>
      <w:del w:id="804" w:author="Administrator" w:date="2023-08-28T12:22:00Z">
        <w:r w:rsidRPr="003570C6" w:rsidDel="00F142A7">
          <w:delText xml:space="preserve">Figure </w:delText>
        </w:r>
        <w:r w:rsidR="008B152F" w:rsidRPr="003570C6" w:rsidDel="00F142A7">
          <w:delText>9</w:delText>
        </w:r>
        <w:r w:rsidRPr="003570C6" w:rsidDel="00F142A7">
          <w:delText>: Abundance of glass eel juvenile anguillid eel species associated with two seasons (NEM= Northeast Monsoon season, SEM= Southeast Monsoon season) caught in the Sabaki Estuary</w:delText>
        </w:r>
        <w:bookmarkEnd w:id="803"/>
      </w:del>
    </w:p>
    <w:p w14:paraId="6C1F6E19" w14:textId="2508C02D" w:rsidR="00043A6B" w:rsidDel="00F142A7" w:rsidRDefault="00043A6B" w:rsidP="00043A6B">
      <w:pPr>
        <w:spacing w:line="480" w:lineRule="auto"/>
        <w:jc w:val="both"/>
        <w:rPr>
          <w:del w:id="805" w:author="Administrator" w:date="2023-08-28T12:22:00Z"/>
          <w:rFonts w:ascii="Times New Roman" w:hAnsi="Times New Roman"/>
          <w:color w:val="000000" w:themeColor="text1"/>
          <w:sz w:val="24"/>
          <w:szCs w:val="24"/>
        </w:rPr>
      </w:pPr>
      <w:del w:id="806" w:author="Administrator" w:date="2023-08-28T11:05:00Z">
        <w:r w:rsidDel="00855E88">
          <w:rPr>
            <w:rFonts w:ascii="Times New Roman" w:hAnsi="Times New Roman"/>
            <w:color w:val="000000" w:themeColor="text1"/>
            <w:sz w:val="24"/>
            <w:szCs w:val="24"/>
          </w:rPr>
          <w:delText xml:space="preserve">Glass eels of the species </w:delText>
        </w:r>
      </w:del>
      <w:del w:id="807" w:author="Administrator" w:date="2023-08-28T12:22:00Z">
        <w:r w:rsidDel="00F142A7">
          <w:rPr>
            <w:rFonts w:ascii="Times New Roman" w:hAnsi="Times New Roman"/>
            <w:i/>
            <w:iCs/>
            <w:color w:val="000000" w:themeColor="text1"/>
            <w:sz w:val="24"/>
            <w:szCs w:val="24"/>
          </w:rPr>
          <w:delText>A. bengalensis</w:delText>
        </w:r>
        <w:r w:rsidDel="00F142A7">
          <w:rPr>
            <w:rFonts w:ascii="Times New Roman" w:hAnsi="Times New Roman"/>
            <w:color w:val="000000" w:themeColor="text1"/>
            <w:sz w:val="24"/>
            <w:szCs w:val="24"/>
          </w:rPr>
          <w:delText xml:space="preserve"> were the most abundant amongst all three species, with the greatest catch occurring during the SEM season (n=41)</w:delText>
        </w:r>
        <w:r w:rsidDel="00F142A7">
          <w:rPr>
            <w:rStyle w:val="CommentReference"/>
            <w:rFonts w:ascii="Times New Roman" w:eastAsiaTheme="majorEastAsia" w:hAnsi="Times New Roman"/>
          </w:rPr>
          <w:delText>.</w:delText>
        </w:r>
        <w:r w:rsidDel="00F142A7">
          <w:rPr>
            <w:rFonts w:ascii="Times New Roman" w:hAnsi="Times New Roman"/>
            <w:color w:val="000000" w:themeColor="text1"/>
            <w:sz w:val="24"/>
            <w:szCs w:val="24"/>
          </w:rPr>
          <w:delText xml:space="preserve"> Glass eels of the species, </w:delText>
        </w:r>
        <w:r w:rsidDel="00F142A7">
          <w:rPr>
            <w:rFonts w:ascii="Times New Roman" w:hAnsi="Times New Roman"/>
            <w:i/>
            <w:iCs/>
            <w:color w:val="000000" w:themeColor="text1"/>
            <w:sz w:val="24"/>
            <w:szCs w:val="24"/>
          </w:rPr>
          <w:delText>A. marmorata</w:delText>
        </w:r>
        <w:r w:rsidDel="00F142A7">
          <w:rPr>
            <w:rFonts w:ascii="Times New Roman" w:hAnsi="Times New Roman"/>
            <w:color w:val="000000" w:themeColor="text1"/>
            <w:sz w:val="24"/>
            <w:szCs w:val="24"/>
          </w:rPr>
          <w:delText xml:space="preserve"> were the least abundant (n=2), </w:delText>
        </w:r>
        <w:r w:rsidR="00D72368" w:rsidDel="00F142A7">
          <w:rPr>
            <w:rFonts w:ascii="Times New Roman" w:hAnsi="Times New Roman"/>
            <w:color w:val="000000" w:themeColor="text1"/>
            <w:sz w:val="24"/>
            <w:szCs w:val="24"/>
          </w:rPr>
          <w:delText xml:space="preserve">and also </w:delText>
        </w:r>
        <w:r w:rsidR="003C391E" w:rsidDel="00F142A7">
          <w:rPr>
            <w:rFonts w:ascii="Times New Roman" w:hAnsi="Times New Roman"/>
            <w:color w:val="000000" w:themeColor="text1"/>
            <w:sz w:val="24"/>
            <w:szCs w:val="24"/>
          </w:rPr>
          <w:delText xml:space="preserve">occurred only </w:delText>
        </w:r>
        <w:r w:rsidDel="00F142A7">
          <w:rPr>
            <w:rFonts w:ascii="Times New Roman" w:hAnsi="Times New Roman"/>
            <w:color w:val="000000" w:themeColor="text1"/>
            <w:sz w:val="24"/>
            <w:szCs w:val="24"/>
          </w:rPr>
          <w:delText>during the SEM season</w:delText>
        </w:r>
        <w:r w:rsidR="003C391E" w:rsidDel="00F142A7">
          <w:rPr>
            <w:rFonts w:ascii="Times New Roman" w:hAnsi="Times New Roman"/>
            <w:color w:val="000000" w:themeColor="text1"/>
            <w:sz w:val="24"/>
            <w:szCs w:val="24"/>
          </w:rPr>
          <w:delText xml:space="preserve">. Similarly, </w:delText>
        </w:r>
        <w:r w:rsidDel="00F142A7">
          <w:rPr>
            <w:rFonts w:ascii="Times New Roman" w:hAnsi="Times New Roman"/>
            <w:color w:val="000000" w:themeColor="text1"/>
            <w:sz w:val="24"/>
            <w:szCs w:val="24"/>
          </w:rPr>
          <w:delText xml:space="preserve">highest abundance of </w:delText>
        </w:r>
        <w:r w:rsidDel="00F142A7">
          <w:rPr>
            <w:rFonts w:ascii="Times New Roman" w:hAnsi="Times New Roman"/>
            <w:i/>
            <w:iCs/>
            <w:color w:val="000000" w:themeColor="text1"/>
            <w:sz w:val="24"/>
            <w:szCs w:val="24"/>
          </w:rPr>
          <w:delText>A. mossambica</w:delText>
        </w:r>
        <w:r w:rsidDel="00F142A7">
          <w:rPr>
            <w:rFonts w:ascii="Times New Roman" w:hAnsi="Times New Roman"/>
            <w:color w:val="000000" w:themeColor="text1"/>
            <w:sz w:val="24"/>
            <w:szCs w:val="24"/>
          </w:rPr>
          <w:delText xml:space="preserve"> species was also observed during the SEM season (n=12) (Table 4). </w:delText>
        </w:r>
      </w:del>
    </w:p>
    <w:p w14:paraId="0CCFB570" w14:textId="51A16517" w:rsidR="00043A6B" w:rsidDel="00F142A7" w:rsidRDefault="00043A6B" w:rsidP="003570C6">
      <w:pPr>
        <w:pStyle w:val="ThesisTables"/>
        <w:rPr>
          <w:del w:id="808" w:author="Administrator" w:date="2023-08-28T12:22:00Z"/>
        </w:rPr>
      </w:pPr>
      <w:bookmarkStart w:id="809" w:name="_Toc144072962"/>
      <w:del w:id="810" w:author="Administrator" w:date="2023-08-28T12:22:00Z">
        <w:r w:rsidDel="00F142A7">
          <w:delText xml:space="preserve">Table 4: Abundance of glass eel juvenile anguillid eel species associated with two </w:delText>
        </w:r>
        <w:commentRangeStart w:id="811"/>
        <w:r w:rsidDel="00F142A7">
          <w:delText xml:space="preserve">seasons </w:delText>
        </w:r>
        <w:commentRangeEnd w:id="811"/>
        <w:r w:rsidR="00855E88" w:rsidDel="00F142A7">
          <w:rPr>
            <w:rStyle w:val="CommentReference"/>
            <w:rFonts w:ascii="Calibri" w:hAnsi="Calibri"/>
            <w:iCs w:val="0"/>
          </w:rPr>
          <w:commentReference w:id="811"/>
        </w:r>
        <w:r w:rsidDel="00F142A7">
          <w:delText xml:space="preserve">(NEM= </w:delText>
        </w:r>
        <w:r w:rsidRPr="00C93F4D" w:rsidDel="00F142A7">
          <w:delText>Northeast Monsoon</w:delText>
        </w:r>
        <w:r w:rsidDel="00F142A7">
          <w:delText xml:space="preserve"> season, SEM= </w:delText>
        </w:r>
        <w:r w:rsidRPr="00C93F4D" w:rsidDel="00F142A7">
          <w:delText>Southeast Monsoon</w:delText>
        </w:r>
        <w:r w:rsidDel="00F142A7">
          <w:delText xml:space="preserve"> season)</w:delText>
        </w:r>
        <w:bookmarkEnd w:id="809"/>
        <w:r w:rsidDel="00F142A7">
          <w:delText xml:space="preserve"> </w:delText>
        </w:r>
      </w:del>
    </w:p>
    <w:tbl>
      <w:tblPr>
        <w:tblStyle w:val="Table"/>
        <w:tblW w:w="3447" w:type="pct"/>
        <w:jc w:val="center"/>
        <w:tblBorders>
          <w:top w:val="single" w:sz="4" w:space="0" w:color="auto"/>
          <w:bottom w:val="single" w:sz="4" w:space="0" w:color="auto"/>
        </w:tblBorders>
        <w:tblLook w:val="0020" w:firstRow="1" w:lastRow="0" w:firstColumn="0" w:lastColumn="0" w:noHBand="0" w:noVBand="0"/>
      </w:tblPr>
      <w:tblGrid>
        <w:gridCol w:w="2797"/>
        <w:gridCol w:w="1256"/>
        <w:gridCol w:w="1189"/>
        <w:gridCol w:w="1211"/>
      </w:tblGrid>
      <w:tr w:rsidR="00043A6B" w:rsidRPr="00534B44" w:rsidDel="00F142A7" w14:paraId="1AD3C2C5" w14:textId="461E5FA6" w:rsidTr="00721651">
        <w:trPr>
          <w:cnfStyle w:val="100000000000" w:firstRow="1" w:lastRow="0" w:firstColumn="0" w:lastColumn="0" w:oddVBand="0" w:evenVBand="0" w:oddHBand="0" w:evenHBand="0" w:firstRowFirstColumn="0" w:firstRowLastColumn="0" w:lastRowFirstColumn="0" w:lastRowLastColumn="0"/>
          <w:tblHeader/>
          <w:jc w:val="center"/>
          <w:del w:id="812" w:author="Administrator" w:date="2023-08-28T12:22:00Z"/>
        </w:trPr>
        <w:tc>
          <w:tcPr>
            <w:tcW w:w="0" w:type="auto"/>
            <w:tcBorders>
              <w:top w:val="single" w:sz="4" w:space="0" w:color="auto"/>
              <w:bottom w:val="single" w:sz="4" w:space="0" w:color="auto"/>
            </w:tcBorders>
          </w:tcPr>
          <w:p w14:paraId="17704303" w14:textId="7718273F" w:rsidR="00043A6B" w:rsidRPr="00534B44" w:rsidDel="00F142A7" w:rsidRDefault="00043A6B" w:rsidP="00721651">
            <w:pPr>
              <w:pStyle w:val="Compact"/>
              <w:jc w:val="both"/>
              <w:rPr>
                <w:del w:id="813" w:author="Administrator" w:date="2023-08-28T12:22:00Z"/>
                <w:rFonts w:ascii="Times New Roman" w:hAnsi="Times New Roman" w:cs="Times New Roman"/>
              </w:rPr>
            </w:pPr>
            <w:del w:id="814" w:author="Administrator" w:date="2023-08-28T12:22:00Z">
              <w:r w:rsidRPr="00534B44" w:rsidDel="00F142A7">
                <w:rPr>
                  <w:rFonts w:ascii="Times New Roman" w:hAnsi="Times New Roman" w:cs="Times New Roman"/>
                </w:rPr>
                <w:delText>Season</w:delText>
              </w:r>
            </w:del>
          </w:p>
        </w:tc>
        <w:tc>
          <w:tcPr>
            <w:tcW w:w="0" w:type="auto"/>
            <w:tcBorders>
              <w:top w:val="single" w:sz="4" w:space="0" w:color="auto"/>
              <w:bottom w:val="single" w:sz="4" w:space="0" w:color="auto"/>
            </w:tcBorders>
          </w:tcPr>
          <w:p w14:paraId="48C77BD8" w14:textId="332CD93B" w:rsidR="00043A6B" w:rsidRPr="00534B44" w:rsidDel="00F142A7" w:rsidRDefault="00043A6B" w:rsidP="00721651">
            <w:pPr>
              <w:pStyle w:val="Compact"/>
              <w:jc w:val="both"/>
              <w:rPr>
                <w:del w:id="815" w:author="Administrator" w:date="2023-08-28T12:22:00Z"/>
                <w:rFonts w:ascii="Times New Roman" w:hAnsi="Times New Roman" w:cs="Times New Roman"/>
              </w:rPr>
            </w:pPr>
            <w:del w:id="816" w:author="Administrator" w:date="2023-08-28T12:22:00Z">
              <w:r w:rsidRPr="00534B44" w:rsidDel="00F142A7">
                <w:rPr>
                  <w:rFonts w:ascii="Times New Roman" w:hAnsi="Times New Roman" w:cs="Times New Roman"/>
                </w:rPr>
                <w:delText>NEM</w:delText>
              </w:r>
            </w:del>
          </w:p>
        </w:tc>
        <w:tc>
          <w:tcPr>
            <w:tcW w:w="0" w:type="auto"/>
            <w:tcBorders>
              <w:top w:val="single" w:sz="4" w:space="0" w:color="auto"/>
              <w:bottom w:val="single" w:sz="4" w:space="0" w:color="auto"/>
            </w:tcBorders>
          </w:tcPr>
          <w:p w14:paraId="27E6D853" w14:textId="57D2E954" w:rsidR="00043A6B" w:rsidRPr="00534B44" w:rsidDel="00F142A7" w:rsidRDefault="00043A6B" w:rsidP="00721651">
            <w:pPr>
              <w:pStyle w:val="Compact"/>
              <w:jc w:val="both"/>
              <w:rPr>
                <w:del w:id="817" w:author="Administrator" w:date="2023-08-28T12:22:00Z"/>
                <w:rFonts w:ascii="Times New Roman" w:hAnsi="Times New Roman" w:cs="Times New Roman"/>
              </w:rPr>
            </w:pPr>
            <w:del w:id="818" w:author="Administrator" w:date="2023-08-28T12:22:00Z">
              <w:r w:rsidRPr="00534B44" w:rsidDel="00F142A7">
                <w:rPr>
                  <w:rFonts w:ascii="Times New Roman" w:hAnsi="Times New Roman" w:cs="Times New Roman"/>
                </w:rPr>
                <w:delText>SEM</w:delText>
              </w:r>
            </w:del>
          </w:p>
        </w:tc>
        <w:tc>
          <w:tcPr>
            <w:tcW w:w="0" w:type="auto"/>
            <w:tcBorders>
              <w:top w:val="single" w:sz="4" w:space="0" w:color="auto"/>
              <w:bottom w:val="single" w:sz="4" w:space="0" w:color="auto"/>
            </w:tcBorders>
          </w:tcPr>
          <w:p w14:paraId="5E05AD3C" w14:textId="3FC3659F" w:rsidR="00043A6B" w:rsidRPr="00534B44" w:rsidDel="00F142A7" w:rsidRDefault="00043A6B" w:rsidP="00721651">
            <w:pPr>
              <w:pStyle w:val="Compact"/>
              <w:jc w:val="both"/>
              <w:rPr>
                <w:del w:id="819" w:author="Administrator" w:date="2023-08-28T12:22:00Z"/>
                <w:rFonts w:ascii="Times New Roman" w:hAnsi="Times New Roman" w:cs="Times New Roman"/>
              </w:rPr>
            </w:pPr>
            <w:del w:id="820" w:author="Administrator" w:date="2023-08-28T12:22:00Z">
              <w:r w:rsidRPr="00534B44" w:rsidDel="00F142A7">
                <w:rPr>
                  <w:rFonts w:ascii="Times New Roman" w:hAnsi="Times New Roman" w:cs="Times New Roman"/>
                </w:rPr>
                <w:delText>Total</w:delText>
              </w:r>
            </w:del>
          </w:p>
        </w:tc>
      </w:tr>
      <w:tr w:rsidR="00043A6B" w:rsidRPr="00534B44" w:rsidDel="00F142A7" w14:paraId="0B836F45" w14:textId="3654143B" w:rsidTr="00721651">
        <w:trPr>
          <w:jc w:val="center"/>
          <w:del w:id="821" w:author="Administrator" w:date="2023-08-28T12:22:00Z"/>
        </w:trPr>
        <w:tc>
          <w:tcPr>
            <w:tcW w:w="0" w:type="auto"/>
            <w:tcBorders>
              <w:top w:val="single" w:sz="4" w:space="0" w:color="auto"/>
            </w:tcBorders>
          </w:tcPr>
          <w:p w14:paraId="48E3CF97" w14:textId="6E445041" w:rsidR="00043A6B" w:rsidRPr="00534B44" w:rsidDel="00F142A7" w:rsidRDefault="00043A6B" w:rsidP="00721651">
            <w:pPr>
              <w:pStyle w:val="Compact"/>
              <w:jc w:val="both"/>
              <w:rPr>
                <w:del w:id="822" w:author="Administrator" w:date="2023-08-28T12:22:00Z"/>
                <w:rFonts w:ascii="Times New Roman" w:hAnsi="Times New Roman" w:cs="Times New Roman"/>
              </w:rPr>
            </w:pPr>
            <w:del w:id="823" w:author="Administrator" w:date="2023-08-28T12:22:00Z">
              <w:r w:rsidRPr="00534B44" w:rsidDel="00F142A7">
                <w:rPr>
                  <w:rFonts w:ascii="Times New Roman" w:hAnsi="Times New Roman" w:cs="Times New Roman"/>
                  <w:i/>
                  <w:iCs/>
                </w:rPr>
                <w:delText>A. bengalensis</w:delText>
              </w:r>
            </w:del>
          </w:p>
        </w:tc>
        <w:tc>
          <w:tcPr>
            <w:tcW w:w="0" w:type="auto"/>
            <w:tcBorders>
              <w:top w:val="single" w:sz="4" w:space="0" w:color="auto"/>
            </w:tcBorders>
          </w:tcPr>
          <w:p w14:paraId="669FAD65" w14:textId="043B47BF" w:rsidR="00043A6B" w:rsidRPr="00534B44" w:rsidDel="00F142A7" w:rsidRDefault="00043A6B" w:rsidP="00721651">
            <w:pPr>
              <w:pStyle w:val="Compact"/>
              <w:jc w:val="both"/>
              <w:rPr>
                <w:del w:id="824" w:author="Administrator" w:date="2023-08-28T12:22:00Z"/>
                <w:rFonts w:ascii="Times New Roman" w:hAnsi="Times New Roman" w:cs="Times New Roman"/>
              </w:rPr>
            </w:pPr>
            <w:del w:id="825" w:author="Administrator" w:date="2023-08-28T12:22:00Z">
              <w:r w:rsidRPr="00534B44" w:rsidDel="00F142A7">
                <w:rPr>
                  <w:rFonts w:ascii="Times New Roman" w:hAnsi="Times New Roman" w:cs="Times New Roman"/>
                </w:rPr>
                <w:delText>9</w:delText>
              </w:r>
            </w:del>
          </w:p>
        </w:tc>
        <w:tc>
          <w:tcPr>
            <w:tcW w:w="0" w:type="auto"/>
            <w:tcBorders>
              <w:top w:val="single" w:sz="4" w:space="0" w:color="auto"/>
            </w:tcBorders>
          </w:tcPr>
          <w:p w14:paraId="16CBD7DB" w14:textId="2758BB3B" w:rsidR="00043A6B" w:rsidRPr="00534B44" w:rsidDel="00F142A7" w:rsidRDefault="00043A6B" w:rsidP="00721651">
            <w:pPr>
              <w:pStyle w:val="Compact"/>
              <w:jc w:val="both"/>
              <w:rPr>
                <w:del w:id="826" w:author="Administrator" w:date="2023-08-28T12:22:00Z"/>
                <w:rFonts w:ascii="Times New Roman" w:hAnsi="Times New Roman" w:cs="Times New Roman"/>
              </w:rPr>
            </w:pPr>
            <w:del w:id="827" w:author="Administrator" w:date="2023-08-28T12:22:00Z">
              <w:r w:rsidRPr="00534B44" w:rsidDel="00F142A7">
                <w:rPr>
                  <w:rFonts w:ascii="Times New Roman" w:hAnsi="Times New Roman" w:cs="Times New Roman"/>
                </w:rPr>
                <w:delText>41</w:delText>
              </w:r>
            </w:del>
          </w:p>
        </w:tc>
        <w:tc>
          <w:tcPr>
            <w:tcW w:w="0" w:type="auto"/>
            <w:tcBorders>
              <w:top w:val="single" w:sz="4" w:space="0" w:color="auto"/>
            </w:tcBorders>
          </w:tcPr>
          <w:p w14:paraId="2524B012" w14:textId="12D9530F" w:rsidR="00043A6B" w:rsidRPr="00534B44" w:rsidDel="00F142A7" w:rsidRDefault="00043A6B" w:rsidP="00721651">
            <w:pPr>
              <w:pStyle w:val="Compact"/>
              <w:jc w:val="both"/>
              <w:rPr>
                <w:del w:id="828" w:author="Administrator" w:date="2023-08-28T12:22:00Z"/>
                <w:rFonts w:ascii="Times New Roman" w:hAnsi="Times New Roman" w:cs="Times New Roman"/>
              </w:rPr>
            </w:pPr>
            <w:del w:id="829" w:author="Administrator" w:date="2023-08-28T12:22:00Z">
              <w:r w:rsidRPr="00534B44" w:rsidDel="00F142A7">
                <w:rPr>
                  <w:rFonts w:ascii="Times New Roman" w:hAnsi="Times New Roman" w:cs="Times New Roman"/>
                </w:rPr>
                <w:delText>50</w:delText>
              </w:r>
            </w:del>
          </w:p>
        </w:tc>
      </w:tr>
      <w:tr w:rsidR="00043A6B" w:rsidRPr="00534B44" w:rsidDel="00F142A7" w14:paraId="42739A2E" w14:textId="53420144" w:rsidTr="00721651">
        <w:trPr>
          <w:jc w:val="center"/>
          <w:del w:id="830" w:author="Administrator" w:date="2023-08-28T12:22:00Z"/>
        </w:trPr>
        <w:tc>
          <w:tcPr>
            <w:tcW w:w="0" w:type="auto"/>
          </w:tcPr>
          <w:p w14:paraId="4C505D8B" w14:textId="50EC7144" w:rsidR="00043A6B" w:rsidRPr="00534B44" w:rsidDel="00F142A7" w:rsidRDefault="00043A6B" w:rsidP="00721651">
            <w:pPr>
              <w:pStyle w:val="Compact"/>
              <w:jc w:val="both"/>
              <w:rPr>
                <w:del w:id="831" w:author="Administrator" w:date="2023-08-28T12:22:00Z"/>
                <w:rFonts w:ascii="Times New Roman" w:hAnsi="Times New Roman" w:cs="Times New Roman"/>
              </w:rPr>
            </w:pPr>
            <w:del w:id="832" w:author="Administrator" w:date="2023-08-28T12:22:00Z">
              <w:r w:rsidRPr="00534B44" w:rsidDel="00F142A7">
                <w:rPr>
                  <w:rFonts w:ascii="Times New Roman" w:hAnsi="Times New Roman" w:cs="Times New Roman"/>
                  <w:i/>
                  <w:iCs/>
                </w:rPr>
                <w:delText>A. marmorata</w:delText>
              </w:r>
            </w:del>
          </w:p>
        </w:tc>
        <w:tc>
          <w:tcPr>
            <w:tcW w:w="0" w:type="auto"/>
          </w:tcPr>
          <w:p w14:paraId="42216F2B" w14:textId="45CBE424" w:rsidR="00043A6B" w:rsidRPr="00534B44" w:rsidDel="00F142A7" w:rsidRDefault="00043A6B" w:rsidP="00721651">
            <w:pPr>
              <w:pStyle w:val="Compact"/>
              <w:jc w:val="both"/>
              <w:rPr>
                <w:del w:id="833" w:author="Administrator" w:date="2023-08-28T12:22:00Z"/>
                <w:rFonts w:ascii="Times New Roman" w:hAnsi="Times New Roman" w:cs="Times New Roman"/>
              </w:rPr>
            </w:pPr>
            <w:del w:id="834" w:author="Administrator" w:date="2023-08-28T12:22:00Z">
              <w:r w:rsidRPr="00534B44" w:rsidDel="00F142A7">
                <w:rPr>
                  <w:rFonts w:ascii="Times New Roman" w:hAnsi="Times New Roman" w:cs="Times New Roman"/>
                </w:rPr>
                <w:delText>0</w:delText>
              </w:r>
            </w:del>
          </w:p>
        </w:tc>
        <w:tc>
          <w:tcPr>
            <w:tcW w:w="0" w:type="auto"/>
          </w:tcPr>
          <w:p w14:paraId="17B29E03" w14:textId="191214A7" w:rsidR="00043A6B" w:rsidRPr="00534B44" w:rsidDel="00F142A7" w:rsidRDefault="00043A6B" w:rsidP="00721651">
            <w:pPr>
              <w:pStyle w:val="Compact"/>
              <w:jc w:val="both"/>
              <w:rPr>
                <w:del w:id="835" w:author="Administrator" w:date="2023-08-28T12:22:00Z"/>
                <w:rFonts w:ascii="Times New Roman" w:hAnsi="Times New Roman" w:cs="Times New Roman"/>
              </w:rPr>
            </w:pPr>
            <w:del w:id="836" w:author="Administrator" w:date="2023-08-28T12:22:00Z">
              <w:r w:rsidRPr="00534B44" w:rsidDel="00F142A7">
                <w:rPr>
                  <w:rFonts w:ascii="Times New Roman" w:hAnsi="Times New Roman" w:cs="Times New Roman"/>
                </w:rPr>
                <w:delText>2</w:delText>
              </w:r>
            </w:del>
          </w:p>
        </w:tc>
        <w:tc>
          <w:tcPr>
            <w:tcW w:w="0" w:type="auto"/>
          </w:tcPr>
          <w:p w14:paraId="3A64A751" w14:textId="099FD1D8" w:rsidR="00043A6B" w:rsidRPr="00534B44" w:rsidDel="00F142A7" w:rsidRDefault="00043A6B" w:rsidP="00721651">
            <w:pPr>
              <w:pStyle w:val="Compact"/>
              <w:jc w:val="both"/>
              <w:rPr>
                <w:del w:id="837" w:author="Administrator" w:date="2023-08-28T12:22:00Z"/>
                <w:rFonts w:ascii="Times New Roman" w:hAnsi="Times New Roman" w:cs="Times New Roman"/>
              </w:rPr>
            </w:pPr>
            <w:del w:id="838" w:author="Administrator" w:date="2023-08-28T12:22:00Z">
              <w:r w:rsidRPr="00534B44" w:rsidDel="00F142A7">
                <w:rPr>
                  <w:rFonts w:ascii="Times New Roman" w:hAnsi="Times New Roman" w:cs="Times New Roman"/>
                </w:rPr>
                <w:delText>2</w:delText>
              </w:r>
            </w:del>
          </w:p>
        </w:tc>
      </w:tr>
      <w:tr w:rsidR="00043A6B" w:rsidRPr="00534B44" w:rsidDel="00F142A7" w14:paraId="491F899F" w14:textId="6B8793C7" w:rsidTr="00721651">
        <w:trPr>
          <w:jc w:val="center"/>
          <w:del w:id="839" w:author="Administrator" w:date="2023-08-28T12:22:00Z"/>
        </w:trPr>
        <w:tc>
          <w:tcPr>
            <w:tcW w:w="0" w:type="auto"/>
          </w:tcPr>
          <w:p w14:paraId="67EEA2B0" w14:textId="38F3357E" w:rsidR="00043A6B" w:rsidRPr="00534B44" w:rsidDel="00F142A7" w:rsidRDefault="00043A6B" w:rsidP="00721651">
            <w:pPr>
              <w:pStyle w:val="Compact"/>
              <w:jc w:val="both"/>
              <w:rPr>
                <w:del w:id="840" w:author="Administrator" w:date="2023-08-28T12:22:00Z"/>
                <w:rFonts w:ascii="Times New Roman" w:hAnsi="Times New Roman" w:cs="Times New Roman"/>
              </w:rPr>
            </w:pPr>
            <w:del w:id="841" w:author="Administrator" w:date="2023-08-28T12:22:00Z">
              <w:r w:rsidRPr="00534B44" w:rsidDel="00F142A7">
                <w:rPr>
                  <w:rFonts w:ascii="Times New Roman" w:hAnsi="Times New Roman" w:cs="Times New Roman"/>
                  <w:i/>
                  <w:iCs/>
                </w:rPr>
                <w:delText>A. mossambica</w:delText>
              </w:r>
            </w:del>
          </w:p>
        </w:tc>
        <w:tc>
          <w:tcPr>
            <w:tcW w:w="0" w:type="auto"/>
          </w:tcPr>
          <w:p w14:paraId="48E41AD2" w14:textId="7B82E4B4" w:rsidR="00043A6B" w:rsidRPr="00534B44" w:rsidDel="00F142A7" w:rsidRDefault="00043A6B" w:rsidP="00721651">
            <w:pPr>
              <w:pStyle w:val="Compact"/>
              <w:jc w:val="both"/>
              <w:rPr>
                <w:del w:id="842" w:author="Administrator" w:date="2023-08-28T12:22:00Z"/>
                <w:rFonts w:ascii="Times New Roman" w:hAnsi="Times New Roman" w:cs="Times New Roman"/>
              </w:rPr>
            </w:pPr>
            <w:del w:id="843" w:author="Administrator" w:date="2023-08-28T12:22:00Z">
              <w:r w:rsidRPr="00534B44" w:rsidDel="00F142A7">
                <w:rPr>
                  <w:rFonts w:ascii="Times New Roman" w:hAnsi="Times New Roman" w:cs="Times New Roman"/>
                </w:rPr>
                <w:delText>2</w:delText>
              </w:r>
            </w:del>
          </w:p>
        </w:tc>
        <w:tc>
          <w:tcPr>
            <w:tcW w:w="0" w:type="auto"/>
          </w:tcPr>
          <w:p w14:paraId="71E5BECE" w14:textId="1FA6D2BE" w:rsidR="00043A6B" w:rsidRPr="00534B44" w:rsidDel="00F142A7" w:rsidRDefault="00043A6B" w:rsidP="00721651">
            <w:pPr>
              <w:pStyle w:val="Compact"/>
              <w:jc w:val="both"/>
              <w:rPr>
                <w:del w:id="844" w:author="Administrator" w:date="2023-08-28T12:22:00Z"/>
                <w:rFonts w:ascii="Times New Roman" w:hAnsi="Times New Roman" w:cs="Times New Roman"/>
              </w:rPr>
            </w:pPr>
            <w:del w:id="845" w:author="Administrator" w:date="2023-08-28T12:22:00Z">
              <w:r w:rsidRPr="00534B44" w:rsidDel="00F142A7">
                <w:rPr>
                  <w:rFonts w:ascii="Times New Roman" w:hAnsi="Times New Roman" w:cs="Times New Roman"/>
                </w:rPr>
                <w:delText>12</w:delText>
              </w:r>
            </w:del>
          </w:p>
        </w:tc>
        <w:tc>
          <w:tcPr>
            <w:tcW w:w="0" w:type="auto"/>
          </w:tcPr>
          <w:p w14:paraId="15D5E0D8" w14:textId="4B50883E" w:rsidR="00043A6B" w:rsidRPr="00534B44" w:rsidDel="00F142A7" w:rsidRDefault="00043A6B" w:rsidP="00721651">
            <w:pPr>
              <w:pStyle w:val="Compact"/>
              <w:jc w:val="both"/>
              <w:rPr>
                <w:del w:id="846" w:author="Administrator" w:date="2023-08-28T12:22:00Z"/>
                <w:rFonts w:ascii="Times New Roman" w:hAnsi="Times New Roman" w:cs="Times New Roman"/>
              </w:rPr>
            </w:pPr>
            <w:del w:id="847" w:author="Administrator" w:date="2023-08-28T12:22:00Z">
              <w:r w:rsidRPr="00534B44" w:rsidDel="00F142A7">
                <w:rPr>
                  <w:rFonts w:ascii="Times New Roman" w:hAnsi="Times New Roman" w:cs="Times New Roman"/>
                </w:rPr>
                <w:delText>14</w:delText>
              </w:r>
            </w:del>
          </w:p>
        </w:tc>
      </w:tr>
      <w:tr w:rsidR="00043A6B" w:rsidRPr="00534B44" w:rsidDel="00F142A7" w14:paraId="69DCC07A" w14:textId="44BD1FD6" w:rsidTr="00721651">
        <w:trPr>
          <w:jc w:val="center"/>
          <w:del w:id="848" w:author="Administrator" w:date="2023-08-28T12:22:00Z"/>
        </w:trPr>
        <w:tc>
          <w:tcPr>
            <w:tcW w:w="0" w:type="auto"/>
          </w:tcPr>
          <w:p w14:paraId="59EF79B8" w14:textId="05805E26" w:rsidR="00043A6B" w:rsidRPr="00534B44" w:rsidDel="00F142A7" w:rsidRDefault="00043A6B" w:rsidP="00721651">
            <w:pPr>
              <w:pStyle w:val="Compact"/>
              <w:jc w:val="both"/>
              <w:rPr>
                <w:del w:id="849" w:author="Administrator" w:date="2023-08-28T12:22:00Z"/>
                <w:rFonts w:ascii="Times New Roman" w:hAnsi="Times New Roman" w:cs="Times New Roman"/>
              </w:rPr>
            </w:pPr>
            <w:del w:id="850" w:author="Administrator" w:date="2023-08-28T12:22:00Z">
              <w:r w:rsidRPr="00534B44" w:rsidDel="00F142A7">
                <w:rPr>
                  <w:rFonts w:ascii="Times New Roman" w:hAnsi="Times New Roman" w:cs="Times New Roman"/>
                </w:rPr>
                <w:delText>Total</w:delText>
              </w:r>
            </w:del>
          </w:p>
        </w:tc>
        <w:tc>
          <w:tcPr>
            <w:tcW w:w="0" w:type="auto"/>
          </w:tcPr>
          <w:p w14:paraId="531D6355" w14:textId="6411050B" w:rsidR="00043A6B" w:rsidRPr="00534B44" w:rsidDel="00F142A7" w:rsidRDefault="00043A6B" w:rsidP="00721651">
            <w:pPr>
              <w:pStyle w:val="Compact"/>
              <w:jc w:val="both"/>
              <w:rPr>
                <w:del w:id="851" w:author="Administrator" w:date="2023-08-28T12:22:00Z"/>
                <w:rFonts w:ascii="Times New Roman" w:hAnsi="Times New Roman" w:cs="Times New Roman"/>
              </w:rPr>
            </w:pPr>
            <w:del w:id="852" w:author="Administrator" w:date="2023-08-28T12:22:00Z">
              <w:r w:rsidRPr="00534B44" w:rsidDel="00F142A7">
                <w:rPr>
                  <w:rFonts w:ascii="Times New Roman" w:hAnsi="Times New Roman" w:cs="Times New Roman"/>
                </w:rPr>
                <w:delText>11</w:delText>
              </w:r>
            </w:del>
          </w:p>
        </w:tc>
        <w:tc>
          <w:tcPr>
            <w:tcW w:w="0" w:type="auto"/>
          </w:tcPr>
          <w:p w14:paraId="29788567" w14:textId="761373FC" w:rsidR="00043A6B" w:rsidRPr="00534B44" w:rsidDel="00F142A7" w:rsidRDefault="00043A6B" w:rsidP="00721651">
            <w:pPr>
              <w:pStyle w:val="Compact"/>
              <w:jc w:val="both"/>
              <w:rPr>
                <w:del w:id="853" w:author="Administrator" w:date="2023-08-28T12:22:00Z"/>
                <w:rFonts w:ascii="Times New Roman" w:hAnsi="Times New Roman" w:cs="Times New Roman"/>
              </w:rPr>
            </w:pPr>
            <w:del w:id="854" w:author="Administrator" w:date="2023-08-28T12:22:00Z">
              <w:r w:rsidRPr="00534B44" w:rsidDel="00F142A7">
                <w:rPr>
                  <w:rFonts w:ascii="Times New Roman" w:hAnsi="Times New Roman" w:cs="Times New Roman"/>
                </w:rPr>
                <w:delText>55</w:delText>
              </w:r>
            </w:del>
          </w:p>
        </w:tc>
        <w:tc>
          <w:tcPr>
            <w:tcW w:w="0" w:type="auto"/>
          </w:tcPr>
          <w:p w14:paraId="0FA28BE0" w14:textId="631200FF" w:rsidR="00043A6B" w:rsidRPr="00534B44" w:rsidDel="00F142A7" w:rsidRDefault="00043A6B" w:rsidP="00721651">
            <w:pPr>
              <w:pStyle w:val="Compact"/>
              <w:jc w:val="both"/>
              <w:rPr>
                <w:del w:id="855" w:author="Administrator" w:date="2023-08-28T12:22:00Z"/>
                <w:rFonts w:ascii="Times New Roman" w:hAnsi="Times New Roman" w:cs="Times New Roman"/>
              </w:rPr>
            </w:pPr>
            <w:del w:id="856" w:author="Administrator" w:date="2023-08-28T12:22:00Z">
              <w:r w:rsidRPr="00534B44" w:rsidDel="00F142A7">
                <w:rPr>
                  <w:rFonts w:ascii="Times New Roman" w:hAnsi="Times New Roman" w:cs="Times New Roman"/>
                </w:rPr>
                <w:delText>66</w:delText>
              </w:r>
            </w:del>
          </w:p>
        </w:tc>
      </w:tr>
    </w:tbl>
    <w:p w14:paraId="54D0F9B0" w14:textId="267B2F7B" w:rsidR="00043A6B" w:rsidDel="00F142A7" w:rsidRDefault="00043A6B" w:rsidP="00043A6B">
      <w:pPr>
        <w:spacing w:after="160" w:line="480" w:lineRule="auto"/>
        <w:jc w:val="both"/>
        <w:rPr>
          <w:del w:id="857" w:author="Administrator" w:date="2023-08-28T12:22:00Z"/>
          <w:rFonts w:ascii="Times New Roman" w:hAnsi="Times New Roman"/>
          <w:color w:val="000000" w:themeColor="text1"/>
          <w:sz w:val="24"/>
          <w:szCs w:val="24"/>
        </w:rPr>
      </w:pPr>
    </w:p>
    <w:p w14:paraId="7007A7F5" w14:textId="2EF45EAC" w:rsidR="00043A6B" w:rsidDel="00F142A7" w:rsidRDefault="00043A6B" w:rsidP="00043A6B">
      <w:pPr>
        <w:spacing w:line="480" w:lineRule="auto"/>
        <w:jc w:val="both"/>
        <w:rPr>
          <w:del w:id="858" w:author="Administrator" w:date="2023-08-28T12:22:00Z"/>
          <w:rFonts w:ascii="Times New Roman" w:hAnsi="Times New Roman"/>
          <w:color w:val="000000" w:themeColor="text1"/>
          <w:sz w:val="24"/>
          <w:szCs w:val="24"/>
        </w:rPr>
      </w:pPr>
      <w:del w:id="859" w:author="Administrator" w:date="2023-08-28T12:22:00Z">
        <w:r w:rsidDel="00F142A7">
          <w:rPr>
            <w:rFonts w:ascii="Times New Roman" w:hAnsi="Times New Roman"/>
            <w:color w:val="000000" w:themeColor="text1"/>
            <w:sz w:val="24"/>
            <w:szCs w:val="24"/>
          </w:rPr>
          <w:delText xml:space="preserve">Results of </w:delText>
        </w:r>
        <w:commentRangeStart w:id="860"/>
        <w:r w:rsidDel="00F142A7">
          <w:rPr>
            <w:rFonts w:ascii="Times New Roman" w:hAnsi="Times New Roman"/>
            <w:color w:val="000000" w:themeColor="text1"/>
            <w:sz w:val="24"/>
            <w:szCs w:val="24"/>
          </w:rPr>
          <w:delText>elver</w:delText>
        </w:r>
        <w:r w:rsidR="003C391E" w:rsidDel="00F142A7">
          <w:rPr>
            <w:rFonts w:ascii="Times New Roman" w:hAnsi="Times New Roman"/>
            <w:color w:val="000000" w:themeColor="text1"/>
            <w:sz w:val="24"/>
            <w:szCs w:val="24"/>
          </w:rPr>
          <w:delText xml:space="preserve"> </w:delText>
        </w:r>
        <w:commentRangeEnd w:id="860"/>
        <w:r w:rsidR="002F60CE" w:rsidDel="00F142A7">
          <w:rPr>
            <w:rStyle w:val="CommentReference"/>
          </w:rPr>
          <w:commentReference w:id="860"/>
        </w:r>
        <w:r w:rsidR="003C391E" w:rsidDel="00F142A7">
          <w:rPr>
            <w:rFonts w:ascii="Times New Roman" w:hAnsi="Times New Roman"/>
            <w:color w:val="000000" w:themeColor="text1"/>
            <w:sz w:val="24"/>
            <w:szCs w:val="24"/>
          </w:rPr>
          <w:delText>occurrence</w:delText>
        </w:r>
        <w:r w:rsidDel="00F142A7">
          <w:rPr>
            <w:rFonts w:ascii="Times New Roman" w:hAnsi="Times New Roman"/>
            <w:color w:val="000000" w:themeColor="text1"/>
            <w:sz w:val="24"/>
            <w:szCs w:val="24"/>
          </w:rPr>
          <w:delText xml:space="preserve"> showed that only two species of juvenile anguillid eels caught in the present study (Table 5). The highest </w:delText>
        </w:r>
        <w:r w:rsidR="003C391E" w:rsidDel="00F142A7">
          <w:rPr>
            <w:rFonts w:ascii="Times New Roman" w:hAnsi="Times New Roman"/>
            <w:color w:val="000000" w:themeColor="text1"/>
            <w:sz w:val="24"/>
            <w:szCs w:val="24"/>
          </w:rPr>
          <w:delText>abundance</w:delText>
        </w:r>
        <w:r w:rsidDel="00F142A7">
          <w:rPr>
            <w:rFonts w:ascii="Times New Roman" w:hAnsi="Times New Roman"/>
            <w:color w:val="000000" w:themeColor="text1"/>
            <w:sz w:val="24"/>
            <w:szCs w:val="24"/>
          </w:rPr>
          <w:delText xml:space="preserve"> of elvers caught during the SEM season (n=8) belonged to the species </w:delText>
        </w:r>
        <w:r w:rsidRPr="00534B44" w:rsidDel="00F142A7">
          <w:rPr>
            <w:rFonts w:ascii="Times New Roman" w:hAnsi="Times New Roman"/>
            <w:i/>
            <w:iCs/>
            <w:color w:val="000000" w:themeColor="text1"/>
            <w:sz w:val="24"/>
            <w:szCs w:val="24"/>
          </w:rPr>
          <w:delText>A. mossambic</w:delText>
        </w:r>
        <w:r w:rsidDel="00F142A7">
          <w:rPr>
            <w:rFonts w:ascii="Times New Roman" w:hAnsi="Times New Roman"/>
            <w:i/>
            <w:iCs/>
            <w:color w:val="000000" w:themeColor="text1"/>
            <w:sz w:val="24"/>
            <w:szCs w:val="24"/>
          </w:rPr>
          <w:delText>a</w:delText>
        </w:r>
        <w:r w:rsidDel="00F142A7">
          <w:rPr>
            <w:rFonts w:ascii="Times New Roman" w:hAnsi="Times New Roman"/>
            <w:color w:val="000000" w:themeColor="text1"/>
            <w:sz w:val="24"/>
            <w:szCs w:val="24"/>
          </w:rPr>
          <w:delText xml:space="preserve">. The least </w:delText>
        </w:r>
        <w:r w:rsidR="003C391E" w:rsidDel="00F142A7">
          <w:rPr>
            <w:rFonts w:ascii="Times New Roman" w:hAnsi="Times New Roman"/>
            <w:color w:val="000000" w:themeColor="text1"/>
            <w:sz w:val="24"/>
            <w:szCs w:val="24"/>
          </w:rPr>
          <w:delText xml:space="preserve">abundant </w:delText>
        </w:r>
        <w:r w:rsidDel="00F142A7">
          <w:rPr>
            <w:rFonts w:ascii="Times New Roman" w:hAnsi="Times New Roman"/>
            <w:color w:val="000000" w:themeColor="text1"/>
            <w:sz w:val="24"/>
            <w:szCs w:val="24"/>
          </w:rPr>
          <w:delText xml:space="preserve">elver belonged to the species </w:delText>
        </w:r>
        <w:r w:rsidRPr="00534B44" w:rsidDel="00F142A7">
          <w:rPr>
            <w:rFonts w:ascii="Times New Roman" w:hAnsi="Times New Roman"/>
            <w:i/>
            <w:iCs/>
            <w:color w:val="000000" w:themeColor="text1"/>
            <w:sz w:val="24"/>
            <w:szCs w:val="24"/>
          </w:rPr>
          <w:delText>A. bengalensis</w:delText>
        </w:r>
        <w:r w:rsidDel="00F142A7">
          <w:rPr>
            <w:rFonts w:ascii="Times New Roman" w:hAnsi="Times New Roman"/>
            <w:color w:val="000000" w:themeColor="text1"/>
            <w:sz w:val="24"/>
            <w:szCs w:val="24"/>
          </w:rPr>
          <w:delText xml:space="preserve"> caught during the NEM season.</w:delText>
        </w:r>
      </w:del>
    </w:p>
    <w:p w14:paraId="70C345BB" w14:textId="0841E9D1" w:rsidR="00043A6B" w:rsidDel="00F142A7" w:rsidRDefault="00043A6B" w:rsidP="003570C6">
      <w:pPr>
        <w:pStyle w:val="ThesisTables"/>
        <w:rPr>
          <w:del w:id="861" w:author="Administrator" w:date="2023-08-28T12:22:00Z"/>
        </w:rPr>
      </w:pPr>
      <w:bookmarkStart w:id="862" w:name="_Toc144072963"/>
      <w:del w:id="863" w:author="Administrator" w:date="2023-08-28T12:22:00Z">
        <w:r w:rsidDel="00F142A7">
          <w:delText xml:space="preserve">Table 5: Abundance of elvers juvenile anguillid eel species associated with two </w:delText>
        </w:r>
        <w:commentRangeStart w:id="864"/>
        <w:r w:rsidDel="00F142A7">
          <w:delText xml:space="preserve">seasons </w:delText>
        </w:r>
        <w:commentRangeEnd w:id="864"/>
        <w:r w:rsidR="00F142A7" w:rsidDel="00F142A7">
          <w:rPr>
            <w:rStyle w:val="CommentReference"/>
            <w:rFonts w:ascii="Calibri" w:hAnsi="Calibri"/>
            <w:iCs w:val="0"/>
          </w:rPr>
          <w:commentReference w:id="864"/>
        </w:r>
        <w:r w:rsidDel="00F142A7">
          <w:delText xml:space="preserve">(NEM= </w:delText>
        </w:r>
        <w:r w:rsidRPr="00C93F4D" w:rsidDel="00F142A7">
          <w:delText>Northeast Monsoon</w:delText>
        </w:r>
        <w:r w:rsidDel="00F142A7">
          <w:delText xml:space="preserve"> season, SEM= </w:delText>
        </w:r>
        <w:r w:rsidRPr="00C93F4D" w:rsidDel="00F142A7">
          <w:delText>Southeast Monsoon</w:delText>
        </w:r>
        <w:r w:rsidDel="00F142A7">
          <w:delText xml:space="preserve"> season)</w:delText>
        </w:r>
        <w:bookmarkEnd w:id="862"/>
        <w:r w:rsidDel="00F142A7">
          <w:delText xml:space="preserve"> </w:delText>
        </w:r>
      </w:del>
    </w:p>
    <w:tbl>
      <w:tblPr>
        <w:tblStyle w:val="Table"/>
        <w:tblW w:w="3447" w:type="pct"/>
        <w:jc w:val="center"/>
        <w:tblBorders>
          <w:top w:val="single" w:sz="4" w:space="0" w:color="auto"/>
          <w:bottom w:val="single" w:sz="4" w:space="0" w:color="auto"/>
        </w:tblBorders>
        <w:tblLook w:val="0020" w:firstRow="1" w:lastRow="0" w:firstColumn="0" w:lastColumn="0" w:noHBand="0" w:noVBand="0"/>
      </w:tblPr>
      <w:tblGrid>
        <w:gridCol w:w="2797"/>
        <w:gridCol w:w="1256"/>
        <w:gridCol w:w="1189"/>
        <w:gridCol w:w="1211"/>
      </w:tblGrid>
      <w:tr w:rsidR="00043A6B" w:rsidRPr="00534B44" w:rsidDel="00F142A7" w14:paraId="0584A333" w14:textId="6ACD790F" w:rsidTr="00721651">
        <w:trPr>
          <w:cnfStyle w:val="100000000000" w:firstRow="1" w:lastRow="0" w:firstColumn="0" w:lastColumn="0" w:oddVBand="0" w:evenVBand="0" w:oddHBand="0" w:evenHBand="0" w:firstRowFirstColumn="0" w:firstRowLastColumn="0" w:lastRowFirstColumn="0" w:lastRowLastColumn="0"/>
          <w:tblHeader/>
          <w:jc w:val="center"/>
          <w:del w:id="865" w:author="Administrator" w:date="2023-08-28T12:22:00Z"/>
        </w:trPr>
        <w:tc>
          <w:tcPr>
            <w:tcW w:w="0" w:type="auto"/>
            <w:tcBorders>
              <w:top w:val="single" w:sz="4" w:space="0" w:color="auto"/>
              <w:bottom w:val="single" w:sz="4" w:space="0" w:color="auto"/>
            </w:tcBorders>
          </w:tcPr>
          <w:p w14:paraId="0E570E26" w14:textId="00940C76" w:rsidR="00043A6B" w:rsidRPr="00534B44" w:rsidDel="00F142A7" w:rsidRDefault="00043A6B" w:rsidP="00721651">
            <w:pPr>
              <w:pStyle w:val="Compact"/>
              <w:jc w:val="both"/>
              <w:rPr>
                <w:del w:id="866" w:author="Administrator" w:date="2023-08-28T12:22:00Z"/>
                <w:rFonts w:ascii="Times New Roman" w:hAnsi="Times New Roman" w:cs="Times New Roman"/>
              </w:rPr>
            </w:pPr>
            <w:del w:id="867" w:author="Administrator" w:date="2023-08-28T12:22:00Z">
              <w:r w:rsidRPr="00534B44" w:rsidDel="00F142A7">
                <w:rPr>
                  <w:rFonts w:ascii="Times New Roman" w:hAnsi="Times New Roman" w:cs="Times New Roman"/>
                </w:rPr>
                <w:delText>Season</w:delText>
              </w:r>
            </w:del>
          </w:p>
        </w:tc>
        <w:tc>
          <w:tcPr>
            <w:tcW w:w="0" w:type="auto"/>
            <w:tcBorders>
              <w:top w:val="single" w:sz="4" w:space="0" w:color="auto"/>
              <w:bottom w:val="single" w:sz="4" w:space="0" w:color="auto"/>
            </w:tcBorders>
          </w:tcPr>
          <w:p w14:paraId="3CC67AFB" w14:textId="2DDFDB19" w:rsidR="00043A6B" w:rsidRPr="00534B44" w:rsidDel="00F142A7" w:rsidRDefault="00043A6B" w:rsidP="00721651">
            <w:pPr>
              <w:pStyle w:val="Compact"/>
              <w:jc w:val="both"/>
              <w:rPr>
                <w:del w:id="868" w:author="Administrator" w:date="2023-08-28T12:22:00Z"/>
                <w:rFonts w:ascii="Times New Roman" w:hAnsi="Times New Roman" w:cs="Times New Roman"/>
              </w:rPr>
            </w:pPr>
            <w:del w:id="869" w:author="Administrator" w:date="2023-08-28T12:22:00Z">
              <w:r w:rsidRPr="00534B44" w:rsidDel="00F142A7">
                <w:rPr>
                  <w:rFonts w:ascii="Times New Roman" w:hAnsi="Times New Roman" w:cs="Times New Roman"/>
                </w:rPr>
                <w:delText>NEM</w:delText>
              </w:r>
            </w:del>
          </w:p>
        </w:tc>
        <w:tc>
          <w:tcPr>
            <w:tcW w:w="0" w:type="auto"/>
            <w:tcBorders>
              <w:top w:val="single" w:sz="4" w:space="0" w:color="auto"/>
              <w:bottom w:val="single" w:sz="4" w:space="0" w:color="auto"/>
            </w:tcBorders>
          </w:tcPr>
          <w:p w14:paraId="2568CB59" w14:textId="1475E334" w:rsidR="00043A6B" w:rsidRPr="00534B44" w:rsidDel="00F142A7" w:rsidRDefault="00043A6B" w:rsidP="00721651">
            <w:pPr>
              <w:pStyle w:val="Compact"/>
              <w:jc w:val="both"/>
              <w:rPr>
                <w:del w:id="870" w:author="Administrator" w:date="2023-08-28T12:22:00Z"/>
                <w:rFonts w:ascii="Times New Roman" w:hAnsi="Times New Roman" w:cs="Times New Roman"/>
              </w:rPr>
            </w:pPr>
            <w:del w:id="871" w:author="Administrator" w:date="2023-08-28T12:22:00Z">
              <w:r w:rsidRPr="00534B44" w:rsidDel="00F142A7">
                <w:rPr>
                  <w:rFonts w:ascii="Times New Roman" w:hAnsi="Times New Roman" w:cs="Times New Roman"/>
                </w:rPr>
                <w:delText>SEM</w:delText>
              </w:r>
            </w:del>
          </w:p>
        </w:tc>
        <w:tc>
          <w:tcPr>
            <w:tcW w:w="0" w:type="auto"/>
            <w:tcBorders>
              <w:top w:val="single" w:sz="4" w:space="0" w:color="auto"/>
              <w:bottom w:val="single" w:sz="4" w:space="0" w:color="auto"/>
            </w:tcBorders>
          </w:tcPr>
          <w:p w14:paraId="404DD8D8" w14:textId="741BD529" w:rsidR="00043A6B" w:rsidRPr="00534B44" w:rsidDel="00F142A7" w:rsidRDefault="00043A6B" w:rsidP="00721651">
            <w:pPr>
              <w:pStyle w:val="Compact"/>
              <w:jc w:val="both"/>
              <w:rPr>
                <w:del w:id="872" w:author="Administrator" w:date="2023-08-28T12:22:00Z"/>
                <w:rFonts w:ascii="Times New Roman" w:hAnsi="Times New Roman" w:cs="Times New Roman"/>
              </w:rPr>
            </w:pPr>
            <w:del w:id="873" w:author="Administrator" w:date="2023-08-28T12:22:00Z">
              <w:r w:rsidRPr="00534B44" w:rsidDel="00F142A7">
                <w:rPr>
                  <w:rFonts w:ascii="Times New Roman" w:hAnsi="Times New Roman" w:cs="Times New Roman"/>
                </w:rPr>
                <w:delText>Total</w:delText>
              </w:r>
            </w:del>
          </w:p>
        </w:tc>
      </w:tr>
      <w:tr w:rsidR="00043A6B" w:rsidRPr="00534B44" w:rsidDel="00F142A7" w14:paraId="51777583" w14:textId="39D4852A" w:rsidTr="00721651">
        <w:trPr>
          <w:jc w:val="center"/>
          <w:del w:id="874" w:author="Administrator" w:date="2023-08-28T12:22:00Z"/>
        </w:trPr>
        <w:tc>
          <w:tcPr>
            <w:tcW w:w="0" w:type="auto"/>
            <w:tcBorders>
              <w:top w:val="single" w:sz="4" w:space="0" w:color="auto"/>
            </w:tcBorders>
          </w:tcPr>
          <w:p w14:paraId="4C758F01" w14:textId="0301327A" w:rsidR="00043A6B" w:rsidRPr="00534B44" w:rsidDel="00F142A7" w:rsidRDefault="00043A6B" w:rsidP="00721651">
            <w:pPr>
              <w:pStyle w:val="Compact"/>
              <w:jc w:val="both"/>
              <w:rPr>
                <w:del w:id="875" w:author="Administrator" w:date="2023-08-28T12:22:00Z"/>
                <w:rFonts w:ascii="Times New Roman" w:hAnsi="Times New Roman" w:cs="Times New Roman"/>
              </w:rPr>
            </w:pPr>
            <w:del w:id="876" w:author="Administrator" w:date="2023-08-28T12:22:00Z">
              <w:r w:rsidRPr="00534B44" w:rsidDel="00F142A7">
                <w:rPr>
                  <w:rFonts w:ascii="Times New Roman" w:hAnsi="Times New Roman" w:cs="Times New Roman"/>
                  <w:i/>
                  <w:iCs/>
                </w:rPr>
                <w:delText>A. bengalensis</w:delText>
              </w:r>
            </w:del>
          </w:p>
        </w:tc>
        <w:tc>
          <w:tcPr>
            <w:tcW w:w="0" w:type="auto"/>
            <w:tcBorders>
              <w:top w:val="single" w:sz="4" w:space="0" w:color="auto"/>
            </w:tcBorders>
          </w:tcPr>
          <w:p w14:paraId="54FBEB09" w14:textId="1AF33000" w:rsidR="00043A6B" w:rsidRPr="00534B44" w:rsidDel="00F142A7" w:rsidRDefault="00043A6B" w:rsidP="00721651">
            <w:pPr>
              <w:pStyle w:val="Compact"/>
              <w:jc w:val="both"/>
              <w:rPr>
                <w:del w:id="877" w:author="Administrator" w:date="2023-08-28T12:22:00Z"/>
                <w:rFonts w:ascii="Times New Roman" w:hAnsi="Times New Roman" w:cs="Times New Roman"/>
              </w:rPr>
            </w:pPr>
            <w:del w:id="878" w:author="Administrator" w:date="2023-08-28T12:22:00Z">
              <w:r w:rsidRPr="00534B44" w:rsidDel="00F142A7">
                <w:rPr>
                  <w:rFonts w:ascii="Times New Roman" w:hAnsi="Times New Roman" w:cs="Times New Roman"/>
                </w:rPr>
                <w:delText>2</w:delText>
              </w:r>
            </w:del>
          </w:p>
        </w:tc>
        <w:tc>
          <w:tcPr>
            <w:tcW w:w="0" w:type="auto"/>
            <w:tcBorders>
              <w:top w:val="single" w:sz="4" w:space="0" w:color="auto"/>
            </w:tcBorders>
          </w:tcPr>
          <w:p w14:paraId="5F7491A8" w14:textId="58356862" w:rsidR="00043A6B" w:rsidRPr="00534B44" w:rsidDel="00F142A7" w:rsidRDefault="00043A6B" w:rsidP="00721651">
            <w:pPr>
              <w:pStyle w:val="Compact"/>
              <w:jc w:val="both"/>
              <w:rPr>
                <w:del w:id="879" w:author="Administrator" w:date="2023-08-28T12:22:00Z"/>
                <w:rFonts w:ascii="Times New Roman" w:hAnsi="Times New Roman" w:cs="Times New Roman"/>
              </w:rPr>
            </w:pPr>
            <w:del w:id="880" w:author="Administrator" w:date="2023-08-28T12:22:00Z">
              <w:r w:rsidRPr="00534B44" w:rsidDel="00F142A7">
                <w:rPr>
                  <w:rFonts w:ascii="Times New Roman" w:hAnsi="Times New Roman" w:cs="Times New Roman"/>
                </w:rPr>
                <w:delText>0</w:delText>
              </w:r>
            </w:del>
          </w:p>
        </w:tc>
        <w:tc>
          <w:tcPr>
            <w:tcW w:w="0" w:type="auto"/>
            <w:tcBorders>
              <w:top w:val="single" w:sz="4" w:space="0" w:color="auto"/>
            </w:tcBorders>
          </w:tcPr>
          <w:p w14:paraId="1604CE9F" w14:textId="53A69CA7" w:rsidR="00043A6B" w:rsidRPr="00534B44" w:rsidDel="00F142A7" w:rsidRDefault="00043A6B" w:rsidP="00721651">
            <w:pPr>
              <w:pStyle w:val="Compact"/>
              <w:jc w:val="both"/>
              <w:rPr>
                <w:del w:id="881" w:author="Administrator" w:date="2023-08-28T12:22:00Z"/>
                <w:rFonts w:ascii="Times New Roman" w:hAnsi="Times New Roman" w:cs="Times New Roman"/>
              </w:rPr>
            </w:pPr>
            <w:del w:id="882" w:author="Administrator" w:date="2023-08-28T12:22:00Z">
              <w:r w:rsidRPr="00534B44" w:rsidDel="00F142A7">
                <w:rPr>
                  <w:rFonts w:ascii="Times New Roman" w:hAnsi="Times New Roman" w:cs="Times New Roman"/>
                </w:rPr>
                <w:delText>2</w:delText>
              </w:r>
            </w:del>
          </w:p>
        </w:tc>
      </w:tr>
      <w:tr w:rsidR="00043A6B" w:rsidRPr="00534B44" w:rsidDel="00F142A7" w14:paraId="5D7F2A0E" w14:textId="0C451357" w:rsidTr="00721651">
        <w:trPr>
          <w:jc w:val="center"/>
          <w:del w:id="883" w:author="Administrator" w:date="2023-08-28T12:22:00Z"/>
        </w:trPr>
        <w:tc>
          <w:tcPr>
            <w:tcW w:w="0" w:type="auto"/>
          </w:tcPr>
          <w:p w14:paraId="6EE414EE" w14:textId="2908D645" w:rsidR="00043A6B" w:rsidRPr="00534B44" w:rsidDel="00F142A7" w:rsidRDefault="00043A6B" w:rsidP="00721651">
            <w:pPr>
              <w:pStyle w:val="Compact"/>
              <w:jc w:val="both"/>
              <w:rPr>
                <w:del w:id="884" w:author="Administrator" w:date="2023-08-28T12:22:00Z"/>
                <w:rFonts w:ascii="Times New Roman" w:hAnsi="Times New Roman" w:cs="Times New Roman"/>
              </w:rPr>
            </w:pPr>
            <w:del w:id="885" w:author="Administrator" w:date="2023-08-28T12:22:00Z">
              <w:r w:rsidRPr="00534B44" w:rsidDel="00F142A7">
                <w:rPr>
                  <w:rFonts w:ascii="Times New Roman" w:hAnsi="Times New Roman" w:cs="Times New Roman"/>
                  <w:i/>
                  <w:iCs/>
                </w:rPr>
                <w:delText>A. mossambica</w:delText>
              </w:r>
            </w:del>
          </w:p>
        </w:tc>
        <w:tc>
          <w:tcPr>
            <w:tcW w:w="0" w:type="auto"/>
          </w:tcPr>
          <w:p w14:paraId="3F03CF58" w14:textId="4987E486" w:rsidR="00043A6B" w:rsidRPr="00534B44" w:rsidDel="00F142A7" w:rsidRDefault="00043A6B" w:rsidP="00721651">
            <w:pPr>
              <w:pStyle w:val="Compact"/>
              <w:jc w:val="both"/>
              <w:rPr>
                <w:del w:id="886" w:author="Administrator" w:date="2023-08-28T12:22:00Z"/>
                <w:rFonts w:ascii="Times New Roman" w:hAnsi="Times New Roman" w:cs="Times New Roman"/>
              </w:rPr>
            </w:pPr>
            <w:del w:id="887" w:author="Administrator" w:date="2023-08-28T12:22:00Z">
              <w:r w:rsidRPr="00534B44" w:rsidDel="00F142A7">
                <w:rPr>
                  <w:rFonts w:ascii="Times New Roman" w:hAnsi="Times New Roman" w:cs="Times New Roman"/>
                </w:rPr>
                <w:delText>0</w:delText>
              </w:r>
            </w:del>
          </w:p>
        </w:tc>
        <w:tc>
          <w:tcPr>
            <w:tcW w:w="0" w:type="auto"/>
          </w:tcPr>
          <w:p w14:paraId="10363791" w14:textId="06BB9F9C" w:rsidR="00043A6B" w:rsidRPr="00534B44" w:rsidDel="00F142A7" w:rsidRDefault="00043A6B" w:rsidP="00721651">
            <w:pPr>
              <w:pStyle w:val="Compact"/>
              <w:jc w:val="both"/>
              <w:rPr>
                <w:del w:id="888" w:author="Administrator" w:date="2023-08-28T12:22:00Z"/>
                <w:rFonts w:ascii="Times New Roman" w:hAnsi="Times New Roman" w:cs="Times New Roman"/>
              </w:rPr>
            </w:pPr>
            <w:del w:id="889" w:author="Administrator" w:date="2023-08-28T12:22:00Z">
              <w:r w:rsidRPr="00534B44" w:rsidDel="00F142A7">
                <w:rPr>
                  <w:rFonts w:ascii="Times New Roman" w:hAnsi="Times New Roman" w:cs="Times New Roman"/>
                </w:rPr>
                <w:delText>8</w:delText>
              </w:r>
            </w:del>
          </w:p>
        </w:tc>
        <w:tc>
          <w:tcPr>
            <w:tcW w:w="0" w:type="auto"/>
          </w:tcPr>
          <w:p w14:paraId="0AFE6BED" w14:textId="414B994E" w:rsidR="00043A6B" w:rsidRPr="00534B44" w:rsidDel="00F142A7" w:rsidRDefault="00043A6B" w:rsidP="00721651">
            <w:pPr>
              <w:pStyle w:val="Compact"/>
              <w:jc w:val="both"/>
              <w:rPr>
                <w:del w:id="890" w:author="Administrator" w:date="2023-08-28T12:22:00Z"/>
                <w:rFonts w:ascii="Times New Roman" w:hAnsi="Times New Roman" w:cs="Times New Roman"/>
              </w:rPr>
            </w:pPr>
            <w:del w:id="891" w:author="Administrator" w:date="2023-08-28T12:22:00Z">
              <w:r w:rsidRPr="00534B44" w:rsidDel="00F142A7">
                <w:rPr>
                  <w:rFonts w:ascii="Times New Roman" w:hAnsi="Times New Roman" w:cs="Times New Roman"/>
                </w:rPr>
                <w:delText>8</w:delText>
              </w:r>
            </w:del>
          </w:p>
        </w:tc>
      </w:tr>
      <w:tr w:rsidR="00043A6B" w:rsidRPr="00534B44" w:rsidDel="00F142A7" w14:paraId="61A42CA8" w14:textId="52681288" w:rsidTr="00721651">
        <w:trPr>
          <w:jc w:val="center"/>
          <w:del w:id="892" w:author="Administrator" w:date="2023-08-28T12:22:00Z"/>
        </w:trPr>
        <w:tc>
          <w:tcPr>
            <w:tcW w:w="0" w:type="auto"/>
          </w:tcPr>
          <w:p w14:paraId="727D3572" w14:textId="143BE57C" w:rsidR="00043A6B" w:rsidRPr="00534B44" w:rsidDel="00F142A7" w:rsidRDefault="00043A6B" w:rsidP="00721651">
            <w:pPr>
              <w:pStyle w:val="Compact"/>
              <w:jc w:val="both"/>
              <w:rPr>
                <w:del w:id="893" w:author="Administrator" w:date="2023-08-28T12:22:00Z"/>
                <w:rFonts w:ascii="Times New Roman" w:hAnsi="Times New Roman" w:cs="Times New Roman"/>
              </w:rPr>
            </w:pPr>
            <w:del w:id="894" w:author="Administrator" w:date="2023-08-28T12:22:00Z">
              <w:r w:rsidRPr="00534B44" w:rsidDel="00F142A7">
                <w:rPr>
                  <w:rFonts w:ascii="Times New Roman" w:hAnsi="Times New Roman" w:cs="Times New Roman"/>
                </w:rPr>
                <w:delText>Total</w:delText>
              </w:r>
            </w:del>
          </w:p>
        </w:tc>
        <w:tc>
          <w:tcPr>
            <w:tcW w:w="0" w:type="auto"/>
          </w:tcPr>
          <w:p w14:paraId="487858DD" w14:textId="1128F123" w:rsidR="00043A6B" w:rsidRPr="00534B44" w:rsidDel="00F142A7" w:rsidRDefault="00043A6B" w:rsidP="00721651">
            <w:pPr>
              <w:pStyle w:val="Compact"/>
              <w:jc w:val="both"/>
              <w:rPr>
                <w:del w:id="895" w:author="Administrator" w:date="2023-08-28T12:22:00Z"/>
                <w:rFonts w:ascii="Times New Roman" w:hAnsi="Times New Roman" w:cs="Times New Roman"/>
              </w:rPr>
            </w:pPr>
            <w:del w:id="896" w:author="Administrator" w:date="2023-08-28T12:22:00Z">
              <w:r w:rsidRPr="00534B44" w:rsidDel="00F142A7">
                <w:rPr>
                  <w:rFonts w:ascii="Times New Roman" w:hAnsi="Times New Roman" w:cs="Times New Roman"/>
                </w:rPr>
                <w:delText>2</w:delText>
              </w:r>
            </w:del>
          </w:p>
        </w:tc>
        <w:tc>
          <w:tcPr>
            <w:tcW w:w="0" w:type="auto"/>
          </w:tcPr>
          <w:p w14:paraId="4BF5F944" w14:textId="1F7A0B3D" w:rsidR="00043A6B" w:rsidRPr="00534B44" w:rsidDel="00F142A7" w:rsidRDefault="00043A6B" w:rsidP="00721651">
            <w:pPr>
              <w:pStyle w:val="Compact"/>
              <w:jc w:val="both"/>
              <w:rPr>
                <w:del w:id="897" w:author="Administrator" w:date="2023-08-28T12:22:00Z"/>
                <w:rFonts w:ascii="Times New Roman" w:hAnsi="Times New Roman" w:cs="Times New Roman"/>
              </w:rPr>
            </w:pPr>
            <w:del w:id="898" w:author="Administrator" w:date="2023-08-28T12:22:00Z">
              <w:r w:rsidRPr="00534B44" w:rsidDel="00F142A7">
                <w:rPr>
                  <w:rFonts w:ascii="Times New Roman" w:hAnsi="Times New Roman" w:cs="Times New Roman"/>
                </w:rPr>
                <w:delText>8</w:delText>
              </w:r>
            </w:del>
          </w:p>
        </w:tc>
        <w:tc>
          <w:tcPr>
            <w:tcW w:w="0" w:type="auto"/>
          </w:tcPr>
          <w:p w14:paraId="36687D85" w14:textId="382083AB" w:rsidR="00043A6B" w:rsidRPr="00534B44" w:rsidDel="00F142A7" w:rsidRDefault="00043A6B" w:rsidP="00721651">
            <w:pPr>
              <w:pStyle w:val="Compact"/>
              <w:jc w:val="both"/>
              <w:rPr>
                <w:del w:id="899" w:author="Administrator" w:date="2023-08-28T12:22:00Z"/>
                <w:rFonts w:ascii="Times New Roman" w:hAnsi="Times New Roman" w:cs="Times New Roman"/>
              </w:rPr>
            </w:pPr>
            <w:del w:id="900" w:author="Administrator" w:date="2023-08-28T12:22:00Z">
              <w:r w:rsidRPr="00534B44" w:rsidDel="00F142A7">
                <w:rPr>
                  <w:rFonts w:ascii="Times New Roman" w:hAnsi="Times New Roman" w:cs="Times New Roman"/>
                </w:rPr>
                <w:delText>10</w:delText>
              </w:r>
            </w:del>
          </w:p>
        </w:tc>
      </w:tr>
    </w:tbl>
    <w:p w14:paraId="725224F6" w14:textId="7D9BDC52" w:rsidR="00043A6B" w:rsidDel="00F142A7" w:rsidRDefault="00043A6B" w:rsidP="00043A6B">
      <w:pPr>
        <w:spacing w:after="160" w:line="480" w:lineRule="auto"/>
        <w:jc w:val="both"/>
        <w:rPr>
          <w:del w:id="901" w:author="Administrator" w:date="2023-08-28T12:22:00Z"/>
          <w:rFonts w:ascii="Times New Roman" w:hAnsi="Times New Roman"/>
          <w:color w:val="000000" w:themeColor="text1"/>
          <w:sz w:val="24"/>
          <w:szCs w:val="24"/>
        </w:rPr>
      </w:pPr>
    </w:p>
    <w:p w14:paraId="4D9EBE8F" w14:textId="3A3393D2" w:rsidR="0033061C" w:rsidDel="00E301C7" w:rsidRDefault="00043A6B" w:rsidP="00043A6B">
      <w:pPr>
        <w:spacing w:line="480" w:lineRule="auto"/>
        <w:jc w:val="both"/>
        <w:rPr>
          <w:del w:id="902" w:author="Administrator" w:date="2023-08-28T12:19:00Z"/>
          <w:rFonts w:ascii="Times New Roman" w:hAnsi="Times New Roman"/>
          <w:sz w:val="24"/>
          <w:szCs w:val="24"/>
        </w:rPr>
      </w:pPr>
      <w:bookmarkStart w:id="903" w:name="_Hlk138298370"/>
      <w:bookmarkStart w:id="904" w:name="_Toc138614744"/>
      <w:bookmarkStart w:id="905" w:name="_Toc143167118"/>
      <w:del w:id="906" w:author="Administrator" w:date="2023-08-28T12:19:00Z">
        <w:r w:rsidRPr="00C93F4D" w:rsidDel="00E301C7">
          <w:rPr>
            <w:rFonts w:ascii="Times New Roman" w:hAnsi="Times New Roman"/>
            <w:color w:val="000000" w:themeColor="text1"/>
            <w:sz w:val="24"/>
            <w:szCs w:val="24"/>
          </w:rPr>
          <w:delText>Sampling site SBE1 showed higher abundance</w:delText>
        </w:r>
        <w:r w:rsidDel="00E301C7">
          <w:rPr>
            <w:rFonts w:ascii="Times New Roman" w:hAnsi="Times New Roman"/>
            <w:color w:val="000000" w:themeColor="text1"/>
            <w:sz w:val="24"/>
            <w:szCs w:val="24"/>
          </w:rPr>
          <w:delText xml:space="preserve"> </w:delText>
        </w:r>
        <w:r w:rsidRPr="00C93F4D" w:rsidDel="00E301C7">
          <w:rPr>
            <w:rFonts w:ascii="Times New Roman" w:hAnsi="Times New Roman"/>
            <w:color w:val="000000" w:themeColor="text1"/>
            <w:sz w:val="24"/>
            <w:szCs w:val="24"/>
          </w:rPr>
          <w:delText xml:space="preserve">of juvenile anguillid eels caught in the Sabaki Estuary (n=24), followed by SBE4 (n=23), SBE3 (n=18) and SBE2 (n=11) (Table </w:delText>
        </w:r>
        <w:r w:rsidDel="00E301C7">
          <w:rPr>
            <w:rFonts w:ascii="Times New Roman" w:hAnsi="Times New Roman"/>
            <w:color w:val="000000" w:themeColor="text1"/>
            <w:sz w:val="24"/>
            <w:szCs w:val="24"/>
          </w:rPr>
          <w:delText>6</w:delText>
        </w:r>
        <w:r w:rsidRPr="00C93F4D" w:rsidDel="00E301C7">
          <w:rPr>
            <w:rFonts w:ascii="Times New Roman" w:hAnsi="Times New Roman"/>
            <w:color w:val="000000" w:themeColor="text1"/>
            <w:sz w:val="24"/>
            <w:szCs w:val="24"/>
          </w:rPr>
          <w:delText xml:space="preserve">). </w:delText>
        </w:r>
        <w:bookmarkEnd w:id="903"/>
        <w:r w:rsidRPr="00C93F4D" w:rsidDel="00E301C7">
          <w:rPr>
            <w:rFonts w:ascii="Times New Roman" w:hAnsi="Times New Roman"/>
            <w:color w:val="000000" w:themeColor="text1"/>
            <w:sz w:val="24"/>
            <w:szCs w:val="24"/>
          </w:rPr>
          <w:delText xml:space="preserve">Species </w:delText>
        </w:r>
        <w:r w:rsidRPr="00C93F4D" w:rsidDel="00E301C7">
          <w:rPr>
            <w:rFonts w:ascii="Times New Roman" w:hAnsi="Times New Roman"/>
            <w:i/>
            <w:iCs/>
            <w:color w:val="000000" w:themeColor="text1"/>
            <w:sz w:val="24"/>
            <w:szCs w:val="24"/>
          </w:rPr>
          <w:delText>A. bengalensis</w:delText>
        </w:r>
        <w:r w:rsidRPr="00C93F4D" w:rsidDel="00E301C7">
          <w:rPr>
            <w:rFonts w:ascii="Times New Roman" w:hAnsi="Times New Roman"/>
            <w:color w:val="000000" w:themeColor="text1"/>
            <w:sz w:val="24"/>
            <w:szCs w:val="24"/>
          </w:rPr>
          <w:delText xml:space="preserve">, were more abundant in sampling site SBE4 </w:delText>
        </w:r>
        <w:r w:rsidDel="00E301C7">
          <w:rPr>
            <w:rFonts w:ascii="Times New Roman" w:hAnsi="Times New Roman"/>
            <w:color w:val="000000" w:themeColor="text1"/>
            <w:sz w:val="24"/>
            <w:szCs w:val="24"/>
          </w:rPr>
          <w:delText>(</w:delText>
        </w:r>
        <w:r w:rsidRPr="00C93F4D" w:rsidDel="00E301C7">
          <w:rPr>
            <w:rFonts w:ascii="Times New Roman" w:hAnsi="Times New Roman"/>
            <w:color w:val="000000" w:themeColor="text1"/>
            <w:sz w:val="24"/>
            <w:szCs w:val="24"/>
          </w:rPr>
          <w:delText>n=</w:delText>
        </w:r>
        <w:r w:rsidRPr="00C93F4D" w:rsidDel="00E301C7">
          <w:rPr>
            <w:rFonts w:ascii="Times New Roman" w:eastAsia="Arial" w:hAnsi="Times New Roman"/>
            <w:color w:val="000000"/>
          </w:rPr>
          <w:delText>18</w:delText>
        </w:r>
        <w:r w:rsidDel="00E301C7">
          <w:rPr>
            <w:rFonts w:ascii="Times New Roman" w:eastAsia="Arial" w:hAnsi="Times New Roman"/>
            <w:color w:val="000000"/>
          </w:rPr>
          <w:delText>)</w:delText>
        </w:r>
        <w:r w:rsidRPr="00C93F4D" w:rsidDel="00E301C7">
          <w:rPr>
            <w:rFonts w:ascii="Times New Roman" w:eastAsia="Arial" w:hAnsi="Times New Roman"/>
            <w:color w:val="000000"/>
          </w:rPr>
          <w:delText xml:space="preserve"> </w:delText>
        </w:r>
        <w:r w:rsidRPr="00C93F4D" w:rsidDel="00E301C7">
          <w:rPr>
            <w:rFonts w:ascii="Times New Roman" w:hAnsi="Times New Roman"/>
            <w:color w:val="000000" w:themeColor="text1"/>
            <w:sz w:val="24"/>
            <w:szCs w:val="24"/>
          </w:rPr>
          <w:delText xml:space="preserve">while species </w:delText>
        </w:r>
        <w:r w:rsidRPr="00C93F4D" w:rsidDel="00E301C7">
          <w:rPr>
            <w:rFonts w:ascii="Times New Roman" w:hAnsi="Times New Roman"/>
            <w:i/>
            <w:iCs/>
            <w:color w:val="000000" w:themeColor="text1"/>
            <w:sz w:val="24"/>
            <w:szCs w:val="24"/>
          </w:rPr>
          <w:delText>A. mossambica</w:delText>
        </w:r>
        <w:r w:rsidRPr="00C93F4D" w:rsidDel="00E301C7">
          <w:rPr>
            <w:rFonts w:ascii="Times New Roman" w:hAnsi="Times New Roman"/>
            <w:color w:val="000000" w:themeColor="text1"/>
            <w:sz w:val="24"/>
            <w:szCs w:val="24"/>
          </w:rPr>
          <w:delText xml:space="preserve"> </w:delText>
        </w:r>
        <w:r w:rsidDel="00E301C7">
          <w:rPr>
            <w:rFonts w:ascii="Times New Roman" w:hAnsi="Times New Roman"/>
            <w:color w:val="000000" w:themeColor="text1"/>
            <w:sz w:val="24"/>
            <w:szCs w:val="24"/>
          </w:rPr>
          <w:delText>(n=</w:delText>
        </w:r>
        <w:r w:rsidRPr="00C93F4D" w:rsidDel="00E301C7">
          <w:rPr>
            <w:rFonts w:ascii="Times New Roman" w:hAnsi="Times New Roman"/>
            <w:sz w:val="24"/>
            <w:szCs w:val="24"/>
          </w:rPr>
          <w:delText>9</w:delText>
        </w:r>
        <w:r w:rsidDel="00E301C7">
          <w:rPr>
            <w:rFonts w:ascii="Times New Roman" w:hAnsi="Times New Roman"/>
            <w:sz w:val="24"/>
            <w:szCs w:val="24"/>
          </w:rPr>
          <w:delText>)</w:delText>
        </w:r>
        <w:r w:rsidRPr="00C93F4D" w:rsidDel="00E301C7">
          <w:rPr>
            <w:rFonts w:ascii="Times New Roman" w:hAnsi="Times New Roman"/>
            <w:sz w:val="24"/>
            <w:szCs w:val="24"/>
          </w:rPr>
          <w:delText xml:space="preserve"> were abundant at sampling site SBE1. </w:delText>
        </w:r>
        <w:r w:rsidRPr="00C93F4D" w:rsidDel="00E301C7">
          <w:rPr>
            <w:rFonts w:ascii="Times New Roman" w:hAnsi="Times New Roman"/>
            <w:i/>
            <w:iCs/>
            <w:color w:val="000000" w:themeColor="text1"/>
            <w:sz w:val="24"/>
            <w:szCs w:val="24"/>
          </w:rPr>
          <w:delText>Anguill</w:delText>
        </w:r>
        <w:r w:rsidR="003570C6" w:rsidRPr="003570C6" w:rsidDel="00E301C7">
          <w:rPr>
            <w:rFonts w:ascii="Times New Roman" w:hAnsi="Times New Roman"/>
            <w:i/>
            <w:iCs/>
            <w:color w:val="000000" w:themeColor="text1"/>
            <w:sz w:val="24"/>
            <w:szCs w:val="24"/>
          </w:rPr>
          <w:delText>A marmorata</w:delText>
        </w:r>
        <w:r w:rsidRPr="00C93F4D" w:rsidDel="00E301C7">
          <w:rPr>
            <w:rFonts w:ascii="Times New Roman" w:hAnsi="Times New Roman"/>
            <w:color w:val="000000" w:themeColor="text1"/>
            <w:sz w:val="24"/>
            <w:szCs w:val="24"/>
          </w:rPr>
          <w:delText xml:space="preserve"> </w:delText>
        </w:r>
        <w:r w:rsidDel="00E301C7">
          <w:rPr>
            <w:rFonts w:ascii="Times New Roman" w:hAnsi="Times New Roman"/>
            <w:color w:val="000000" w:themeColor="text1"/>
            <w:sz w:val="24"/>
            <w:szCs w:val="24"/>
          </w:rPr>
          <w:delText xml:space="preserve">(n=2) </w:delText>
        </w:r>
        <w:r w:rsidRPr="00C93F4D" w:rsidDel="00E301C7">
          <w:rPr>
            <w:rFonts w:ascii="Times New Roman" w:hAnsi="Times New Roman"/>
            <w:color w:val="000000" w:themeColor="text1"/>
            <w:sz w:val="24"/>
            <w:szCs w:val="24"/>
          </w:rPr>
          <w:delText>were</w:delText>
        </w:r>
        <w:r w:rsidDel="00E301C7">
          <w:rPr>
            <w:rFonts w:ascii="Times New Roman" w:hAnsi="Times New Roman"/>
            <w:color w:val="000000" w:themeColor="text1"/>
            <w:sz w:val="24"/>
            <w:szCs w:val="24"/>
          </w:rPr>
          <w:delText xml:space="preserve"> only caught in</w:delText>
        </w:r>
        <w:r w:rsidRPr="00C93F4D" w:rsidDel="00E301C7">
          <w:rPr>
            <w:rFonts w:ascii="Times New Roman" w:hAnsi="Times New Roman"/>
            <w:color w:val="000000" w:themeColor="text1"/>
            <w:sz w:val="24"/>
            <w:szCs w:val="24"/>
          </w:rPr>
          <w:delText xml:space="preserve"> sampling site SBE1</w:delText>
        </w:r>
        <w:r w:rsidRPr="00C93F4D" w:rsidDel="00E301C7">
          <w:rPr>
            <w:rFonts w:ascii="Times New Roman" w:hAnsi="Times New Roman"/>
            <w:sz w:val="24"/>
            <w:szCs w:val="24"/>
          </w:rPr>
          <w:delText>.</w:delText>
        </w:r>
      </w:del>
    </w:p>
    <w:p w14:paraId="12F5E5A0" w14:textId="67BAA917" w:rsidR="003C391E" w:rsidDel="00E301C7" w:rsidRDefault="003C391E" w:rsidP="00043A6B">
      <w:pPr>
        <w:spacing w:line="480" w:lineRule="auto"/>
        <w:jc w:val="both"/>
        <w:rPr>
          <w:del w:id="907" w:author="Administrator" w:date="2023-08-28T12:19:00Z"/>
          <w:rFonts w:ascii="Times New Roman" w:hAnsi="Times New Roman"/>
          <w:sz w:val="24"/>
          <w:szCs w:val="24"/>
        </w:rPr>
      </w:pPr>
    </w:p>
    <w:p w14:paraId="3226C188" w14:textId="7EF5D455" w:rsidR="003C391E" w:rsidDel="00E301C7" w:rsidRDefault="003C391E" w:rsidP="00043A6B">
      <w:pPr>
        <w:spacing w:line="480" w:lineRule="auto"/>
        <w:jc w:val="both"/>
        <w:rPr>
          <w:del w:id="908" w:author="Administrator" w:date="2023-08-28T12:19:00Z"/>
          <w:rFonts w:ascii="Times New Roman" w:hAnsi="Times New Roman"/>
          <w:sz w:val="24"/>
          <w:szCs w:val="24"/>
        </w:rPr>
      </w:pPr>
    </w:p>
    <w:p w14:paraId="5E96546C" w14:textId="37DFC02F" w:rsidR="003C391E" w:rsidDel="00E301C7" w:rsidRDefault="003C391E" w:rsidP="00043A6B">
      <w:pPr>
        <w:spacing w:line="480" w:lineRule="auto"/>
        <w:jc w:val="both"/>
        <w:rPr>
          <w:del w:id="909" w:author="Administrator" w:date="2023-08-28T12:19:00Z"/>
          <w:rFonts w:ascii="Times New Roman" w:hAnsi="Times New Roman"/>
          <w:sz w:val="24"/>
          <w:szCs w:val="24"/>
        </w:rPr>
      </w:pPr>
    </w:p>
    <w:p w14:paraId="32B58447" w14:textId="1D929B9F" w:rsidR="003C391E" w:rsidRPr="00190D41" w:rsidDel="00E301C7" w:rsidRDefault="003C391E" w:rsidP="00043A6B">
      <w:pPr>
        <w:spacing w:line="480" w:lineRule="auto"/>
        <w:jc w:val="both"/>
        <w:rPr>
          <w:del w:id="910" w:author="Administrator" w:date="2023-08-28T12:19:00Z"/>
          <w:rFonts w:ascii="Times New Roman" w:hAnsi="Times New Roman"/>
          <w:sz w:val="24"/>
          <w:szCs w:val="24"/>
        </w:rPr>
      </w:pPr>
    </w:p>
    <w:p w14:paraId="22DEA54B" w14:textId="5B75949D" w:rsidR="00043A6B" w:rsidRPr="003570C6" w:rsidDel="00E301C7" w:rsidRDefault="00043A6B" w:rsidP="003570C6">
      <w:pPr>
        <w:pStyle w:val="ThesisTables"/>
        <w:rPr>
          <w:del w:id="911" w:author="Administrator" w:date="2023-08-28T12:19:00Z"/>
        </w:rPr>
      </w:pPr>
      <w:bookmarkStart w:id="912" w:name="_Toc144072964"/>
      <w:del w:id="913" w:author="Administrator" w:date="2023-08-28T12:19:00Z">
        <w:r w:rsidRPr="003570C6" w:rsidDel="00E301C7">
          <w:delText xml:space="preserve">Table 6: Occurrence of juvenile anguillid eel </w:delText>
        </w:r>
        <w:commentRangeStart w:id="914"/>
        <w:r w:rsidRPr="003570C6" w:rsidDel="00E301C7">
          <w:delText xml:space="preserve">species </w:delText>
        </w:r>
        <w:commentRangeEnd w:id="914"/>
        <w:r w:rsidR="0033061C" w:rsidDel="00E301C7">
          <w:rPr>
            <w:rStyle w:val="CommentReference"/>
            <w:rFonts w:ascii="Calibri" w:hAnsi="Calibri"/>
            <w:iCs w:val="0"/>
          </w:rPr>
          <w:commentReference w:id="914"/>
        </w:r>
        <w:r w:rsidRPr="003570C6" w:rsidDel="00E301C7">
          <w:delText xml:space="preserve">captured </w:delText>
        </w:r>
      </w:del>
      <w:del w:id="915" w:author="Administrator" w:date="2023-08-28T11:23:00Z">
        <w:r w:rsidRPr="003570C6" w:rsidDel="0033061C">
          <w:delText>in the present study across all</w:delText>
        </w:r>
      </w:del>
      <w:del w:id="916" w:author="Administrator" w:date="2023-08-28T12:19:00Z">
        <w:r w:rsidRPr="003570C6" w:rsidDel="00E301C7">
          <w:delText xml:space="preserve"> </w:delText>
        </w:r>
      </w:del>
      <w:del w:id="917" w:author="Administrator" w:date="2023-08-28T11:24:00Z">
        <w:r w:rsidRPr="003570C6" w:rsidDel="0033061C">
          <w:delText xml:space="preserve">four </w:delText>
        </w:r>
      </w:del>
      <w:del w:id="918" w:author="Administrator" w:date="2023-08-28T11:25:00Z">
        <w:r w:rsidRPr="003570C6" w:rsidDel="0033061C">
          <w:delText xml:space="preserve">sampling sites (SBE1, SBE2, SBE3, SBE4) </w:delText>
        </w:r>
      </w:del>
      <w:del w:id="919" w:author="Administrator" w:date="2023-08-28T12:19:00Z">
        <w:r w:rsidRPr="003570C6" w:rsidDel="00E301C7">
          <w:delText xml:space="preserve">in the Sabaki </w:delText>
        </w:r>
        <w:commentRangeStart w:id="920"/>
        <w:r w:rsidRPr="003570C6" w:rsidDel="00E301C7">
          <w:delText>Estuary</w:delText>
        </w:r>
        <w:bookmarkEnd w:id="904"/>
        <w:bookmarkEnd w:id="905"/>
        <w:bookmarkEnd w:id="912"/>
        <w:commentRangeEnd w:id="920"/>
        <w:r w:rsidR="0033061C" w:rsidDel="00E301C7">
          <w:rPr>
            <w:rStyle w:val="CommentReference"/>
            <w:rFonts w:ascii="Calibri" w:hAnsi="Calibri"/>
            <w:iCs w:val="0"/>
          </w:rPr>
          <w:commentReference w:id="920"/>
        </w:r>
      </w:del>
    </w:p>
    <w:tbl>
      <w:tblPr>
        <w:tblStyle w:val="Table"/>
        <w:tblW w:w="8477" w:type="dxa"/>
        <w:jc w:val="center"/>
        <w:tblLayout w:type="fixed"/>
        <w:tblLook w:val="0020" w:firstRow="1" w:lastRow="0" w:firstColumn="0" w:lastColumn="0" w:noHBand="0" w:noVBand="0"/>
      </w:tblPr>
      <w:tblGrid>
        <w:gridCol w:w="1620"/>
        <w:gridCol w:w="1161"/>
        <w:gridCol w:w="1376"/>
        <w:gridCol w:w="1530"/>
        <w:gridCol w:w="1620"/>
        <w:gridCol w:w="1170"/>
      </w:tblGrid>
      <w:tr w:rsidR="00043A6B" w:rsidRPr="00C93F4D" w:rsidDel="00E301C7" w14:paraId="266B3CCD" w14:textId="1DB5CDB7" w:rsidTr="00721651">
        <w:trPr>
          <w:cnfStyle w:val="100000000000" w:firstRow="1" w:lastRow="0" w:firstColumn="0" w:lastColumn="0" w:oddVBand="0" w:evenVBand="0" w:oddHBand="0" w:evenHBand="0" w:firstRowFirstColumn="0" w:firstRowLastColumn="0" w:lastRowFirstColumn="0" w:lastRowLastColumn="0"/>
          <w:trHeight w:val="349"/>
          <w:tblHeader/>
          <w:jc w:val="center"/>
          <w:del w:id="921" w:author="Administrator" w:date="2023-08-28T12:19:00Z"/>
        </w:trPr>
        <w:tc>
          <w:tcPr>
            <w:tcW w:w="1620" w:type="dxa"/>
            <w:tcBorders>
              <w:top w:val="single" w:sz="4" w:space="0" w:color="auto"/>
            </w:tcBorders>
          </w:tcPr>
          <w:p w14:paraId="5277EE16" w14:textId="7DC54BC1" w:rsidR="00043A6B" w:rsidRPr="00C93F4D" w:rsidDel="00E301C7" w:rsidRDefault="00043A6B" w:rsidP="00721651">
            <w:pPr>
              <w:pStyle w:val="Compact"/>
              <w:spacing w:line="276" w:lineRule="auto"/>
              <w:jc w:val="both"/>
              <w:rPr>
                <w:del w:id="922" w:author="Administrator" w:date="2023-08-28T12:19:00Z"/>
                <w:rFonts w:ascii="Times New Roman" w:hAnsi="Times New Roman" w:cs="Times New Roman"/>
              </w:rPr>
            </w:pPr>
            <w:del w:id="923" w:author="Administrator" w:date="2023-08-28T12:19:00Z">
              <w:r w:rsidDel="00E301C7">
                <w:rPr>
                  <w:rFonts w:ascii="Times New Roman" w:hAnsi="Times New Roman" w:cs="Times New Roman"/>
                </w:rPr>
                <w:delText>Distance from the ocean</w:delText>
              </w:r>
            </w:del>
          </w:p>
        </w:tc>
        <w:tc>
          <w:tcPr>
            <w:tcW w:w="1161" w:type="dxa"/>
            <w:tcBorders>
              <w:top w:val="single" w:sz="4" w:space="0" w:color="auto"/>
            </w:tcBorders>
          </w:tcPr>
          <w:p w14:paraId="5DF5928A" w14:textId="0D2D106C" w:rsidR="00043A6B" w:rsidRPr="00C93F4D" w:rsidDel="00E301C7" w:rsidRDefault="00043A6B" w:rsidP="00721651">
            <w:pPr>
              <w:pStyle w:val="Compact"/>
              <w:spacing w:line="276" w:lineRule="auto"/>
              <w:jc w:val="both"/>
              <w:rPr>
                <w:del w:id="924" w:author="Administrator" w:date="2023-08-28T12:19:00Z"/>
                <w:rFonts w:ascii="Times New Roman" w:hAnsi="Times New Roman" w:cs="Times New Roman"/>
                <w:i/>
                <w:iCs/>
              </w:rPr>
            </w:pPr>
            <w:del w:id="925" w:author="Administrator" w:date="2023-08-28T12:19:00Z">
              <w:r w:rsidDel="00E301C7">
                <w:rPr>
                  <w:rFonts w:ascii="Times New Roman" w:hAnsi="Times New Roman" w:cs="Times New Roman"/>
                </w:rPr>
                <w:delText>Sampling site</w:delText>
              </w:r>
            </w:del>
          </w:p>
        </w:tc>
        <w:tc>
          <w:tcPr>
            <w:tcW w:w="1376" w:type="dxa"/>
            <w:tcBorders>
              <w:top w:val="single" w:sz="4" w:space="0" w:color="auto"/>
            </w:tcBorders>
          </w:tcPr>
          <w:p w14:paraId="31039C17" w14:textId="4E57BFC7" w:rsidR="00043A6B" w:rsidRPr="00C93F4D" w:rsidDel="00E301C7" w:rsidRDefault="00043A6B" w:rsidP="00721651">
            <w:pPr>
              <w:pStyle w:val="Compact"/>
              <w:spacing w:line="276" w:lineRule="auto"/>
              <w:jc w:val="both"/>
              <w:rPr>
                <w:del w:id="926" w:author="Administrator" w:date="2023-08-28T12:19:00Z"/>
                <w:rFonts w:ascii="Times New Roman" w:hAnsi="Times New Roman" w:cs="Times New Roman"/>
                <w:i/>
                <w:iCs/>
              </w:rPr>
            </w:pPr>
            <w:del w:id="927" w:author="Administrator" w:date="2023-08-28T12:19:00Z">
              <w:r w:rsidRPr="00C93F4D" w:rsidDel="00E301C7">
                <w:rPr>
                  <w:rFonts w:ascii="Times New Roman" w:hAnsi="Times New Roman" w:cs="Times New Roman"/>
                  <w:i/>
                  <w:iCs/>
                </w:rPr>
                <w:delText>A. bengalensis</w:delText>
              </w:r>
            </w:del>
          </w:p>
        </w:tc>
        <w:tc>
          <w:tcPr>
            <w:tcW w:w="1530" w:type="dxa"/>
            <w:tcBorders>
              <w:top w:val="single" w:sz="4" w:space="0" w:color="auto"/>
            </w:tcBorders>
          </w:tcPr>
          <w:p w14:paraId="7287DDAB" w14:textId="197E4E7C" w:rsidR="00043A6B" w:rsidRPr="00C93F4D" w:rsidDel="00E301C7" w:rsidRDefault="00043A6B" w:rsidP="00721651">
            <w:pPr>
              <w:pStyle w:val="Compact"/>
              <w:spacing w:line="276" w:lineRule="auto"/>
              <w:jc w:val="both"/>
              <w:rPr>
                <w:del w:id="928" w:author="Administrator" w:date="2023-08-28T12:19:00Z"/>
                <w:rFonts w:ascii="Times New Roman" w:hAnsi="Times New Roman" w:cs="Times New Roman"/>
                <w:i/>
                <w:iCs/>
              </w:rPr>
            </w:pPr>
            <w:del w:id="929" w:author="Administrator" w:date="2023-08-28T12:19:00Z">
              <w:r w:rsidRPr="00C93F4D" w:rsidDel="00E301C7">
                <w:rPr>
                  <w:rFonts w:ascii="Times New Roman" w:hAnsi="Times New Roman" w:cs="Times New Roman"/>
                  <w:i/>
                  <w:iCs/>
                </w:rPr>
                <w:delText>A. marmorata</w:delText>
              </w:r>
            </w:del>
          </w:p>
        </w:tc>
        <w:tc>
          <w:tcPr>
            <w:tcW w:w="1620" w:type="dxa"/>
            <w:tcBorders>
              <w:top w:val="single" w:sz="4" w:space="0" w:color="auto"/>
            </w:tcBorders>
          </w:tcPr>
          <w:p w14:paraId="614FD59E" w14:textId="12C0CBE5" w:rsidR="00043A6B" w:rsidRPr="00C93F4D" w:rsidDel="00E301C7" w:rsidRDefault="00043A6B" w:rsidP="00721651">
            <w:pPr>
              <w:pStyle w:val="Compact"/>
              <w:spacing w:line="276" w:lineRule="auto"/>
              <w:jc w:val="both"/>
              <w:rPr>
                <w:del w:id="930" w:author="Administrator" w:date="2023-08-28T12:19:00Z"/>
                <w:rFonts w:ascii="Times New Roman" w:hAnsi="Times New Roman" w:cs="Times New Roman"/>
                <w:i/>
                <w:iCs/>
              </w:rPr>
            </w:pPr>
            <w:del w:id="931" w:author="Administrator" w:date="2023-08-28T12:19:00Z">
              <w:r w:rsidRPr="00C93F4D" w:rsidDel="00E301C7">
                <w:rPr>
                  <w:rFonts w:ascii="Times New Roman" w:hAnsi="Times New Roman" w:cs="Times New Roman"/>
                  <w:i/>
                  <w:iCs/>
                </w:rPr>
                <w:delText>A. mossambica</w:delText>
              </w:r>
            </w:del>
          </w:p>
        </w:tc>
        <w:tc>
          <w:tcPr>
            <w:tcW w:w="1170" w:type="dxa"/>
            <w:tcBorders>
              <w:top w:val="single" w:sz="4" w:space="0" w:color="auto"/>
            </w:tcBorders>
          </w:tcPr>
          <w:p w14:paraId="4EC2E8D6" w14:textId="7A36A71C" w:rsidR="00043A6B" w:rsidRPr="00C93F4D" w:rsidDel="00E301C7" w:rsidRDefault="00043A6B" w:rsidP="00721651">
            <w:pPr>
              <w:pStyle w:val="Compact"/>
              <w:spacing w:line="276" w:lineRule="auto"/>
              <w:jc w:val="both"/>
              <w:rPr>
                <w:del w:id="932" w:author="Administrator" w:date="2023-08-28T12:19:00Z"/>
                <w:rFonts w:ascii="Times New Roman" w:hAnsi="Times New Roman" w:cs="Times New Roman"/>
              </w:rPr>
            </w:pPr>
            <w:del w:id="933" w:author="Administrator" w:date="2023-08-28T12:19:00Z">
              <w:r w:rsidRPr="00C93F4D" w:rsidDel="00E301C7">
                <w:rPr>
                  <w:rFonts w:ascii="Times New Roman" w:hAnsi="Times New Roman" w:cs="Times New Roman"/>
                </w:rPr>
                <w:delText>Total</w:delText>
              </w:r>
            </w:del>
          </w:p>
        </w:tc>
      </w:tr>
      <w:tr w:rsidR="00043A6B" w:rsidRPr="00C93F4D" w:rsidDel="00E301C7" w14:paraId="2A3B4CF4" w14:textId="72144434" w:rsidTr="00721651">
        <w:trPr>
          <w:trHeight w:val="378"/>
          <w:jc w:val="center"/>
          <w:del w:id="934" w:author="Administrator" w:date="2023-08-28T12:19:00Z"/>
        </w:trPr>
        <w:tc>
          <w:tcPr>
            <w:tcW w:w="1620" w:type="dxa"/>
          </w:tcPr>
          <w:p w14:paraId="7B083CE4" w14:textId="713889D7" w:rsidR="00043A6B" w:rsidRPr="00C93F4D" w:rsidDel="00E301C7" w:rsidRDefault="00043A6B" w:rsidP="00721651">
            <w:pPr>
              <w:pStyle w:val="Compact"/>
              <w:spacing w:line="276" w:lineRule="auto"/>
              <w:jc w:val="both"/>
              <w:rPr>
                <w:del w:id="935" w:author="Administrator" w:date="2023-08-28T12:19:00Z"/>
                <w:rFonts w:ascii="Times New Roman" w:hAnsi="Times New Roman" w:cs="Times New Roman"/>
              </w:rPr>
            </w:pPr>
            <w:del w:id="936" w:author="Administrator" w:date="2023-08-28T12:19:00Z">
              <w:r w:rsidDel="00E301C7">
                <w:rPr>
                  <w:rFonts w:ascii="Times New Roman" w:hAnsi="Times New Roman" w:cs="Times New Roman"/>
                </w:rPr>
                <w:delText>0.5 km</w:delText>
              </w:r>
            </w:del>
          </w:p>
        </w:tc>
        <w:tc>
          <w:tcPr>
            <w:tcW w:w="1161" w:type="dxa"/>
          </w:tcPr>
          <w:p w14:paraId="0614EE6B" w14:textId="07287670" w:rsidR="00043A6B" w:rsidRPr="00C93F4D" w:rsidDel="00E301C7" w:rsidRDefault="00043A6B" w:rsidP="00721651">
            <w:pPr>
              <w:pStyle w:val="Compact"/>
              <w:spacing w:line="276" w:lineRule="auto"/>
              <w:jc w:val="both"/>
              <w:rPr>
                <w:del w:id="937" w:author="Administrator" w:date="2023-08-28T12:19:00Z"/>
                <w:rFonts w:ascii="Times New Roman" w:hAnsi="Times New Roman" w:cs="Times New Roman"/>
              </w:rPr>
            </w:pPr>
            <w:del w:id="938" w:author="Administrator" w:date="2023-08-28T12:19:00Z">
              <w:r w:rsidDel="00E301C7">
                <w:rPr>
                  <w:rFonts w:ascii="Times New Roman" w:hAnsi="Times New Roman" w:cs="Times New Roman"/>
                </w:rPr>
                <w:delText>SBE1</w:delText>
              </w:r>
            </w:del>
          </w:p>
        </w:tc>
        <w:tc>
          <w:tcPr>
            <w:tcW w:w="1376" w:type="dxa"/>
          </w:tcPr>
          <w:p w14:paraId="6C0B2E73" w14:textId="2AD599DE" w:rsidR="00043A6B" w:rsidRPr="00C93F4D" w:rsidDel="00E301C7" w:rsidRDefault="00043A6B" w:rsidP="00721651">
            <w:pPr>
              <w:pStyle w:val="Compact"/>
              <w:spacing w:line="276" w:lineRule="auto"/>
              <w:jc w:val="both"/>
              <w:rPr>
                <w:del w:id="939" w:author="Administrator" w:date="2023-08-28T12:19:00Z"/>
                <w:rFonts w:ascii="Times New Roman" w:hAnsi="Times New Roman" w:cs="Times New Roman"/>
              </w:rPr>
            </w:pPr>
            <w:commentRangeStart w:id="940"/>
            <w:del w:id="941" w:author="Administrator" w:date="2023-08-28T12:00:00Z">
              <w:r w:rsidRPr="00C93F4D" w:rsidDel="00173982">
                <w:rPr>
                  <w:rFonts w:ascii="Times New Roman" w:hAnsi="Times New Roman" w:cs="Times New Roman"/>
                </w:rPr>
                <w:delText>13</w:delText>
              </w:r>
              <w:commentRangeEnd w:id="940"/>
              <w:r w:rsidR="0033061C" w:rsidDel="00173982">
                <w:rPr>
                  <w:rStyle w:val="CommentReference"/>
                  <w:rFonts w:ascii="Calibri" w:eastAsia="Times New Roman" w:hAnsi="Calibri" w:cs="Times New Roman"/>
                  <w:lang w:val="en-GB" w:eastAsia="en-GB"/>
                </w:rPr>
                <w:commentReference w:id="940"/>
              </w:r>
            </w:del>
          </w:p>
        </w:tc>
        <w:tc>
          <w:tcPr>
            <w:tcW w:w="1530" w:type="dxa"/>
          </w:tcPr>
          <w:p w14:paraId="0401D8BC" w14:textId="492A8BB1" w:rsidR="00043A6B" w:rsidRPr="00C93F4D" w:rsidDel="00E301C7" w:rsidRDefault="00043A6B" w:rsidP="00721651">
            <w:pPr>
              <w:pStyle w:val="Compact"/>
              <w:spacing w:line="276" w:lineRule="auto"/>
              <w:jc w:val="both"/>
              <w:rPr>
                <w:del w:id="942" w:author="Administrator" w:date="2023-08-28T12:19:00Z"/>
                <w:rFonts w:ascii="Times New Roman" w:hAnsi="Times New Roman" w:cs="Times New Roman"/>
              </w:rPr>
            </w:pPr>
            <w:del w:id="943" w:author="Administrator" w:date="2023-08-28T12:01:00Z">
              <w:r w:rsidRPr="00C93F4D" w:rsidDel="00173982">
                <w:rPr>
                  <w:rFonts w:ascii="Times New Roman" w:hAnsi="Times New Roman" w:cs="Times New Roman"/>
                </w:rPr>
                <w:delText>2</w:delText>
              </w:r>
            </w:del>
          </w:p>
        </w:tc>
        <w:tc>
          <w:tcPr>
            <w:tcW w:w="1620" w:type="dxa"/>
          </w:tcPr>
          <w:p w14:paraId="55E44796" w14:textId="61AEADDA" w:rsidR="00043A6B" w:rsidRPr="00C93F4D" w:rsidDel="00E301C7" w:rsidRDefault="00043A6B" w:rsidP="00721651">
            <w:pPr>
              <w:pStyle w:val="Compact"/>
              <w:spacing w:line="276" w:lineRule="auto"/>
              <w:jc w:val="both"/>
              <w:rPr>
                <w:del w:id="944" w:author="Administrator" w:date="2023-08-28T12:19:00Z"/>
                <w:rFonts w:ascii="Times New Roman" w:hAnsi="Times New Roman" w:cs="Times New Roman"/>
              </w:rPr>
            </w:pPr>
            <w:del w:id="945" w:author="Administrator" w:date="2023-08-28T12:01:00Z">
              <w:r w:rsidRPr="00C93F4D" w:rsidDel="00173982">
                <w:rPr>
                  <w:rFonts w:ascii="Times New Roman" w:hAnsi="Times New Roman" w:cs="Times New Roman"/>
                </w:rPr>
                <w:delText>9</w:delText>
              </w:r>
            </w:del>
          </w:p>
        </w:tc>
        <w:tc>
          <w:tcPr>
            <w:tcW w:w="1170" w:type="dxa"/>
          </w:tcPr>
          <w:p w14:paraId="319B348A" w14:textId="77CF9857" w:rsidR="00043A6B" w:rsidRPr="00C93F4D" w:rsidDel="00E301C7" w:rsidRDefault="00043A6B" w:rsidP="00721651">
            <w:pPr>
              <w:pStyle w:val="Compact"/>
              <w:spacing w:line="276" w:lineRule="auto"/>
              <w:jc w:val="both"/>
              <w:rPr>
                <w:del w:id="946" w:author="Administrator" w:date="2023-08-28T12:19:00Z"/>
                <w:rFonts w:ascii="Times New Roman" w:hAnsi="Times New Roman" w:cs="Times New Roman"/>
              </w:rPr>
            </w:pPr>
            <w:del w:id="947" w:author="Administrator" w:date="2023-08-28T12:19:00Z">
              <w:r w:rsidRPr="00C93F4D" w:rsidDel="00E301C7">
                <w:rPr>
                  <w:rFonts w:ascii="Times New Roman" w:hAnsi="Times New Roman" w:cs="Times New Roman"/>
                </w:rPr>
                <w:delText>24</w:delText>
              </w:r>
            </w:del>
          </w:p>
        </w:tc>
      </w:tr>
      <w:tr w:rsidR="00043A6B" w:rsidRPr="00C93F4D" w:rsidDel="00E301C7" w14:paraId="27E0DA13" w14:textId="4C95F9A6" w:rsidTr="00721651">
        <w:trPr>
          <w:trHeight w:val="342"/>
          <w:jc w:val="center"/>
          <w:del w:id="948" w:author="Administrator" w:date="2023-08-28T12:19:00Z"/>
        </w:trPr>
        <w:tc>
          <w:tcPr>
            <w:tcW w:w="1620" w:type="dxa"/>
          </w:tcPr>
          <w:p w14:paraId="4003F6AC" w14:textId="499327D9" w:rsidR="00043A6B" w:rsidRPr="00C93F4D" w:rsidDel="00E301C7" w:rsidRDefault="00043A6B" w:rsidP="00721651">
            <w:pPr>
              <w:pStyle w:val="Compact"/>
              <w:spacing w:line="276" w:lineRule="auto"/>
              <w:jc w:val="both"/>
              <w:rPr>
                <w:del w:id="949" w:author="Administrator" w:date="2023-08-28T12:19:00Z"/>
                <w:rFonts w:ascii="Times New Roman" w:hAnsi="Times New Roman" w:cs="Times New Roman"/>
              </w:rPr>
            </w:pPr>
            <w:del w:id="950" w:author="Administrator" w:date="2023-08-28T12:19:00Z">
              <w:r w:rsidDel="00E301C7">
                <w:rPr>
                  <w:rFonts w:ascii="Times New Roman" w:hAnsi="Times New Roman" w:cs="Times New Roman"/>
                </w:rPr>
                <w:delText>1 km</w:delText>
              </w:r>
            </w:del>
          </w:p>
        </w:tc>
        <w:tc>
          <w:tcPr>
            <w:tcW w:w="1161" w:type="dxa"/>
          </w:tcPr>
          <w:p w14:paraId="731AE9A4" w14:textId="3865F799" w:rsidR="00043A6B" w:rsidRPr="00C93F4D" w:rsidDel="00E301C7" w:rsidRDefault="00043A6B" w:rsidP="00721651">
            <w:pPr>
              <w:pStyle w:val="Compact"/>
              <w:spacing w:line="276" w:lineRule="auto"/>
              <w:jc w:val="both"/>
              <w:rPr>
                <w:del w:id="951" w:author="Administrator" w:date="2023-08-28T12:19:00Z"/>
                <w:rFonts w:ascii="Times New Roman" w:hAnsi="Times New Roman" w:cs="Times New Roman"/>
              </w:rPr>
            </w:pPr>
            <w:del w:id="952" w:author="Administrator" w:date="2023-08-28T12:19:00Z">
              <w:r w:rsidDel="00E301C7">
                <w:rPr>
                  <w:rFonts w:ascii="Times New Roman" w:hAnsi="Times New Roman" w:cs="Times New Roman"/>
                </w:rPr>
                <w:delText>SBE2</w:delText>
              </w:r>
            </w:del>
          </w:p>
        </w:tc>
        <w:tc>
          <w:tcPr>
            <w:tcW w:w="1376" w:type="dxa"/>
          </w:tcPr>
          <w:p w14:paraId="6A822B84" w14:textId="1B6FC4AE" w:rsidR="00043A6B" w:rsidRPr="00C93F4D" w:rsidDel="00E301C7" w:rsidRDefault="00043A6B" w:rsidP="00721651">
            <w:pPr>
              <w:pStyle w:val="Compact"/>
              <w:spacing w:line="276" w:lineRule="auto"/>
              <w:jc w:val="both"/>
              <w:rPr>
                <w:del w:id="953" w:author="Administrator" w:date="2023-08-28T12:19:00Z"/>
                <w:rFonts w:ascii="Times New Roman" w:hAnsi="Times New Roman" w:cs="Times New Roman"/>
              </w:rPr>
            </w:pPr>
            <w:del w:id="954" w:author="Administrator" w:date="2023-08-28T12:00:00Z">
              <w:r w:rsidRPr="00C93F4D" w:rsidDel="00173982">
                <w:rPr>
                  <w:rFonts w:ascii="Times New Roman" w:hAnsi="Times New Roman" w:cs="Times New Roman"/>
                </w:rPr>
                <w:delText>16</w:delText>
              </w:r>
            </w:del>
          </w:p>
        </w:tc>
        <w:tc>
          <w:tcPr>
            <w:tcW w:w="1530" w:type="dxa"/>
          </w:tcPr>
          <w:p w14:paraId="1ECC595F" w14:textId="0806F638" w:rsidR="00043A6B" w:rsidRPr="00C93F4D" w:rsidDel="00E301C7" w:rsidRDefault="00043A6B" w:rsidP="00721651">
            <w:pPr>
              <w:pStyle w:val="Compact"/>
              <w:spacing w:line="276" w:lineRule="auto"/>
              <w:jc w:val="both"/>
              <w:rPr>
                <w:del w:id="955" w:author="Administrator" w:date="2023-08-28T12:19:00Z"/>
                <w:rFonts w:ascii="Times New Roman" w:hAnsi="Times New Roman" w:cs="Times New Roman"/>
              </w:rPr>
            </w:pPr>
            <w:del w:id="956" w:author="Administrator" w:date="2023-08-28T12:19:00Z">
              <w:r w:rsidRPr="00C93F4D" w:rsidDel="00E301C7">
                <w:rPr>
                  <w:rFonts w:ascii="Times New Roman" w:hAnsi="Times New Roman" w:cs="Times New Roman"/>
                </w:rPr>
                <w:delText>0</w:delText>
              </w:r>
            </w:del>
          </w:p>
        </w:tc>
        <w:tc>
          <w:tcPr>
            <w:tcW w:w="1620" w:type="dxa"/>
          </w:tcPr>
          <w:p w14:paraId="208D5300" w14:textId="0FF59836" w:rsidR="00043A6B" w:rsidRPr="00C93F4D" w:rsidDel="00E301C7" w:rsidRDefault="00043A6B" w:rsidP="00721651">
            <w:pPr>
              <w:pStyle w:val="Compact"/>
              <w:spacing w:line="276" w:lineRule="auto"/>
              <w:jc w:val="both"/>
              <w:rPr>
                <w:del w:id="957" w:author="Administrator" w:date="2023-08-28T12:19:00Z"/>
                <w:rFonts w:ascii="Times New Roman" w:hAnsi="Times New Roman" w:cs="Times New Roman"/>
              </w:rPr>
            </w:pPr>
            <w:del w:id="958" w:author="Administrator" w:date="2023-08-28T12:01:00Z">
              <w:r w:rsidRPr="00C93F4D" w:rsidDel="00173982">
                <w:rPr>
                  <w:rFonts w:ascii="Times New Roman" w:hAnsi="Times New Roman" w:cs="Times New Roman"/>
                </w:rPr>
                <w:delText>2</w:delText>
              </w:r>
            </w:del>
          </w:p>
        </w:tc>
        <w:tc>
          <w:tcPr>
            <w:tcW w:w="1170" w:type="dxa"/>
          </w:tcPr>
          <w:p w14:paraId="68B5F765" w14:textId="4B2B061A" w:rsidR="00043A6B" w:rsidRPr="00C93F4D" w:rsidDel="00E301C7" w:rsidRDefault="00043A6B" w:rsidP="00721651">
            <w:pPr>
              <w:pStyle w:val="Compact"/>
              <w:spacing w:line="276" w:lineRule="auto"/>
              <w:jc w:val="both"/>
              <w:rPr>
                <w:del w:id="959" w:author="Administrator" w:date="2023-08-28T12:19:00Z"/>
                <w:rFonts w:ascii="Times New Roman" w:hAnsi="Times New Roman" w:cs="Times New Roman"/>
              </w:rPr>
            </w:pPr>
            <w:del w:id="960" w:author="Administrator" w:date="2023-08-28T12:19:00Z">
              <w:r w:rsidRPr="00C93F4D" w:rsidDel="00E301C7">
                <w:rPr>
                  <w:rFonts w:ascii="Times New Roman" w:hAnsi="Times New Roman" w:cs="Times New Roman"/>
                </w:rPr>
                <w:delText>18</w:delText>
              </w:r>
            </w:del>
          </w:p>
        </w:tc>
      </w:tr>
      <w:tr w:rsidR="00043A6B" w:rsidRPr="00C93F4D" w:rsidDel="00E301C7" w14:paraId="3C8127B9" w14:textId="06DBFF5B" w:rsidTr="00721651">
        <w:trPr>
          <w:trHeight w:val="405"/>
          <w:jc w:val="center"/>
          <w:del w:id="961" w:author="Administrator" w:date="2023-08-28T12:19:00Z"/>
        </w:trPr>
        <w:tc>
          <w:tcPr>
            <w:tcW w:w="1620" w:type="dxa"/>
          </w:tcPr>
          <w:p w14:paraId="781AD275" w14:textId="31940027" w:rsidR="00043A6B" w:rsidRPr="00C93F4D" w:rsidDel="00E301C7" w:rsidRDefault="00043A6B" w:rsidP="00721651">
            <w:pPr>
              <w:pStyle w:val="Compact"/>
              <w:spacing w:line="276" w:lineRule="auto"/>
              <w:jc w:val="both"/>
              <w:rPr>
                <w:del w:id="962" w:author="Administrator" w:date="2023-08-28T12:19:00Z"/>
                <w:rFonts w:ascii="Times New Roman" w:hAnsi="Times New Roman" w:cs="Times New Roman"/>
              </w:rPr>
            </w:pPr>
            <w:del w:id="963" w:author="Administrator" w:date="2023-08-28T12:19:00Z">
              <w:r w:rsidDel="00E301C7">
                <w:rPr>
                  <w:rFonts w:ascii="Times New Roman" w:hAnsi="Times New Roman" w:cs="Times New Roman"/>
                </w:rPr>
                <w:delText>1.5 km</w:delText>
              </w:r>
            </w:del>
          </w:p>
        </w:tc>
        <w:tc>
          <w:tcPr>
            <w:tcW w:w="1161" w:type="dxa"/>
          </w:tcPr>
          <w:p w14:paraId="3808BE40" w14:textId="647E362E" w:rsidR="00043A6B" w:rsidRPr="00C93F4D" w:rsidDel="00E301C7" w:rsidRDefault="00043A6B" w:rsidP="00721651">
            <w:pPr>
              <w:pStyle w:val="Compact"/>
              <w:spacing w:line="276" w:lineRule="auto"/>
              <w:jc w:val="both"/>
              <w:rPr>
                <w:del w:id="964" w:author="Administrator" w:date="2023-08-28T12:19:00Z"/>
                <w:rFonts w:ascii="Times New Roman" w:hAnsi="Times New Roman" w:cs="Times New Roman"/>
              </w:rPr>
            </w:pPr>
            <w:del w:id="965" w:author="Administrator" w:date="2023-08-28T12:19:00Z">
              <w:r w:rsidDel="00E301C7">
                <w:rPr>
                  <w:rFonts w:ascii="Times New Roman" w:hAnsi="Times New Roman" w:cs="Times New Roman"/>
                </w:rPr>
                <w:delText>SBE3</w:delText>
              </w:r>
            </w:del>
          </w:p>
        </w:tc>
        <w:tc>
          <w:tcPr>
            <w:tcW w:w="1376" w:type="dxa"/>
          </w:tcPr>
          <w:p w14:paraId="42777EE2" w14:textId="3E8F5DDC" w:rsidR="00043A6B" w:rsidRPr="00C93F4D" w:rsidDel="00E301C7" w:rsidRDefault="00043A6B" w:rsidP="00721651">
            <w:pPr>
              <w:pStyle w:val="Compact"/>
              <w:spacing w:line="276" w:lineRule="auto"/>
              <w:jc w:val="both"/>
              <w:rPr>
                <w:del w:id="966" w:author="Administrator" w:date="2023-08-28T12:19:00Z"/>
                <w:rFonts w:ascii="Times New Roman" w:hAnsi="Times New Roman" w:cs="Times New Roman"/>
              </w:rPr>
            </w:pPr>
            <w:del w:id="967" w:author="Administrator" w:date="2023-08-28T12:01:00Z">
              <w:r w:rsidRPr="00C93F4D" w:rsidDel="00173982">
                <w:rPr>
                  <w:rFonts w:ascii="Times New Roman" w:hAnsi="Times New Roman" w:cs="Times New Roman"/>
                </w:rPr>
                <w:delText>5</w:delText>
              </w:r>
            </w:del>
          </w:p>
        </w:tc>
        <w:tc>
          <w:tcPr>
            <w:tcW w:w="1530" w:type="dxa"/>
          </w:tcPr>
          <w:p w14:paraId="7D4B7193" w14:textId="21CBB3FA" w:rsidR="00043A6B" w:rsidRPr="00C93F4D" w:rsidDel="00E301C7" w:rsidRDefault="00043A6B" w:rsidP="00721651">
            <w:pPr>
              <w:pStyle w:val="Compact"/>
              <w:spacing w:line="276" w:lineRule="auto"/>
              <w:jc w:val="both"/>
              <w:rPr>
                <w:del w:id="968" w:author="Administrator" w:date="2023-08-28T12:19:00Z"/>
                <w:rFonts w:ascii="Times New Roman" w:hAnsi="Times New Roman" w:cs="Times New Roman"/>
              </w:rPr>
            </w:pPr>
            <w:del w:id="969" w:author="Administrator" w:date="2023-08-28T12:19:00Z">
              <w:r w:rsidRPr="00C93F4D" w:rsidDel="00E301C7">
                <w:rPr>
                  <w:rFonts w:ascii="Times New Roman" w:hAnsi="Times New Roman" w:cs="Times New Roman"/>
                </w:rPr>
                <w:delText>0</w:delText>
              </w:r>
            </w:del>
          </w:p>
        </w:tc>
        <w:tc>
          <w:tcPr>
            <w:tcW w:w="1620" w:type="dxa"/>
          </w:tcPr>
          <w:p w14:paraId="52510D90" w14:textId="6CCE46CA" w:rsidR="00043A6B" w:rsidRPr="00C93F4D" w:rsidDel="00E301C7" w:rsidRDefault="00043A6B" w:rsidP="00721651">
            <w:pPr>
              <w:pStyle w:val="Compact"/>
              <w:spacing w:line="276" w:lineRule="auto"/>
              <w:jc w:val="both"/>
              <w:rPr>
                <w:del w:id="970" w:author="Administrator" w:date="2023-08-28T12:19:00Z"/>
                <w:rFonts w:ascii="Times New Roman" w:hAnsi="Times New Roman" w:cs="Times New Roman"/>
              </w:rPr>
            </w:pPr>
            <w:del w:id="971" w:author="Administrator" w:date="2023-08-28T12:01:00Z">
              <w:r w:rsidRPr="00C93F4D" w:rsidDel="00173982">
                <w:rPr>
                  <w:rFonts w:ascii="Times New Roman" w:hAnsi="Times New Roman" w:cs="Times New Roman"/>
                </w:rPr>
                <w:delText>6</w:delText>
              </w:r>
            </w:del>
          </w:p>
        </w:tc>
        <w:tc>
          <w:tcPr>
            <w:tcW w:w="1170" w:type="dxa"/>
          </w:tcPr>
          <w:p w14:paraId="0A821C37" w14:textId="5549AF6E" w:rsidR="00043A6B" w:rsidRPr="00C93F4D" w:rsidDel="00E301C7" w:rsidRDefault="00043A6B" w:rsidP="00721651">
            <w:pPr>
              <w:pStyle w:val="Compact"/>
              <w:spacing w:line="276" w:lineRule="auto"/>
              <w:jc w:val="both"/>
              <w:rPr>
                <w:del w:id="972" w:author="Administrator" w:date="2023-08-28T12:19:00Z"/>
                <w:rFonts w:ascii="Times New Roman" w:hAnsi="Times New Roman" w:cs="Times New Roman"/>
              </w:rPr>
            </w:pPr>
            <w:del w:id="973" w:author="Administrator" w:date="2023-08-28T12:19:00Z">
              <w:r w:rsidRPr="00C93F4D" w:rsidDel="00E301C7">
                <w:rPr>
                  <w:rFonts w:ascii="Times New Roman" w:hAnsi="Times New Roman" w:cs="Times New Roman"/>
                </w:rPr>
                <w:delText>11</w:delText>
              </w:r>
            </w:del>
          </w:p>
        </w:tc>
      </w:tr>
      <w:tr w:rsidR="00043A6B" w:rsidRPr="00C93F4D" w:rsidDel="00E301C7" w14:paraId="3D14F790" w14:textId="7F471146" w:rsidTr="00721651">
        <w:trPr>
          <w:trHeight w:val="360"/>
          <w:jc w:val="center"/>
          <w:del w:id="974" w:author="Administrator" w:date="2023-08-28T12:19:00Z"/>
        </w:trPr>
        <w:tc>
          <w:tcPr>
            <w:tcW w:w="1620" w:type="dxa"/>
          </w:tcPr>
          <w:p w14:paraId="41DDB175" w14:textId="6E1B2FEB" w:rsidR="00043A6B" w:rsidRPr="00C93F4D" w:rsidDel="00E301C7" w:rsidRDefault="00043A6B" w:rsidP="00721651">
            <w:pPr>
              <w:pStyle w:val="Compact"/>
              <w:spacing w:line="276" w:lineRule="auto"/>
              <w:jc w:val="both"/>
              <w:rPr>
                <w:del w:id="975" w:author="Administrator" w:date="2023-08-28T12:19:00Z"/>
                <w:rFonts w:ascii="Times New Roman" w:hAnsi="Times New Roman" w:cs="Times New Roman"/>
              </w:rPr>
            </w:pPr>
            <w:del w:id="976" w:author="Administrator" w:date="2023-08-28T12:19:00Z">
              <w:r w:rsidDel="00E301C7">
                <w:rPr>
                  <w:rFonts w:ascii="Times New Roman" w:hAnsi="Times New Roman" w:cs="Times New Roman"/>
                </w:rPr>
                <w:delText>2 km</w:delText>
              </w:r>
            </w:del>
          </w:p>
        </w:tc>
        <w:tc>
          <w:tcPr>
            <w:tcW w:w="1161" w:type="dxa"/>
          </w:tcPr>
          <w:p w14:paraId="70EDB9C1" w14:textId="37C51334" w:rsidR="00043A6B" w:rsidRPr="00C93F4D" w:rsidDel="00E301C7" w:rsidRDefault="00043A6B" w:rsidP="00721651">
            <w:pPr>
              <w:pStyle w:val="Compact"/>
              <w:spacing w:line="276" w:lineRule="auto"/>
              <w:jc w:val="both"/>
              <w:rPr>
                <w:del w:id="977" w:author="Administrator" w:date="2023-08-28T12:19:00Z"/>
                <w:rFonts w:ascii="Times New Roman" w:hAnsi="Times New Roman" w:cs="Times New Roman"/>
              </w:rPr>
            </w:pPr>
            <w:del w:id="978" w:author="Administrator" w:date="2023-08-28T12:19:00Z">
              <w:r w:rsidDel="00E301C7">
                <w:rPr>
                  <w:rFonts w:ascii="Times New Roman" w:hAnsi="Times New Roman" w:cs="Times New Roman"/>
                </w:rPr>
                <w:delText>SBE4</w:delText>
              </w:r>
            </w:del>
          </w:p>
        </w:tc>
        <w:tc>
          <w:tcPr>
            <w:tcW w:w="1376" w:type="dxa"/>
          </w:tcPr>
          <w:p w14:paraId="6AFC22A9" w14:textId="78A0ACA5" w:rsidR="00043A6B" w:rsidRPr="00C93F4D" w:rsidDel="00E301C7" w:rsidRDefault="00043A6B" w:rsidP="00721651">
            <w:pPr>
              <w:pStyle w:val="Compact"/>
              <w:spacing w:line="276" w:lineRule="auto"/>
              <w:jc w:val="both"/>
              <w:rPr>
                <w:del w:id="979" w:author="Administrator" w:date="2023-08-28T12:19:00Z"/>
                <w:rFonts w:ascii="Times New Roman" w:hAnsi="Times New Roman" w:cs="Times New Roman"/>
              </w:rPr>
            </w:pPr>
            <w:del w:id="980" w:author="Administrator" w:date="2023-08-28T12:01:00Z">
              <w:r w:rsidRPr="00C93F4D" w:rsidDel="00173982">
                <w:rPr>
                  <w:rFonts w:ascii="Times New Roman" w:hAnsi="Times New Roman" w:cs="Times New Roman"/>
                </w:rPr>
                <w:delText>18</w:delText>
              </w:r>
            </w:del>
          </w:p>
        </w:tc>
        <w:tc>
          <w:tcPr>
            <w:tcW w:w="1530" w:type="dxa"/>
          </w:tcPr>
          <w:p w14:paraId="65CAAFD8" w14:textId="38E52E04" w:rsidR="00043A6B" w:rsidRPr="00C93F4D" w:rsidDel="00E301C7" w:rsidRDefault="00043A6B" w:rsidP="00721651">
            <w:pPr>
              <w:pStyle w:val="Compact"/>
              <w:spacing w:line="276" w:lineRule="auto"/>
              <w:jc w:val="both"/>
              <w:rPr>
                <w:del w:id="981" w:author="Administrator" w:date="2023-08-28T12:19:00Z"/>
                <w:rFonts w:ascii="Times New Roman" w:hAnsi="Times New Roman" w:cs="Times New Roman"/>
              </w:rPr>
            </w:pPr>
            <w:del w:id="982" w:author="Administrator" w:date="2023-08-28T12:19:00Z">
              <w:r w:rsidRPr="00C93F4D" w:rsidDel="00E301C7">
                <w:rPr>
                  <w:rFonts w:ascii="Times New Roman" w:hAnsi="Times New Roman" w:cs="Times New Roman"/>
                </w:rPr>
                <w:delText>0</w:delText>
              </w:r>
            </w:del>
          </w:p>
        </w:tc>
        <w:tc>
          <w:tcPr>
            <w:tcW w:w="1620" w:type="dxa"/>
          </w:tcPr>
          <w:p w14:paraId="2BC8D473" w14:textId="1E8998B5" w:rsidR="00043A6B" w:rsidRPr="00C93F4D" w:rsidDel="00E301C7" w:rsidRDefault="00043A6B" w:rsidP="00721651">
            <w:pPr>
              <w:pStyle w:val="Compact"/>
              <w:spacing w:line="276" w:lineRule="auto"/>
              <w:jc w:val="both"/>
              <w:rPr>
                <w:del w:id="983" w:author="Administrator" w:date="2023-08-28T12:19:00Z"/>
                <w:rFonts w:ascii="Times New Roman" w:hAnsi="Times New Roman" w:cs="Times New Roman"/>
              </w:rPr>
            </w:pPr>
            <w:del w:id="984" w:author="Administrator" w:date="2023-08-28T12:01:00Z">
              <w:r w:rsidRPr="00C93F4D" w:rsidDel="00173982">
                <w:rPr>
                  <w:rFonts w:ascii="Times New Roman" w:hAnsi="Times New Roman" w:cs="Times New Roman"/>
                </w:rPr>
                <w:delText>5</w:delText>
              </w:r>
            </w:del>
          </w:p>
        </w:tc>
        <w:tc>
          <w:tcPr>
            <w:tcW w:w="1170" w:type="dxa"/>
          </w:tcPr>
          <w:p w14:paraId="528B1798" w14:textId="58E90A90" w:rsidR="00043A6B" w:rsidRPr="00C93F4D" w:rsidDel="00E301C7" w:rsidRDefault="00043A6B" w:rsidP="00721651">
            <w:pPr>
              <w:pStyle w:val="Compact"/>
              <w:spacing w:line="276" w:lineRule="auto"/>
              <w:jc w:val="both"/>
              <w:rPr>
                <w:del w:id="985" w:author="Administrator" w:date="2023-08-28T12:19:00Z"/>
                <w:rFonts w:ascii="Times New Roman" w:hAnsi="Times New Roman" w:cs="Times New Roman"/>
              </w:rPr>
            </w:pPr>
            <w:del w:id="986" w:author="Administrator" w:date="2023-08-28T12:19:00Z">
              <w:r w:rsidRPr="00C93F4D" w:rsidDel="00E301C7">
                <w:rPr>
                  <w:rFonts w:ascii="Times New Roman" w:hAnsi="Times New Roman" w:cs="Times New Roman"/>
                </w:rPr>
                <w:delText>23</w:delText>
              </w:r>
            </w:del>
          </w:p>
        </w:tc>
      </w:tr>
      <w:tr w:rsidR="00043A6B" w:rsidRPr="00C93F4D" w:rsidDel="002F60CE" w14:paraId="2D44F454" w14:textId="107A71DC" w:rsidTr="00721651">
        <w:trPr>
          <w:trHeight w:val="349"/>
          <w:jc w:val="center"/>
          <w:del w:id="987" w:author="Administrator" w:date="2023-08-28T11:13:00Z"/>
        </w:trPr>
        <w:tc>
          <w:tcPr>
            <w:tcW w:w="1620" w:type="dxa"/>
            <w:tcBorders>
              <w:bottom w:val="single" w:sz="4" w:space="0" w:color="auto"/>
            </w:tcBorders>
          </w:tcPr>
          <w:p w14:paraId="686A24E1" w14:textId="201D7AF0" w:rsidR="00043A6B" w:rsidRPr="00C93F4D" w:rsidDel="002F60CE" w:rsidRDefault="00043A6B" w:rsidP="00721651">
            <w:pPr>
              <w:pStyle w:val="Compact"/>
              <w:spacing w:line="276" w:lineRule="auto"/>
              <w:jc w:val="both"/>
              <w:rPr>
                <w:del w:id="988" w:author="Administrator" w:date="2023-08-28T11:13:00Z"/>
                <w:rFonts w:ascii="Times New Roman" w:hAnsi="Times New Roman" w:cs="Times New Roman"/>
              </w:rPr>
            </w:pPr>
            <w:del w:id="989" w:author="Administrator" w:date="2023-08-28T11:13:00Z">
              <w:r w:rsidRPr="00C93F4D" w:rsidDel="002F60CE">
                <w:rPr>
                  <w:rFonts w:ascii="Times New Roman" w:hAnsi="Times New Roman" w:cs="Times New Roman"/>
                </w:rPr>
                <w:delText>Total</w:delText>
              </w:r>
            </w:del>
          </w:p>
        </w:tc>
        <w:tc>
          <w:tcPr>
            <w:tcW w:w="1161" w:type="dxa"/>
            <w:tcBorders>
              <w:bottom w:val="single" w:sz="4" w:space="0" w:color="auto"/>
            </w:tcBorders>
          </w:tcPr>
          <w:p w14:paraId="4B15B636" w14:textId="2601FC5E" w:rsidR="00043A6B" w:rsidRPr="00C93F4D" w:rsidDel="002F60CE" w:rsidRDefault="00043A6B" w:rsidP="00721651">
            <w:pPr>
              <w:pStyle w:val="Compact"/>
              <w:spacing w:line="276" w:lineRule="auto"/>
              <w:jc w:val="both"/>
              <w:rPr>
                <w:del w:id="990" w:author="Administrator" w:date="2023-08-28T11:13:00Z"/>
                <w:rFonts w:ascii="Times New Roman" w:hAnsi="Times New Roman" w:cs="Times New Roman"/>
              </w:rPr>
            </w:pPr>
          </w:p>
        </w:tc>
        <w:tc>
          <w:tcPr>
            <w:tcW w:w="1376" w:type="dxa"/>
            <w:tcBorders>
              <w:bottom w:val="single" w:sz="4" w:space="0" w:color="auto"/>
            </w:tcBorders>
          </w:tcPr>
          <w:p w14:paraId="1AFC13BB" w14:textId="40A9C8CA" w:rsidR="00043A6B" w:rsidRPr="00C93F4D" w:rsidDel="002F60CE" w:rsidRDefault="00043A6B" w:rsidP="00721651">
            <w:pPr>
              <w:pStyle w:val="Compact"/>
              <w:spacing w:line="276" w:lineRule="auto"/>
              <w:jc w:val="both"/>
              <w:rPr>
                <w:del w:id="991" w:author="Administrator" w:date="2023-08-28T11:13:00Z"/>
                <w:rFonts w:ascii="Times New Roman" w:hAnsi="Times New Roman" w:cs="Times New Roman"/>
              </w:rPr>
            </w:pPr>
            <w:del w:id="992" w:author="Administrator" w:date="2023-08-28T11:13:00Z">
              <w:r w:rsidRPr="00C93F4D" w:rsidDel="002F60CE">
                <w:rPr>
                  <w:rFonts w:ascii="Times New Roman" w:hAnsi="Times New Roman" w:cs="Times New Roman"/>
                </w:rPr>
                <w:delText>52</w:delText>
              </w:r>
            </w:del>
          </w:p>
        </w:tc>
        <w:tc>
          <w:tcPr>
            <w:tcW w:w="1530" w:type="dxa"/>
            <w:tcBorders>
              <w:bottom w:val="single" w:sz="4" w:space="0" w:color="auto"/>
            </w:tcBorders>
          </w:tcPr>
          <w:p w14:paraId="538DA5CE" w14:textId="34589E03" w:rsidR="00043A6B" w:rsidRPr="00C93F4D" w:rsidDel="002F60CE" w:rsidRDefault="00043A6B" w:rsidP="00721651">
            <w:pPr>
              <w:pStyle w:val="Compact"/>
              <w:spacing w:line="276" w:lineRule="auto"/>
              <w:jc w:val="both"/>
              <w:rPr>
                <w:del w:id="993" w:author="Administrator" w:date="2023-08-28T11:13:00Z"/>
                <w:rFonts w:ascii="Times New Roman" w:hAnsi="Times New Roman" w:cs="Times New Roman"/>
              </w:rPr>
            </w:pPr>
            <w:del w:id="994" w:author="Administrator" w:date="2023-08-28T11:13:00Z">
              <w:r w:rsidRPr="00C93F4D" w:rsidDel="002F60CE">
                <w:rPr>
                  <w:rFonts w:ascii="Times New Roman" w:hAnsi="Times New Roman" w:cs="Times New Roman"/>
                </w:rPr>
                <w:delText>2</w:delText>
              </w:r>
            </w:del>
          </w:p>
        </w:tc>
        <w:tc>
          <w:tcPr>
            <w:tcW w:w="1620" w:type="dxa"/>
            <w:tcBorders>
              <w:bottom w:val="single" w:sz="4" w:space="0" w:color="auto"/>
            </w:tcBorders>
          </w:tcPr>
          <w:p w14:paraId="7C1EA480" w14:textId="4F4DD43B" w:rsidR="00043A6B" w:rsidRPr="00C93F4D" w:rsidDel="002F60CE" w:rsidRDefault="00043A6B" w:rsidP="00721651">
            <w:pPr>
              <w:pStyle w:val="Compact"/>
              <w:spacing w:line="276" w:lineRule="auto"/>
              <w:jc w:val="both"/>
              <w:rPr>
                <w:del w:id="995" w:author="Administrator" w:date="2023-08-28T11:13:00Z"/>
                <w:rFonts w:ascii="Times New Roman" w:hAnsi="Times New Roman" w:cs="Times New Roman"/>
              </w:rPr>
            </w:pPr>
            <w:del w:id="996" w:author="Administrator" w:date="2023-08-28T11:13:00Z">
              <w:r w:rsidRPr="00C93F4D" w:rsidDel="002F60CE">
                <w:rPr>
                  <w:rFonts w:ascii="Times New Roman" w:hAnsi="Times New Roman" w:cs="Times New Roman"/>
                </w:rPr>
                <w:delText>22</w:delText>
              </w:r>
            </w:del>
          </w:p>
        </w:tc>
        <w:tc>
          <w:tcPr>
            <w:tcW w:w="1170" w:type="dxa"/>
            <w:tcBorders>
              <w:bottom w:val="single" w:sz="4" w:space="0" w:color="auto"/>
            </w:tcBorders>
          </w:tcPr>
          <w:p w14:paraId="3E99CC72" w14:textId="0E208427" w:rsidR="00043A6B" w:rsidRPr="00C93F4D" w:rsidDel="002F60CE" w:rsidRDefault="00043A6B" w:rsidP="00721651">
            <w:pPr>
              <w:pStyle w:val="Compact"/>
              <w:spacing w:line="276" w:lineRule="auto"/>
              <w:jc w:val="both"/>
              <w:rPr>
                <w:del w:id="997" w:author="Administrator" w:date="2023-08-28T11:13:00Z"/>
                <w:rFonts w:ascii="Times New Roman" w:hAnsi="Times New Roman" w:cs="Times New Roman"/>
              </w:rPr>
            </w:pPr>
            <w:del w:id="998" w:author="Administrator" w:date="2023-08-28T11:13:00Z">
              <w:r w:rsidRPr="00C93F4D" w:rsidDel="002F60CE">
                <w:rPr>
                  <w:rFonts w:ascii="Times New Roman" w:hAnsi="Times New Roman" w:cs="Times New Roman"/>
                </w:rPr>
                <w:delText>76</w:delText>
              </w:r>
            </w:del>
          </w:p>
        </w:tc>
      </w:tr>
    </w:tbl>
    <w:p w14:paraId="0EA3D35E" w14:textId="7802EACA" w:rsidR="002F60CE" w:rsidDel="00E301C7" w:rsidRDefault="002F60CE" w:rsidP="00043A6B">
      <w:pPr>
        <w:spacing w:after="160" w:line="480" w:lineRule="auto"/>
        <w:jc w:val="both"/>
        <w:rPr>
          <w:del w:id="999" w:author="Administrator" w:date="2023-08-28T12:19:00Z"/>
          <w:rFonts w:ascii="Times New Roman" w:hAnsi="Times New Roman"/>
          <w:color w:val="000000" w:themeColor="text1"/>
          <w:sz w:val="24"/>
          <w:szCs w:val="24"/>
        </w:rPr>
      </w:pPr>
    </w:p>
    <w:p w14:paraId="2FD67645" w14:textId="28CC7B05" w:rsidR="00043A6B" w:rsidRDefault="00043A6B" w:rsidP="00043A6B">
      <w:pPr>
        <w:spacing w:after="160" w:line="480" w:lineRule="auto"/>
        <w:jc w:val="both"/>
        <w:rPr>
          <w:rFonts w:ascii="Times New Roman" w:eastAsiaTheme="minorHAnsi" w:hAnsi="Times New Roman"/>
          <w:iCs/>
          <w:sz w:val="24"/>
          <w:szCs w:val="18"/>
        </w:rPr>
      </w:pPr>
      <w:r w:rsidRPr="00214FA8">
        <w:rPr>
          <w:rFonts w:ascii="Times New Roman" w:eastAsiaTheme="minorHAnsi" w:hAnsi="Times New Roman"/>
          <w:iCs/>
          <w:sz w:val="24"/>
          <w:szCs w:val="18"/>
        </w:rPr>
        <w:t xml:space="preserve">Overall </w:t>
      </w:r>
      <w:r>
        <w:rPr>
          <w:rFonts w:ascii="Times New Roman" w:eastAsiaTheme="minorHAnsi" w:hAnsi="Times New Roman"/>
          <w:iCs/>
          <w:sz w:val="24"/>
          <w:szCs w:val="18"/>
        </w:rPr>
        <w:t xml:space="preserve">results of </w:t>
      </w:r>
      <w:r w:rsidRPr="00214FA8">
        <w:rPr>
          <w:rFonts w:ascii="Times New Roman" w:eastAsiaTheme="minorHAnsi" w:hAnsi="Times New Roman"/>
          <w:iCs/>
          <w:sz w:val="24"/>
          <w:szCs w:val="18"/>
        </w:rPr>
        <w:t xml:space="preserve">CPUE </w:t>
      </w:r>
      <w:commentRangeStart w:id="1000"/>
      <w:r>
        <w:rPr>
          <w:rFonts w:ascii="Times New Roman" w:eastAsiaTheme="minorHAnsi" w:hAnsi="Times New Roman"/>
          <w:iCs/>
          <w:sz w:val="24"/>
          <w:szCs w:val="18"/>
        </w:rPr>
        <w:t xml:space="preserve">calculated </w:t>
      </w:r>
      <w:commentRangeEnd w:id="1000"/>
      <w:r w:rsidR="00DB3D35">
        <w:rPr>
          <w:rStyle w:val="CommentReference"/>
        </w:rPr>
        <w:commentReference w:id="1000"/>
      </w:r>
      <w:r>
        <w:rPr>
          <w:rFonts w:ascii="Times New Roman" w:eastAsiaTheme="minorHAnsi" w:hAnsi="Times New Roman"/>
          <w:iCs/>
          <w:sz w:val="24"/>
          <w:szCs w:val="18"/>
        </w:rPr>
        <w:t xml:space="preserve">for </w:t>
      </w:r>
      <w:r w:rsidRPr="00D37BEF">
        <w:rPr>
          <w:rFonts w:ascii="Times New Roman" w:hAnsi="Times New Roman"/>
        </w:rPr>
        <w:t xml:space="preserve">catch per </w:t>
      </w:r>
      <w:r>
        <w:rPr>
          <w:rFonts w:ascii="Times New Roman" w:hAnsi="Times New Roman"/>
        </w:rPr>
        <w:t>net</w:t>
      </w:r>
      <w:r w:rsidRPr="00D37BEF">
        <w:rPr>
          <w:rFonts w:ascii="Times New Roman" w:hAnsi="Times New Roman"/>
        </w:rPr>
        <w:t xml:space="preserve"> per day</w:t>
      </w:r>
      <w:r>
        <w:rPr>
          <w:rFonts w:ascii="Times New Roman" w:hAnsi="Times New Roman"/>
        </w:rPr>
        <w:t>,</w:t>
      </w:r>
      <w:r w:rsidRPr="00D37BEF">
        <w:rPr>
          <w:rFonts w:ascii="Times New Roman" w:hAnsi="Times New Roman"/>
        </w:rPr>
        <w:t xml:space="preserve"> </w:t>
      </w:r>
      <w:r w:rsidRPr="00214FA8">
        <w:rPr>
          <w:rFonts w:ascii="Times New Roman" w:eastAsiaTheme="minorHAnsi" w:hAnsi="Times New Roman"/>
          <w:iCs/>
          <w:sz w:val="24"/>
          <w:szCs w:val="18"/>
        </w:rPr>
        <w:t xml:space="preserve">of juvenile anguillids of the species </w:t>
      </w:r>
      <w:r w:rsidRPr="00214FA8">
        <w:rPr>
          <w:rFonts w:ascii="Times New Roman" w:eastAsiaTheme="minorHAnsi" w:hAnsi="Times New Roman"/>
          <w:i/>
          <w:sz w:val="24"/>
          <w:szCs w:val="18"/>
        </w:rPr>
        <w:t>A. bengalensis</w:t>
      </w:r>
      <w:r w:rsidRPr="00214FA8">
        <w:rPr>
          <w:rFonts w:ascii="Times New Roman" w:eastAsiaTheme="minorHAnsi" w:hAnsi="Times New Roman"/>
          <w:iCs/>
          <w:sz w:val="24"/>
          <w:szCs w:val="18"/>
        </w:rPr>
        <w:t> had the highest CPUE rate at</w:t>
      </w:r>
      <w:r>
        <w:rPr>
          <w:rFonts w:ascii="Times New Roman" w:eastAsiaTheme="minorHAnsi" w:hAnsi="Times New Roman"/>
          <w:iCs/>
          <w:sz w:val="24"/>
          <w:szCs w:val="18"/>
        </w:rPr>
        <w:t xml:space="preserve"> sampling site </w:t>
      </w:r>
      <w:r w:rsidRPr="00214FA8">
        <w:rPr>
          <w:rFonts w:ascii="Times New Roman" w:eastAsiaTheme="minorHAnsi" w:hAnsi="Times New Roman"/>
          <w:iCs/>
          <w:sz w:val="24"/>
          <w:szCs w:val="18"/>
        </w:rPr>
        <w:t>SBE4</w:t>
      </w:r>
      <w:r>
        <w:rPr>
          <w:rFonts w:ascii="Times New Roman" w:eastAsiaTheme="minorHAnsi" w:hAnsi="Times New Roman"/>
          <w:iCs/>
          <w:sz w:val="24"/>
          <w:szCs w:val="18"/>
        </w:rPr>
        <w:t xml:space="preserve"> (Table 7). S</w:t>
      </w:r>
      <w:r w:rsidRPr="00214FA8">
        <w:rPr>
          <w:rFonts w:ascii="Times New Roman" w:eastAsiaTheme="minorHAnsi" w:hAnsi="Times New Roman"/>
          <w:iCs/>
          <w:sz w:val="24"/>
          <w:szCs w:val="18"/>
        </w:rPr>
        <w:t>ampling sites SBE1</w:t>
      </w:r>
      <w:r>
        <w:rPr>
          <w:rFonts w:ascii="Times New Roman" w:eastAsiaTheme="minorHAnsi" w:hAnsi="Times New Roman"/>
          <w:iCs/>
          <w:sz w:val="24"/>
          <w:szCs w:val="18"/>
        </w:rPr>
        <w:t>and three</w:t>
      </w:r>
      <w:r w:rsidRPr="00214FA8">
        <w:rPr>
          <w:rFonts w:ascii="Times New Roman" w:eastAsiaTheme="minorHAnsi" w:hAnsi="Times New Roman"/>
          <w:iCs/>
          <w:sz w:val="24"/>
          <w:szCs w:val="18"/>
        </w:rPr>
        <w:t xml:space="preserve"> SBE3</w:t>
      </w:r>
      <w:r>
        <w:rPr>
          <w:rFonts w:ascii="Times New Roman" w:eastAsiaTheme="minorHAnsi" w:hAnsi="Times New Roman"/>
          <w:iCs/>
          <w:sz w:val="24"/>
          <w:szCs w:val="18"/>
        </w:rPr>
        <w:t xml:space="preserve"> followed with a CPUE rate of 1 for species </w:t>
      </w:r>
      <w:r w:rsidRPr="00214FA8">
        <w:rPr>
          <w:rFonts w:ascii="Times New Roman" w:eastAsiaTheme="minorHAnsi" w:hAnsi="Times New Roman"/>
          <w:i/>
          <w:sz w:val="24"/>
          <w:szCs w:val="18"/>
        </w:rPr>
        <w:t>A. bengalensis</w:t>
      </w:r>
      <w:r>
        <w:rPr>
          <w:rFonts w:ascii="Times New Roman" w:eastAsiaTheme="minorHAnsi" w:hAnsi="Times New Roman"/>
          <w:iCs/>
          <w:sz w:val="24"/>
          <w:szCs w:val="18"/>
        </w:rPr>
        <w:t>.</w:t>
      </w:r>
      <w:r w:rsidRPr="00214FA8">
        <w:rPr>
          <w:rFonts w:ascii="Times New Roman" w:eastAsiaTheme="minorHAnsi" w:hAnsi="Times New Roman"/>
          <w:iCs/>
          <w:sz w:val="24"/>
          <w:szCs w:val="18"/>
        </w:rPr>
        <w:t xml:space="preserve"> However, species </w:t>
      </w:r>
      <w:r w:rsidRPr="005324A2">
        <w:rPr>
          <w:rFonts w:ascii="Times New Roman" w:eastAsiaTheme="minorHAnsi" w:hAnsi="Times New Roman"/>
          <w:i/>
          <w:sz w:val="24"/>
          <w:szCs w:val="18"/>
        </w:rPr>
        <w:t>A. marmorata</w:t>
      </w:r>
      <w:r w:rsidRPr="00214FA8">
        <w:rPr>
          <w:rFonts w:ascii="Times New Roman" w:eastAsiaTheme="minorHAnsi" w:hAnsi="Times New Roman"/>
          <w:iCs/>
          <w:sz w:val="24"/>
          <w:szCs w:val="18"/>
        </w:rPr>
        <w:t xml:space="preserve"> and </w:t>
      </w:r>
      <w:r w:rsidRPr="005324A2">
        <w:rPr>
          <w:rFonts w:ascii="Times New Roman" w:eastAsiaTheme="minorHAnsi" w:hAnsi="Times New Roman"/>
          <w:i/>
          <w:sz w:val="24"/>
          <w:szCs w:val="18"/>
        </w:rPr>
        <w:t>A. mossambica</w:t>
      </w:r>
      <w:r w:rsidRPr="00214FA8">
        <w:rPr>
          <w:rFonts w:ascii="Times New Roman" w:eastAsiaTheme="minorHAnsi" w:hAnsi="Times New Roman"/>
          <w:iCs/>
          <w:sz w:val="24"/>
          <w:szCs w:val="18"/>
        </w:rPr>
        <w:t> had relatively low CPUE rates in all four sampling sites at 0.</w:t>
      </w:r>
    </w:p>
    <w:p w14:paraId="5184022B" w14:textId="77777777" w:rsidR="00043A6B" w:rsidRPr="00FA26B4" w:rsidRDefault="00043A6B" w:rsidP="003570C6">
      <w:pPr>
        <w:pStyle w:val="ThesisTables"/>
        <w:rPr>
          <w:rFonts w:eastAsiaTheme="minorHAnsi"/>
        </w:rPr>
      </w:pPr>
      <w:bookmarkStart w:id="1001" w:name="_Toc144072965"/>
      <w:r>
        <w:t>Table 7</w:t>
      </w:r>
      <w:r w:rsidRPr="00FA26B4">
        <w:rPr>
          <w:rFonts w:eastAsiaTheme="minorHAnsi"/>
        </w:rPr>
        <w:t xml:space="preserve">: CPUE of juvenile anguillid abundance </w:t>
      </w:r>
      <w:r>
        <w:t xml:space="preserve">across </w:t>
      </w:r>
      <w:r w:rsidRPr="00FA26B4">
        <w:rPr>
          <w:rFonts w:eastAsiaTheme="minorHAnsi"/>
        </w:rPr>
        <w:t xml:space="preserve">all four sampling sites </w:t>
      </w:r>
      <w:r w:rsidRPr="00AF54AF">
        <w:rPr>
          <w:szCs w:val="24"/>
        </w:rPr>
        <w:t>(SBE1, SBE2, SBE3, SBE4)</w:t>
      </w:r>
      <w:r>
        <w:rPr>
          <w:szCs w:val="24"/>
        </w:rPr>
        <w:t xml:space="preserve"> </w:t>
      </w:r>
      <w:r w:rsidRPr="00FA26B4">
        <w:rPr>
          <w:rFonts w:eastAsiaTheme="minorHAnsi"/>
        </w:rPr>
        <w:t>in the Sabaki Estuary</w:t>
      </w:r>
      <w:bookmarkEnd w:id="1001"/>
    </w:p>
    <w:tbl>
      <w:tblPr>
        <w:tblStyle w:val="Table"/>
        <w:tblW w:w="3221"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040"/>
        <w:gridCol w:w="1062"/>
        <w:gridCol w:w="126"/>
        <w:gridCol w:w="1277"/>
        <w:gridCol w:w="1201"/>
        <w:gridCol w:w="1324"/>
      </w:tblGrid>
      <w:tr w:rsidR="00043A6B" w:rsidRPr="00C701BC" w14:paraId="0DF62983" w14:textId="77777777" w:rsidTr="00721651">
        <w:trPr>
          <w:cantSplit/>
          <w:tblHeader/>
          <w:jc w:val="center"/>
        </w:trPr>
        <w:tc>
          <w:tcPr>
            <w:tcW w:w="0" w:type="auto"/>
            <w:tcBorders>
              <w:top w:val="single" w:sz="4" w:space="0" w:color="auto"/>
              <w:bottom w:val="single" w:sz="4" w:space="0" w:color="auto"/>
            </w:tcBorders>
          </w:tcPr>
          <w:p w14:paraId="505401F0" w14:textId="77777777" w:rsidR="00043A6B" w:rsidRPr="00C701BC" w:rsidRDefault="00043A6B" w:rsidP="00721651">
            <w:pPr>
              <w:keepNext/>
              <w:spacing w:after="60"/>
              <w:jc w:val="both"/>
              <w:rPr>
                <w:rFonts w:ascii="Times New Roman" w:hAnsi="Times New Roman"/>
              </w:rPr>
            </w:pPr>
            <w:r>
              <w:rPr>
                <w:rFonts w:ascii="Times New Roman" w:hAnsi="Times New Roman"/>
              </w:rPr>
              <w:t>Distance from the ocean</w:t>
            </w:r>
          </w:p>
        </w:tc>
        <w:tc>
          <w:tcPr>
            <w:tcW w:w="0" w:type="auto"/>
            <w:tcBorders>
              <w:top w:val="single" w:sz="4" w:space="0" w:color="auto"/>
              <w:bottom w:val="single" w:sz="4" w:space="0" w:color="auto"/>
            </w:tcBorders>
          </w:tcPr>
          <w:p w14:paraId="41DB379E" w14:textId="77777777" w:rsidR="00043A6B" w:rsidRPr="00C701BC" w:rsidRDefault="00043A6B" w:rsidP="00721651">
            <w:pPr>
              <w:keepNext/>
              <w:spacing w:after="60"/>
              <w:jc w:val="both"/>
              <w:rPr>
                <w:rFonts w:ascii="Times New Roman" w:hAnsi="Times New Roman"/>
              </w:rPr>
            </w:pPr>
            <w:r>
              <w:rPr>
                <w:rFonts w:ascii="Times New Roman" w:hAnsi="Times New Roman"/>
              </w:rPr>
              <w:t xml:space="preserve">Sampling </w:t>
            </w:r>
            <w:r w:rsidRPr="00C701BC">
              <w:rPr>
                <w:rFonts w:ascii="Times New Roman" w:hAnsi="Times New Roman"/>
              </w:rPr>
              <w:t>site</w:t>
            </w:r>
          </w:p>
        </w:tc>
        <w:tc>
          <w:tcPr>
            <w:tcW w:w="104" w:type="pct"/>
            <w:tcBorders>
              <w:top w:val="single" w:sz="4" w:space="0" w:color="auto"/>
              <w:bottom w:val="single" w:sz="4" w:space="0" w:color="auto"/>
            </w:tcBorders>
          </w:tcPr>
          <w:p w14:paraId="11F183AA" w14:textId="77777777" w:rsidR="00043A6B" w:rsidRPr="00C701BC" w:rsidRDefault="00043A6B" w:rsidP="00721651">
            <w:pPr>
              <w:keepNext/>
              <w:spacing w:after="60"/>
              <w:jc w:val="both"/>
              <w:rPr>
                <w:rFonts w:ascii="Times New Roman" w:hAnsi="Times New Roman"/>
                <w:i/>
                <w:iCs/>
              </w:rPr>
            </w:pPr>
          </w:p>
        </w:tc>
        <w:tc>
          <w:tcPr>
            <w:tcW w:w="1059" w:type="pct"/>
            <w:tcBorders>
              <w:top w:val="single" w:sz="4" w:space="0" w:color="auto"/>
              <w:bottom w:val="single" w:sz="4" w:space="0" w:color="auto"/>
            </w:tcBorders>
          </w:tcPr>
          <w:p w14:paraId="7954CD5F"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bengalensis</w:t>
            </w:r>
          </w:p>
        </w:tc>
        <w:tc>
          <w:tcPr>
            <w:tcW w:w="996" w:type="pct"/>
            <w:tcBorders>
              <w:top w:val="single" w:sz="4" w:space="0" w:color="auto"/>
              <w:bottom w:val="single" w:sz="4" w:space="0" w:color="auto"/>
            </w:tcBorders>
          </w:tcPr>
          <w:p w14:paraId="4557B3B1"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marmorata</w:t>
            </w:r>
          </w:p>
        </w:tc>
        <w:tc>
          <w:tcPr>
            <w:tcW w:w="1098" w:type="pct"/>
            <w:tcBorders>
              <w:top w:val="single" w:sz="4" w:space="0" w:color="auto"/>
              <w:bottom w:val="single" w:sz="4" w:space="0" w:color="auto"/>
            </w:tcBorders>
          </w:tcPr>
          <w:p w14:paraId="509562A5"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mossambica</w:t>
            </w:r>
          </w:p>
        </w:tc>
      </w:tr>
      <w:tr w:rsidR="00043A6B" w:rsidRPr="00C701BC" w14:paraId="2CC80611" w14:textId="77777777" w:rsidTr="00721651">
        <w:trPr>
          <w:cantSplit/>
          <w:jc w:val="center"/>
        </w:trPr>
        <w:tc>
          <w:tcPr>
            <w:tcW w:w="0" w:type="auto"/>
            <w:tcBorders>
              <w:top w:val="single" w:sz="4" w:space="0" w:color="auto"/>
            </w:tcBorders>
          </w:tcPr>
          <w:p w14:paraId="37A34AB3"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0.5</w:t>
            </w:r>
            <w:r>
              <w:rPr>
                <w:rFonts w:ascii="Times New Roman" w:hAnsi="Times New Roman"/>
              </w:rPr>
              <w:t xml:space="preserve"> km</w:t>
            </w:r>
          </w:p>
        </w:tc>
        <w:tc>
          <w:tcPr>
            <w:tcW w:w="0" w:type="auto"/>
            <w:tcBorders>
              <w:top w:val="single" w:sz="4" w:space="0" w:color="auto"/>
            </w:tcBorders>
          </w:tcPr>
          <w:p w14:paraId="0E75932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SBE1</w:t>
            </w:r>
          </w:p>
        </w:tc>
        <w:tc>
          <w:tcPr>
            <w:tcW w:w="104" w:type="pct"/>
            <w:tcBorders>
              <w:top w:val="single" w:sz="4" w:space="0" w:color="auto"/>
            </w:tcBorders>
          </w:tcPr>
          <w:p w14:paraId="4F9A84F3" w14:textId="77777777" w:rsidR="00043A6B" w:rsidRPr="00C701BC" w:rsidRDefault="00043A6B" w:rsidP="00721651">
            <w:pPr>
              <w:keepNext/>
              <w:spacing w:after="60"/>
              <w:jc w:val="both"/>
              <w:rPr>
                <w:rFonts w:ascii="Times New Roman" w:hAnsi="Times New Roman"/>
              </w:rPr>
            </w:pPr>
          </w:p>
        </w:tc>
        <w:tc>
          <w:tcPr>
            <w:tcW w:w="1059" w:type="pct"/>
            <w:tcBorders>
              <w:top w:val="single" w:sz="4" w:space="0" w:color="auto"/>
            </w:tcBorders>
          </w:tcPr>
          <w:p w14:paraId="75EB32F1"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w:t>
            </w:r>
          </w:p>
        </w:tc>
        <w:tc>
          <w:tcPr>
            <w:tcW w:w="996" w:type="pct"/>
            <w:tcBorders>
              <w:top w:val="single" w:sz="4" w:space="0" w:color="auto"/>
            </w:tcBorders>
          </w:tcPr>
          <w:p w14:paraId="5B0E517E"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Borders>
              <w:top w:val="single" w:sz="4" w:space="0" w:color="auto"/>
            </w:tcBorders>
          </w:tcPr>
          <w:p w14:paraId="4F59380C"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4BB7B184" w14:textId="77777777" w:rsidTr="00721651">
        <w:trPr>
          <w:cantSplit/>
          <w:jc w:val="center"/>
        </w:trPr>
        <w:tc>
          <w:tcPr>
            <w:tcW w:w="0" w:type="auto"/>
          </w:tcPr>
          <w:p w14:paraId="109D8EA0"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w:t>
            </w:r>
            <w:r>
              <w:rPr>
                <w:rFonts w:ascii="Times New Roman" w:hAnsi="Times New Roman"/>
              </w:rPr>
              <w:t xml:space="preserve"> km</w:t>
            </w:r>
          </w:p>
        </w:tc>
        <w:tc>
          <w:tcPr>
            <w:tcW w:w="0" w:type="auto"/>
          </w:tcPr>
          <w:p w14:paraId="07753871"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SBE2</w:t>
            </w:r>
          </w:p>
        </w:tc>
        <w:tc>
          <w:tcPr>
            <w:tcW w:w="104" w:type="pct"/>
          </w:tcPr>
          <w:p w14:paraId="3702EFE3" w14:textId="77777777" w:rsidR="00043A6B" w:rsidRPr="00C701BC" w:rsidRDefault="00043A6B" w:rsidP="00721651">
            <w:pPr>
              <w:keepNext/>
              <w:spacing w:after="60"/>
              <w:jc w:val="both"/>
              <w:rPr>
                <w:rFonts w:ascii="Times New Roman" w:hAnsi="Times New Roman"/>
              </w:rPr>
            </w:pPr>
          </w:p>
        </w:tc>
        <w:tc>
          <w:tcPr>
            <w:tcW w:w="1059" w:type="pct"/>
          </w:tcPr>
          <w:p w14:paraId="06B9B115"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996" w:type="pct"/>
          </w:tcPr>
          <w:p w14:paraId="1CCB2F66"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Pr>
          <w:p w14:paraId="39E61B72"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7B6E62F4" w14:textId="77777777" w:rsidTr="00721651">
        <w:trPr>
          <w:cantSplit/>
          <w:jc w:val="center"/>
        </w:trPr>
        <w:tc>
          <w:tcPr>
            <w:tcW w:w="0" w:type="auto"/>
          </w:tcPr>
          <w:p w14:paraId="6121EB45"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1.5</w:t>
            </w:r>
            <w:r>
              <w:rPr>
                <w:rFonts w:ascii="Times New Roman" w:hAnsi="Times New Roman"/>
              </w:rPr>
              <w:t xml:space="preserve"> km</w:t>
            </w:r>
          </w:p>
        </w:tc>
        <w:tc>
          <w:tcPr>
            <w:tcW w:w="0" w:type="auto"/>
          </w:tcPr>
          <w:p w14:paraId="6D4B997E"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SBE3</w:t>
            </w:r>
          </w:p>
        </w:tc>
        <w:tc>
          <w:tcPr>
            <w:tcW w:w="104" w:type="pct"/>
          </w:tcPr>
          <w:p w14:paraId="084C7867" w14:textId="77777777" w:rsidR="00043A6B" w:rsidRPr="00C701BC" w:rsidRDefault="00043A6B" w:rsidP="00721651">
            <w:pPr>
              <w:keepNext/>
              <w:spacing w:after="60"/>
              <w:jc w:val="both"/>
              <w:rPr>
                <w:rFonts w:ascii="Times New Roman" w:hAnsi="Times New Roman"/>
              </w:rPr>
            </w:pPr>
          </w:p>
        </w:tc>
        <w:tc>
          <w:tcPr>
            <w:tcW w:w="1059" w:type="pct"/>
          </w:tcPr>
          <w:p w14:paraId="78B3C42F"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w:t>
            </w:r>
          </w:p>
        </w:tc>
        <w:tc>
          <w:tcPr>
            <w:tcW w:w="996" w:type="pct"/>
          </w:tcPr>
          <w:p w14:paraId="237A24D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Pr>
          <w:p w14:paraId="1FE3A645"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19B97D1B" w14:textId="77777777" w:rsidTr="00721651">
        <w:trPr>
          <w:cantSplit/>
          <w:jc w:val="center"/>
        </w:trPr>
        <w:tc>
          <w:tcPr>
            <w:tcW w:w="0" w:type="auto"/>
          </w:tcPr>
          <w:p w14:paraId="54D72C31"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2</w:t>
            </w:r>
            <w:r>
              <w:rPr>
                <w:rFonts w:ascii="Times New Roman" w:hAnsi="Times New Roman"/>
              </w:rPr>
              <w:t xml:space="preserve"> km</w:t>
            </w:r>
          </w:p>
        </w:tc>
        <w:tc>
          <w:tcPr>
            <w:tcW w:w="0" w:type="auto"/>
          </w:tcPr>
          <w:p w14:paraId="5DC72FE3"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SBE4</w:t>
            </w:r>
          </w:p>
        </w:tc>
        <w:tc>
          <w:tcPr>
            <w:tcW w:w="104" w:type="pct"/>
          </w:tcPr>
          <w:p w14:paraId="3D84FA5F" w14:textId="77777777" w:rsidR="00043A6B" w:rsidRPr="00C701BC" w:rsidRDefault="00043A6B" w:rsidP="00721651">
            <w:pPr>
              <w:keepNext/>
              <w:spacing w:after="60"/>
              <w:jc w:val="both"/>
              <w:rPr>
                <w:rFonts w:ascii="Times New Roman" w:hAnsi="Times New Roman"/>
              </w:rPr>
            </w:pPr>
          </w:p>
        </w:tc>
        <w:tc>
          <w:tcPr>
            <w:tcW w:w="1059" w:type="pct"/>
          </w:tcPr>
          <w:p w14:paraId="3185DF5C" w14:textId="77777777" w:rsidR="00043A6B" w:rsidRPr="00C701BC" w:rsidRDefault="00043A6B" w:rsidP="00721651">
            <w:pPr>
              <w:keepNext/>
              <w:spacing w:after="60"/>
              <w:jc w:val="both"/>
              <w:rPr>
                <w:rFonts w:ascii="Times New Roman" w:hAnsi="Times New Roman"/>
              </w:rPr>
            </w:pPr>
            <w:r>
              <w:rPr>
                <w:rFonts w:ascii="Times New Roman" w:hAnsi="Times New Roman"/>
              </w:rPr>
              <w:t>2</w:t>
            </w:r>
          </w:p>
        </w:tc>
        <w:tc>
          <w:tcPr>
            <w:tcW w:w="996" w:type="pct"/>
          </w:tcPr>
          <w:p w14:paraId="77D6A5E2"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Pr>
          <w:p w14:paraId="00A6CAAA"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bl>
    <w:p w14:paraId="7C0121C3" w14:textId="77777777" w:rsidR="00043A6B" w:rsidRPr="00214FA8" w:rsidRDefault="00043A6B" w:rsidP="00043A6B">
      <w:pPr>
        <w:spacing w:line="480" w:lineRule="auto"/>
        <w:jc w:val="both"/>
        <w:rPr>
          <w:rFonts w:ascii="Times New Roman" w:eastAsiaTheme="minorHAnsi" w:hAnsi="Times New Roman"/>
          <w:iCs/>
          <w:sz w:val="24"/>
          <w:szCs w:val="18"/>
        </w:rPr>
      </w:pPr>
    </w:p>
    <w:p w14:paraId="527940F2" w14:textId="77777777" w:rsidR="00043A6B" w:rsidRDefault="00043A6B" w:rsidP="00043A6B">
      <w:pPr>
        <w:spacing w:line="480" w:lineRule="auto"/>
        <w:jc w:val="both"/>
        <w:rPr>
          <w:rFonts w:ascii="Times New Roman" w:hAnsi="Times New Roman"/>
          <w:sz w:val="24"/>
          <w:szCs w:val="24"/>
        </w:rPr>
      </w:pPr>
      <w:r>
        <w:rPr>
          <w:rFonts w:ascii="Times New Roman" w:hAnsi="Times New Roman"/>
          <w:sz w:val="24"/>
          <w:szCs w:val="24"/>
        </w:rPr>
        <w:t xml:space="preserve">Highest rate of CPUE was observed in glass eels of the species </w:t>
      </w:r>
      <w:r w:rsidRPr="00C701BC">
        <w:rPr>
          <w:rFonts w:ascii="Times New Roman" w:hAnsi="Times New Roman"/>
          <w:i/>
          <w:iCs/>
          <w:sz w:val="24"/>
          <w:szCs w:val="24"/>
        </w:rPr>
        <w:t>A. bengalensis</w:t>
      </w:r>
      <w:r>
        <w:rPr>
          <w:rFonts w:ascii="Times New Roman" w:hAnsi="Times New Roman"/>
          <w:sz w:val="24"/>
          <w:szCs w:val="24"/>
        </w:rPr>
        <w:t xml:space="preserve"> at three sampling sites SBE1, SBE3 and SBE4 respectively (Table 8). However, species </w:t>
      </w:r>
      <w:r w:rsidRPr="00C701BC">
        <w:rPr>
          <w:rFonts w:ascii="Times New Roman" w:hAnsi="Times New Roman"/>
          <w:i/>
          <w:iCs/>
          <w:sz w:val="24"/>
          <w:szCs w:val="24"/>
        </w:rPr>
        <w:t>A. marmorata</w:t>
      </w:r>
      <w:r w:rsidRPr="00C701BC">
        <w:rPr>
          <w:rFonts w:ascii="Times New Roman" w:hAnsi="Times New Roman"/>
          <w:sz w:val="24"/>
          <w:szCs w:val="24"/>
        </w:rPr>
        <w:t xml:space="preserve"> and </w:t>
      </w:r>
      <w:r w:rsidRPr="00C701BC">
        <w:rPr>
          <w:rFonts w:ascii="Times New Roman" w:hAnsi="Times New Roman"/>
          <w:i/>
          <w:iCs/>
          <w:sz w:val="24"/>
          <w:szCs w:val="24"/>
        </w:rPr>
        <w:t>A. mossambica</w:t>
      </w:r>
      <w:r>
        <w:rPr>
          <w:rFonts w:ascii="Times New Roman" w:hAnsi="Times New Roman"/>
          <w:sz w:val="24"/>
          <w:szCs w:val="24"/>
        </w:rPr>
        <w:t xml:space="preserve"> displayed relatively low rate of CPUE in all four sampling sites at 0. </w:t>
      </w:r>
    </w:p>
    <w:p w14:paraId="10BD52F7" w14:textId="77777777" w:rsidR="00043A6B" w:rsidRPr="00FA26B4" w:rsidRDefault="00043A6B" w:rsidP="000D2224">
      <w:pPr>
        <w:pStyle w:val="ThesisTables"/>
        <w:rPr>
          <w:rFonts w:eastAsiaTheme="minorHAnsi"/>
        </w:rPr>
      </w:pPr>
      <w:bookmarkStart w:id="1002" w:name="_Toc144072966"/>
      <w:r>
        <w:rPr>
          <w:rFonts w:eastAsiaTheme="minorHAnsi"/>
        </w:rPr>
        <w:t xml:space="preserve">Table 8: </w:t>
      </w:r>
      <w:r w:rsidRPr="00FA26B4">
        <w:rPr>
          <w:rFonts w:eastAsiaTheme="minorHAnsi"/>
        </w:rPr>
        <w:t xml:space="preserve">CPUE of </w:t>
      </w:r>
      <w:r>
        <w:rPr>
          <w:rFonts w:eastAsiaTheme="minorHAnsi"/>
        </w:rPr>
        <w:t>glass eels caught a</w:t>
      </w:r>
      <w:r w:rsidRPr="00FA26B4">
        <w:rPr>
          <w:rFonts w:eastAsiaTheme="minorHAnsi"/>
        </w:rPr>
        <w:t>cross four sampling sites</w:t>
      </w:r>
      <w:r>
        <w:rPr>
          <w:rFonts w:eastAsiaTheme="minorHAnsi"/>
        </w:rPr>
        <w:t>,</w:t>
      </w:r>
      <w:r w:rsidRPr="00FA26B4">
        <w:rPr>
          <w:rFonts w:eastAsiaTheme="minorHAnsi"/>
        </w:rPr>
        <w:t xml:space="preserve"> </w:t>
      </w:r>
      <w:r w:rsidRPr="00AF54AF">
        <w:rPr>
          <w:szCs w:val="24"/>
        </w:rPr>
        <w:t>(SBE1, SBE2, SBE3, SBE4)</w:t>
      </w:r>
      <w:r>
        <w:rPr>
          <w:szCs w:val="24"/>
        </w:rPr>
        <w:t xml:space="preserve"> </w:t>
      </w:r>
      <w:r>
        <w:rPr>
          <w:rFonts w:eastAsiaTheme="minorHAnsi"/>
        </w:rPr>
        <w:t xml:space="preserve">during the present study </w:t>
      </w:r>
      <w:r w:rsidRPr="00FA26B4">
        <w:rPr>
          <w:rFonts w:eastAsiaTheme="minorHAnsi"/>
        </w:rPr>
        <w:t>in the Sabaki Estuary</w:t>
      </w:r>
      <w:bookmarkEnd w:id="1002"/>
    </w:p>
    <w:tbl>
      <w:tblPr>
        <w:tblStyle w:val="Table"/>
        <w:tblW w:w="3221"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040"/>
        <w:gridCol w:w="1062"/>
        <w:gridCol w:w="126"/>
        <w:gridCol w:w="1277"/>
        <w:gridCol w:w="1201"/>
        <w:gridCol w:w="1324"/>
      </w:tblGrid>
      <w:tr w:rsidR="00043A6B" w:rsidRPr="00C701BC" w14:paraId="3A1BE821" w14:textId="77777777" w:rsidTr="00721651">
        <w:trPr>
          <w:cantSplit/>
          <w:tblHeader/>
          <w:jc w:val="center"/>
        </w:trPr>
        <w:tc>
          <w:tcPr>
            <w:tcW w:w="0" w:type="auto"/>
            <w:tcBorders>
              <w:top w:val="single" w:sz="4" w:space="0" w:color="auto"/>
              <w:bottom w:val="single" w:sz="4" w:space="0" w:color="auto"/>
            </w:tcBorders>
          </w:tcPr>
          <w:p w14:paraId="4A249968" w14:textId="77777777" w:rsidR="00043A6B" w:rsidRPr="00C701BC" w:rsidRDefault="00043A6B" w:rsidP="00721651">
            <w:pPr>
              <w:keepNext/>
              <w:spacing w:after="60"/>
              <w:jc w:val="both"/>
              <w:rPr>
                <w:rFonts w:ascii="Times New Roman" w:hAnsi="Times New Roman"/>
              </w:rPr>
            </w:pPr>
            <w:r>
              <w:rPr>
                <w:rFonts w:ascii="Times New Roman" w:hAnsi="Times New Roman"/>
              </w:rPr>
              <w:t>Distance from the ocean</w:t>
            </w:r>
          </w:p>
        </w:tc>
        <w:tc>
          <w:tcPr>
            <w:tcW w:w="0" w:type="auto"/>
            <w:tcBorders>
              <w:top w:val="single" w:sz="4" w:space="0" w:color="auto"/>
              <w:bottom w:val="single" w:sz="4" w:space="0" w:color="auto"/>
            </w:tcBorders>
          </w:tcPr>
          <w:p w14:paraId="791E1626" w14:textId="77777777" w:rsidR="00043A6B" w:rsidRPr="00C701BC" w:rsidRDefault="00043A6B" w:rsidP="00721651">
            <w:pPr>
              <w:keepNext/>
              <w:spacing w:after="60"/>
              <w:jc w:val="both"/>
              <w:rPr>
                <w:rFonts w:ascii="Times New Roman" w:hAnsi="Times New Roman"/>
              </w:rPr>
            </w:pPr>
            <w:r>
              <w:rPr>
                <w:rFonts w:ascii="Times New Roman" w:hAnsi="Times New Roman"/>
              </w:rPr>
              <w:t xml:space="preserve">Sampling </w:t>
            </w:r>
            <w:r w:rsidRPr="00C701BC">
              <w:rPr>
                <w:rFonts w:ascii="Times New Roman" w:hAnsi="Times New Roman"/>
              </w:rPr>
              <w:t>site</w:t>
            </w:r>
          </w:p>
        </w:tc>
        <w:tc>
          <w:tcPr>
            <w:tcW w:w="104" w:type="pct"/>
            <w:tcBorders>
              <w:top w:val="single" w:sz="4" w:space="0" w:color="auto"/>
              <w:bottom w:val="single" w:sz="4" w:space="0" w:color="auto"/>
            </w:tcBorders>
          </w:tcPr>
          <w:p w14:paraId="1244BB2D" w14:textId="77777777" w:rsidR="00043A6B" w:rsidRPr="00C701BC" w:rsidRDefault="00043A6B" w:rsidP="00721651">
            <w:pPr>
              <w:keepNext/>
              <w:spacing w:after="60"/>
              <w:jc w:val="both"/>
              <w:rPr>
                <w:rFonts w:ascii="Times New Roman" w:hAnsi="Times New Roman"/>
                <w:i/>
                <w:iCs/>
              </w:rPr>
            </w:pPr>
          </w:p>
        </w:tc>
        <w:tc>
          <w:tcPr>
            <w:tcW w:w="1059" w:type="pct"/>
            <w:tcBorders>
              <w:top w:val="single" w:sz="4" w:space="0" w:color="auto"/>
              <w:bottom w:val="single" w:sz="4" w:space="0" w:color="auto"/>
            </w:tcBorders>
          </w:tcPr>
          <w:p w14:paraId="71CD5B20"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bengalensis</w:t>
            </w:r>
          </w:p>
        </w:tc>
        <w:tc>
          <w:tcPr>
            <w:tcW w:w="996" w:type="pct"/>
            <w:tcBorders>
              <w:top w:val="single" w:sz="4" w:space="0" w:color="auto"/>
              <w:bottom w:val="single" w:sz="4" w:space="0" w:color="auto"/>
            </w:tcBorders>
          </w:tcPr>
          <w:p w14:paraId="6E2DDA27"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marmorata</w:t>
            </w:r>
          </w:p>
        </w:tc>
        <w:tc>
          <w:tcPr>
            <w:tcW w:w="1098" w:type="pct"/>
            <w:tcBorders>
              <w:top w:val="single" w:sz="4" w:space="0" w:color="auto"/>
              <w:bottom w:val="single" w:sz="4" w:space="0" w:color="auto"/>
            </w:tcBorders>
          </w:tcPr>
          <w:p w14:paraId="7016EA00"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mossambica</w:t>
            </w:r>
          </w:p>
        </w:tc>
      </w:tr>
      <w:tr w:rsidR="00043A6B" w:rsidRPr="00C701BC" w14:paraId="22B01697" w14:textId="77777777" w:rsidTr="00721651">
        <w:trPr>
          <w:cantSplit/>
          <w:jc w:val="center"/>
        </w:trPr>
        <w:tc>
          <w:tcPr>
            <w:tcW w:w="0" w:type="auto"/>
            <w:tcBorders>
              <w:top w:val="single" w:sz="4" w:space="0" w:color="auto"/>
            </w:tcBorders>
          </w:tcPr>
          <w:p w14:paraId="5BA503A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0.5</w:t>
            </w:r>
            <w:r>
              <w:rPr>
                <w:rFonts w:ascii="Times New Roman" w:hAnsi="Times New Roman"/>
              </w:rPr>
              <w:t xml:space="preserve"> km</w:t>
            </w:r>
          </w:p>
        </w:tc>
        <w:tc>
          <w:tcPr>
            <w:tcW w:w="0" w:type="auto"/>
            <w:tcBorders>
              <w:top w:val="single" w:sz="4" w:space="0" w:color="auto"/>
            </w:tcBorders>
          </w:tcPr>
          <w:p w14:paraId="6489999F"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SBE1</w:t>
            </w:r>
          </w:p>
        </w:tc>
        <w:tc>
          <w:tcPr>
            <w:tcW w:w="104" w:type="pct"/>
            <w:tcBorders>
              <w:top w:val="single" w:sz="4" w:space="0" w:color="auto"/>
            </w:tcBorders>
          </w:tcPr>
          <w:p w14:paraId="0DD749F2" w14:textId="77777777" w:rsidR="00043A6B" w:rsidRPr="00C701BC" w:rsidRDefault="00043A6B" w:rsidP="00721651">
            <w:pPr>
              <w:keepNext/>
              <w:spacing w:after="60"/>
              <w:jc w:val="both"/>
              <w:rPr>
                <w:rFonts w:ascii="Times New Roman" w:hAnsi="Times New Roman"/>
              </w:rPr>
            </w:pPr>
          </w:p>
        </w:tc>
        <w:tc>
          <w:tcPr>
            <w:tcW w:w="1059" w:type="pct"/>
            <w:tcBorders>
              <w:top w:val="single" w:sz="4" w:space="0" w:color="auto"/>
            </w:tcBorders>
          </w:tcPr>
          <w:p w14:paraId="173C92F2"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w:t>
            </w:r>
          </w:p>
        </w:tc>
        <w:tc>
          <w:tcPr>
            <w:tcW w:w="996" w:type="pct"/>
            <w:tcBorders>
              <w:top w:val="single" w:sz="4" w:space="0" w:color="auto"/>
            </w:tcBorders>
          </w:tcPr>
          <w:p w14:paraId="09DE131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Borders>
              <w:top w:val="single" w:sz="4" w:space="0" w:color="auto"/>
            </w:tcBorders>
          </w:tcPr>
          <w:p w14:paraId="278E8C7B"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3D44E2B4" w14:textId="77777777" w:rsidTr="00721651">
        <w:trPr>
          <w:cantSplit/>
          <w:jc w:val="center"/>
        </w:trPr>
        <w:tc>
          <w:tcPr>
            <w:tcW w:w="0" w:type="auto"/>
          </w:tcPr>
          <w:p w14:paraId="585F5268"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w:t>
            </w:r>
            <w:r>
              <w:rPr>
                <w:rFonts w:ascii="Times New Roman" w:hAnsi="Times New Roman"/>
              </w:rPr>
              <w:t xml:space="preserve"> km</w:t>
            </w:r>
          </w:p>
        </w:tc>
        <w:tc>
          <w:tcPr>
            <w:tcW w:w="0" w:type="auto"/>
          </w:tcPr>
          <w:p w14:paraId="5BE9386C"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SBE2</w:t>
            </w:r>
          </w:p>
        </w:tc>
        <w:tc>
          <w:tcPr>
            <w:tcW w:w="104" w:type="pct"/>
          </w:tcPr>
          <w:p w14:paraId="1D265C81" w14:textId="77777777" w:rsidR="00043A6B" w:rsidRPr="00C701BC" w:rsidRDefault="00043A6B" w:rsidP="00721651">
            <w:pPr>
              <w:keepNext/>
              <w:spacing w:after="60"/>
              <w:jc w:val="both"/>
              <w:rPr>
                <w:rFonts w:ascii="Times New Roman" w:hAnsi="Times New Roman"/>
              </w:rPr>
            </w:pPr>
          </w:p>
        </w:tc>
        <w:tc>
          <w:tcPr>
            <w:tcW w:w="1059" w:type="pct"/>
          </w:tcPr>
          <w:p w14:paraId="63B78F76"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996" w:type="pct"/>
          </w:tcPr>
          <w:p w14:paraId="14079077"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Pr>
          <w:p w14:paraId="013DDC9B"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5EB2706D" w14:textId="77777777" w:rsidTr="00721651">
        <w:trPr>
          <w:cantSplit/>
          <w:jc w:val="center"/>
        </w:trPr>
        <w:tc>
          <w:tcPr>
            <w:tcW w:w="0" w:type="auto"/>
          </w:tcPr>
          <w:p w14:paraId="16B9D64E"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1.5</w:t>
            </w:r>
            <w:r>
              <w:rPr>
                <w:rFonts w:ascii="Times New Roman" w:hAnsi="Times New Roman"/>
              </w:rPr>
              <w:t xml:space="preserve"> km</w:t>
            </w:r>
          </w:p>
        </w:tc>
        <w:tc>
          <w:tcPr>
            <w:tcW w:w="0" w:type="auto"/>
          </w:tcPr>
          <w:p w14:paraId="725F352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SBE3</w:t>
            </w:r>
          </w:p>
        </w:tc>
        <w:tc>
          <w:tcPr>
            <w:tcW w:w="104" w:type="pct"/>
          </w:tcPr>
          <w:p w14:paraId="498698DE" w14:textId="77777777" w:rsidR="00043A6B" w:rsidRPr="00C701BC" w:rsidRDefault="00043A6B" w:rsidP="00721651">
            <w:pPr>
              <w:keepNext/>
              <w:spacing w:after="60"/>
              <w:jc w:val="both"/>
              <w:rPr>
                <w:rFonts w:ascii="Times New Roman" w:hAnsi="Times New Roman"/>
              </w:rPr>
            </w:pPr>
          </w:p>
        </w:tc>
        <w:tc>
          <w:tcPr>
            <w:tcW w:w="1059" w:type="pct"/>
          </w:tcPr>
          <w:p w14:paraId="4BA360FA"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w:t>
            </w:r>
          </w:p>
        </w:tc>
        <w:tc>
          <w:tcPr>
            <w:tcW w:w="996" w:type="pct"/>
          </w:tcPr>
          <w:p w14:paraId="55CC38FA"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Pr>
          <w:p w14:paraId="16B2A6B7"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239516E9" w14:textId="77777777" w:rsidTr="00721651">
        <w:trPr>
          <w:cantSplit/>
          <w:jc w:val="center"/>
        </w:trPr>
        <w:tc>
          <w:tcPr>
            <w:tcW w:w="0" w:type="auto"/>
          </w:tcPr>
          <w:p w14:paraId="7E8FFD68"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2</w:t>
            </w:r>
            <w:r>
              <w:rPr>
                <w:rFonts w:ascii="Times New Roman" w:hAnsi="Times New Roman"/>
              </w:rPr>
              <w:t xml:space="preserve"> km</w:t>
            </w:r>
          </w:p>
        </w:tc>
        <w:tc>
          <w:tcPr>
            <w:tcW w:w="0" w:type="auto"/>
          </w:tcPr>
          <w:p w14:paraId="74F969A0"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SBE4</w:t>
            </w:r>
          </w:p>
        </w:tc>
        <w:tc>
          <w:tcPr>
            <w:tcW w:w="104" w:type="pct"/>
          </w:tcPr>
          <w:p w14:paraId="1F56203B" w14:textId="77777777" w:rsidR="00043A6B" w:rsidRPr="00C701BC" w:rsidRDefault="00043A6B" w:rsidP="00721651">
            <w:pPr>
              <w:keepNext/>
              <w:spacing w:after="60"/>
              <w:jc w:val="both"/>
              <w:rPr>
                <w:rFonts w:ascii="Times New Roman" w:hAnsi="Times New Roman"/>
              </w:rPr>
            </w:pPr>
          </w:p>
        </w:tc>
        <w:tc>
          <w:tcPr>
            <w:tcW w:w="1059" w:type="pct"/>
          </w:tcPr>
          <w:p w14:paraId="461F29B6" w14:textId="77777777" w:rsidR="00043A6B" w:rsidRPr="00C701BC" w:rsidRDefault="00043A6B" w:rsidP="00721651">
            <w:pPr>
              <w:keepNext/>
              <w:spacing w:after="60"/>
              <w:jc w:val="both"/>
              <w:rPr>
                <w:rFonts w:ascii="Times New Roman" w:hAnsi="Times New Roman"/>
              </w:rPr>
            </w:pPr>
            <w:r>
              <w:rPr>
                <w:rFonts w:ascii="Times New Roman" w:hAnsi="Times New Roman"/>
              </w:rPr>
              <w:t>2</w:t>
            </w:r>
          </w:p>
        </w:tc>
        <w:tc>
          <w:tcPr>
            <w:tcW w:w="996" w:type="pct"/>
          </w:tcPr>
          <w:p w14:paraId="34900063"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098" w:type="pct"/>
          </w:tcPr>
          <w:p w14:paraId="136BA491"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bl>
    <w:p w14:paraId="1D7C8688" w14:textId="77777777" w:rsidR="00043A6B" w:rsidRDefault="00043A6B" w:rsidP="00043A6B">
      <w:pPr>
        <w:spacing w:after="160" w:line="480" w:lineRule="auto"/>
        <w:jc w:val="both"/>
        <w:rPr>
          <w:rFonts w:ascii="Times New Roman" w:hAnsi="Times New Roman"/>
          <w:sz w:val="24"/>
          <w:szCs w:val="24"/>
        </w:rPr>
      </w:pPr>
    </w:p>
    <w:p w14:paraId="4D41CAD3" w14:textId="77777777" w:rsidR="00043A6B" w:rsidRDefault="00043A6B" w:rsidP="00043A6B">
      <w:pPr>
        <w:spacing w:after="160" w:line="480" w:lineRule="auto"/>
        <w:jc w:val="both"/>
        <w:rPr>
          <w:rFonts w:ascii="Times New Roman" w:hAnsi="Times New Roman"/>
          <w:sz w:val="24"/>
          <w:szCs w:val="24"/>
        </w:rPr>
      </w:pPr>
      <w:r>
        <w:rPr>
          <w:rFonts w:ascii="Times New Roman" w:hAnsi="Times New Roman"/>
          <w:sz w:val="24"/>
          <w:szCs w:val="24"/>
        </w:rPr>
        <w:t>Similarly, elvers of A. marmorata and A. mossambica species displayed relatively low CPUE rate of 0 in all four sampled sampling sites (Table 9).</w:t>
      </w:r>
    </w:p>
    <w:p w14:paraId="700EDC10" w14:textId="77777777" w:rsidR="00043A6B" w:rsidRPr="00FA26B4" w:rsidRDefault="00043A6B" w:rsidP="000D2224">
      <w:pPr>
        <w:pStyle w:val="ThesisTables"/>
        <w:rPr>
          <w:rFonts w:eastAsiaTheme="minorHAnsi"/>
        </w:rPr>
      </w:pPr>
      <w:bookmarkStart w:id="1003" w:name="_Toc144072967"/>
      <w:r>
        <w:rPr>
          <w:rFonts w:eastAsiaTheme="minorHAnsi"/>
        </w:rPr>
        <w:t xml:space="preserve">Table 9: </w:t>
      </w:r>
      <w:r w:rsidRPr="00FA26B4">
        <w:rPr>
          <w:rFonts w:eastAsiaTheme="minorHAnsi"/>
        </w:rPr>
        <w:t xml:space="preserve">CPUE of </w:t>
      </w:r>
      <w:r>
        <w:rPr>
          <w:rFonts w:eastAsiaTheme="minorHAnsi"/>
        </w:rPr>
        <w:t>elvers caught a</w:t>
      </w:r>
      <w:r w:rsidRPr="00FA26B4">
        <w:rPr>
          <w:rFonts w:eastAsiaTheme="minorHAnsi"/>
        </w:rPr>
        <w:t>cross four sampling sites</w:t>
      </w:r>
      <w:r>
        <w:rPr>
          <w:rFonts w:eastAsiaTheme="minorHAnsi"/>
        </w:rPr>
        <w:t>,</w:t>
      </w:r>
      <w:r w:rsidRPr="00FA26B4">
        <w:rPr>
          <w:rFonts w:eastAsiaTheme="minorHAnsi"/>
        </w:rPr>
        <w:t xml:space="preserve"> </w:t>
      </w:r>
      <w:r w:rsidRPr="00AF54AF">
        <w:rPr>
          <w:szCs w:val="24"/>
        </w:rPr>
        <w:t>(SBE1, SBE2, SBE3, SBE4)</w:t>
      </w:r>
      <w:r>
        <w:rPr>
          <w:szCs w:val="24"/>
        </w:rPr>
        <w:t xml:space="preserve"> </w:t>
      </w:r>
      <w:r>
        <w:rPr>
          <w:rFonts w:eastAsiaTheme="minorHAnsi"/>
        </w:rPr>
        <w:t xml:space="preserve">during the present study </w:t>
      </w:r>
      <w:r w:rsidRPr="00FA26B4">
        <w:rPr>
          <w:rFonts w:eastAsiaTheme="minorHAnsi"/>
        </w:rPr>
        <w:t>in the Sabaki Estuary</w:t>
      </w:r>
      <w:bookmarkEnd w:id="1003"/>
    </w:p>
    <w:tbl>
      <w:tblPr>
        <w:tblStyle w:val="Table"/>
        <w:tblW w:w="2539"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040"/>
        <w:gridCol w:w="1062"/>
        <w:gridCol w:w="126"/>
        <w:gridCol w:w="1201"/>
        <w:gridCol w:w="1324"/>
      </w:tblGrid>
      <w:tr w:rsidR="00043A6B" w:rsidRPr="00C701BC" w14:paraId="3997592A" w14:textId="77777777" w:rsidTr="00721651">
        <w:trPr>
          <w:cantSplit/>
          <w:tblHeader/>
          <w:jc w:val="center"/>
        </w:trPr>
        <w:tc>
          <w:tcPr>
            <w:tcW w:w="0" w:type="auto"/>
            <w:tcBorders>
              <w:top w:val="single" w:sz="4" w:space="0" w:color="auto"/>
              <w:bottom w:val="single" w:sz="4" w:space="0" w:color="auto"/>
            </w:tcBorders>
          </w:tcPr>
          <w:p w14:paraId="051D42BC" w14:textId="77777777" w:rsidR="00043A6B" w:rsidRPr="00C701BC" w:rsidRDefault="00043A6B" w:rsidP="00721651">
            <w:pPr>
              <w:keepNext/>
              <w:spacing w:after="60"/>
              <w:jc w:val="both"/>
              <w:rPr>
                <w:rFonts w:ascii="Times New Roman" w:hAnsi="Times New Roman"/>
              </w:rPr>
            </w:pPr>
            <w:r>
              <w:rPr>
                <w:rFonts w:ascii="Times New Roman" w:hAnsi="Times New Roman"/>
              </w:rPr>
              <w:t>Distance from the ocean</w:t>
            </w:r>
          </w:p>
        </w:tc>
        <w:tc>
          <w:tcPr>
            <w:tcW w:w="0" w:type="auto"/>
            <w:tcBorders>
              <w:top w:val="single" w:sz="4" w:space="0" w:color="auto"/>
              <w:bottom w:val="single" w:sz="4" w:space="0" w:color="auto"/>
            </w:tcBorders>
          </w:tcPr>
          <w:p w14:paraId="4E95CF95" w14:textId="77777777" w:rsidR="00043A6B" w:rsidRPr="00C701BC" w:rsidRDefault="00043A6B" w:rsidP="00721651">
            <w:pPr>
              <w:keepNext/>
              <w:spacing w:after="60"/>
              <w:jc w:val="both"/>
              <w:rPr>
                <w:rFonts w:ascii="Times New Roman" w:hAnsi="Times New Roman"/>
              </w:rPr>
            </w:pPr>
            <w:r>
              <w:rPr>
                <w:rFonts w:ascii="Times New Roman" w:hAnsi="Times New Roman"/>
              </w:rPr>
              <w:t xml:space="preserve">Sampling </w:t>
            </w:r>
            <w:r w:rsidRPr="00C701BC">
              <w:rPr>
                <w:rFonts w:ascii="Times New Roman" w:hAnsi="Times New Roman"/>
              </w:rPr>
              <w:t>site</w:t>
            </w:r>
          </w:p>
        </w:tc>
        <w:tc>
          <w:tcPr>
            <w:tcW w:w="133" w:type="pct"/>
            <w:tcBorders>
              <w:top w:val="single" w:sz="4" w:space="0" w:color="auto"/>
              <w:bottom w:val="single" w:sz="4" w:space="0" w:color="auto"/>
            </w:tcBorders>
          </w:tcPr>
          <w:p w14:paraId="64496430" w14:textId="77777777" w:rsidR="00043A6B" w:rsidRPr="00C701BC" w:rsidRDefault="00043A6B" w:rsidP="00721651">
            <w:pPr>
              <w:keepNext/>
              <w:spacing w:after="60"/>
              <w:jc w:val="both"/>
              <w:rPr>
                <w:rFonts w:ascii="Times New Roman" w:hAnsi="Times New Roman"/>
                <w:i/>
                <w:iCs/>
              </w:rPr>
            </w:pPr>
          </w:p>
        </w:tc>
        <w:tc>
          <w:tcPr>
            <w:tcW w:w="1263" w:type="pct"/>
            <w:tcBorders>
              <w:top w:val="single" w:sz="4" w:space="0" w:color="auto"/>
              <w:bottom w:val="single" w:sz="4" w:space="0" w:color="auto"/>
            </w:tcBorders>
          </w:tcPr>
          <w:p w14:paraId="6E957634"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marmorata</w:t>
            </w:r>
          </w:p>
        </w:tc>
        <w:tc>
          <w:tcPr>
            <w:tcW w:w="1393" w:type="pct"/>
            <w:tcBorders>
              <w:top w:val="single" w:sz="4" w:space="0" w:color="auto"/>
              <w:bottom w:val="single" w:sz="4" w:space="0" w:color="auto"/>
            </w:tcBorders>
          </w:tcPr>
          <w:p w14:paraId="76E490E3" w14:textId="77777777" w:rsidR="00043A6B" w:rsidRPr="00C701BC" w:rsidRDefault="00043A6B" w:rsidP="00721651">
            <w:pPr>
              <w:keepNext/>
              <w:spacing w:after="60"/>
              <w:jc w:val="both"/>
              <w:rPr>
                <w:rFonts w:ascii="Times New Roman" w:hAnsi="Times New Roman"/>
                <w:i/>
                <w:iCs/>
              </w:rPr>
            </w:pPr>
            <w:r w:rsidRPr="00C701BC">
              <w:rPr>
                <w:rFonts w:ascii="Times New Roman" w:hAnsi="Times New Roman"/>
                <w:i/>
                <w:iCs/>
              </w:rPr>
              <w:t>A. mossambica</w:t>
            </w:r>
          </w:p>
        </w:tc>
      </w:tr>
      <w:tr w:rsidR="00043A6B" w:rsidRPr="00C701BC" w14:paraId="29182987" w14:textId="77777777" w:rsidTr="00721651">
        <w:trPr>
          <w:cantSplit/>
          <w:jc w:val="center"/>
        </w:trPr>
        <w:tc>
          <w:tcPr>
            <w:tcW w:w="0" w:type="auto"/>
            <w:tcBorders>
              <w:top w:val="single" w:sz="4" w:space="0" w:color="auto"/>
            </w:tcBorders>
          </w:tcPr>
          <w:p w14:paraId="7E446E1B"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0.5</w:t>
            </w:r>
            <w:r>
              <w:rPr>
                <w:rFonts w:ascii="Times New Roman" w:hAnsi="Times New Roman"/>
              </w:rPr>
              <w:t xml:space="preserve"> km</w:t>
            </w:r>
          </w:p>
        </w:tc>
        <w:tc>
          <w:tcPr>
            <w:tcW w:w="0" w:type="auto"/>
            <w:tcBorders>
              <w:top w:val="single" w:sz="4" w:space="0" w:color="auto"/>
            </w:tcBorders>
          </w:tcPr>
          <w:p w14:paraId="2240F773"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SBE1</w:t>
            </w:r>
          </w:p>
        </w:tc>
        <w:tc>
          <w:tcPr>
            <w:tcW w:w="133" w:type="pct"/>
            <w:tcBorders>
              <w:top w:val="single" w:sz="4" w:space="0" w:color="auto"/>
            </w:tcBorders>
          </w:tcPr>
          <w:p w14:paraId="3161B126" w14:textId="77777777" w:rsidR="00043A6B" w:rsidRPr="00C701BC" w:rsidRDefault="00043A6B" w:rsidP="00721651">
            <w:pPr>
              <w:keepNext/>
              <w:spacing w:after="60"/>
              <w:jc w:val="both"/>
              <w:rPr>
                <w:rFonts w:ascii="Times New Roman" w:hAnsi="Times New Roman"/>
              </w:rPr>
            </w:pPr>
          </w:p>
        </w:tc>
        <w:tc>
          <w:tcPr>
            <w:tcW w:w="1263" w:type="pct"/>
            <w:tcBorders>
              <w:top w:val="single" w:sz="4" w:space="0" w:color="auto"/>
            </w:tcBorders>
          </w:tcPr>
          <w:p w14:paraId="0BD5C56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393" w:type="pct"/>
            <w:tcBorders>
              <w:top w:val="single" w:sz="4" w:space="0" w:color="auto"/>
            </w:tcBorders>
          </w:tcPr>
          <w:p w14:paraId="230244DA"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256D8A27" w14:textId="77777777" w:rsidTr="00721651">
        <w:trPr>
          <w:cantSplit/>
          <w:jc w:val="center"/>
        </w:trPr>
        <w:tc>
          <w:tcPr>
            <w:tcW w:w="0" w:type="auto"/>
          </w:tcPr>
          <w:p w14:paraId="1EFDDAB7"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w:t>
            </w:r>
            <w:r>
              <w:rPr>
                <w:rFonts w:ascii="Times New Roman" w:hAnsi="Times New Roman"/>
              </w:rPr>
              <w:t xml:space="preserve"> km</w:t>
            </w:r>
          </w:p>
        </w:tc>
        <w:tc>
          <w:tcPr>
            <w:tcW w:w="0" w:type="auto"/>
          </w:tcPr>
          <w:p w14:paraId="0BBC5A9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SBE2</w:t>
            </w:r>
          </w:p>
        </w:tc>
        <w:tc>
          <w:tcPr>
            <w:tcW w:w="133" w:type="pct"/>
          </w:tcPr>
          <w:p w14:paraId="53EB86CD" w14:textId="77777777" w:rsidR="00043A6B" w:rsidRPr="00C701BC" w:rsidRDefault="00043A6B" w:rsidP="00721651">
            <w:pPr>
              <w:keepNext/>
              <w:spacing w:after="60"/>
              <w:jc w:val="both"/>
              <w:rPr>
                <w:rFonts w:ascii="Times New Roman" w:hAnsi="Times New Roman"/>
              </w:rPr>
            </w:pPr>
          </w:p>
        </w:tc>
        <w:tc>
          <w:tcPr>
            <w:tcW w:w="1263" w:type="pct"/>
          </w:tcPr>
          <w:p w14:paraId="0D9F58AB"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393" w:type="pct"/>
          </w:tcPr>
          <w:p w14:paraId="351944B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457BDCEC" w14:textId="77777777" w:rsidTr="00721651">
        <w:trPr>
          <w:cantSplit/>
          <w:jc w:val="center"/>
        </w:trPr>
        <w:tc>
          <w:tcPr>
            <w:tcW w:w="0" w:type="auto"/>
          </w:tcPr>
          <w:p w14:paraId="7659CF0F"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1.5</w:t>
            </w:r>
            <w:r>
              <w:rPr>
                <w:rFonts w:ascii="Times New Roman" w:hAnsi="Times New Roman"/>
              </w:rPr>
              <w:t xml:space="preserve"> km</w:t>
            </w:r>
          </w:p>
        </w:tc>
        <w:tc>
          <w:tcPr>
            <w:tcW w:w="0" w:type="auto"/>
          </w:tcPr>
          <w:p w14:paraId="6E696AEE"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SBE3</w:t>
            </w:r>
          </w:p>
        </w:tc>
        <w:tc>
          <w:tcPr>
            <w:tcW w:w="133" w:type="pct"/>
          </w:tcPr>
          <w:p w14:paraId="5D382FA9" w14:textId="77777777" w:rsidR="00043A6B" w:rsidRPr="00C701BC" w:rsidRDefault="00043A6B" w:rsidP="00721651">
            <w:pPr>
              <w:keepNext/>
              <w:spacing w:after="60"/>
              <w:jc w:val="both"/>
              <w:rPr>
                <w:rFonts w:ascii="Times New Roman" w:hAnsi="Times New Roman"/>
              </w:rPr>
            </w:pPr>
          </w:p>
        </w:tc>
        <w:tc>
          <w:tcPr>
            <w:tcW w:w="1263" w:type="pct"/>
          </w:tcPr>
          <w:p w14:paraId="4F894255"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393" w:type="pct"/>
          </w:tcPr>
          <w:p w14:paraId="5FC28BD9"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r w:rsidR="00043A6B" w:rsidRPr="00C701BC" w14:paraId="0493EC80" w14:textId="77777777" w:rsidTr="00721651">
        <w:trPr>
          <w:cantSplit/>
          <w:jc w:val="center"/>
        </w:trPr>
        <w:tc>
          <w:tcPr>
            <w:tcW w:w="0" w:type="auto"/>
          </w:tcPr>
          <w:p w14:paraId="3BD72273"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2</w:t>
            </w:r>
            <w:r>
              <w:rPr>
                <w:rFonts w:ascii="Times New Roman" w:hAnsi="Times New Roman"/>
              </w:rPr>
              <w:t xml:space="preserve"> km</w:t>
            </w:r>
          </w:p>
        </w:tc>
        <w:tc>
          <w:tcPr>
            <w:tcW w:w="0" w:type="auto"/>
          </w:tcPr>
          <w:p w14:paraId="47517204"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SBE4</w:t>
            </w:r>
          </w:p>
        </w:tc>
        <w:tc>
          <w:tcPr>
            <w:tcW w:w="133" w:type="pct"/>
          </w:tcPr>
          <w:p w14:paraId="1A8FCDEF" w14:textId="77777777" w:rsidR="00043A6B" w:rsidRPr="00C701BC" w:rsidRDefault="00043A6B" w:rsidP="00721651">
            <w:pPr>
              <w:keepNext/>
              <w:spacing w:after="60"/>
              <w:jc w:val="both"/>
              <w:rPr>
                <w:rFonts w:ascii="Times New Roman" w:hAnsi="Times New Roman"/>
              </w:rPr>
            </w:pPr>
          </w:p>
        </w:tc>
        <w:tc>
          <w:tcPr>
            <w:tcW w:w="1263" w:type="pct"/>
          </w:tcPr>
          <w:p w14:paraId="19DC126F"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c>
          <w:tcPr>
            <w:tcW w:w="1393" w:type="pct"/>
          </w:tcPr>
          <w:p w14:paraId="2ABBE02D" w14:textId="77777777" w:rsidR="00043A6B" w:rsidRPr="00C701BC" w:rsidRDefault="00043A6B" w:rsidP="00721651">
            <w:pPr>
              <w:keepNext/>
              <w:spacing w:after="60"/>
              <w:jc w:val="both"/>
              <w:rPr>
                <w:rFonts w:ascii="Times New Roman" w:hAnsi="Times New Roman"/>
              </w:rPr>
            </w:pPr>
            <w:r w:rsidRPr="00C701BC">
              <w:rPr>
                <w:rFonts w:ascii="Times New Roman" w:hAnsi="Times New Roman"/>
              </w:rPr>
              <w:t>0</w:t>
            </w:r>
          </w:p>
        </w:tc>
      </w:tr>
    </w:tbl>
    <w:p w14:paraId="39E4AF49" w14:textId="77777777" w:rsidR="00043A6B" w:rsidRDefault="00043A6B" w:rsidP="00043A6B">
      <w:pPr>
        <w:spacing w:after="0" w:line="480" w:lineRule="auto"/>
        <w:jc w:val="both"/>
        <w:rPr>
          <w:rFonts w:ascii="Times New Roman" w:hAnsi="Times New Roman"/>
          <w:color w:val="000000" w:themeColor="text1"/>
          <w:sz w:val="24"/>
          <w:szCs w:val="24"/>
        </w:rPr>
        <w:sectPr w:rsidR="00043A6B">
          <w:footerReference w:type="default" r:id="rId28"/>
          <w:pgSz w:w="12240" w:h="15840"/>
          <w:pgMar w:top="1440" w:right="1440" w:bottom="1440" w:left="1440" w:header="720" w:footer="720" w:gutter="0"/>
          <w:pgNumType w:start="1"/>
          <w:cols w:space="720"/>
        </w:sectPr>
      </w:pPr>
    </w:p>
    <w:p w14:paraId="1525539F" w14:textId="67064CF5" w:rsidR="00043A6B" w:rsidRPr="00043A6B" w:rsidRDefault="00043A6B" w:rsidP="00043A6B">
      <w:pPr>
        <w:pStyle w:val="Heading2"/>
      </w:pPr>
      <w:bookmarkStart w:id="1004" w:name="_Toc128808296"/>
      <w:bookmarkStart w:id="1005" w:name="_Toc128809593"/>
      <w:bookmarkStart w:id="1006" w:name="_Toc144063173"/>
      <w:commentRangeStart w:id="1007"/>
      <w:r w:rsidRPr="00043A6B">
        <w:t xml:space="preserve">Morphometric </w:t>
      </w:r>
      <w:commentRangeEnd w:id="1007"/>
      <w:r w:rsidR="00BF1E51">
        <w:rPr>
          <w:rStyle w:val="CommentReference"/>
          <w:rFonts w:ascii="Calibri" w:hAnsi="Calibri"/>
          <w:b w:val="0"/>
          <w:color w:val="auto"/>
          <w:lang w:val="en-GB" w:eastAsia="en-GB"/>
        </w:rPr>
        <w:commentReference w:id="1007"/>
      </w:r>
      <w:del w:id="1008" w:author="Administrator" w:date="2023-08-28T11:30:00Z">
        <w:r w:rsidRPr="00043A6B" w:rsidDel="00BF1E51">
          <w:delText xml:space="preserve">results </w:delText>
        </w:r>
      </w:del>
      <w:r w:rsidRPr="00043A6B">
        <w:t xml:space="preserve">of juvenile anguillid </w:t>
      </w:r>
      <w:del w:id="1009" w:author="Administrator" w:date="2023-08-28T11:30:00Z">
        <w:r w:rsidRPr="00043A6B" w:rsidDel="00BF1E51">
          <w:delText>eels</w:delText>
        </w:r>
        <w:bookmarkEnd w:id="1004"/>
        <w:bookmarkEnd w:id="1005"/>
        <w:r w:rsidRPr="00043A6B" w:rsidDel="00BF1E51">
          <w:delText xml:space="preserve"> </w:delText>
        </w:r>
      </w:del>
      <w:r w:rsidRPr="00043A6B">
        <w:t>occurring in the Sabaki Estuary</w:t>
      </w:r>
      <w:bookmarkEnd w:id="1006"/>
    </w:p>
    <w:p w14:paraId="5405B4E8" w14:textId="0C9C0CC0" w:rsidR="00043A6B" w:rsidDel="00BF1E51" w:rsidRDefault="00043A6B" w:rsidP="00043A6B">
      <w:pPr>
        <w:pStyle w:val="FirstParagraph"/>
        <w:spacing w:line="480" w:lineRule="auto"/>
        <w:jc w:val="both"/>
        <w:rPr>
          <w:moveFrom w:id="1010" w:author="Administrator" w:date="2023-08-28T11:34:00Z"/>
          <w:rFonts w:ascii="Times New Roman" w:hAnsi="Times New Roman" w:cs="Times New Roman"/>
        </w:rPr>
      </w:pPr>
      <w:moveFromRangeStart w:id="1011" w:author="Administrator" w:date="2023-08-28T11:34:00Z" w:name="move144114859"/>
      <w:moveFrom w:id="1012" w:author="Administrator" w:date="2023-08-28T11:34:00Z">
        <w:r w:rsidDel="00BF1E51">
          <w:rPr>
            <w:rFonts w:ascii="Times New Roman" w:hAnsi="Times New Roman" w:cs="Times New Roman"/>
            <w:color w:val="000000" w:themeColor="text1"/>
          </w:rPr>
          <w:t xml:space="preserve">Glass eels of the </w:t>
        </w:r>
        <w:r w:rsidRPr="00C93F4D" w:rsidDel="00BF1E51">
          <w:rPr>
            <w:rFonts w:ascii="Times New Roman" w:hAnsi="Times New Roman" w:cs="Times New Roman"/>
            <w:color w:val="000000" w:themeColor="text1"/>
          </w:rPr>
          <w:t xml:space="preserve">species </w:t>
        </w:r>
        <w:r w:rsidRPr="00C93F4D" w:rsidDel="00BF1E51">
          <w:rPr>
            <w:rFonts w:ascii="Times New Roman" w:hAnsi="Times New Roman" w:cs="Times New Roman"/>
            <w:i/>
            <w:iCs/>
            <w:color w:val="000000" w:themeColor="text1"/>
          </w:rPr>
          <w:t>A. mossambica</w:t>
        </w:r>
        <w:r w:rsidRPr="00C93F4D" w:rsidDel="00BF1E51">
          <w:rPr>
            <w:rFonts w:ascii="Times New Roman" w:hAnsi="Times New Roman" w:cs="Times New Roman"/>
            <w:color w:val="000000" w:themeColor="text1"/>
          </w:rPr>
          <w:t xml:space="preserve"> had the highest mean total length </w:t>
        </w:r>
        <w:r w:rsidRPr="00C93F4D" w:rsidDel="00BF1E51">
          <w:rPr>
            <w:rFonts w:ascii="Times New Roman" w:hAnsi="Times New Roman" w:cs="Times New Roman"/>
          </w:rPr>
          <w:t>(Mean ± S</w:t>
        </w:r>
        <w:r w:rsidDel="00BF1E51">
          <w:rPr>
            <w:rFonts w:ascii="Times New Roman" w:hAnsi="Times New Roman" w:cs="Times New Roman"/>
          </w:rPr>
          <w:t>D</w:t>
        </w:r>
        <w:r w:rsidRPr="00C93F4D" w:rsidDel="00BF1E51">
          <w:rPr>
            <w:rFonts w:ascii="Times New Roman" w:hAnsi="Times New Roman" w:cs="Times New Roman"/>
          </w:rPr>
          <w:t>)</w:t>
        </w:r>
        <w:r w:rsidRPr="00C93F4D" w:rsidDel="00BF1E51">
          <w:rPr>
            <w:rFonts w:ascii="Times New Roman" w:hAnsi="Times New Roman" w:cs="Times New Roman"/>
            <w:color w:val="000000" w:themeColor="text1"/>
          </w:rPr>
          <w:t xml:space="preserve"> </w:t>
        </w:r>
        <w:r w:rsidRPr="00265390" w:rsidDel="00BF1E51">
          <w:rPr>
            <w:rFonts w:ascii="Times New Roman" w:hAnsi="Times New Roman" w:cs="Times New Roman"/>
          </w:rPr>
          <w:t>54,500</w:t>
        </w:r>
        <w:r w:rsidDel="00BF1E51">
          <w:rPr>
            <w:rFonts w:ascii="Times New Roman" w:hAnsi="Times New Roman" w:cs="Times New Roman"/>
          </w:rPr>
          <w:t xml:space="preserve"> </w:t>
        </w:r>
        <w:r w:rsidRPr="00265390" w:rsidDel="00BF1E51">
          <w:rPr>
            <w:rFonts w:ascii="Times New Roman" w:hAnsi="Times New Roman" w:cs="Times New Roman"/>
          </w:rPr>
          <w:t>±</w:t>
        </w:r>
        <w:r w:rsidDel="00BF1E51">
          <w:rPr>
            <w:rFonts w:ascii="Times New Roman" w:hAnsi="Times New Roman" w:cs="Times New Roman"/>
          </w:rPr>
          <w:t xml:space="preserve"> </w:t>
        </w:r>
        <w:r w:rsidRPr="00265390" w:rsidDel="00BF1E51">
          <w:rPr>
            <w:rFonts w:ascii="Times New Roman" w:hAnsi="Times New Roman" w:cs="Times New Roman"/>
          </w:rPr>
          <w:t>6,186</w:t>
        </w:r>
        <w:r w:rsidDel="00BF1E51">
          <w:rPr>
            <w:rFonts w:ascii="Times New Roman" w:hAnsi="Times New Roman" w:cs="Times New Roman"/>
          </w:rPr>
          <w:t xml:space="preserve"> </w:t>
        </w:r>
        <w:r w:rsidRPr="00265390" w:rsidDel="00BF1E51">
          <w:rPr>
            <w:rFonts w:ascii="Times New Roman" w:hAnsi="Times New Roman" w:cs="Times New Roman"/>
          </w:rPr>
          <w:t>µm</w:t>
        </w:r>
        <w:r w:rsidRPr="00C93F4D" w:rsidDel="00BF1E51">
          <w:rPr>
            <w:rFonts w:ascii="Times New Roman" w:hAnsi="Times New Roman" w:cs="Times New Roman"/>
            <w:color w:val="000000" w:themeColor="text1"/>
          </w:rPr>
          <w:t xml:space="preserve">, followed by </w:t>
        </w:r>
        <w:r w:rsidRPr="00C93F4D" w:rsidDel="00BF1E51">
          <w:rPr>
            <w:rFonts w:ascii="Times New Roman" w:hAnsi="Times New Roman" w:cs="Times New Roman"/>
            <w:i/>
            <w:iCs/>
            <w:color w:val="000000" w:themeColor="text1"/>
          </w:rPr>
          <w:t>A. bengalensis</w:t>
        </w:r>
        <w:r w:rsidRPr="00C93F4D" w:rsidDel="00BF1E51">
          <w:rPr>
            <w:rFonts w:ascii="Times New Roman" w:hAnsi="Times New Roman" w:cs="Times New Roman"/>
            <w:color w:val="000000" w:themeColor="text1"/>
          </w:rPr>
          <w:t xml:space="preserve"> and </w:t>
        </w:r>
        <w:r w:rsidRPr="00C93F4D" w:rsidDel="00BF1E51">
          <w:rPr>
            <w:rFonts w:ascii="Times New Roman" w:hAnsi="Times New Roman" w:cs="Times New Roman"/>
            <w:i/>
            <w:iCs/>
            <w:color w:val="000000" w:themeColor="text1"/>
          </w:rPr>
          <w:t>A. marmorata</w:t>
        </w:r>
        <w:r w:rsidRPr="00C93F4D" w:rsidDel="00BF1E51">
          <w:rPr>
            <w:rFonts w:ascii="Times New Roman" w:hAnsi="Times New Roman" w:cs="Times New Roman"/>
            <w:color w:val="000000" w:themeColor="text1"/>
          </w:rPr>
          <w:t xml:space="preserve"> with mean total length of </w:t>
        </w:r>
        <w:r w:rsidRPr="00265390" w:rsidDel="00BF1E51">
          <w:rPr>
            <w:rFonts w:ascii="Times New Roman" w:hAnsi="Times New Roman" w:cs="Times New Roman"/>
          </w:rPr>
          <w:t>53,480±3,530</w:t>
        </w:r>
        <w:r w:rsidRPr="00534B44" w:rsidDel="00BF1E51">
          <w:rPr>
            <w:rFonts w:ascii="Times New Roman" w:hAnsi="Times New Roman" w:cs="Times New Roman"/>
          </w:rPr>
          <w:t xml:space="preserve"> </w:t>
        </w:r>
        <w:r w:rsidRPr="00265390" w:rsidDel="00BF1E51">
          <w:rPr>
            <w:rFonts w:ascii="Times New Roman" w:hAnsi="Times New Roman" w:cs="Times New Roman"/>
          </w:rPr>
          <w:t>µm</w:t>
        </w:r>
        <w:r w:rsidDel="00BF1E51">
          <w:rPr>
            <w:rFonts w:ascii="Times New Roman" w:hAnsi="Times New Roman" w:cs="Times New Roman"/>
          </w:rPr>
          <w:t xml:space="preserve"> </w:t>
        </w:r>
        <w:r w:rsidRPr="00C93F4D" w:rsidDel="00BF1E51">
          <w:rPr>
            <w:rFonts w:ascii="Times New Roman" w:hAnsi="Times New Roman" w:cs="Times New Roman"/>
            <w:color w:val="000000" w:themeColor="text1"/>
          </w:rPr>
          <w:t xml:space="preserve">and </w:t>
        </w:r>
        <w:r w:rsidRPr="00265390" w:rsidDel="00BF1E51">
          <w:rPr>
            <w:rFonts w:ascii="Times New Roman" w:hAnsi="Times New Roman" w:cs="Times New Roman"/>
          </w:rPr>
          <w:t>52,000±2,828</w:t>
        </w:r>
        <w:r w:rsidDel="00BF1E51">
          <w:rPr>
            <w:rFonts w:ascii="Times New Roman" w:hAnsi="Times New Roman" w:cs="Times New Roman"/>
          </w:rPr>
          <w:t xml:space="preserve"> </w:t>
        </w:r>
        <w:r w:rsidRPr="00265390" w:rsidDel="00BF1E51">
          <w:rPr>
            <w:rFonts w:ascii="Times New Roman" w:hAnsi="Times New Roman" w:cs="Times New Roman"/>
          </w:rPr>
          <w:t>µm</w:t>
        </w:r>
        <w:r w:rsidDel="00BF1E51">
          <w:rPr>
            <w:rFonts w:ascii="Times New Roman" w:hAnsi="Times New Roman" w:cs="Times New Roman"/>
          </w:rPr>
          <w:t xml:space="preserve"> </w:t>
        </w:r>
        <w:r w:rsidRPr="00C93F4D" w:rsidDel="00BF1E51">
          <w:rPr>
            <w:rFonts w:ascii="Times New Roman" w:hAnsi="Times New Roman" w:cs="Times New Roman"/>
            <w:color w:val="000000" w:themeColor="text1"/>
          </w:rPr>
          <w:t xml:space="preserve">respectively (Table </w:t>
        </w:r>
        <w:r w:rsidDel="00BF1E51">
          <w:rPr>
            <w:rFonts w:ascii="Times New Roman" w:hAnsi="Times New Roman" w:cs="Times New Roman"/>
            <w:color w:val="000000" w:themeColor="text1"/>
          </w:rPr>
          <w:t>10</w:t>
        </w:r>
        <w:r w:rsidRPr="00C93F4D" w:rsidDel="00BF1E51">
          <w:rPr>
            <w:rFonts w:ascii="Times New Roman" w:hAnsi="Times New Roman" w:cs="Times New Roman"/>
            <w:color w:val="000000" w:themeColor="text1"/>
          </w:rPr>
          <w:t xml:space="preserve">). </w:t>
        </w:r>
        <w:r w:rsidRPr="00C93F4D" w:rsidDel="00BF1E51">
          <w:rPr>
            <w:rFonts w:ascii="Times New Roman" w:hAnsi="Times New Roman" w:cs="Times New Roman"/>
            <w:i/>
            <w:iCs/>
            <w:color w:val="000000" w:themeColor="text1"/>
          </w:rPr>
          <w:t>Anguill</w:t>
        </w:r>
        <w:r w:rsidR="003570C6" w:rsidRPr="003570C6" w:rsidDel="00BF1E51">
          <w:rPr>
            <w:rFonts w:ascii="Times New Roman" w:hAnsi="Times New Roman" w:cs="Times New Roman"/>
            <w:i/>
            <w:iCs/>
            <w:color w:val="000000" w:themeColor="text1"/>
          </w:rPr>
          <w:t>A mossambica</w:t>
        </w:r>
        <w:r w:rsidRPr="00C93F4D" w:rsidDel="00BF1E51">
          <w:rPr>
            <w:rFonts w:ascii="Times New Roman" w:hAnsi="Times New Roman" w:cs="Times New Roman"/>
            <w:color w:val="000000" w:themeColor="text1"/>
          </w:rPr>
          <w:t xml:space="preserve"> </w:t>
        </w:r>
        <w:r w:rsidDel="00BF1E51">
          <w:rPr>
            <w:rFonts w:ascii="Times New Roman" w:hAnsi="Times New Roman" w:cs="Times New Roman"/>
            <w:color w:val="000000" w:themeColor="text1"/>
          </w:rPr>
          <w:t xml:space="preserve">glass eels </w:t>
        </w:r>
        <w:r w:rsidRPr="00C93F4D" w:rsidDel="00BF1E51">
          <w:rPr>
            <w:rFonts w:ascii="Times New Roman" w:hAnsi="Times New Roman" w:cs="Times New Roman"/>
            <w:color w:val="000000" w:themeColor="text1"/>
          </w:rPr>
          <w:t xml:space="preserve">had the highest fin index i.e., DF to AF, with a mean length of </w:t>
        </w:r>
        <w:r w:rsidRPr="00C93F4D" w:rsidDel="00BF1E51">
          <w:rPr>
            <w:rFonts w:ascii="Times New Roman" w:hAnsi="Times New Roman" w:cs="Times New Roman"/>
          </w:rPr>
          <w:t>(Mean ± S</w:t>
        </w:r>
        <w:r w:rsidDel="00BF1E51">
          <w:rPr>
            <w:rFonts w:ascii="Times New Roman" w:hAnsi="Times New Roman" w:cs="Times New Roman"/>
          </w:rPr>
          <w:t>D</w:t>
        </w:r>
        <w:r w:rsidRPr="00C93F4D" w:rsidDel="00BF1E51">
          <w:rPr>
            <w:rFonts w:ascii="Times New Roman" w:hAnsi="Times New Roman" w:cs="Times New Roman"/>
          </w:rPr>
          <w:t>)</w:t>
        </w:r>
        <w:r w:rsidRPr="00C93F4D" w:rsidDel="00BF1E51">
          <w:rPr>
            <w:rFonts w:ascii="Times New Roman" w:hAnsi="Times New Roman" w:cs="Times New Roman"/>
            <w:color w:val="000000" w:themeColor="text1"/>
          </w:rPr>
          <w:t xml:space="preserve"> </w:t>
        </w:r>
        <w:r w:rsidRPr="00265390" w:rsidDel="00BF1E51">
          <w:rPr>
            <w:rFonts w:ascii="Times New Roman" w:hAnsi="Times New Roman" w:cs="Times New Roman"/>
          </w:rPr>
          <w:t>223±343</w:t>
        </w:r>
        <w:r w:rsidDel="00BF1E51">
          <w:rPr>
            <w:rFonts w:ascii="Times New Roman" w:hAnsi="Times New Roman" w:cs="Times New Roman"/>
            <w:color w:val="000000" w:themeColor="text1"/>
          </w:rPr>
          <w:t xml:space="preserve"> </w:t>
        </w:r>
        <w:r w:rsidRPr="00265390" w:rsidDel="00BF1E51">
          <w:rPr>
            <w:rFonts w:ascii="Times New Roman" w:hAnsi="Times New Roman" w:cs="Times New Roman"/>
          </w:rPr>
          <w:t>µm</w:t>
        </w:r>
        <w:r w:rsidRPr="00C93F4D" w:rsidDel="00BF1E51">
          <w:rPr>
            <w:rFonts w:ascii="Times New Roman" w:hAnsi="Times New Roman" w:cs="Times New Roman"/>
            <w:color w:val="000000" w:themeColor="text1"/>
          </w:rPr>
          <w:t xml:space="preserve"> followed by </w:t>
        </w:r>
        <w:r w:rsidRPr="00C93F4D" w:rsidDel="00BF1E51">
          <w:rPr>
            <w:rFonts w:ascii="Times New Roman" w:hAnsi="Times New Roman" w:cs="Times New Roman"/>
            <w:i/>
            <w:iCs/>
            <w:color w:val="000000" w:themeColor="text1"/>
          </w:rPr>
          <w:t>A. marmorata</w:t>
        </w:r>
        <w:r w:rsidRPr="00C93F4D" w:rsidDel="00BF1E51">
          <w:rPr>
            <w:rFonts w:ascii="Times New Roman" w:hAnsi="Times New Roman" w:cs="Times New Roman"/>
            <w:color w:val="000000" w:themeColor="text1"/>
          </w:rPr>
          <w:t xml:space="preserve"> with </w:t>
        </w:r>
        <w:r w:rsidRPr="00265390" w:rsidDel="00BF1E51">
          <w:rPr>
            <w:rFonts w:ascii="Times New Roman" w:hAnsi="Times New Roman" w:cs="Times New Roman"/>
          </w:rPr>
          <w:t>125±8</w:t>
        </w:r>
        <w:r w:rsidRPr="00C93F4D" w:rsidDel="00BF1E51">
          <w:rPr>
            <w:rFonts w:ascii="Times New Roman" w:hAnsi="Times New Roman" w:cs="Times New Roman"/>
            <w:color w:val="000000" w:themeColor="text1"/>
          </w:rPr>
          <w:t xml:space="preserve"> </w:t>
        </w:r>
        <w:r w:rsidRPr="00265390" w:rsidDel="00BF1E51">
          <w:rPr>
            <w:rFonts w:ascii="Times New Roman" w:hAnsi="Times New Roman" w:cs="Times New Roman"/>
          </w:rPr>
          <w:t>µm</w:t>
        </w:r>
        <w:r w:rsidRPr="00C93F4D" w:rsidDel="00BF1E51">
          <w:rPr>
            <w:rFonts w:ascii="Times New Roman" w:hAnsi="Times New Roman" w:cs="Times New Roman"/>
            <w:color w:val="000000" w:themeColor="text1"/>
          </w:rPr>
          <w:t xml:space="preserve"> and </w:t>
        </w:r>
        <w:r w:rsidRPr="00C93F4D" w:rsidDel="00BF1E51">
          <w:rPr>
            <w:rFonts w:ascii="Times New Roman" w:hAnsi="Times New Roman" w:cs="Times New Roman"/>
            <w:i/>
            <w:iCs/>
            <w:color w:val="000000" w:themeColor="text1"/>
          </w:rPr>
          <w:t>A. bengalensis</w:t>
        </w:r>
        <w:r w:rsidRPr="00C93F4D" w:rsidDel="00BF1E51">
          <w:rPr>
            <w:rFonts w:ascii="Times New Roman" w:hAnsi="Times New Roman" w:cs="Times New Roman"/>
            <w:color w:val="000000" w:themeColor="text1"/>
          </w:rPr>
          <w:t xml:space="preserve"> </w:t>
        </w:r>
        <w:r w:rsidRPr="00265390" w:rsidDel="00BF1E51">
          <w:rPr>
            <w:rFonts w:ascii="Times New Roman" w:hAnsi="Times New Roman" w:cs="Times New Roman"/>
          </w:rPr>
          <w:t>123±41</w:t>
        </w:r>
        <w:r w:rsidDel="00BF1E51">
          <w:rPr>
            <w:rFonts w:ascii="Times New Roman" w:hAnsi="Times New Roman" w:cs="Times New Roman"/>
          </w:rPr>
          <w:t xml:space="preserve"> </w:t>
        </w:r>
        <w:r w:rsidRPr="00265390" w:rsidDel="00BF1E51">
          <w:rPr>
            <w:rFonts w:ascii="Times New Roman" w:hAnsi="Times New Roman" w:cs="Times New Roman"/>
          </w:rPr>
          <w:t>µm</w:t>
        </w:r>
        <w:r w:rsidRPr="00C93F4D" w:rsidDel="00BF1E51">
          <w:rPr>
            <w:rFonts w:ascii="Times New Roman" w:hAnsi="Times New Roman" w:cs="Times New Roman"/>
            <w:color w:val="000000" w:themeColor="text1"/>
          </w:rPr>
          <w:t xml:space="preserve">. Results of FDI measurements on all </w:t>
        </w:r>
        <w:r w:rsidDel="00BF1E51">
          <w:rPr>
            <w:rFonts w:ascii="Times New Roman" w:hAnsi="Times New Roman" w:cs="Times New Roman"/>
            <w:color w:val="000000" w:themeColor="text1"/>
          </w:rPr>
          <w:t xml:space="preserve">glass eel </w:t>
        </w:r>
        <w:r w:rsidRPr="00C93F4D" w:rsidDel="00BF1E51">
          <w:rPr>
            <w:rFonts w:ascii="Times New Roman" w:hAnsi="Times New Roman" w:cs="Times New Roman"/>
            <w:color w:val="000000" w:themeColor="text1"/>
          </w:rPr>
          <w:t xml:space="preserve">specimens were &lt; 1% (Appendix 4). </w:t>
        </w:r>
        <w:bookmarkStart w:id="1013" w:name="_Toc128816166"/>
        <w:bookmarkStart w:id="1014" w:name="_Toc138614737"/>
        <w:r w:rsidDel="00BF1E51">
          <w:rPr>
            <w:rFonts w:ascii="Times New Roman" w:hAnsi="Times New Roman"/>
          </w:rPr>
          <w:t>Ocular index showed that s</w:t>
        </w:r>
        <w:r w:rsidRPr="00534B44" w:rsidDel="00BF1E51">
          <w:rPr>
            <w:rFonts w:ascii="Times New Roman" w:hAnsi="Times New Roman" w:cs="Times New Roman"/>
          </w:rPr>
          <w:t xml:space="preserve">pecies </w:t>
        </w:r>
        <w:r w:rsidRPr="00534B44" w:rsidDel="00BF1E51">
          <w:rPr>
            <w:rFonts w:ascii="Times New Roman" w:hAnsi="Times New Roman" w:cs="Times New Roman"/>
            <w:i/>
            <w:iCs/>
          </w:rPr>
          <w:t>A. mossambica</w:t>
        </w:r>
        <w:r w:rsidRPr="00534B44" w:rsidDel="00BF1E51">
          <w:rPr>
            <w:rFonts w:ascii="Times New Roman" w:hAnsi="Times New Roman" w:cs="Times New Roman"/>
          </w:rPr>
          <w:t>, had the highest</w:t>
        </w:r>
        <w:r w:rsidDel="00BF1E51">
          <w:rPr>
            <w:rFonts w:ascii="Times New Roman" w:hAnsi="Times New Roman"/>
          </w:rPr>
          <w:t xml:space="preserve"> OI measurements </w:t>
        </w:r>
        <w:r w:rsidRPr="00C93F4D" w:rsidDel="00BF1E51">
          <w:rPr>
            <w:rFonts w:ascii="Times New Roman" w:hAnsi="Times New Roman" w:cs="Times New Roman"/>
          </w:rPr>
          <w:t>(Mean ± S</w:t>
        </w:r>
        <w:r w:rsidDel="00BF1E51">
          <w:rPr>
            <w:rFonts w:ascii="Times New Roman" w:hAnsi="Times New Roman" w:cs="Times New Roman"/>
          </w:rPr>
          <w:t>D</w:t>
        </w:r>
        <w:r w:rsidRPr="00C93F4D" w:rsidDel="00BF1E51">
          <w:rPr>
            <w:rFonts w:ascii="Times New Roman" w:hAnsi="Times New Roman" w:cs="Times New Roman"/>
          </w:rPr>
          <w:t>)</w:t>
        </w:r>
        <w:r w:rsidRPr="00534B44" w:rsidDel="00BF1E51">
          <w:rPr>
            <w:rFonts w:ascii="Times New Roman" w:hAnsi="Times New Roman" w:cs="Times New Roman"/>
          </w:rPr>
          <w:t xml:space="preserve"> 23.50± 66.59</w:t>
        </w:r>
        <w:r w:rsidDel="00BF1E51">
          <w:rPr>
            <w:rFonts w:ascii="Times New Roman" w:hAnsi="Times New Roman"/>
          </w:rPr>
          <w:t xml:space="preserve"> </w:t>
        </w:r>
        <w:r w:rsidRPr="00534B44" w:rsidDel="00BF1E51">
          <w:rPr>
            <w:rFonts w:ascii="Times New Roman" w:hAnsi="Times New Roman" w:cs="Times New Roman"/>
          </w:rPr>
          <w:t xml:space="preserve">µm followed by </w:t>
        </w:r>
        <w:r w:rsidRPr="00534B44" w:rsidDel="00BF1E51">
          <w:rPr>
            <w:rFonts w:ascii="Times New Roman" w:hAnsi="Times New Roman" w:cs="Times New Roman"/>
            <w:i/>
            <w:iCs/>
          </w:rPr>
          <w:t>A. marmorata</w:t>
        </w:r>
        <w:r w:rsidRPr="00534B44" w:rsidDel="00BF1E51">
          <w:rPr>
            <w:rFonts w:ascii="Times New Roman" w:hAnsi="Times New Roman" w:cs="Times New Roman"/>
          </w:rPr>
          <w:t xml:space="preserve">, 6.31±2.06 µm and </w:t>
        </w:r>
        <w:r w:rsidRPr="00534B44" w:rsidDel="00BF1E51">
          <w:rPr>
            <w:rFonts w:ascii="Times New Roman" w:hAnsi="Times New Roman" w:cs="Times New Roman"/>
            <w:i/>
            <w:iCs/>
          </w:rPr>
          <w:t xml:space="preserve">A. bengalensis </w:t>
        </w:r>
        <w:r w:rsidRPr="00534B44" w:rsidDel="00BF1E51">
          <w:rPr>
            <w:rFonts w:ascii="Times New Roman" w:hAnsi="Times New Roman" w:cs="Times New Roman"/>
          </w:rPr>
          <w:t xml:space="preserve">5.43±1.38 µm. Conversely </w:t>
        </w:r>
        <w:r w:rsidRPr="00534B44" w:rsidDel="00BF1E51">
          <w:rPr>
            <w:rFonts w:ascii="Times New Roman" w:hAnsi="Times New Roman" w:cs="Times New Roman"/>
            <w:i/>
            <w:iCs/>
          </w:rPr>
          <w:t xml:space="preserve">A. bengalensis </w:t>
        </w:r>
        <w:r w:rsidRPr="00534B44" w:rsidDel="00BF1E51">
          <w:rPr>
            <w:rFonts w:ascii="Times New Roman" w:hAnsi="Times New Roman" w:cs="Times New Roman"/>
          </w:rPr>
          <w:t>showed the highest EI</w:t>
        </w:r>
        <w:r w:rsidDel="00BF1E51">
          <w:rPr>
            <w:rFonts w:ascii="Times New Roman" w:hAnsi="Times New Roman" w:cs="Times New Roman"/>
          </w:rPr>
          <w:t xml:space="preserve"> measurements </w:t>
        </w:r>
        <w:r w:rsidRPr="00C93F4D" w:rsidDel="00BF1E51">
          <w:rPr>
            <w:rFonts w:ascii="Times New Roman" w:hAnsi="Times New Roman" w:cs="Times New Roman"/>
          </w:rPr>
          <w:t>(Mean ± S</w:t>
        </w:r>
        <w:r w:rsidDel="00BF1E51">
          <w:rPr>
            <w:rFonts w:ascii="Times New Roman" w:hAnsi="Times New Roman" w:cs="Times New Roman"/>
          </w:rPr>
          <w:t>D</w:t>
        </w:r>
        <w:r w:rsidRPr="00C93F4D" w:rsidDel="00BF1E51">
          <w:rPr>
            <w:rFonts w:ascii="Times New Roman" w:hAnsi="Times New Roman" w:cs="Times New Roman"/>
          </w:rPr>
          <w:t>)</w:t>
        </w:r>
        <w:r w:rsidRPr="00534B44" w:rsidDel="00BF1E51">
          <w:rPr>
            <w:rFonts w:ascii="Times New Roman" w:hAnsi="Times New Roman" w:cs="Times New Roman"/>
          </w:rPr>
          <w:t xml:space="preserve">, 485±185 µm followed by </w:t>
        </w:r>
        <w:r w:rsidRPr="00534B44" w:rsidDel="00BF1E51">
          <w:rPr>
            <w:rFonts w:ascii="Times New Roman" w:hAnsi="Times New Roman" w:cs="Times New Roman"/>
            <w:i/>
            <w:iCs/>
          </w:rPr>
          <w:t xml:space="preserve">A. mossambica </w:t>
        </w:r>
        <w:r w:rsidRPr="00534B44" w:rsidDel="00BF1E51">
          <w:rPr>
            <w:rFonts w:ascii="Times New Roman" w:hAnsi="Times New Roman" w:cs="Times New Roman"/>
          </w:rPr>
          <w:t xml:space="preserve">and </w:t>
        </w:r>
        <w:r w:rsidRPr="00534B44" w:rsidDel="00BF1E51">
          <w:rPr>
            <w:rFonts w:ascii="Times New Roman" w:hAnsi="Times New Roman" w:cs="Times New Roman"/>
            <w:i/>
            <w:iCs/>
          </w:rPr>
          <w:t xml:space="preserve">A. marmorata </w:t>
        </w:r>
        <w:r w:rsidRPr="00534B44" w:rsidDel="00BF1E51">
          <w:rPr>
            <w:rFonts w:ascii="Times New Roman" w:hAnsi="Times New Roman" w:cs="Times New Roman"/>
          </w:rPr>
          <w:t xml:space="preserve">with an EI of 470±275 µm and 417±50 µm respectively. </w:t>
        </w:r>
        <w:r w:rsidRPr="00C93F4D" w:rsidDel="00BF1E51">
          <w:rPr>
            <w:rFonts w:ascii="Times New Roman" w:hAnsi="Times New Roman"/>
            <w:color w:val="000000" w:themeColor="text1"/>
          </w:rPr>
          <w:t xml:space="preserve">Results of </w:t>
        </w:r>
        <w:r w:rsidRPr="00C93F4D" w:rsidDel="00BF1E51">
          <w:rPr>
            <w:rFonts w:ascii="Times New Roman" w:hAnsi="Times New Roman"/>
          </w:rPr>
          <w:t>one-way analysis of variance (ANOVA)</w:t>
        </w:r>
        <w:r w:rsidDel="00BF1E51">
          <w:rPr>
            <w:rFonts w:ascii="Times New Roman" w:hAnsi="Times New Roman"/>
          </w:rPr>
          <w:t xml:space="preserve"> showed no statistical significance in all morphometrics tested for all three species of A. bengalensis, </w:t>
        </w:r>
        <w:r w:rsidRPr="00265390" w:rsidDel="00BF1E51">
          <w:rPr>
            <w:rFonts w:ascii="Times New Roman" w:hAnsi="Times New Roman" w:cs="Times New Roman"/>
            <w:i/>
            <w:iCs/>
          </w:rPr>
          <w:t>A. marmorata</w:t>
        </w:r>
        <w:r w:rsidDel="00BF1E51">
          <w:rPr>
            <w:rFonts w:ascii="Times New Roman" w:hAnsi="Times New Roman"/>
          </w:rPr>
          <w:t xml:space="preserve"> and A. mossambica glass eels tested. </w:t>
        </w:r>
        <w:r w:rsidDel="00BF1E51">
          <w:rPr>
            <w:rFonts w:ascii="Times New Roman" w:hAnsi="Times New Roman" w:cs="Times New Roman"/>
          </w:rPr>
          <w:t>(</w:t>
        </w:r>
        <w:r w:rsidRPr="00C93F4D" w:rsidDel="00BF1E51">
          <w:rPr>
            <w:rFonts w:ascii="Times New Roman" w:hAnsi="Times New Roman"/>
            <w:color w:val="000000" w:themeColor="text1"/>
          </w:rPr>
          <w:t>P</w:t>
        </w:r>
        <w:r w:rsidDel="00BF1E51">
          <w:rPr>
            <w:rFonts w:ascii="Times New Roman" w:hAnsi="Times New Roman"/>
            <w:color w:val="000000" w:themeColor="text1"/>
          </w:rPr>
          <w:t>&gt;</w:t>
        </w:r>
        <w:r w:rsidRPr="00C93F4D" w:rsidDel="00BF1E51">
          <w:rPr>
            <w:rFonts w:ascii="Times New Roman" w:hAnsi="Times New Roman"/>
            <w:color w:val="000000" w:themeColor="text1"/>
          </w:rPr>
          <w:t>0.05</w:t>
        </w:r>
        <w:r w:rsidDel="00BF1E51">
          <w:rPr>
            <w:rFonts w:ascii="Times New Roman" w:hAnsi="Times New Roman"/>
            <w:color w:val="000000" w:themeColor="text1"/>
          </w:rPr>
          <w:t>)</w:t>
        </w:r>
        <w:r w:rsidRPr="00534B44" w:rsidDel="00BF1E51">
          <w:rPr>
            <w:rFonts w:ascii="Times New Roman" w:hAnsi="Times New Roman" w:cs="Times New Roman"/>
          </w:rPr>
          <w:t>.</w:t>
        </w:r>
      </w:moveFrom>
    </w:p>
    <w:p w14:paraId="79FA0052" w14:textId="437AF358" w:rsidR="00043A6B" w:rsidRPr="00534B44" w:rsidDel="00BF1E51" w:rsidRDefault="00043A6B" w:rsidP="00043A6B">
      <w:pPr>
        <w:pStyle w:val="ThesisTables"/>
        <w:jc w:val="both"/>
        <w:rPr>
          <w:moveFrom w:id="1015" w:author="Administrator" w:date="2023-08-28T11:34:00Z"/>
        </w:rPr>
      </w:pPr>
      <w:bookmarkStart w:id="1016" w:name="_Toc144072968"/>
      <w:moveFrom w:id="1017" w:author="Administrator" w:date="2023-08-28T11:34:00Z">
        <w:r w:rsidRPr="000D2224" w:rsidDel="00BF1E51">
          <w:t>Table 10: Morphometric characteristics (TL= total length, OI= ocular index, EI= elongation index, DF to AF= dorsal fin to anal fin) (Mean ± SD) of glass eel species caught in the Sabaki Estuary</w:t>
        </w:r>
        <w:bookmarkEnd w:id="1016"/>
      </w:moveFrom>
    </w:p>
    <w:tbl>
      <w:tblPr>
        <w:tblStyle w:val="Table"/>
        <w:tblW w:w="5000" w:type="pct"/>
        <w:tblBorders>
          <w:top w:val="single" w:sz="4" w:space="0" w:color="auto"/>
          <w:bottom w:val="single" w:sz="4" w:space="0" w:color="auto"/>
        </w:tblBorders>
        <w:tblLook w:val="0020" w:firstRow="1" w:lastRow="0" w:firstColumn="0" w:lastColumn="0" w:noHBand="0" w:noVBand="0"/>
      </w:tblPr>
      <w:tblGrid>
        <w:gridCol w:w="1549"/>
        <w:gridCol w:w="2449"/>
        <w:gridCol w:w="2525"/>
        <w:gridCol w:w="1988"/>
        <w:gridCol w:w="849"/>
      </w:tblGrid>
      <w:tr w:rsidR="00043A6B" w:rsidRPr="00265390" w:rsidDel="00BF1E51" w14:paraId="0863F82E" w14:textId="7D9C89F9" w:rsidTr="00721651">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bottom w:val="single" w:sz="4" w:space="0" w:color="auto"/>
            </w:tcBorders>
          </w:tcPr>
          <w:p w14:paraId="06EB340B" w14:textId="5F73C088" w:rsidR="00043A6B" w:rsidRPr="00265390" w:rsidDel="00BF1E51" w:rsidRDefault="00043A6B" w:rsidP="00721651">
            <w:pPr>
              <w:pStyle w:val="Compact"/>
              <w:jc w:val="both"/>
              <w:rPr>
                <w:moveFrom w:id="1018" w:author="Administrator" w:date="2023-08-28T11:34:00Z"/>
                <w:rFonts w:ascii="Times New Roman" w:hAnsi="Times New Roman" w:cs="Times New Roman"/>
              </w:rPr>
            </w:pPr>
            <w:moveFrom w:id="1019" w:author="Administrator" w:date="2023-08-28T11:34:00Z">
              <w:r w:rsidRPr="00265390" w:rsidDel="00BF1E51">
                <w:rPr>
                  <w:rFonts w:ascii="Times New Roman" w:hAnsi="Times New Roman" w:cs="Times New Roman"/>
                </w:rPr>
                <w:t>Characteristic</w:t>
              </w:r>
            </w:moveFrom>
          </w:p>
        </w:tc>
        <w:tc>
          <w:tcPr>
            <w:tcW w:w="0" w:type="auto"/>
            <w:tcBorders>
              <w:top w:val="single" w:sz="4" w:space="0" w:color="auto"/>
              <w:bottom w:val="single" w:sz="4" w:space="0" w:color="auto"/>
            </w:tcBorders>
          </w:tcPr>
          <w:p w14:paraId="08382CFE" w14:textId="0FB6E195" w:rsidR="00043A6B" w:rsidRPr="00265390" w:rsidDel="00BF1E51" w:rsidRDefault="00043A6B" w:rsidP="00721651">
            <w:pPr>
              <w:pStyle w:val="Compact"/>
              <w:jc w:val="both"/>
              <w:rPr>
                <w:moveFrom w:id="1020" w:author="Administrator" w:date="2023-08-28T11:34:00Z"/>
                <w:rFonts w:ascii="Times New Roman" w:hAnsi="Times New Roman" w:cs="Times New Roman"/>
                <w:i/>
                <w:iCs/>
              </w:rPr>
            </w:pPr>
            <w:moveFrom w:id="1021" w:author="Administrator" w:date="2023-08-28T11:34:00Z">
              <w:r w:rsidRPr="00265390" w:rsidDel="00BF1E51">
                <w:rPr>
                  <w:rFonts w:ascii="Times New Roman" w:hAnsi="Times New Roman" w:cs="Times New Roman"/>
                  <w:i/>
                  <w:iCs/>
                </w:rPr>
                <w:t>A. bengalensis</w:t>
              </w:r>
            </w:moveFrom>
          </w:p>
        </w:tc>
        <w:tc>
          <w:tcPr>
            <w:tcW w:w="0" w:type="auto"/>
            <w:tcBorders>
              <w:top w:val="single" w:sz="4" w:space="0" w:color="auto"/>
              <w:bottom w:val="single" w:sz="4" w:space="0" w:color="auto"/>
            </w:tcBorders>
          </w:tcPr>
          <w:p w14:paraId="6E22B914" w14:textId="646476ED" w:rsidR="00043A6B" w:rsidRPr="00265390" w:rsidDel="00BF1E51" w:rsidRDefault="00043A6B" w:rsidP="00721651">
            <w:pPr>
              <w:pStyle w:val="Compact"/>
              <w:jc w:val="both"/>
              <w:rPr>
                <w:moveFrom w:id="1022" w:author="Administrator" w:date="2023-08-28T11:34:00Z"/>
                <w:rFonts w:ascii="Times New Roman" w:hAnsi="Times New Roman" w:cs="Times New Roman"/>
                <w:i/>
                <w:iCs/>
              </w:rPr>
            </w:pPr>
            <w:moveFrom w:id="1023" w:author="Administrator" w:date="2023-08-28T11:34:00Z">
              <w:r w:rsidRPr="00265390" w:rsidDel="00BF1E51">
                <w:rPr>
                  <w:rFonts w:ascii="Times New Roman" w:hAnsi="Times New Roman" w:cs="Times New Roman"/>
                  <w:i/>
                  <w:iCs/>
                </w:rPr>
                <w:t>A. marmorata</w:t>
              </w:r>
            </w:moveFrom>
          </w:p>
        </w:tc>
        <w:tc>
          <w:tcPr>
            <w:tcW w:w="0" w:type="auto"/>
            <w:tcBorders>
              <w:top w:val="single" w:sz="4" w:space="0" w:color="auto"/>
              <w:bottom w:val="single" w:sz="4" w:space="0" w:color="auto"/>
            </w:tcBorders>
          </w:tcPr>
          <w:p w14:paraId="452325EF" w14:textId="344118D2" w:rsidR="00043A6B" w:rsidRPr="00265390" w:rsidDel="00BF1E51" w:rsidRDefault="00043A6B" w:rsidP="00721651">
            <w:pPr>
              <w:pStyle w:val="Compact"/>
              <w:jc w:val="both"/>
              <w:rPr>
                <w:moveFrom w:id="1024" w:author="Administrator" w:date="2023-08-28T11:34:00Z"/>
                <w:rFonts w:ascii="Times New Roman" w:hAnsi="Times New Roman" w:cs="Times New Roman"/>
                <w:i/>
                <w:iCs/>
              </w:rPr>
            </w:pPr>
            <w:moveFrom w:id="1025" w:author="Administrator" w:date="2023-08-28T11:34:00Z">
              <w:r w:rsidRPr="00265390" w:rsidDel="00BF1E51">
                <w:rPr>
                  <w:rFonts w:ascii="Times New Roman" w:hAnsi="Times New Roman" w:cs="Times New Roman"/>
                  <w:i/>
                  <w:iCs/>
                </w:rPr>
                <w:t>A. mossambica</w:t>
              </w:r>
            </w:moveFrom>
          </w:p>
        </w:tc>
        <w:tc>
          <w:tcPr>
            <w:tcW w:w="0" w:type="auto"/>
            <w:tcBorders>
              <w:top w:val="single" w:sz="4" w:space="0" w:color="auto"/>
              <w:bottom w:val="single" w:sz="4" w:space="0" w:color="auto"/>
            </w:tcBorders>
          </w:tcPr>
          <w:p w14:paraId="70730A6D" w14:textId="0D61D7B2" w:rsidR="00043A6B" w:rsidRPr="00534B44" w:rsidDel="00BF1E51" w:rsidRDefault="00043A6B" w:rsidP="00721651">
            <w:pPr>
              <w:pStyle w:val="Compact"/>
              <w:jc w:val="both"/>
              <w:rPr>
                <w:moveFrom w:id="1026" w:author="Administrator" w:date="2023-08-28T11:34:00Z"/>
                <w:rFonts w:ascii="Times New Roman" w:hAnsi="Times New Roman" w:cs="Times New Roman"/>
              </w:rPr>
            </w:pPr>
            <w:moveFrom w:id="1027" w:author="Administrator" w:date="2023-08-28T11:34:00Z">
              <w:r w:rsidRPr="00534B44" w:rsidDel="00BF1E51">
                <w:rPr>
                  <w:rFonts w:ascii="Times New Roman" w:hAnsi="Times New Roman" w:cs="Times New Roman"/>
                </w:rPr>
                <w:t>p-value</w:t>
              </w:r>
            </w:moveFrom>
          </w:p>
        </w:tc>
      </w:tr>
      <w:tr w:rsidR="00043A6B" w:rsidRPr="00265390" w:rsidDel="00BF1E51" w14:paraId="3E6E2C85" w14:textId="4F21E6A2" w:rsidTr="00721651">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bottom w:val="nil"/>
            </w:tcBorders>
          </w:tcPr>
          <w:p w14:paraId="7E34A47F" w14:textId="5AECB67D" w:rsidR="00043A6B" w:rsidRPr="00265390" w:rsidDel="00BF1E51" w:rsidRDefault="00043A6B" w:rsidP="00721651">
            <w:pPr>
              <w:pStyle w:val="Compact"/>
              <w:jc w:val="both"/>
              <w:rPr>
                <w:moveFrom w:id="1028" w:author="Administrator" w:date="2023-08-28T11:34:00Z"/>
                <w:rFonts w:ascii="Times New Roman" w:hAnsi="Times New Roman" w:cs="Times New Roman"/>
              </w:rPr>
            </w:pPr>
            <w:moveFrom w:id="1029" w:author="Administrator" w:date="2023-08-28T11:34:00Z">
              <w:r w:rsidRPr="00265390" w:rsidDel="00BF1E51">
                <w:rPr>
                  <w:rFonts w:ascii="Times New Roman" w:hAnsi="Times New Roman" w:cs="Times New Roman"/>
                </w:rPr>
                <w:t>Pigmentation</w:t>
              </w:r>
            </w:moveFrom>
          </w:p>
        </w:tc>
        <w:tc>
          <w:tcPr>
            <w:tcW w:w="0" w:type="auto"/>
            <w:tcBorders>
              <w:top w:val="single" w:sz="4" w:space="0" w:color="auto"/>
              <w:bottom w:val="nil"/>
            </w:tcBorders>
          </w:tcPr>
          <w:p w14:paraId="44978749" w14:textId="1989C606" w:rsidR="00043A6B" w:rsidRPr="00265390" w:rsidDel="00BF1E51" w:rsidRDefault="00043A6B" w:rsidP="00721651">
            <w:pPr>
              <w:pStyle w:val="Compact"/>
              <w:jc w:val="both"/>
              <w:rPr>
                <w:moveFrom w:id="1030" w:author="Administrator" w:date="2023-08-28T11:34:00Z"/>
                <w:rFonts w:ascii="Times New Roman" w:hAnsi="Times New Roman" w:cs="Times New Roman"/>
              </w:rPr>
            </w:pPr>
            <w:moveFrom w:id="1031" w:author="Administrator" w:date="2023-08-28T11:34:00Z">
              <w:r w:rsidRPr="00265390" w:rsidDel="00BF1E51">
                <w:rPr>
                  <w:rFonts w:ascii="Times New Roman" w:hAnsi="Times New Roman" w:cs="Times New Roman"/>
                </w:rPr>
                <w:t>Caudal fin to mediolateral line</w:t>
              </w:r>
            </w:moveFrom>
          </w:p>
        </w:tc>
        <w:tc>
          <w:tcPr>
            <w:tcW w:w="0" w:type="auto"/>
            <w:tcBorders>
              <w:top w:val="single" w:sz="4" w:space="0" w:color="auto"/>
              <w:bottom w:val="nil"/>
            </w:tcBorders>
          </w:tcPr>
          <w:p w14:paraId="042DCBC6" w14:textId="73353D8B" w:rsidR="00043A6B" w:rsidRPr="00265390" w:rsidDel="00BF1E51" w:rsidRDefault="00043A6B" w:rsidP="00721651">
            <w:pPr>
              <w:pStyle w:val="Compact"/>
              <w:jc w:val="both"/>
              <w:rPr>
                <w:moveFrom w:id="1032" w:author="Administrator" w:date="2023-08-28T11:34:00Z"/>
                <w:rFonts w:ascii="Times New Roman" w:hAnsi="Times New Roman" w:cs="Times New Roman"/>
              </w:rPr>
            </w:pPr>
            <w:moveFrom w:id="1033" w:author="Administrator" w:date="2023-08-28T11:34:00Z">
              <w:r w:rsidRPr="00265390" w:rsidDel="00BF1E51">
                <w:rPr>
                  <w:rFonts w:ascii="Times New Roman" w:hAnsi="Times New Roman" w:cs="Times New Roman"/>
                </w:rPr>
                <w:t>Caudal keel to mediolateral line</w:t>
              </w:r>
            </w:moveFrom>
          </w:p>
        </w:tc>
        <w:tc>
          <w:tcPr>
            <w:tcW w:w="0" w:type="auto"/>
            <w:tcBorders>
              <w:top w:val="single" w:sz="4" w:space="0" w:color="auto"/>
              <w:bottom w:val="nil"/>
            </w:tcBorders>
          </w:tcPr>
          <w:p w14:paraId="6BEF0CA5" w14:textId="411E9504" w:rsidR="00043A6B" w:rsidRPr="00265390" w:rsidDel="00BF1E51" w:rsidRDefault="00043A6B" w:rsidP="00721651">
            <w:pPr>
              <w:pStyle w:val="Compact"/>
              <w:jc w:val="both"/>
              <w:rPr>
                <w:moveFrom w:id="1034" w:author="Administrator" w:date="2023-08-28T11:34:00Z"/>
                <w:rFonts w:ascii="Times New Roman" w:hAnsi="Times New Roman" w:cs="Times New Roman"/>
              </w:rPr>
            </w:pPr>
            <w:moveFrom w:id="1035" w:author="Administrator" w:date="2023-08-28T11:34:00Z">
              <w:r w:rsidRPr="00265390" w:rsidDel="00BF1E51">
                <w:rPr>
                  <w:rFonts w:ascii="Times New Roman" w:hAnsi="Times New Roman" w:cs="Times New Roman"/>
                </w:rPr>
                <w:t>Caudal keel tip blotch</w:t>
              </w:r>
            </w:moveFrom>
          </w:p>
        </w:tc>
        <w:tc>
          <w:tcPr>
            <w:tcW w:w="0" w:type="auto"/>
            <w:tcBorders>
              <w:top w:val="single" w:sz="4" w:space="0" w:color="auto"/>
              <w:bottom w:val="nil"/>
            </w:tcBorders>
          </w:tcPr>
          <w:p w14:paraId="4CC50C1A" w14:textId="4D479B69" w:rsidR="00043A6B" w:rsidRPr="00534B44" w:rsidDel="00BF1E51" w:rsidRDefault="00043A6B" w:rsidP="00721651">
            <w:pPr>
              <w:pStyle w:val="Compact"/>
              <w:jc w:val="both"/>
              <w:rPr>
                <w:moveFrom w:id="1036" w:author="Administrator" w:date="2023-08-28T11:34:00Z"/>
                <w:rFonts w:ascii="Times New Roman" w:hAnsi="Times New Roman" w:cs="Times New Roman"/>
              </w:rPr>
            </w:pPr>
          </w:p>
        </w:tc>
      </w:tr>
      <w:tr w:rsidR="00043A6B" w:rsidRPr="00265390" w:rsidDel="00BF1E51" w14:paraId="2A7B6CF1" w14:textId="6F5273C1" w:rsidTr="00721651">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bottom w:val="nil"/>
            </w:tcBorders>
          </w:tcPr>
          <w:p w14:paraId="23AEB373" w14:textId="3B907C54" w:rsidR="00043A6B" w:rsidRPr="00265390" w:rsidDel="00BF1E51" w:rsidRDefault="00043A6B" w:rsidP="00721651">
            <w:pPr>
              <w:pStyle w:val="Compact"/>
              <w:jc w:val="both"/>
              <w:rPr>
                <w:moveFrom w:id="1037" w:author="Administrator" w:date="2023-08-28T11:34:00Z"/>
                <w:rFonts w:ascii="Times New Roman" w:hAnsi="Times New Roman" w:cs="Times New Roman"/>
              </w:rPr>
            </w:pPr>
            <w:moveFrom w:id="1038" w:author="Administrator" w:date="2023-08-28T11:34:00Z">
              <w:r w:rsidRPr="00265390" w:rsidDel="00BF1E51">
                <w:rPr>
                  <w:rFonts w:ascii="Times New Roman" w:hAnsi="Times New Roman" w:cs="Times New Roman"/>
                </w:rPr>
                <w:t>TL (µm)</w:t>
              </w:r>
            </w:moveFrom>
          </w:p>
        </w:tc>
        <w:tc>
          <w:tcPr>
            <w:tcW w:w="0" w:type="auto"/>
            <w:tcBorders>
              <w:top w:val="nil"/>
              <w:bottom w:val="nil"/>
            </w:tcBorders>
          </w:tcPr>
          <w:p w14:paraId="0027010C" w14:textId="2D74268D" w:rsidR="00043A6B" w:rsidRPr="00265390" w:rsidDel="00BF1E51" w:rsidRDefault="00043A6B" w:rsidP="00721651">
            <w:pPr>
              <w:pStyle w:val="Compact"/>
              <w:jc w:val="both"/>
              <w:rPr>
                <w:moveFrom w:id="1039" w:author="Administrator" w:date="2023-08-28T11:34:00Z"/>
                <w:rFonts w:ascii="Times New Roman" w:hAnsi="Times New Roman" w:cs="Times New Roman"/>
                <w:b/>
                <w:bCs/>
              </w:rPr>
            </w:pPr>
            <w:moveFrom w:id="1040" w:author="Administrator" w:date="2023-08-28T11:34:00Z">
              <w:r w:rsidRPr="00265390" w:rsidDel="00BF1E51">
                <w:rPr>
                  <w:rFonts w:ascii="Times New Roman" w:hAnsi="Times New Roman" w:cs="Times New Roman"/>
                </w:rPr>
                <w:t>53,480±3,530</w:t>
              </w:r>
            </w:moveFrom>
          </w:p>
        </w:tc>
        <w:tc>
          <w:tcPr>
            <w:tcW w:w="0" w:type="auto"/>
            <w:tcBorders>
              <w:top w:val="nil"/>
              <w:bottom w:val="nil"/>
            </w:tcBorders>
          </w:tcPr>
          <w:p w14:paraId="735FDAA9" w14:textId="4AE3A841" w:rsidR="00043A6B" w:rsidRPr="00265390" w:rsidDel="00BF1E51" w:rsidRDefault="00043A6B" w:rsidP="00721651">
            <w:pPr>
              <w:pStyle w:val="Compact"/>
              <w:jc w:val="both"/>
              <w:rPr>
                <w:moveFrom w:id="1041" w:author="Administrator" w:date="2023-08-28T11:34:00Z"/>
                <w:rFonts w:ascii="Times New Roman" w:hAnsi="Times New Roman" w:cs="Times New Roman"/>
                <w:b/>
                <w:bCs/>
              </w:rPr>
            </w:pPr>
            <w:moveFrom w:id="1042" w:author="Administrator" w:date="2023-08-28T11:34:00Z">
              <w:r w:rsidRPr="00265390" w:rsidDel="00BF1E51">
                <w:rPr>
                  <w:rFonts w:ascii="Times New Roman" w:hAnsi="Times New Roman" w:cs="Times New Roman"/>
                </w:rPr>
                <w:t>52,000±2,828</w:t>
              </w:r>
            </w:moveFrom>
          </w:p>
        </w:tc>
        <w:tc>
          <w:tcPr>
            <w:tcW w:w="0" w:type="auto"/>
            <w:tcBorders>
              <w:top w:val="nil"/>
              <w:bottom w:val="nil"/>
            </w:tcBorders>
          </w:tcPr>
          <w:p w14:paraId="3F54732B" w14:textId="03282677" w:rsidR="00043A6B" w:rsidRPr="00265390" w:rsidDel="00BF1E51" w:rsidRDefault="00043A6B" w:rsidP="00721651">
            <w:pPr>
              <w:pStyle w:val="Compact"/>
              <w:jc w:val="both"/>
              <w:rPr>
                <w:moveFrom w:id="1043" w:author="Administrator" w:date="2023-08-28T11:34:00Z"/>
                <w:rFonts w:ascii="Times New Roman" w:hAnsi="Times New Roman" w:cs="Times New Roman"/>
                <w:b/>
                <w:bCs/>
              </w:rPr>
            </w:pPr>
            <w:moveFrom w:id="1044" w:author="Administrator" w:date="2023-08-28T11:34:00Z">
              <w:r w:rsidRPr="00265390" w:rsidDel="00BF1E51">
                <w:rPr>
                  <w:rFonts w:ascii="Times New Roman" w:hAnsi="Times New Roman" w:cs="Times New Roman"/>
                </w:rPr>
                <w:t>54,500±6,186</w:t>
              </w:r>
            </w:moveFrom>
          </w:p>
        </w:tc>
        <w:tc>
          <w:tcPr>
            <w:tcW w:w="0" w:type="auto"/>
            <w:tcBorders>
              <w:top w:val="nil"/>
              <w:bottom w:val="nil"/>
            </w:tcBorders>
          </w:tcPr>
          <w:p w14:paraId="25D2FE88" w14:textId="75EF1055" w:rsidR="00043A6B" w:rsidRPr="00534B44" w:rsidDel="00BF1E51" w:rsidRDefault="00043A6B" w:rsidP="00721651">
            <w:pPr>
              <w:pStyle w:val="Compact"/>
              <w:jc w:val="both"/>
              <w:rPr>
                <w:moveFrom w:id="1045" w:author="Administrator" w:date="2023-08-28T11:34:00Z"/>
                <w:rFonts w:ascii="Times New Roman" w:hAnsi="Times New Roman" w:cs="Times New Roman"/>
              </w:rPr>
            </w:pPr>
            <w:moveFrom w:id="1046" w:author="Administrator" w:date="2023-08-28T11:34:00Z">
              <w:r w:rsidRPr="00534B44" w:rsidDel="00BF1E51">
                <w:rPr>
                  <w:rFonts w:ascii="Times New Roman" w:hAnsi="Times New Roman" w:cs="Times New Roman"/>
                </w:rPr>
                <w:t>0.4</w:t>
              </w:r>
            </w:moveFrom>
          </w:p>
        </w:tc>
      </w:tr>
      <w:tr w:rsidR="00043A6B" w:rsidRPr="00265390" w:rsidDel="00BF1E51" w14:paraId="39A96D8A" w14:textId="332FBEA2" w:rsidTr="00721651">
        <w:tc>
          <w:tcPr>
            <w:tcW w:w="0" w:type="auto"/>
            <w:tcBorders>
              <w:top w:val="nil"/>
            </w:tcBorders>
          </w:tcPr>
          <w:p w14:paraId="5C0F229B" w14:textId="4283E444" w:rsidR="00043A6B" w:rsidRPr="00265390" w:rsidDel="00BF1E51" w:rsidRDefault="00043A6B" w:rsidP="00721651">
            <w:pPr>
              <w:pStyle w:val="Compact"/>
              <w:jc w:val="both"/>
              <w:rPr>
                <w:moveFrom w:id="1047" w:author="Administrator" w:date="2023-08-28T11:34:00Z"/>
                <w:rFonts w:ascii="Times New Roman" w:hAnsi="Times New Roman" w:cs="Times New Roman"/>
              </w:rPr>
            </w:pPr>
            <w:moveFrom w:id="1048" w:author="Administrator" w:date="2023-08-28T11:34:00Z">
              <w:r w:rsidRPr="00265390" w:rsidDel="00BF1E51">
                <w:rPr>
                  <w:rFonts w:ascii="Times New Roman" w:hAnsi="Times New Roman" w:cs="Times New Roman"/>
                </w:rPr>
                <w:t>OI (µm)</w:t>
              </w:r>
            </w:moveFrom>
          </w:p>
        </w:tc>
        <w:tc>
          <w:tcPr>
            <w:tcW w:w="0" w:type="auto"/>
            <w:tcBorders>
              <w:top w:val="nil"/>
            </w:tcBorders>
          </w:tcPr>
          <w:p w14:paraId="4BAF71F8" w14:textId="0FD34F38" w:rsidR="00043A6B" w:rsidRPr="00265390" w:rsidDel="00BF1E51" w:rsidRDefault="00043A6B" w:rsidP="00721651">
            <w:pPr>
              <w:pStyle w:val="Compact"/>
              <w:jc w:val="both"/>
              <w:rPr>
                <w:moveFrom w:id="1049" w:author="Administrator" w:date="2023-08-28T11:34:00Z"/>
                <w:rFonts w:ascii="Times New Roman" w:hAnsi="Times New Roman" w:cs="Times New Roman"/>
              </w:rPr>
            </w:pPr>
            <w:bookmarkStart w:id="1050" w:name="_Hlk144043476"/>
            <w:moveFrom w:id="1051" w:author="Administrator" w:date="2023-08-28T11:34:00Z">
              <w:r w:rsidRPr="00265390" w:rsidDel="00BF1E51">
                <w:rPr>
                  <w:rFonts w:ascii="Times New Roman" w:hAnsi="Times New Roman" w:cs="Times New Roman"/>
                </w:rPr>
                <w:t>5.43±1.38</w:t>
              </w:r>
              <w:bookmarkEnd w:id="1050"/>
            </w:moveFrom>
          </w:p>
        </w:tc>
        <w:tc>
          <w:tcPr>
            <w:tcW w:w="0" w:type="auto"/>
            <w:tcBorders>
              <w:top w:val="nil"/>
            </w:tcBorders>
          </w:tcPr>
          <w:p w14:paraId="24B412E2" w14:textId="730E455D" w:rsidR="00043A6B" w:rsidRPr="00265390" w:rsidDel="00BF1E51" w:rsidRDefault="00043A6B" w:rsidP="00721651">
            <w:pPr>
              <w:pStyle w:val="Compact"/>
              <w:jc w:val="both"/>
              <w:rPr>
                <w:moveFrom w:id="1052" w:author="Administrator" w:date="2023-08-28T11:34:00Z"/>
                <w:rFonts w:ascii="Times New Roman" w:hAnsi="Times New Roman" w:cs="Times New Roman"/>
              </w:rPr>
            </w:pPr>
            <w:bookmarkStart w:id="1053" w:name="_Hlk144049464"/>
            <w:moveFrom w:id="1054" w:author="Administrator" w:date="2023-08-28T11:34:00Z">
              <w:r w:rsidRPr="00265390" w:rsidDel="00BF1E51">
                <w:rPr>
                  <w:rFonts w:ascii="Times New Roman" w:hAnsi="Times New Roman" w:cs="Times New Roman"/>
                </w:rPr>
                <w:t>6.31±2.06</w:t>
              </w:r>
              <w:bookmarkEnd w:id="1053"/>
            </w:moveFrom>
          </w:p>
        </w:tc>
        <w:tc>
          <w:tcPr>
            <w:tcW w:w="0" w:type="auto"/>
            <w:tcBorders>
              <w:top w:val="nil"/>
            </w:tcBorders>
          </w:tcPr>
          <w:p w14:paraId="2B452F23" w14:textId="4AC93C0B" w:rsidR="00043A6B" w:rsidRPr="00265390" w:rsidDel="00BF1E51" w:rsidRDefault="00043A6B" w:rsidP="00721651">
            <w:pPr>
              <w:pStyle w:val="Compact"/>
              <w:jc w:val="both"/>
              <w:rPr>
                <w:moveFrom w:id="1055" w:author="Administrator" w:date="2023-08-28T11:34:00Z"/>
                <w:rFonts w:ascii="Times New Roman" w:hAnsi="Times New Roman" w:cs="Times New Roman"/>
              </w:rPr>
            </w:pPr>
            <w:bookmarkStart w:id="1056" w:name="_Hlk144049816"/>
            <w:moveFrom w:id="1057" w:author="Administrator" w:date="2023-08-28T11:34:00Z">
              <w:r w:rsidRPr="00265390" w:rsidDel="00BF1E51">
                <w:rPr>
                  <w:rFonts w:ascii="Times New Roman" w:hAnsi="Times New Roman" w:cs="Times New Roman"/>
                </w:rPr>
                <w:t>23.50±66.59</w:t>
              </w:r>
              <w:bookmarkEnd w:id="1056"/>
            </w:moveFrom>
          </w:p>
        </w:tc>
        <w:tc>
          <w:tcPr>
            <w:tcW w:w="0" w:type="auto"/>
            <w:tcBorders>
              <w:top w:val="nil"/>
            </w:tcBorders>
          </w:tcPr>
          <w:p w14:paraId="182E0CB0" w14:textId="234F45A6" w:rsidR="00043A6B" w:rsidRPr="00265390" w:rsidDel="00BF1E51" w:rsidRDefault="00043A6B" w:rsidP="00721651">
            <w:pPr>
              <w:pStyle w:val="Compact"/>
              <w:jc w:val="both"/>
              <w:rPr>
                <w:moveFrom w:id="1058" w:author="Administrator" w:date="2023-08-28T11:34:00Z"/>
                <w:rFonts w:ascii="Times New Roman" w:hAnsi="Times New Roman" w:cs="Times New Roman"/>
              </w:rPr>
            </w:pPr>
            <w:moveFrom w:id="1059" w:author="Administrator" w:date="2023-08-28T11:34:00Z">
              <w:r w:rsidRPr="00265390" w:rsidDel="00BF1E51">
                <w:rPr>
                  <w:rFonts w:ascii="Times New Roman" w:hAnsi="Times New Roman" w:cs="Times New Roman"/>
                </w:rPr>
                <w:t>0.4</w:t>
              </w:r>
            </w:moveFrom>
          </w:p>
        </w:tc>
      </w:tr>
      <w:tr w:rsidR="00043A6B" w:rsidRPr="00265390" w:rsidDel="00BF1E51" w14:paraId="4CF045BC" w14:textId="5DF4D2DD" w:rsidTr="00721651">
        <w:tc>
          <w:tcPr>
            <w:tcW w:w="0" w:type="auto"/>
          </w:tcPr>
          <w:p w14:paraId="33DC2A6A" w14:textId="29014A30" w:rsidR="00043A6B" w:rsidRPr="00265390" w:rsidDel="00BF1E51" w:rsidRDefault="00043A6B" w:rsidP="00721651">
            <w:pPr>
              <w:pStyle w:val="Compact"/>
              <w:jc w:val="both"/>
              <w:rPr>
                <w:moveFrom w:id="1060" w:author="Administrator" w:date="2023-08-28T11:34:00Z"/>
                <w:rFonts w:ascii="Times New Roman" w:hAnsi="Times New Roman" w:cs="Times New Roman"/>
              </w:rPr>
            </w:pPr>
            <w:moveFrom w:id="1061" w:author="Administrator" w:date="2023-08-28T11:34:00Z">
              <w:r w:rsidRPr="00265390" w:rsidDel="00BF1E51">
                <w:rPr>
                  <w:rFonts w:ascii="Times New Roman" w:hAnsi="Times New Roman" w:cs="Times New Roman"/>
                </w:rPr>
                <w:t>EI (µm)</w:t>
              </w:r>
            </w:moveFrom>
          </w:p>
        </w:tc>
        <w:tc>
          <w:tcPr>
            <w:tcW w:w="0" w:type="auto"/>
          </w:tcPr>
          <w:p w14:paraId="2053F1D6" w14:textId="41488C48" w:rsidR="00043A6B" w:rsidRPr="00265390" w:rsidDel="00BF1E51" w:rsidRDefault="00043A6B" w:rsidP="00721651">
            <w:pPr>
              <w:pStyle w:val="Compact"/>
              <w:jc w:val="both"/>
              <w:rPr>
                <w:moveFrom w:id="1062" w:author="Administrator" w:date="2023-08-28T11:34:00Z"/>
                <w:rFonts w:ascii="Times New Roman" w:hAnsi="Times New Roman" w:cs="Times New Roman"/>
              </w:rPr>
            </w:pPr>
            <w:moveFrom w:id="1063" w:author="Administrator" w:date="2023-08-28T11:34:00Z">
              <w:r w:rsidRPr="00265390" w:rsidDel="00BF1E51">
                <w:rPr>
                  <w:rFonts w:ascii="Times New Roman" w:hAnsi="Times New Roman" w:cs="Times New Roman"/>
                </w:rPr>
                <w:t>485±185</w:t>
              </w:r>
            </w:moveFrom>
          </w:p>
        </w:tc>
        <w:tc>
          <w:tcPr>
            <w:tcW w:w="0" w:type="auto"/>
          </w:tcPr>
          <w:p w14:paraId="4F71639A" w14:textId="3C3B9511" w:rsidR="00043A6B" w:rsidRPr="00265390" w:rsidDel="00BF1E51" w:rsidRDefault="00043A6B" w:rsidP="00721651">
            <w:pPr>
              <w:pStyle w:val="Compact"/>
              <w:jc w:val="both"/>
              <w:rPr>
                <w:moveFrom w:id="1064" w:author="Administrator" w:date="2023-08-28T11:34:00Z"/>
                <w:rFonts w:ascii="Times New Roman" w:hAnsi="Times New Roman" w:cs="Times New Roman"/>
              </w:rPr>
            </w:pPr>
            <w:moveFrom w:id="1065" w:author="Administrator" w:date="2023-08-28T11:34:00Z">
              <w:r w:rsidRPr="00265390" w:rsidDel="00BF1E51">
                <w:rPr>
                  <w:rFonts w:ascii="Times New Roman" w:hAnsi="Times New Roman" w:cs="Times New Roman"/>
                </w:rPr>
                <w:t>417±50</w:t>
              </w:r>
            </w:moveFrom>
          </w:p>
        </w:tc>
        <w:tc>
          <w:tcPr>
            <w:tcW w:w="0" w:type="auto"/>
          </w:tcPr>
          <w:p w14:paraId="4C06E203" w14:textId="28C3D675" w:rsidR="00043A6B" w:rsidRPr="00265390" w:rsidDel="00BF1E51" w:rsidRDefault="00043A6B" w:rsidP="00721651">
            <w:pPr>
              <w:pStyle w:val="Compact"/>
              <w:jc w:val="both"/>
              <w:rPr>
                <w:moveFrom w:id="1066" w:author="Administrator" w:date="2023-08-28T11:34:00Z"/>
                <w:rFonts w:ascii="Times New Roman" w:hAnsi="Times New Roman" w:cs="Times New Roman"/>
              </w:rPr>
            </w:pPr>
            <w:moveFrom w:id="1067" w:author="Administrator" w:date="2023-08-28T11:34:00Z">
              <w:r w:rsidRPr="00265390" w:rsidDel="00BF1E51">
                <w:rPr>
                  <w:rFonts w:ascii="Times New Roman" w:hAnsi="Times New Roman" w:cs="Times New Roman"/>
                </w:rPr>
                <w:t>470±275</w:t>
              </w:r>
            </w:moveFrom>
          </w:p>
        </w:tc>
        <w:tc>
          <w:tcPr>
            <w:tcW w:w="0" w:type="auto"/>
          </w:tcPr>
          <w:p w14:paraId="3F19697A" w14:textId="378AABFD" w:rsidR="00043A6B" w:rsidRPr="00265390" w:rsidDel="00BF1E51" w:rsidRDefault="00043A6B" w:rsidP="00721651">
            <w:pPr>
              <w:pStyle w:val="Compact"/>
              <w:jc w:val="both"/>
              <w:rPr>
                <w:moveFrom w:id="1068" w:author="Administrator" w:date="2023-08-28T11:34:00Z"/>
                <w:rFonts w:ascii="Times New Roman" w:hAnsi="Times New Roman" w:cs="Times New Roman"/>
              </w:rPr>
            </w:pPr>
            <w:moveFrom w:id="1069" w:author="Administrator" w:date="2023-08-28T11:34:00Z">
              <w:r w:rsidRPr="00265390" w:rsidDel="00BF1E51">
                <w:rPr>
                  <w:rFonts w:ascii="Times New Roman" w:hAnsi="Times New Roman" w:cs="Times New Roman"/>
                </w:rPr>
                <w:t>0.7</w:t>
              </w:r>
            </w:moveFrom>
          </w:p>
        </w:tc>
      </w:tr>
      <w:tr w:rsidR="00043A6B" w:rsidRPr="00265390" w:rsidDel="00BF1E51" w14:paraId="6ADE0863" w14:textId="389FEE7F" w:rsidTr="00721651">
        <w:tc>
          <w:tcPr>
            <w:tcW w:w="0" w:type="auto"/>
          </w:tcPr>
          <w:p w14:paraId="38B02406" w14:textId="0172A4CF" w:rsidR="00043A6B" w:rsidRPr="00265390" w:rsidDel="00BF1E51" w:rsidRDefault="00043A6B" w:rsidP="00721651">
            <w:pPr>
              <w:pStyle w:val="Compact"/>
              <w:jc w:val="both"/>
              <w:rPr>
                <w:moveFrom w:id="1070" w:author="Administrator" w:date="2023-08-28T11:34:00Z"/>
                <w:rFonts w:ascii="Times New Roman" w:hAnsi="Times New Roman" w:cs="Times New Roman"/>
              </w:rPr>
            </w:pPr>
            <w:moveFrom w:id="1071" w:author="Administrator" w:date="2023-08-28T11:34:00Z">
              <w:r w:rsidRPr="00265390" w:rsidDel="00BF1E51">
                <w:rPr>
                  <w:rFonts w:ascii="Times New Roman" w:hAnsi="Times New Roman" w:cs="Times New Roman"/>
                </w:rPr>
                <w:t>DF to AF</w:t>
              </w:r>
            </w:moveFrom>
          </w:p>
        </w:tc>
        <w:tc>
          <w:tcPr>
            <w:tcW w:w="0" w:type="auto"/>
          </w:tcPr>
          <w:p w14:paraId="5862D524" w14:textId="174A533A" w:rsidR="00043A6B" w:rsidRPr="00265390" w:rsidDel="00BF1E51" w:rsidRDefault="00043A6B" w:rsidP="00721651">
            <w:pPr>
              <w:pStyle w:val="Compact"/>
              <w:jc w:val="both"/>
              <w:rPr>
                <w:moveFrom w:id="1072" w:author="Administrator" w:date="2023-08-28T11:34:00Z"/>
                <w:rFonts w:ascii="Times New Roman" w:hAnsi="Times New Roman" w:cs="Times New Roman"/>
              </w:rPr>
            </w:pPr>
            <w:moveFrom w:id="1073" w:author="Administrator" w:date="2023-08-28T11:34:00Z">
              <w:r w:rsidRPr="00265390" w:rsidDel="00BF1E51">
                <w:rPr>
                  <w:rFonts w:ascii="Times New Roman" w:hAnsi="Times New Roman" w:cs="Times New Roman"/>
                </w:rPr>
                <w:t>123±41</w:t>
              </w:r>
            </w:moveFrom>
          </w:p>
        </w:tc>
        <w:tc>
          <w:tcPr>
            <w:tcW w:w="0" w:type="auto"/>
          </w:tcPr>
          <w:p w14:paraId="6297B38C" w14:textId="33434866" w:rsidR="00043A6B" w:rsidRPr="00265390" w:rsidDel="00BF1E51" w:rsidRDefault="00043A6B" w:rsidP="00721651">
            <w:pPr>
              <w:pStyle w:val="Compact"/>
              <w:jc w:val="both"/>
              <w:rPr>
                <w:moveFrom w:id="1074" w:author="Administrator" w:date="2023-08-28T11:34:00Z"/>
                <w:rFonts w:ascii="Times New Roman" w:hAnsi="Times New Roman" w:cs="Times New Roman"/>
              </w:rPr>
            </w:pPr>
            <w:moveFrom w:id="1075" w:author="Administrator" w:date="2023-08-28T11:34:00Z">
              <w:r w:rsidRPr="00265390" w:rsidDel="00BF1E51">
                <w:rPr>
                  <w:rFonts w:ascii="Times New Roman" w:hAnsi="Times New Roman" w:cs="Times New Roman"/>
                </w:rPr>
                <w:t>125±8</w:t>
              </w:r>
            </w:moveFrom>
          </w:p>
        </w:tc>
        <w:tc>
          <w:tcPr>
            <w:tcW w:w="0" w:type="auto"/>
          </w:tcPr>
          <w:p w14:paraId="70CFEA28" w14:textId="46732929" w:rsidR="00043A6B" w:rsidRPr="00265390" w:rsidDel="00BF1E51" w:rsidRDefault="00043A6B" w:rsidP="00721651">
            <w:pPr>
              <w:pStyle w:val="Compact"/>
              <w:jc w:val="both"/>
              <w:rPr>
                <w:moveFrom w:id="1076" w:author="Administrator" w:date="2023-08-28T11:34:00Z"/>
                <w:rFonts w:ascii="Times New Roman" w:hAnsi="Times New Roman" w:cs="Times New Roman"/>
              </w:rPr>
            </w:pPr>
            <w:moveFrom w:id="1077" w:author="Administrator" w:date="2023-08-28T11:34:00Z">
              <w:r w:rsidRPr="00265390" w:rsidDel="00BF1E51">
                <w:rPr>
                  <w:rFonts w:ascii="Times New Roman" w:hAnsi="Times New Roman" w:cs="Times New Roman"/>
                </w:rPr>
                <w:t>223±343</w:t>
              </w:r>
            </w:moveFrom>
          </w:p>
        </w:tc>
        <w:tc>
          <w:tcPr>
            <w:tcW w:w="0" w:type="auto"/>
          </w:tcPr>
          <w:p w14:paraId="7356FABD" w14:textId="2E1D645C" w:rsidR="00043A6B" w:rsidRPr="00265390" w:rsidDel="00BF1E51" w:rsidRDefault="00043A6B" w:rsidP="00721651">
            <w:pPr>
              <w:pStyle w:val="Compact"/>
              <w:jc w:val="both"/>
              <w:rPr>
                <w:moveFrom w:id="1078" w:author="Administrator" w:date="2023-08-28T11:34:00Z"/>
                <w:rFonts w:ascii="Times New Roman" w:hAnsi="Times New Roman" w:cs="Times New Roman"/>
              </w:rPr>
            </w:pPr>
            <w:moveFrom w:id="1079" w:author="Administrator" w:date="2023-08-28T11:34:00Z">
              <w:r w:rsidRPr="00265390" w:rsidDel="00BF1E51">
                <w:rPr>
                  <w:rFonts w:ascii="Times New Roman" w:hAnsi="Times New Roman" w:cs="Times New Roman"/>
                </w:rPr>
                <w:t>0.6</w:t>
              </w:r>
            </w:moveFrom>
          </w:p>
        </w:tc>
      </w:tr>
    </w:tbl>
    <w:p w14:paraId="62F4B52D" w14:textId="6A8D4624" w:rsidR="00043A6B" w:rsidRPr="00534B44" w:rsidDel="00BF1E51" w:rsidRDefault="00043A6B" w:rsidP="00043A6B">
      <w:pPr>
        <w:spacing w:line="480" w:lineRule="auto"/>
        <w:jc w:val="both"/>
        <w:rPr>
          <w:moveFrom w:id="1080" w:author="Administrator" w:date="2023-08-28T11:34:00Z"/>
          <w:rFonts w:ascii="Times New Roman" w:hAnsi="Times New Roman"/>
          <w:sz w:val="24"/>
          <w:szCs w:val="24"/>
        </w:rPr>
      </w:pPr>
    </w:p>
    <w:p w14:paraId="60D758E3" w14:textId="48C8C246" w:rsidR="00043A6B" w:rsidRPr="00534B44" w:rsidDel="00BF1E51" w:rsidRDefault="00043A6B" w:rsidP="00043A6B">
      <w:pPr>
        <w:pStyle w:val="BodyText"/>
        <w:jc w:val="both"/>
        <w:rPr>
          <w:moveFrom w:id="1081" w:author="Administrator" w:date="2023-08-28T11:34:00Z"/>
          <w:lang w:val="en-US" w:eastAsia="en-US"/>
        </w:rPr>
      </w:pPr>
    </w:p>
    <w:bookmarkEnd w:id="1013"/>
    <w:bookmarkEnd w:id="1014"/>
    <w:p w14:paraId="4079D8A0" w14:textId="4D69BC9D" w:rsidR="00043A6B" w:rsidRPr="000D2224" w:rsidDel="00BF1E51" w:rsidRDefault="00043A6B" w:rsidP="00043A6B">
      <w:pPr>
        <w:spacing w:line="480" w:lineRule="auto"/>
        <w:jc w:val="both"/>
        <w:rPr>
          <w:moveFrom w:id="1082" w:author="Administrator" w:date="2023-08-28T11:34:00Z"/>
          <w:rFonts w:ascii="Times New Roman" w:hAnsi="Times New Roman"/>
          <w:color w:val="000000" w:themeColor="text1"/>
          <w:sz w:val="24"/>
          <w:szCs w:val="24"/>
        </w:rPr>
      </w:pPr>
      <w:moveFrom w:id="1083" w:author="Administrator" w:date="2023-08-28T11:34:00Z">
        <w:r w:rsidRPr="000D2224" w:rsidDel="00BF1E51">
          <w:rPr>
            <w:rFonts w:ascii="Times New Roman" w:hAnsi="Times New Roman"/>
            <w:color w:val="000000" w:themeColor="text1"/>
            <w:sz w:val="24"/>
            <w:szCs w:val="24"/>
          </w:rPr>
          <w:t xml:space="preserve">Elver morphometrics showed species </w:t>
        </w:r>
        <w:r w:rsidRPr="000D2224" w:rsidDel="00BF1E51">
          <w:rPr>
            <w:rFonts w:ascii="Times New Roman" w:hAnsi="Times New Roman"/>
            <w:i/>
            <w:iCs/>
            <w:color w:val="000000" w:themeColor="text1"/>
            <w:sz w:val="24"/>
            <w:szCs w:val="24"/>
          </w:rPr>
          <w:t>A. mossambica</w:t>
        </w:r>
        <w:r w:rsidRPr="000D2224" w:rsidDel="00BF1E51">
          <w:rPr>
            <w:rFonts w:ascii="Times New Roman" w:hAnsi="Times New Roman"/>
            <w:color w:val="000000" w:themeColor="text1"/>
            <w:sz w:val="24"/>
            <w:szCs w:val="24"/>
          </w:rPr>
          <w:t xml:space="preserve"> had the highest TL </w:t>
        </w:r>
        <w:r w:rsidRPr="000D2224" w:rsidDel="00BF1E51">
          <w:rPr>
            <w:rFonts w:ascii="Times New Roman" w:hAnsi="Times New Roman"/>
            <w:sz w:val="24"/>
            <w:szCs w:val="24"/>
          </w:rPr>
          <w:t xml:space="preserve">(Mean ± SD) </w:t>
        </w:r>
        <w:r w:rsidRPr="000D2224" w:rsidDel="00BF1E51">
          <w:rPr>
            <w:rFonts w:ascii="Times New Roman" w:hAnsi="Times New Roman"/>
            <w:color w:val="000000" w:themeColor="text1"/>
            <w:sz w:val="24"/>
            <w:szCs w:val="24"/>
          </w:rPr>
          <w:t xml:space="preserve">measurements at 77,625±22,884 µm followed by 74,000±1,414 µm for </w:t>
        </w:r>
        <w:r w:rsidRPr="000D2224" w:rsidDel="00BF1E51">
          <w:rPr>
            <w:rFonts w:ascii="Times New Roman" w:hAnsi="Times New Roman"/>
            <w:i/>
            <w:iCs/>
            <w:color w:val="000000" w:themeColor="text1"/>
            <w:sz w:val="24"/>
            <w:szCs w:val="24"/>
          </w:rPr>
          <w:t>A. bengalensis</w:t>
        </w:r>
        <w:r w:rsidRPr="000D2224" w:rsidDel="00BF1E51">
          <w:rPr>
            <w:rFonts w:ascii="Times New Roman" w:hAnsi="Times New Roman"/>
            <w:color w:val="000000" w:themeColor="text1"/>
            <w:sz w:val="24"/>
            <w:szCs w:val="24"/>
          </w:rPr>
          <w:t xml:space="preserve">. Elvers of </w:t>
        </w:r>
        <w:r w:rsidRPr="000D2224" w:rsidDel="00BF1E51">
          <w:rPr>
            <w:rFonts w:ascii="Times New Roman" w:hAnsi="Times New Roman"/>
            <w:i/>
            <w:iCs/>
            <w:color w:val="000000" w:themeColor="text1"/>
            <w:sz w:val="24"/>
            <w:szCs w:val="24"/>
          </w:rPr>
          <w:t>A. mossambica</w:t>
        </w:r>
        <w:r w:rsidRPr="000D2224" w:rsidDel="00BF1E51">
          <w:rPr>
            <w:rFonts w:ascii="Times New Roman" w:hAnsi="Times New Roman"/>
            <w:color w:val="000000" w:themeColor="text1"/>
            <w:sz w:val="24"/>
            <w:szCs w:val="24"/>
          </w:rPr>
          <w:t xml:space="preserve"> displayed higher OI measurements (</w:t>
        </w:r>
        <w:r w:rsidRPr="000D2224" w:rsidDel="00BF1E51">
          <w:rPr>
            <w:rFonts w:ascii="Times New Roman" w:hAnsi="Times New Roman"/>
            <w:sz w:val="24"/>
            <w:szCs w:val="24"/>
          </w:rPr>
          <w:t>Mean ± SD)</w:t>
        </w:r>
        <w:r w:rsidRPr="000D2224" w:rsidDel="00BF1E51">
          <w:rPr>
            <w:rFonts w:ascii="Times New Roman" w:hAnsi="Times New Roman"/>
            <w:color w:val="000000" w:themeColor="text1"/>
            <w:sz w:val="24"/>
            <w:szCs w:val="24"/>
          </w:rPr>
          <w:t xml:space="preserve"> of </w:t>
        </w:r>
        <w:r w:rsidRPr="000D2224" w:rsidDel="00BF1E51">
          <w:rPr>
            <w:rFonts w:ascii="Times New Roman" w:hAnsi="Times New Roman"/>
            <w:sz w:val="24"/>
            <w:szCs w:val="24"/>
          </w:rPr>
          <w:t>5.18±2.51</w:t>
        </w:r>
        <w:r w:rsidRPr="000D2224" w:rsidDel="00BF1E51">
          <w:rPr>
            <w:rFonts w:ascii="Times New Roman" w:hAnsi="Times New Roman"/>
            <w:color w:val="000000" w:themeColor="text1"/>
            <w:sz w:val="24"/>
            <w:szCs w:val="24"/>
          </w:rPr>
          <w:t xml:space="preserve"> µm followed by 4.82±2.18 µm for </w:t>
        </w:r>
        <w:r w:rsidRPr="000D2224" w:rsidDel="00BF1E51">
          <w:rPr>
            <w:rFonts w:ascii="Times New Roman" w:hAnsi="Times New Roman"/>
            <w:i/>
            <w:iCs/>
            <w:color w:val="000000" w:themeColor="text1"/>
            <w:sz w:val="24"/>
            <w:szCs w:val="24"/>
          </w:rPr>
          <w:t>A. bengalensis</w:t>
        </w:r>
        <w:r w:rsidRPr="000D2224" w:rsidDel="00BF1E51">
          <w:rPr>
            <w:rFonts w:ascii="Times New Roman" w:hAnsi="Times New Roman"/>
            <w:color w:val="000000" w:themeColor="text1"/>
            <w:sz w:val="24"/>
            <w:szCs w:val="24"/>
          </w:rPr>
          <w:t xml:space="preserve">. Elongation index (EI) measurements showed 796±603 µm for </w:t>
        </w:r>
        <w:r w:rsidRPr="000D2224" w:rsidDel="00BF1E51">
          <w:rPr>
            <w:rFonts w:ascii="Times New Roman" w:hAnsi="Times New Roman"/>
            <w:i/>
            <w:iCs/>
            <w:color w:val="000000" w:themeColor="text1"/>
            <w:sz w:val="24"/>
            <w:szCs w:val="24"/>
          </w:rPr>
          <w:t>A. bengalensis</w:t>
        </w:r>
        <w:r w:rsidRPr="000D2224" w:rsidDel="00BF1E51">
          <w:rPr>
            <w:rFonts w:ascii="Times New Roman" w:hAnsi="Times New Roman"/>
            <w:color w:val="000000" w:themeColor="text1"/>
            <w:sz w:val="24"/>
            <w:szCs w:val="24"/>
          </w:rPr>
          <w:t xml:space="preserve"> and 312±185 µm for </w:t>
        </w:r>
        <w:r w:rsidRPr="000D2224" w:rsidDel="00BF1E51">
          <w:rPr>
            <w:rFonts w:ascii="Times New Roman" w:hAnsi="Times New Roman"/>
            <w:i/>
            <w:iCs/>
            <w:color w:val="000000" w:themeColor="text1"/>
            <w:sz w:val="24"/>
            <w:szCs w:val="24"/>
          </w:rPr>
          <w:t>A. mossambica</w:t>
        </w:r>
        <w:r w:rsidRPr="000D2224" w:rsidDel="00BF1E51">
          <w:rPr>
            <w:rFonts w:ascii="Times New Roman" w:hAnsi="Times New Roman"/>
            <w:color w:val="000000" w:themeColor="text1"/>
            <w:sz w:val="24"/>
            <w:szCs w:val="24"/>
          </w:rPr>
          <w:t>.</w:t>
        </w:r>
        <w:r w:rsidRPr="000D2224" w:rsidDel="00BF1E51">
          <w:rPr>
            <w:rFonts w:ascii="Times New Roman" w:hAnsi="Times New Roman"/>
            <w:sz w:val="24"/>
            <w:szCs w:val="24"/>
          </w:rPr>
          <w:t xml:space="preserve"> </w:t>
        </w:r>
        <w:r w:rsidRPr="000D2224" w:rsidDel="00BF1E51">
          <w:rPr>
            <w:rFonts w:ascii="Times New Roman" w:hAnsi="Times New Roman"/>
            <w:color w:val="000000" w:themeColor="text1"/>
            <w:sz w:val="24"/>
            <w:szCs w:val="24"/>
          </w:rPr>
          <w:t xml:space="preserve"> Elvers of </w:t>
        </w:r>
        <w:r w:rsidRPr="000D2224" w:rsidDel="00BF1E51">
          <w:rPr>
            <w:rFonts w:ascii="Times New Roman" w:hAnsi="Times New Roman"/>
            <w:i/>
            <w:iCs/>
            <w:color w:val="000000" w:themeColor="text1"/>
            <w:sz w:val="24"/>
            <w:szCs w:val="24"/>
          </w:rPr>
          <w:t>A. mossambica</w:t>
        </w:r>
        <w:r w:rsidRPr="000D2224" w:rsidDel="00BF1E51">
          <w:rPr>
            <w:rFonts w:ascii="Times New Roman" w:hAnsi="Times New Roman"/>
            <w:color w:val="000000" w:themeColor="text1"/>
            <w:sz w:val="24"/>
            <w:szCs w:val="24"/>
          </w:rPr>
          <w:t xml:space="preserve"> glass eels had the highest DF to AF measurements, with a mean length of </w:t>
        </w:r>
        <w:r w:rsidRPr="000D2224" w:rsidDel="00BF1E51">
          <w:rPr>
            <w:rFonts w:ascii="Times New Roman" w:hAnsi="Times New Roman"/>
            <w:sz w:val="24"/>
            <w:szCs w:val="24"/>
          </w:rPr>
          <w:t>(Mean ± SD)</w:t>
        </w:r>
        <w:r w:rsidRPr="000D2224" w:rsidDel="00BF1E51">
          <w:rPr>
            <w:rFonts w:ascii="Times New Roman" w:hAnsi="Times New Roman"/>
            <w:color w:val="000000" w:themeColor="text1"/>
            <w:sz w:val="24"/>
            <w:szCs w:val="24"/>
          </w:rPr>
          <w:t xml:space="preserve"> </w:t>
        </w:r>
        <w:r w:rsidRPr="000D2224" w:rsidDel="00BF1E51">
          <w:rPr>
            <w:rFonts w:ascii="Times New Roman" w:hAnsi="Times New Roman"/>
            <w:sz w:val="24"/>
            <w:szCs w:val="24"/>
          </w:rPr>
          <w:t>294±126</w:t>
        </w:r>
        <w:r w:rsidRPr="000D2224" w:rsidDel="00BF1E51">
          <w:rPr>
            <w:rFonts w:ascii="Times New Roman" w:hAnsi="Times New Roman"/>
            <w:color w:val="000000" w:themeColor="text1"/>
            <w:sz w:val="24"/>
            <w:szCs w:val="24"/>
          </w:rPr>
          <w:t xml:space="preserve"> </w:t>
        </w:r>
        <w:r w:rsidRPr="000D2224" w:rsidDel="00BF1E51">
          <w:rPr>
            <w:rFonts w:ascii="Times New Roman" w:hAnsi="Times New Roman"/>
            <w:sz w:val="24"/>
            <w:szCs w:val="24"/>
          </w:rPr>
          <w:t>µm</w:t>
        </w:r>
        <w:r w:rsidRPr="000D2224" w:rsidDel="00BF1E51">
          <w:rPr>
            <w:rFonts w:ascii="Times New Roman" w:hAnsi="Times New Roman"/>
            <w:color w:val="000000" w:themeColor="text1"/>
            <w:sz w:val="24"/>
            <w:szCs w:val="24"/>
          </w:rPr>
          <w:t xml:space="preserve"> followed by </w:t>
        </w:r>
        <w:r w:rsidRPr="000D2224" w:rsidDel="00BF1E51">
          <w:rPr>
            <w:rFonts w:ascii="Times New Roman" w:hAnsi="Times New Roman"/>
            <w:i/>
            <w:iCs/>
            <w:color w:val="000000" w:themeColor="text1"/>
            <w:sz w:val="24"/>
            <w:szCs w:val="24"/>
          </w:rPr>
          <w:t>A. bengalensis</w:t>
        </w:r>
        <w:r w:rsidRPr="000D2224" w:rsidDel="00BF1E51">
          <w:rPr>
            <w:rFonts w:ascii="Times New Roman" w:hAnsi="Times New Roman"/>
            <w:color w:val="000000" w:themeColor="text1"/>
            <w:sz w:val="24"/>
            <w:szCs w:val="24"/>
          </w:rPr>
          <w:t xml:space="preserve"> </w:t>
        </w:r>
        <w:r w:rsidRPr="000D2224" w:rsidDel="00BF1E51">
          <w:rPr>
            <w:rFonts w:ascii="Times New Roman" w:hAnsi="Times New Roman"/>
            <w:sz w:val="24"/>
            <w:szCs w:val="24"/>
          </w:rPr>
          <w:t>131±101 µm</w:t>
        </w:r>
        <w:r w:rsidRPr="000D2224" w:rsidDel="00BF1E51">
          <w:rPr>
            <w:rFonts w:ascii="Times New Roman" w:hAnsi="Times New Roman"/>
            <w:color w:val="000000" w:themeColor="text1"/>
            <w:sz w:val="24"/>
            <w:szCs w:val="24"/>
          </w:rPr>
          <w:t xml:space="preserve">. Results of FDI measurements on all elver specimens were &lt; 1% (Appendix 4). Results of </w:t>
        </w:r>
        <w:r w:rsidRPr="000D2224" w:rsidDel="00BF1E51">
          <w:rPr>
            <w:rFonts w:ascii="Times New Roman" w:hAnsi="Times New Roman"/>
            <w:sz w:val="24"/>
            <w:szCs w:val="24"/>
          </w:rPr>
          <w:t>one-way analysis of variance (ANOVA) showed no statistical significance in all morphometrics tested for both species of A. bengalensis and A. mossambica elvers tested. (</w:t>
        </w:r>
        <w:r w:rsidRPr="000D2224" w:rsidDel="00BF1E51">
          <w:rPr>
            <w:rFonts w:ascii="Times New Roman" w:hAnsi="Times New Roman"/>
            <w:color w:val="000000" w:themeColor="text1"/>
            <w:sz w:val="24"/>
            <w:szCs w:val="24"/>
          </w:rPr>
          <w:t>P&gt;0.05) (Table 11).</w:t>
        </w:r>
      </w:moveFrom>
    </w:p>
    <w:p w14:paraId="1D785C00" w14:textId="5ED3BC77" w:rsidR="00043A6B" w:rsidRPr="00534B44" w:rsidDel="00BF1E51" w:rsidRDefault="00043A6B" w:rsidP="00043A6B">
      <w:pPr>
        <w:pStyle w:val="ThesisTables"/>
        <w:jc w:val="both"/>
        <w:rPr>
          <w:moveFrom w:id="1084" w:author="Administrator" w:date="2023-08-28T11:34:00Z"/>
        </w:rPr>
      </w:pPr>
      <w:bookmarkStart w:id="1085" w:name="_Toc144072969"/>
      <w:moveFrom w:id="1086" w:author="Administrator" w:date="2023-08-28T11:34:00Z">
        <w:r w:rsidRPr="00C93F4D" w:rsidDel="00BF1E51">
          <w:t xml:space="preserve">Table </w:t>
        </w:r>
        <w:r w:rsidDel="00BF1E51">
          <w:t>11</w:t>
        </w:r>
        <w:r w:rsidRPr="00C93F4D" w:rsidDel="00BF1E51">
          <w:t xml:space="preserve">: </w:t>
        </w:r>
        <w:r w:rsidDel="00BF1E51">
          <w:t>M</w:t>
        </w:r>
        <w:r w:rsidRPr="00C93F4D" w:rsidDel="00BF1E51">
          <w:t xml:space="preserve">orphometric characteristics (TL= total length, </w:t>
        </w:r>
        <w:r w:rsidDel="00BF1E51">
          <w:t xml:space="preserve">OI= ocular index, EI= elongation index, </w:t>
        </w:r>
        <w:r w:rsidRPr="00C93F4D" w:rsidDel="00BF1E51">
          <w:t>DF to AF= dorsal fin to anal fin) (Mean ± S</w:t>
        </w:r>
        <w:r w:rsidDel="00BF1E51">
          <w:t>D</w:t>
        </w:r>
        <w:r w:rsidRPr="00C93F4D" w:rsidDel="00BF1E51">
          <w:t xml:space="preserve">) of </w:t>
        </w:r>
        <w:r w:rsidDel="00BF1E51">
          <w:t>elver species</w:t>
        </w:r>
        <w:r w:rsidRPr="00C93F4D" w:rsidDel="00BF1E51">
          <w:t xml:space="preserve"> </w:t>
        </w:r>
        <w:r w:rsidDel="00BF1E51">
          <w:t>caught</w:t>
        </w:r>
        <w:r w:rsidRPr="00C93F4D" w:rsidDel="00BF1E51">
          <w:t xml:space="preserve"> in the Sabaki Estuary.</w:t>
        </w:r>
        <w:bookmarkEnd w:id="1085"/>
        <w:r w:rsidRPr="00C93F4D" w:rsidDel="00BF1E51">
          <w:t xml:space="preserve"> </w:t>
        </w:r>
      </w:moveFrom>
    </w:p>
    <w:tbl>
      <w:tblPr>
        <w:tblStyle w:val="Table"/>
        <w:tblW w:w="5000" w:type="pct"/>
        <w:tblBorders>
          <w:top w:val="single" w:sz="4" w:space="0" w:color="auto"/>
          <w:bottom w:val="single" w:sz="4" w:space="0" w:color="auto"/>
        </w:tblBorders>
        <w:tblLook w:val="0020" w:firstRow="1" w:lastRow="0" w:firstColumn="0" w:lastColumn="0" w:noHBand="0" w:noVBand="0"/>
      </w:tblPr>
      <w:tblGrid>
        <w:gridCol w:w="1944"/>
        <w:gridCol w:w="3641"/>
        <w:gridCol w:w="2693"/>
        <w:gridCol w:w="1082"/>
      </w:tblGrid>
      <w:tr w:rsidR="00043A6B" w:rsidRPr="00265390" w:rsidDel="00BF1E51" w14:paraId="5BE75A64" w14:textId="4D8AAB68" w:rsidTr="00721651">
        <w:trPr>
          <w:cnfStyle w:val="100000000000" w:firstRow="1" w:lastRow="0" w:firstColumn="0" w:lastColumn="0" w:oddVBand="0" w:evenVBand="0" w:oddHBand="0" w:evenHBand="0" w:firstRowFirstColumn="0" w:firstRowLastColumn="0" w:lastRowFirstColumn="0" w:lastRowLastColumn="0"/>
          <w:tblHeader/>
        </w:trPr>
        <w:tc>
          <w:tcPr>
            <w:tcW w:w="0" w:type="auto"/>
          </w:tcPr>
          <w:p w14:paraId="2D6E38BA" w14:textId="109DCC28" w:rsidR="00043A6B" w:rsidRPr="00265390" w:rsidDel="00BF1E51" w:rsidRDefault="00043A6B" w:rsidP="00721651">
            <w:pPr>
              <w:pStyle w:val="Compact"/>
              <w:jc w:val="both"/>
              <w:rPr>
                <w:moveFrom w:id="1087" w:author="Administrator" w:date="2023-08-28T11:34:00Z"/>
                <w:rFonts w:ascii="Times New Roman" w:hAnsi="Times New Roman" w:cs="Times New Roman"/>
              </w:rPr>
            </w:pPr>
            <w:moveFrom w:id="1088" w:author="Administrator" w:date="2023-08-28T11:34:00Z">
              <w:r w:rsidRPr="00265390" w:rsidDel="00BF1E51">
                <w:rPr>
                  <w:rFonts w:ascii="Times New Roman" w:hAnsi="Times New Roman" w:cs="Times New Roman"/>
                </w:rPr>
                <w:t>Characteristic</w:t>
              </w:r>
            </w:moveFrom>
          </w:p>
        </w:tc>
        <w:tc>
          <w:tcPr>
            <w:tcW w:w="0" w:type="auto"/>
          </w:tcPr>
          <w:p w14:paraId="78831168" w14:textId="79E9D02F" w:rsidR="00043A6B" w:rsidRPr="00265390" w:rsidDel="00BF1E51" w:rsidRDefault="00043A6B" w:rsidP="00721651">
            <w:pPr>
              <w:pStyle w:val="Compact"/>
              <w:jc w:val="both"/>
              <w:rPr>
                <w:moveFrom w:id="1089" w:author="Administrator" w:date="2023-08-28T11:34:00Z"/>
                <w:rFonts w:ascii="Times New Roman" w:hAnsi="Times New Roman" w:cs="Times New Roman"/>
                <w:i/>
                <w:iCs/>
              </w:rPr>
            </w:pPr>
            <w:moveFrom w:id="1090" w:author="Administrator" w:date="2023-08-28T11:34:00Z">
              <w:r w:rsidRPr="00265390" w:rsidDel="00BF1E51">
                <w:rPr>
                  <w:rFonts w:ascii="Times New Roman" w:hAnsi="Times New Roman" w:cs="Times New Roman"/>
                  <w:i/>
                  <w:iCs/>
                </w:rPr>
                <w:t>A. bengalensis</w:t>
              </w:r>
            </w:moveFrom>
          </w:p>
        </w:tc>
        <w:tc>
          <w:tcPr>
            <w:tcW w:w="0" w:type="auto"/>
          </w:tcPr>
          <w:p w14:paraId="573FBAD1" w14:textId="5D4ABB85" w:rsidR="00043A6B" w:rsidRPr="00265390" w:rsidDel="00BF1E51" w:rsidRDefault="00043A6B" w:rsidP="00721651">
            <w:pPr>
              <w:pStyle w:val="Compact"/>
              <w:jc w:val="both"/>
              <w:rPr>
                <w:moveFrom w:id="1091" w:author="Administrator" w:date="2023-08-28T11:34:00Z"/>
                <w:rFonts w:ascii="Times New Roman" w:hAnsi="Times New Roman" w:cs="Times New Roman"/>
                <w:i/>
                <w:iCs/>
              </w:rPr>
            </w:pPr>
            <w:moveFrom w:id="1092" w:author="Administrator" w:date="2023-08-28T11:34:00Z">
              <w:r w:rsidRPr="00265390" w:rsidDel="00BF1E51">
                <w:rPr>
                  <w:rFonts w:ascii="Times New Roman" w:hAnsi="Times New Roman" w:cs="Times New Roman"/>
                  <w:i/>
                  <w:iCs/>
                </w:rPr>
                <w:t>A. mossambica</w:t>
              </w:r>
            </w:moveFrom>
          </w:p>
        </w:tc>
        <w:tc>
          <w:tcPr>
            <w:tcW w:w="0" w:type="auto"/>
          </w:tcPr>
          <w:p w14:paraId="42EEBD77" w14:textId="453641E4" w:rsidR="00043A6B" w:rsidRPr="00265390" w:rsidDel="00BF1E51" w:rsidRDefault="00043A6B" w:rsidP="00721651">
            <w:pPr>
              <w:pStyle w:val="Compact"/>
              <w:jc w:val="both"/>
              <w:rPr>
                <w:moveFrom w:id="1093" w:author="Administrator" w:date="2023-08-28T11:34:00Z"/>
                <w:rFonts w:ascii="Times New Roman" w:hAnsi="Times New Roman" w:cs="Times New Roman"/>
              </w:rPr>
            </w:pPr>
            <w:moveFrom w:id="1094" w:author="Administrator" w:date="2023-08-28T11:34:00Z">
              <w:r w:rsidRPr="00265390" w:rsidDel="00BF1E51">
                <w:rPr>
                  <w:rFonts w:ascii="Times New Roman" w:hAnsi="Times New Roman" w:cs="Times New Roman"/>
                </w:rPr>
                <w:t>p-value</w:t>
              </w:r>
            </w:moveFrom>
          </w:p>
        </w:tc>
      </w:tr>
      <w:tr w:rsidR="00043A6B" w:rsidRPr="00265390" w:rsidDel="00BF1E51" w14:paraId="09D3CFC6" w14:textId="73426AAF" w:rsidTr="0072165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il"/>
            </w:tcBorders>
          </w:tcPr>
          <w:p w14:paraId="55839833" w14:textId="065F80ED" w:rsidR="00043A6B" w:rsidRPr="00265390" w:rsidDel="00BF1E51" w:rsidRDefault="00043A6B" w:rsidP="00721651">
            <w:pPr>
              <w:pStyle w:val="Compact"/>
              <w:jc w:val="both"/>
              <w:rPr>
                <w:moveFrom w:id="1095" w:author="Administrator" w:date="2023-08-28T11:34:00Z"/>
                <w:rFonts w:ascii="Times New Roman" w:hAnsi="Times New Roman" w:cs="Times New Roman"/>
                <w:b/>
                <w:bCs/>
              </w:rPr>
            </w:pPr>
            <w:moveFrom w:id="1096" w:author="Administrator" w:date="2023-08-28T11:34:00Z">
              <w:r w:rsidRPr="00265390" w:rsidDel="00BF1E51">
                <w:rPr>
                  <w:rFonts w:ascii="Times New Roman" w:hAnsi="Times New Roman" w:cs="Times New Roman"/>
                </w:rPr>
                <w:t>Pigmentation</w:t>
              </w:r>
            </w:moveFrom>
          </w:p>
        </w:tc>
        <w:tc>
          <w:tcPr>
            <w:tcW w:w="0" w:type="auto"/>
            <w:tcBorders>
              <w:bottom w:val="nil"/>
            </w:tcBorders>
          </w:tcPr>
          <w:p w14:paraId="3472CF9E" w14:textId="261B7646" w:rsidR="00043A6B" w:rsidRPr="00265390" w:rsidDel="00BF1E51" w:rsidRDefault="00043A6B" w:rsidP="00721651">
            <w:pPr>
              <w:pStyle w:val="Compact"/>
              <w:jc w:val="both"/>
              <w:rPr>
                <w:moveFrom w:id="1097" w:author="Administrator" w:date="2023-08-28T11:34:00Z"/>
                <w:rFonts w:ascii="Times New Roman" w:hAnsi="Times New Roman" w:cs="Times New Roman"/>
                <w:b/>
                <w:bCs/>
              </w:rPr>
            </w:pPr>
            <w:moveFrom w:id="1098" w:author="Administrator" w:date="2023-08-28T11:34:00Z">
              <w:r w:rsidRPr="00265390" w:rsidDel="00BF1E51">
                <w:rPr>
                  <w:rFonts w:ascii="Times New Roman" w:hAnsi="Times New Roman" w:cs="Times New Roman"/>
                </w:rPr>
                <w:t>Caudal fin to mediolateral line</w:t>
              </w:r>
            </w:moveFrom>
          </w:p>
        </w:tc>
        <w:tc>
          <w:tcPr>
            <w:tcW w:w="0" w:type="auto"/>
            <w:tcBorders>
              <w:bottom w:val="nil"/>
            </w:tcBorders>
          </w:tcPr>
          <w:p w14:paraId="3393BA3D" w14:textId="24185607" w:rsidR="00043A6B" w:rsidRPr="00265390" w:rsidDel="00BF1E51" w:rsidRDefault="00043A6B" w:rsidP="00721651">
            <w:pPr>
              <w:pStyle w:val="Compact"/>
              <w:jc w:val="both"/>
              <w:rPr>
                <w:moveFrom w:id="1099" w:author="Administrator" w:date="2023-08-28T11:34:00Z"/>
                <w:rFonts w:ascii="Times New Roman" w:hAnsi="Times New Roman" w:cs="Times New Roman"/>
                <w:b/>
                <w:bCs/>
              </w:rPr>
            </w:pPr>
            <w:moveFrom w:id="1100" w:author="Administrator" w:date="2023-08-28T11:34:00Z">
              <w:r w:rsidRPr="00265390" w:rsidDel="00BF1E51">
                <w:rPr>
                  <w:rFonts w:ascii="Times New Roman" w:hAnsi="Times New Roman" w:cs="Times New Roman"/>
                </w:rPr>
                <w:t>Caudal keel tip blotch</w:t>
              </w:r>
            </w:moveFrom>
          </w:p>
        </w:tc>
        <w:tc>
          <w:tcPr>
            <w:tcW w:w="0" w:type="auto"/>
            <w:tcBorders>
              <w:bottom w:val="nil"/>
            </w:tcBorders>
          </w:tcPr>
          <w:p w14:paraId="455C87D5" w14:textId="54A90570" w:rsidR="00043A6B" w:rsidRPr="00265390" w:rsidDel="00BF1E51" w:rsidRDefault="00043A6B" w:rsidP="00721651">
            <w:pPr>
              <w:pStyle w:val="Compact"/>
              <w:jc w:val="both"/>
              <w:rPr>
                <w:moveFrom w:id="1101" w:author="Administrator" w:date="2023-08-28T11:34:00Z"/>
                <w:rFonts w:ascii="Times New Roman" w:hAnsi="Times New Roman" w:cs="Times New Roman"/>
                <w:b/>
                <w:bCs/>
              </w:rPr>
            </w:pPr>
          </w:p>
        </w:tc>
      </w:tr>
      <w:tr w:rsidR="00043A6B" w:rsidRPr="00265390" w:rsidDel="00BF1E51" w14:paraId="0F07476A" w14:textId="0DE5A580" w:rsidTr="00721651">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bottom w:val="nil"/>
            </w:tcBorders>
          </w:tcPr>
          <w:p w14:paraId="1DD686CB" w14:textId="64901DC5" w:rsidR="00043A6B" w:rsidRPr="00265390" w:rsidDel="00BF1E51" w:rsidRDefault="00043A6B" w:rsidP="00721651">
            <w:pPr>
              <w:pStyle w:val="Compact"/>
              <w:jc w:val="both"/>
              <w:rPr>
                <w:moveFrom w:id="1102" w:author="Administrator" w:date="2023-08-28T11:34:00Z"/>
                <w:rFonts w:ascii="Times New Roman" w:hAnsi="Times New Roman" w:cs="Times New Roman"/>
                <w:b/>
                <w:bCs/>
              </w:rPr>
            </w:pPr>
            <w:moveFrom w:id="1103" w:author="Administrator" w:date="2023-08-28T11:34:00Z">
              <w:r w:rsidRPr="00265390" w:rsidDel="00BF1E51">
                <w:rPr>
                  <w:rFonts w:ascii="Times New Roman" w:hAnsi="Times New Roman" w:cs="Times New Roman"/>
                </w:rPr>
                <w:t>TL (µm)</w:t>
              </w:r>
            </w:moveFrom>
          </w:p>
        </w:tc>
        <w:tc>
          <w:tcPr>
            <w:tcW w:w="0" w:type="auto"/>
            <w:tcBorders>
              <w:top w:val="nil"/>
              <w:bottom w:val="nil"/>
            </w:tcBorders>
          </w:tcPr>
          <w:p w14:paraId="49FDE580" w14:textId="444CAB5F" w:rsidR="00043A6B" w:rsidRPr="00265390" w:rsidDel="00BF1E51" w:rsidRDefault="00043A6B" w:rsidP="00721651">
            <w:pPr>
              <w:pStyle w:val="Compact"/>
              <w:jc w:val="both"/>
              <w:rPr>
                <w:moveFrom w:id="1104" w:author="Administrator" w:date="2023-08-28T11:34:00Z"/>
                <w:rFonts w:ascii="Times New Roman" w:hAnsi="Times New Roman" w:cs="Times New Roman"/>
                <w:b/>
                <w:bCs/>
              </w:rPr>
            </w:pPr>
            <w:moveFrom w:id="1105" w:author="Administrator" w:date="2023-08-28T11:34:00Z">
              <w:r w:rsidRPr="00265390" w:rsidDel="00BF1E51">
                <w:rPr>
                  <w:rFonts w:ascii="Times New Roman" w:hAnsi="Times New Roman" w:cs="Times New Roman"/>
                </w:rPr>
                <w:t>74,000±1,414</w:t>
              </w:r>
            </w:moveFrom>
          </w:p>
        </w:tc>
        <w:tc>
          <w:tcPr>
            <w:tcW w:w="0" w:type="auto"/>
            <w:tcBorders>
              <w:top w:val="nil"/>
              <w:bottom w:val="nil"/>
            </w:tcBorders>
          </w:tcPr>
          <w:p w14:paraId="2C5A2B7B" w14:textId="48C06E34" w:rsidR="00043A6B" w:rsidRPr="00265390" w:rsidDel="00BF1E51" w:rsidRDefault="00043A6B" w:rsidP="00721651">
            <w:pPr>
              <w:pStyle w:val="Compact"/>
              <w:jc w:val="both"/>
              <w:rPr>
                <w:moveFrom w:id="1106" w:author="Administrator" w:date="2023-08-28T11:34:00Z"/>
                <w:rFonts w:ascii="Times New Roman" w:hAnsi="Times New Roman" w:cs="Times New Roman"/>
                <w:b/>
                <w:bCs/>
              </w:rPr>
            </w:pPr>
            <w:moveFrom w:id="1107" w:author="Administrator" w:date="2023-08-28T11:34:00Z">
              <w:r w:rsidRPr="00265390" w:rsidDel="00BF1E51">
                <w:rPr>
                  <w:rFonts w:ascii="Times New Roman" w:hAnsi="Times New Roman" w:cs="Times New Roman"/>
                </w:rPr>
                <w:t>77,625±22,884</w:t>
              </w:r>
            </w:moveFrom>
          </w:p>
        </w:tc>
        <w:tc>
          <w:tcPr>
            <w:tcW w:w="0" w:type="auto"/>
            <w:tcBorders>
              <w:top w:val="nil"/>
              <w:bottom w:val="nil"/>
            </w:tcBorders>
          </w:tcPr>
          <w:p w14:paraId="1A42C835" w14:textId="446C682F" w:rsidR="00043A6B" w:rsidRPr="00265390" w:rsidDel="00BF1E51" w:rsidRDefault="00043A6B" w:rsidP="00721651">
            <w:pPr>
              <w:pStyle w:val="Compact"/>
              <w:jc w:val="both"/>
              <w:rPr>
                <w:moveFrom w:id="1108" w:author="Administrator" w:date="2023-08-28T11:34:00Z"/>
                <w:rFonts w:ascii="Times New Roman" w:hAnsi="Times New Roman" w:cs="Times New Roman"/>
                <w:b/>
                <w:bCs/>
              </w:rPr>
            </w:pPr>
            <w:moveFrom w:id="1109" w:author="Administrator" w:date="2023-08-28T11:34:00Z">
              <w:r w:rsidRPr="00265390" w:rsidDel="00BF1E51">
                <w:rPr>
                  <w:rFonts w:ascii="Times New Roman" w:hAnsi="Times New Roman" w:cs="Times New Roman"/>
                </w:rPr>
                <w:t>&gt;0.9</w:t>
              </w:r>
            </w:moveFrom>
          </w:p>
        </w:tc>
      </w:tr>
      <w:tr w:rsidR="00043A6B" w:rsidRPr="00265390" w:rsidDel="00BF1E51" w14:paraId="3134C3C5" w14:textId="2F7C9FDF" w:rsidTr="00721651">
        <w:tc>
          <w:tcPr>
            <w:tcW w:w="0" w:type="auto"/>
            <w:tcBorders>
              <w:top w:val="nil"/>
            </w:tcBorders>
          </w:tcPr>
          <w:p w14:paraId="254B5CCA" w14:textId="3F2D1F6D" w:rsidR="00043A6B" w:rsidRPr="00265390" w:rsidDel="00BF1E51" w:rsidRDefault="00043A6B" w:rsidP="00721651">
            <w:pPr>
              <w:pStyle w:val="Compact"/>
              <w:jc w:val="both"/>
              <w:rPr>
                <w:moveFrom w:id="1110" w:author="Administrator" w:date="2023-08-28T11:34:00Z"/>
                <w:rFonts w:ascii="Times New Roman" w:hAnsi="Times New Roman" w:cs="Times New Roman"/>
              </w:rPr>
            </w:pPr>
            <w:moveFrom w:id="1111" w:author="Administrator" w:date="2023-08-28T11:34:00Z">
              <w:r w:rsidRPr="00265390" w:rsidDel="00BF1E51">
                <w:rPr>
                  <w:rFonts w:ascii="Times New Roman" w:hAnsi="Times New Roman" w:cs="Times New Roman"/>
                </w:rPr>
                <w:t>OI (µm)</w:t>
              </w:r>
            </w:moveFrom>
          </w:p>
        </w:tc>
        <w:tc>
          <w:tcPr>
            <w:tcW w:w="0" w:type="auto"/>
            <w:tcBorders>
              <w:top w:val="nil"/>
            </w:tcBorders>
          </w:tcPr>
          <w:p w14:paraId="57337C76" w14:textId="53755635" w:rsidR="00043A6B" w:rsidRPr="00265390" w:rsidDel="00BF1E51" w:rsidRDefault="00043A6B" w:rsidP="00721651">
            <w:pPr>
              <w:pStyle w:val="Compact"/>
              <w:jc w:val="both"/>
              <w:rPr>
                <w:moveFrom w:id="1112" w:author="Administrator" w:date="2023-08-28T11:34:00Z"/>
                <w:rFonts w:ascii="Times New Roman" w:hAnsi="Times New Roman" w:cs="Times New Roman"/>
              </w:rPr>
            </w:pPr>
            <w:moveFrom w:id="1113" w:author="Administrator" w:date="2023-08-28T11:34:00Z">
              <w:r w:rsidRPr="00265390" w:rsidDel="00BF1E51">
                <w:rPr>
                  <w:rFonts w:ascii="Times New Roman" w:hAnsi="Times New Roman" w:cs="Times New Roman"/>
                </w:rPr>
                <w:t>4.82±2.18</w:t>
              </w:r>
            </w:moveFrom>
          </w:p>
        </w:tc>
        <w:tc>
          <w:tcPr>
            <w:tcW w:w="0" w:type="auto"/>
            <w:tcBorders>
              <w:top w:val="nil"/>
            </w:tcBorders>
          </w:tcPr>
          <w:p w14:paraId="6D3A94DB" w14:textId="584ABBCE" w:rsidR="00043A6B" w:rsidRPr="00265390" w:rsidDel="00BF1E51" w:rsidRDefault="00043A6B" w:rsidP="00721651">
            <w:pPr>
              <w:pStyle w:val="Compact"/>
              <w:jc w:val="both"/>
              <w:rPr>
                <w:moveFrom w:id="1114" w:author="Administrator" w:date="2023-08-28T11:34:00Z"/>
                <w:rFonts w:ascii="Times New Roman" w:hAnsi="Times New Roman" w:cs="Times New Roman"/>
              </w:rPr>
            </w:pPr>
            <w:moveFrom w:id="1115" w:author="Administrator" w:date="2023-08-28T11:34:00Z">
              <w:r w:rsidRPr="00265390" w:rsidDel="00BF1E51">
                <w:rPr>
                  <w:rFonts w:ascii="Times New Roman" w:hAnsi="Times New Roman" w:cs="Times New Roman"/>
                </w:rPr>
                <w:t>5.18±2.51</w:t>
              </w:r>
            </w:moveFrom>
          </w:p>
        </w:tc>
        <w:tc>
          <w:tcPr>
            <w:tcW w:w="0" w:type="auto"/>
            <w:tcBorders>
              <w:top w:val="nil"/>
            </w:tcBorders>
          </w:tcPr>
          <w:p w14:paraId="7B6D752A" w14:textId="7CCF159A" w:rsidR="00043A6B" w:rsidRPr="00265390" w:rsidDel="00BF1E51" w:rsidRDefault="00043A6B" w:rsidP="00721651">
            <w:pPr>
              <w:pStyle w:val="Compact"/>
              <w:jc w:val="both"/>
              <w:rPr>
                <w:moveFrom w:id="1116" w:author="Administrator" w:date="2023-08-28T11:34:00Z"/>
                <w:rFonts w:ascii="Times New Roman" w:hAnsi="Times New Roman" w:cs="Times New Roman"/>
              </w:rPr>
            </w:pPr>
            <w:moveFrom w:id="1117" w:author="Administrator" w:date="2023-08-28T11:34:00Z">
              <w:r w:rsidRPr="00265390" w:rsidDel="00BF1E51">
                <w:rPr>
                  <w:rFonts w:ascii="Times New Roman" w:hAnsi="Times New Roman" w:cs="Times New Roman"/>
                </w:rPr>
                <w:t>0.9</w:t>
              </w:r>
            </w:moveFrom>
          </w:p>
        </w:tc>
      </w:tr>
      <w:tr w:rsidR="00043A6B" w:rsidRPr="00265390" w:rsidDel="00BF1E51" w14:paraId="57E26C78" w14:textId="13AA6373" w:rsidTr="00721651">
        <w:tc>
          <w:tcPr>
            <w:tcW w:w="0" w:type="auto"/>
          </w:tcPr>
          <w:p w14:paraId="50472B9D" w14:textId="3FBB3CA2" w:rsidR="00043A6B" w:rsidRPr="00265390" w:rsidDel="00BF1E51" w:rsidRDefault="00043A6B" w:rsidP="00721651">
            <w:pPr>
              <w:pStyle w:val="Compact"/>
              <w:jc w:val="both"/>
              <w:rPr>
                <w:moveFrom w:id="1118" w:author="Administrator" w:date="2023-08-28T11:34:00Z"/>
                <w:rFonts w:ascii="Times New Roman" w:hAnsi="Times New Roman" w:cs="Times New Roman"/>
              </w:rPr>
            </w:pPr>
            <w:moveFrom w:id="1119" w:author="Administrator" w:date="2023-08-28T11:34:00Z">
              <w:r w:rsidRPr="00265390" w:rsidDel="00BF1E51">
                <w:rPr>
                  <w:rFonts w:ascii="Times New Roman" w:hAnsi="Times New Roman" w:cs="Times New Roman"/>
                </w:rPr>
                <w:t>EI (µm)</w:t>
              </w:r>
            </w:moveFrom>
          </w:p>
        </w:tc>
        <w:tc>
          <w:tcPr>
            <w:tcW w:w="0" w:type="auto"/>
          </w:tcPr>
          <w:p w14:paraId="55611813" w14:textId="02A3E022" w:rsidR="00043A6B" w:rsidRPr="00265390" w:rsidDel="00BF1E51" w:rsidRDefault="00043A6B" w:rsidP="00721651">
            <w:pPr>
              <w:pStyle w:val="Compact"/>
              <w:jc w:val="both"/>
              <w:rPr>
                <w:moveFrom w:id="1120" w:author="Administrator" w:date="2023-08-28T11:34:00Z"/>
                <w:rFonts w:ascii="Times New Roman" w:hAnsi="Times New Roman" w:cs="Times New Roman"/>
              </w:rPr>
            </w:pPr>
            <w:moveFrom w:id="1121" w:author="Administrator" w:date="2023-08-28T11:34:00Z">
              <w:r w:rsidRPr="00265390" w:rsidDel="00BF1E51">
                <w:rPr>
                  <w:rFonts w:ascii="Times New Roman" w:hAnsi="Times New Roman" w:cs="Times New Roman"/>
                </w:rPr>
                <w:t>796±603</w:t>
              </w:r>
            </w:moveFrom>
          </w:p>
        </w:tc>
        <w:tc>
          <w:tcPr>
            <w:tcW w:w="0" w:type="auto"/>
          </w:tcPr>
          <w:p w14:paraId="08E57C47" w14:textId="444EB000" w:rsidR="00043A6B" w:rsidRPr="00265390" w:rsidDel="00BF1E51" w:rsidRDefault="00043A6B" w:rsidP="00721651">
            <w:pPr>
              <w:pStyle w:val="Compact"/>
              <w:jc w:val="both"/>
              <w:rPr>
                <w:moveFrom w:id="1122" w:author="Administrator" w:date="2023-08-28T11:34:00Z"/>
                <w:rFonts w:ascii="Times New Roman" w:hAnsi="Times New Roman" w:cs="Times New Roman"/>
              </w:rPr>
            </w:pPr>
            <w:moveFrom w:id="1123" w:author="Administrator" w:date="2023-08-28T11:34:00Z">
              <w:r w:rsidRPr="00265390" w:rsidDel="00BF1E51">
                <w:rPr>
                  <w:rFonts w:ascii="Times New Roman" w:hAnsi="Times New Roman" w:cs="Times New Roman"/>
                </w:rPr>
                <w:t>312±185</w:t>
              </w:r>
            </w:moveFrom>
          </w:p>
        </w:tc>
        <w:tc>
          <w:tcPr>
            <w:tcW w:w="0" w:type="auto"/>
          </w:tcPr>
          <w:p w14:paraId="66DD6E6E" w14:textId="5FF9F7F5" w:rsidR="00043A6B" w:rsidRPr="00265390" w:rsidDel="00BF1E51" w:rsidRDefault="00043A6B" w:rsidP="00721651">
            <w:pPr>
              <w:pStyle w:val="Compact"/>
              <w:jc w:val="both"/>
              <w:rPr>
                <w:moveFrom w:id="1124" w:author="Administrator" w:date="2023-08-28T11:34:00Z"/>
                <w:rFonts w:ascii="Times New Roman" w:hAnsi="Times New Roman" w:cs="Times New Roman"/>
              </w:rPr>
            </w:pPr>
            <w:moveFrom w:id="1125" w:author="Administrator" w:date="2023-08-28T11:34:00Z">
              <w:r w:rsidRPr="00265390" w:rsidDel="00BF1E51">
                <w:rPr>
                  <w:rFonts w:ascii="Times New Roman" w:hAnsi="Times New Roman" w:cs="Times New Roman"/>
                </w:rPr>
                <w:t>0.089</w:t>
              </w:r>
            </w:moveFrom>
          </w:p>
        </w:tc>
      </w:tr>
      <w:tr w:rsidR="00043A6B" w:rsidRPr="00265390" w:rsidDel="00BF1E51" w14:paraId="4A06A0FF" w14:textId="4E824D9B" w:rsidTr="00721651">
        <w:tc>
          <w:tcPr>
            <w:tcW w:w="0" w:type="auto"/>
          </w:tcPr>
          <w:p w14:paraId="246810C3" w14:textId="7F54DD06" w:rsidR="00043A6B" w:rsidRPr="00265390" w:rsidDel="00BF1E51" w:rsidRDefault="00043A6B" w:rsidP="00721651">
            <w:pPr>
              <w:pStyle w:val="Compact"/>
              <w:jc w:val="both"/>
              <w:rPr>
                <w:moveFrom w:id="1126" w:author="Administrator" w:date="2023-08-28T11:34:00Z"/>
                <w:rFonts w:ascii="Times New Roman" w:hAnsi="Times New Roman" w:cs="Times New Roman"/>
              </w:rPr>
            </w:pPr>
            <w:moveFrom w:id="1127" w:author="Administrator" w:date="2023-08-28T11:34:00Z">
              <w:r w:rsidRPr="00265390" w:rsidDel="00BF1E51">
                <w:rPr>
                  <w:rFonts w:ascii="Times New Roman" w:hAnsi="Times New Roman" w:cs="Times New Roman"/>
                </w:rPr>
                <w:t>DF to AF (µm)</w:t>
              </w:r>
            </w:moveFrom>
          </w:p>
        </w:tc>
        <w:tc>
          <w:tcPr>
            <w:tcW w:w="0" w:type="auto"/>
          </w:tcPr>
          <w:p w14:paraId="4757C229" w14:textId="01C9235B" w:rsidR="00043A6B" w:rsidRPr="00265390" w:rsidDel="00BF1E51" w:rsidRDefault="00043A6B" w:rsidP="00721651">
            <w:pPr>
              <w:pStyle w:val="Compact"/>
              <w:jc w:val="both"/>
              <w:rPr>
                <w:moveFrom w:id="1128" w:author="Administrator" w:date="2023-08-28T11:34:00Z"/>
                <w:rFonts w:ascii="Times New Roman" w:hAnsi="Times New Roman" w:cs="Times New Roman"/>
              </w:rPr>
            </w:pPr>
            <w:moveFrom w:id="1129" w:author="Administrator" w:date="2023-08-28T11:34:00Z">
              <w:r w:rsidRPr="00265390" w:rsidDel="00BF1E51">
                <w:rPr>
                  <w:rFonts w:ascii="Times New Roman" w:hAnsi="Times New Roman" w:cs="Times New Roman"/>
                </w:rPr>
                <w:t>131±101</w:t>
              </w:r>
            </w:moveFrom>
          </w:p>
        </w:tc>
        <w:tc>
          <w:tcPr>
            <w:tcW w:w="0" w:type="auto"/>
          </w:tcPr>
          <w:p w14:paraId="0CC07703" w14:textId="5D1DAAC1" w:rsidR="00043A6B" w:rsidRPr="00265390" w:rsidDel="00BF1E51" w:rsidRDefault="00043A6B" w:rsidP="00721651">
            <w:pPr>
              <w:pStyle w:val="Compact"/>
              <w:jc w:val="both"/>
              <w:rPr>
                <w:moveFrom w:id="1130" w:author="Administrator" w:date="2023-08-28T11:34:00Z"/>
                <w:rFonts w:ascii="Times New Roman" w:hAnsi="Times New Roman" w:cs="Times New Roman"/>
              </w:rPr>
            </w:pPr>
            <w:moveFrom w:id="1131" w:author="Administrator" w:date="2023-08-28T11:34:00Z">
              <w:r w:rsidRPr="00265390" w:rsidDel="00BF1E51">
                <w:rPr>
                  <w:rFonts w:ascii="Times New Roman" w:hAnsi="Times New Roman" w:cs="Times New Roman"/>
                </w:rPr>
                <w:t>294±126</w:t>
              </w:r>
            </w:moveFrom>
          </w:p>
        </w:tc>
        <w:tc>
          <w:tcPr>
            <w:tcW w:w="0" w:type="auto"/>
          </w:tcPr>
          <w:p w14:paraId="4EA278F1" w14:textId="09E91975" w:rsidR="00043A6B" w:rsidRPr="00265390" w:rsidDel="00BF1E51" w:rsidRDefault="00043A6B" w:rsidP="00721651">
            <w:pPr>
              <w:pStyle w:val="Compact"/>
              <w:jc w:val="both"/>
              <w:rPr>
                <w:moveFrom w:id="1132" w:author="Administrator" w:date="2023-08-28T11:34:00Z"/>
                <w:rFonts w:ascii="Times New Roman" w:hAnsi="Times New Roman" w:cs="Times New Roman"/>
              </w:rPr>
            </w:pPr>
            <w:moveFrom w:id="1133" w:author="Administrator" w:date="2023-08-28T11:34:00Z">
              <w:r w:rsidRPr="00265390" w:rsidDel="00BF1E51">
                <w:rPr>
                  <w:rFonts w:ascii="Times New Roman" w:hAnsi="Times New Roman" w:cs="Times New Roman"/>
                </w:rPr>
                <w:t>0.2</w:t>
              </w:r>
            </w:moveFrom>
          </w:p>
        </w:tc>
      </w:tr>
    </w:tbl>
    <w:moveFromRangeEnd w:id="1011"/>
    <w:p w14:paraId="7B5B429B" w14:textId="115C2563" w:rsidR="00043A6B" w:rsidRPr="00C93F4D" w:rsidDel="00E301C7" w:rsidRDefault="00043A6B" w:rsidP="00043A6B">
      <w:pPr>
        <w:pStyle w:val="Abstract"/>
        <w:spacing w:line="480" w:lineRule="auto"/>
        <w:jc w:val="both"/>
        <w:rPr>
          <w:del w:id="1134" w:author="Administrator" w:date="2023-08-28T12:20:00Z"/>
          <w:rFonts w:ascii="Times New Roman" w:hAnsi="Times New Roman" w:cs="Times New Roman"/>
        </w:rPr>
      </w:pPr>
      <w:del w:id="1135" w:author="Administrator" w:date="2023-08-28T12:20:00Z">
        <w:r w:rsidRPr="00C93F4D" w:rsidDel="00E301C7">
          <w:rPr>
            <w:rFonts w:ascii="Times New Roman" w:hAnsi="Times New Roman" w:cs="Times New Roman"/>
            <w:sz w:val="24"/>
            <w:szCs w:val="24"/>
          </w:rPr>
          <w:delText xml:space="preserve">The largest mean size (Mean ± SD) of species </w:delText>
        </w:r>
        <w:r w:rsidRPr="00C93F4D" w:rsidDel="00E301C7">
          <w:rPr>
            <w:rFonts w:ascii="Times New Roman" w:hAnsi="Times New Roman" w:cs="Times New Roman"/>
            <w:i/>
            <w:iCs/>
            <w:sz w:val="24"/>
            <w:szCs w:val="24"/>
          </w:rPr>
          <w:delText>A.</w:delText>
        </w:r>
        <w:r w:rsidRPr="00C93F4D" w:rsidDel="00E301C7">
          <w:rPr>
            <w:rFonts w:ascii="Times New Roman" w:hAnsi="Times New Roman" w:cs="Times New Roman"/>
            <w:sz w:val="24"/>
            <w:szCs w:val="24"/>
          </w:rPr>
          <w:delText xml:space="preserve"> </w:delText>
        </w:r>
        <w:r w:rsidRPr="00C93F4D" w:rsidDel="00E301C7">
          <w:rPr>
            <w:rFonts w:ascii="Times New Roman" w:hAnsi="Times New Roman" w:cs="Times New Roman"/>
            <w:i/>
            <w:iCs/>
            <w:sz w:val="24"/>
            <w:szCs w:val="24"/>
          </w:rPr>
          <w:delText>mossambica</w:delText>
        </w:r>
        <w:r w:rsidRPr="00C93F4D" w:rsidDel="00E301C7">
          <w:rPr>
            <w:rFonts w:ascii="Times New Roman" w:hAnsi="Times New Roman" w:cs="Times New Roman"/>
            <w:sz w:val="24"/>
            <w:szCs w:val="24"/>
          </w:rPr>
          <w:delText xml:space="preserve"> glass eels were caught at sampling site SBE4 (5.57±0.87 cm) followed by, SBE3 (5.43±0.23 cm), while the smallest mean size was caught in site SBE2 (5.25±0.21 cm) and SBE1 (5.25±0.21 cm) respectively</w:delText>
        </w:r>
        <w:r w:rsidDel="00E301C7">
          <w:rPr>
            <w:rFonts w:ascii="Times New Roman" w:hAnsi="Times New Roman" w:cs="Times New Roman"/>
            <w:sz w:val="24"/>
            <w:szCs w:val="24"/>
          </w:rPr>
          <w:delText xml:space="preserve"> (Table 12)</w:delText>
        </w:r>
        <w:r w:rsidRPr="00C93F4D" w:rsidDel="00E301C7">
          <w:rPr>
            <w:rFonts w:ascii="Times New Roman" w:hAnsi="Times New Roman" w:cs="Times New Roman"/>
            <w:sz w:val="24"/>
            <w:szCs w:val="24"/>
          </w:rPr>
          <w:delText xml:space="preserve">. The largest mean size (Mean ± SD) of </w:delText>
        </w:r>
        <w:r w:rsidRPr="00C93F4D" w:rsidDel="00E301C7">
          <w:rPr>
            <w:rFonts w:ascii="Times New Roman" w:hAnsi="Times New Roman" w:cs="Times New Roman"/>
            <w:i/>
            <w:iCs/>
            <w:sz w:val="24"/>
            <w:szCs w:val="24"/>
          </w:rPr>
          <w:delText>A. bengalensis</w:delText>
        </w:r>
        <w:r w:rsidRPr="00C93F4D" w:rsidDel="00E301C7">
          <w:rPr>
            <w:rFonts w:ascii="Times New Roman" w:hAnsi="Times New Roman" w:cs="Times New Roman"/>
            <w:sz w:val="24"/>
            <w:szCs w:val="24"/>
          </w:rPr>
          <w:delText xml:space="preserve"> species were caught at sampling site SBE3 (5.4±0.33 cm) and SBE4 (5.4±0.2 cm) followed by, SBE2 (5.37±0.35 cm) while sampling site SBE1 (5.3±0.45 cm) had the smallest mean size. Glass eels of </w:delText>
        </w:r>
        <w:r w:rsidRPr="00C93F4D" w:rsidDel="00E301C7">
          <w:rPr>
            <w:rFonts w:ascii="Times New Roman" w:hAnsi="Times New Roman" w:cs="Times New Roman"/>
            <w:i/>
            <w:iCs/>
            <w:sz w:val="24"/>
            <w:szCs w:val="24"/>
          </w:rPr>
          <w:delText>A. marmorata</w:delText>
        </w:r>
        <w:r w:rsidRPr="00C93F4D" w:rsidDel="00E301C7">
          <w:rPr>
            <w:rFonts w:ascii="Times New Roman" w:hAnsi="Times New Roman" w:cs="Times New Roman"/>
            <w:sz w:val="24"/>
            <w:szCs w:val="24"/>
          </w:rPr>
          <w:delText xml:space="preserve"> species only caught at sampling site SBE4 measured 5.2±0.28 cm. </w:delText>
        </w:r>
      </w:del>
    </w:p>
    <w:p w14:paraId="77172AB1" w14:textId="2EDBA8BE" w:rsidR="00043A6B" w:rsidRPr="000D2224" w:rsidDel="00E301C7" w:rsidRDefault="00043A6B" w:rsidP="000D2224">
      <w:pPr>
        <w:pStyle w:val="ThesisTables"/>
        <w:rPr>
          <w:del w:id="1136" w:author="Administrator" w:date="2023-08-28T12:20:00Z"/>
          <w:rFonts w:eastAsiaTheme="minorHAnsi"/>
        </w:rPr>
      </w:pPr>
      <w:bookmarkStart w:id="1137" w:name="_Toc138614745"/>
      <w:bookmarkStart w:id="1138" w:name="_Toc143167119"/>
      <w:bookmarkStart w:id="1139" w:name="_Toc144072970"/>
      <w:del w:id="1140" w:author="Administrator" w:date="2023-08-28T12:20:00Z">
        <w:r w:rsidRPr="000D2224" w:rsidDel="00E301C7">
          <w:rPr>
            <w:rFonts w:eastAsiaTheme="minorHAnsi"/>
          </w:rPr>
          <w:delText xml:space="preserve">Table 12: Mean total lengths (Mean ± SD) of juvenile glass eel species caught across four sampling sites: SBE1, SBE2, SBE3, and SBE4 in </w:delText>
        </w:r>
        <w:bookmarkEnd w:id="1137"/>
        <w:r w:rsidRPr="000D2224" w:rsidDel="00E301C7">
          <w:rPr>
            <w:rFonts w:eastAsiaTheme="minorHAnsi"/>
          </w:rPr>
          <w:delText>Sabaki Estuary</w:delText>
        </w:r>
        <w:bookmarkEnd w:id="1138"/>
        <w:bookmarkEnd w:id="1139"/>
      </w:del>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50"/>
        <w:gridCol w:w="1629"/>
        <w:gridCol w:w="188"/>
        <w:gridCol w:w="1629"/>
        <w:gridCol w:w="1629"/>
        <w:gridCol w:w="188"/>
        <w:gridCol w:w="1977"/>
      </w:tblGrid>
      <w:tr w:rsidR="00043A6B" w:rsidRPr="00C93F4D" w:rsidDel="00E301C7" w14:paraId="0A077B74" w14:textId="70ADC9B2" w:rsidTr="00721651">
        <w:trPr>
          <w:cantSplit/>
          <w:tblHeader/>
          <w:jc w:val="center"/>
          <w:del w:id="1141" w:author="Administrator" w:date="2023-08-28T12:20:00Z"/>
        </w:trPr>
        <w:tc>
          <w:tcPr>
            <w:tcW w:w="0" w:type="auto"/>
            <w:tcBorders>
              <w:top w:val="single" w:sz="4" w:space="0" w:color="auto"/>
              <w:bottom w:val="single" w:sz="4" w:space="0" w:color="auto"/>
            </w:tcBorders>
          </w:tcPr>
          <w:p w14:paraId="4ECDC834" w14:textId="668B7C99" w:rsidR="00043A6B" w:rsidRPr="00C93F4D" w:rsidDel="00E301C7" w:rsidRDefault="00043A6B" w:rsidP="00721651">
            <w:pPr>
              <w:keepNext/>
              <w:spacing w:after="60"/>
              <w:jc w:val="both"/>
              <w:rPr>
                <w:del w:id="1142" w:author="Administrator" w:date="2023-08-28T12:20:00Z"/>
                <w:rFonts w:ascii="Times New Roman" w:hAnsi="Times New Roman"/>
              </w:rPr>
            </w:pPr>
            <w:del w:id="1143" w:author="Administrator" w:date="2023-08-28T12:20:00Z">
              <w:r w:rsidRPr="00C93F4D" w:rsidDel="00E301C7">
                <w:rPr>
                  <w:rFonts w:ascii="Times New Roman" w:hAnsi="Times New Roman"/>
                </w:rPr>
                <w:delText>Species</w:delText>
              </w:r>
            </w:del>
          </w:p>
        </w:tc>
        <w:tc>
          <w:tcPr>
            <w:tcW w:w="0" w:type="auto"/>
            <w:tcBorders>
              <w:top w:val="single" w:sz="4" w:space="0" w:color="auto"/>
              <w:bottom w:val="single" w:sz="4" w:space="0" w:color="auto"/>
            </w:tcBorders>
          </w:tcPr>
          <w:p w14:paraId="47864F21" w14:textId="49632025" w:rsidR="00043A6B" w:rsidRPr="00C93F4D" w:rsidDel="00E301C7" w:rsidRDefault="00043A6B" w:rsidP="00721651">
            <w:pPr>
              <w:keepNext/>
              <w:spacing w:after="60"/>
              <w:jc w:val="both"/>
              <w:rPr>
                <w:del w:id="1144" w:author="Administrator" w:date="2023-08-28T12:20:00Z"/>
                <w:rFonts w:ascii="Times New Roman" w:hAnsi="Times New Roman"/>
              </w:rPr>
            </w:pPr>
            <w:del w:id="1145" w:author="Administrator" w:date="2023-08-28T12:20:00Z">
              <w:r w:rsidRPr="00C93F4D" w:rsidDel="00E301C7">
                <w:rPr>
                  <w:rFonts w:ascii="Times New Roman" w:hAnsi="Times New Roman"/>
                </w:rPr>
                <w:delText>SBE1</w:delText>
              </w:r>
            </w:del>
          </w:p>
        </w:tc>
        <w:tc>
          <w:tcPr>
            <w:tcW w:w="0" w:type="auto"/>
            <w:tcBorders>
              <w:top w:val="single" w:sz="4" w:space="0" w:color="auto"/>
              <w:bottom w:val="single" w:sz="4" w:space="0" w:color="auto"/>
            </w:tcBorders>
          </w:tcPr>
          <w:p w14:paraId="06966F79" w14:textId="7AD51A1B" w:rsidR="00043A6B" w:rsidRPr="00C93F4D" w:rsidDel="00E301C7" w:rsidRDefault="00043A6B" w:rsidP="00721651">
            <w:pPr>
              <w:keepNext/>
              <w:spacing w:after="60"/>
              <w:jc w:val="both"/>
              <w:rPr>
                <w:del w:id="1146" w:author="Administrator" w:date="2023-08-28T12:20:00Z"/>
                <w:rFonts w:ascii="Times New Roman" w:hAnsi="Times New Roman"/>
              </w:rPr>
            </w:pPr>
          </w:p>
        </w:tc>
        <w:tc>
          <w:tcPr>
            <w:tcW w:w="0" w:type="auto"/>
            <w:tcBorders>
              <w:top w:val="single" w:sz="4" w:space="0" w:color="auto"/>
              <w:bottom w:val="single" w:sz="4" w:space="0" w:color="auto"/>
            </w:tcBorders>
          </w:tcPr>
          <w:p w14:paraId="543F1733" w14:textId="252AD803" w:rsidR="00043A6B" w:rsidRPr="00C93F4D" w:rsidDel="00E301C7" w:rsidRDefault="00043A6B" w:rsidP="00721651">
            <w:pPr>
              <w:keepNext/>
              <w:spacing w:after="60"/>
              <w:jc w:val="both"/>
              <w:rPr>
                <w:del w:id="1147" w:author="Administrator" w:date="2023-08-28T12:20:00Z"/>
                <w:rFonts w:ascii="Times New Roman" w:hAnsi="Times New Roman"/>
              </w:rPr>
            </w:pPr>
            <w:del w:id="1148" w:author="Administrator" w:date="2023-08-28T12:20:00Z">
              <w:r w:rsidRPr="00C93F4D" w:rsidDel="00E301C7">
                <w:rPr>
                  <w:rFonts w:ascii="Times New Roman" w:hAnsi="Times New Roman"/>
                </w:rPr>
                <w:delText>SBE2</w:delText>
              </w:r>
            </w:del>
          </w:p>
        </w:tc>
        <w:tc>
          <w:tcPr>
            <w:tcW w:w="0" w:type="auto"/>
            <w:tcBorders>
              <w:top w:val="single" w:sz="4" w:space="0" w:color="auto"/>
              <w:bottom w:val="single" w:sz="4" w:space="0" w:color="auto"/>
            </w:tcBorders>
          </w:tcPr>
          <w:p w14:paraId="1369D9BE" w14:textId="5D07770F" w:rsidR="00043A6B" w:rsidRPr="00C93F4D" w:rsidDel="00E301C7" w:rsidRDefault="00043A6B" w:rsidP="00721651">
            <w:pPr>
              <w:keepNext/>
              <w:spacing w:after="60"/>
              <w:jc w:val="both"/>
              <w:rPr>
                <w:del w:id="1149" w:author="Administrator" w:date="2023-08-28T12:20:00Z"/>
                <w:rFonts w:ascii="Times New Roman" w:hAnsi="Times New Roman"/>
              </w:rPr>
            </w:pPr>
            <w:del w:id="1150" w:author="Administrator" w:date="2023-08-28T12:20:00Z">
              <w:r w:rsidRPr="00C93F4D" w:rsidDel="00E301C7">
                <w:rPr>
                  <w:rFonts w:ascii="Times New Roman" w:hAnsi="Times New Roman"/>
                </w:rPr>
                <w:delText>SBE3</w:delText>
              </w:r>
            </w:del>
          </w:p>
        </w:tc>
        <w:tc>
          <w:tcPr>
            <w:tcW w:w="0" w:type="auto"/>
            <w:tcBorders>
              <w:top w:val="single" w:sz="4" w:space="0" w:color="auto"/>
              <w:bottom w:val="single" w:sz="4" w:space="0" w:color="auto"/>
            </w:tcBorders>
          </w:tcPr>
          <w:p w14:paraId="5ED31C2C" w14:textId="026F60BB" w:rsidR="00043A6B" w:rsidRPr="00C93F4D" w:rsidDel="00E301C7" w:rsidRDefault="00043A6B" w:rsidP="00721651">
            <w:pPr>
              <w:keepNext/>
              <w:spacing w:after="60"/>
              <w:jc w:val="both"/>
              <w:rPr>
                <w:del w:id="1151" w:author="Administrator" w:date="2023-08-28T12:20:00Z"/>
                <w:rFonts w:ascii="Times New Roman" w:hAnsi="Times New Roman"/>
              </w:rPr>
            </w:pPr>
          </w:p>
        </w:tc>
        <w:tc>
          <w:tcPr>
            <w:tcW w:w="0" w:type="auto"/>
            <w:tcBorders>
              <w:top w:val="single" w:sz="4" w:space="0" w:color="auto"/>
              <w:bottom w:val="single" w:sz="4" w:space="0" w:color="auto"/>
            </w:tcBorders>
          </w:tcPr>
          <w:p w14:paraId="63ECAF21" w14:textId="475706D4" w:rsidR="00043A6B" w:rsidRPr="00C93F4D" w:rsidDel="00E301C7" w:rsidRDefault="00043A6B" w:rsidP="00721651">
            <w:pPr>
              <w:keepNext/>
              <w:spacing w:after="60"/>
              <w:jc w:val="both"/>
              <w:rPr>
                <w:del w:id="1152" w:author="Administrator" w:date="2023-08-28T12:20:00Z"/>
                <w:rFonts w:ascii="Times New Roman" w:hAnsi="Times New Roman"/>
              </w:rPr>
            </w:pPr>
            <w:del w:id="1153" w:author="Administrator" w:date="2023-08-28T12:20:00Z">
              <w:r w:rsidRPr="00C93F4D" w:rsidDel="00E301C7">
                <w:rPr>
                  <w:rFonts w:ascii="Times New Roman" w:hAnsi="Times New Roman"/>
                </w:rPr>
                <w:delText>SBE4</w:delText>
              </w:r>
            </w:del>
          </w:p>
        </w:tc>
      </w:tr>
      <w:tr w:rsidR="00043A6B" w:rsidRPr="00C93F4D" w:rsidDel="00173982" w14:paraId="73032E85" w14:textId="6905D6C3" w:rsidTr="00721651">
        <w:trPr>
          <w:cantSplit/>
          <w:tblHeader/>
          <w:jc w:val="center"/>
          <w:del w:id="1154" w:author="Administrator" w:date="2023-08-28T12:06:00Z"/>
        </w:trPr>
        <w:tc>
          <w:tcPr>
            <w:tcW w:w="0" w:type="auto"/>
            <w:tcBorders>
              <w:top w:val="single" w:sz="4" w:space="0" w:color="auto"/>
              <w:bottom w:val="nil"/>
            </w:tcBorders>
          </w:tcPr>
          <w:p w14:paraId="5C17CB49" w14:textId="44E37E0D" w:rsidR="00043A6B" w:rsidRPr="00C93F4D" w:rsidDel="00173982" w:rsidRDefault="00043A6B" w:rsidP="00721651">
            <w:pPr>
              <w:keepNext/>
              <w:spacing w:after="60"/>
              <w:jc w:val="both"/>
              <w:rPr>
                <w:del w:id="1155" w:author="Administrator" w:date="2023-08-28T12:06:00Z"/>
                <w:rFonts w:ascii="Times New Roman" w:hAnsi="Times New Roman"/>
              </w:rPr>
            </w:pPr>
            <w:del w:id="1156" w:author="Administrator" w:date="2023-08-28T12:06:00Z">
              <w:r w:rsidRPr="00C93F4D" w:rsidDel="00173982">
                <w:rPr>
                  <w:rFonts w:ascii="Times New Roman" w:hAnsi="Times New Roman"/>
                </w:rPr>
                <w:delText>Glass eels</w:delText>
              </w:r>
            </w:del>
          </w:p>
        </w:tc>
        <w:tc>
          <w:tcPr>
            <w:tcW w:w="0" w:type="auto"/>
            <w:tcBorders>
              <w:top w:val="single" w:sz="4" w:space="0" w:color="auto"/>
              <w:bottom w:val="nil"/>
            </w:tcBorders>
          </w:tcPr>
          <w:p w14:paraId="17DE8790" w14:textId="666791CF" w:rsidR="00043A6B" w:rsidRPr="00C93F4D" w:rsidDel="00173982" w:rsidRDefault="00043A6B" w:rsidP="00721651">
            <w:pPr>
              <w:keepNext/>
              <w:spacing w:after="60"/>
              <w:jc w:val="both"/>
              <w:rPr>
                <w:del w:id="1157" w:author="Administrator" w:date="2023-08-28T12:06:00Z"/>
                <w:rFonts w:ascii="Times New Roman" w:hAnsi="Times New Roman"/>
              </w:rPr>
            </w:pPr>
          </w:p>
        </w:tc>
        <w:tc>
          <w:tcPr>
            <w:tcW w:w="0" w:type="auto"/>
            <w:tcBorders>
              <w:top w:val="single" w:sz="4" w:space="0" w:color="auto"/>
              <w:bottom w:val="nil"/>
            </w:tcBorders>
          </w:tcPr>
          <w:p w14:paraId="4F036332" w14:textId="2E51B147" w:rsidR="00043A6B" w:rsidRPr="00C93F4D" w:rsidDel="00173982" w:rsidRDefault="00043A6B" w:rsidP="00721651">
            <w:pPr>
              <w:keepNext/>
              <w:spacing w:after="60"/>
              <w:jc w:val="both"/>
              <w:rPr>
                <w:del w:id="1158" w:author="Administrator" w:date="2023-08-28T12:06:00Z"/>
                <w:rFonts w:ascii="Times New Roman" w:hAnsi="Times New Roman"/>
              </w:rPr>
            </w:pPr>
          </w:p>
        </w:tc>
        <w:tc>
          <w:tcPr>
            <w:tcW w:w="0" w:type="auto"/>
            <w:tcBorders>
              <w:top w:val="single" w:sz="4" w:space="0" w:color="auto"/>
              <w:bottom w:val="nil"/>
            </w:tcBorders>
          </w:tcPr>
          <w:p w14:paraId="500164BB" w14:textId="0F0ACD08" w:rsidR="00043A6B" w:rsidRPr="00C93F4D" w:rsidDel="00173982" w:rsidRDefault="00043A6B" w:rsidP="00721651">
            <w:pPr>
              <w:keepNext/>
              <w:spacing w:after="60"/>
              <w:jc w:val="both"/>
              <w:rPr>
                <w:del w:id="1159" w:author="Administrator" w:date="2023-08-28T12:06:00Z"/>
                <w:rFonts w:ascii="Times New Roman" w:hAnsi="Times New Roman"/>
              </w:rPr>
            </w:pPr>
          </w:p>
        </w:tc>
        <w:tc>
          <w:tcPr>
            <w:tcW w:w="0" w:type="auto"/>
            <w:tcBorders>
              <w:top w:val="single" w:sz="4" w:space="0" w:color="auto"/>
              <w:bottom w:val="nil"/>
            </w:tcBorders>
          </w:tcPr>
          <w:p w14:paraId="60824587" w14:textId="2C687663" w:rsidR="00043A6B" w:rsidRPr="00C93F4D" w:rsidDel="00173982" w:rsidRDefault="00043A6B" w:rsidP="00721651">
            <w:pPr>
              <w:keepNext/>
              <w:spacing w:after="60"/>
              <w:jc w:val="both"/>
              <w:rPr>
                <w:del w:id="1160" w:author="Administrator" w:date="2023-08-28T12:06:00Z"/>
                <w:rFonts w:ascii="Times New Roman" w:hAnsi="Times New Roman"/>
              </w:rPr>
            </w:pPr>
          </w:p>
        </w:tc>
        <w:tc>
          <w:tcPr>
            <w:tcW w:w="0" w:type="auto"/>
            <w:tcBorders>
              <w:top w:val="single" w:sz="4" w:space="0" w:color="auto"/>
              <w:bottom w:val="nil"/>
            </w:tcBorders>
          </w:tcPr>
          <w:p w14:paraId="00B245F5" w14:textId="3E927C92" w:rsidR="00043A6B" w:rsidRPr="00C93F4D" w:rsidDel="00173982" w:rsidRDefault="00043A6B" w:rsidP="00721651">
            <w:pPr>
              <w:keepNext/>
              <w:spacing w:after="60"/>
              <w:jc w:val="both"/>
              <w:rPr>
                <w:del w:id="1161" w:author="Administrator" w:date="2023-08-28T12:06:00Z"/>
                <w:rFonts w:ascii="Times New Roman" w:hAnsi="Times New Roman"/>
              </w:rPr>
            </w:pPr>
          </w:p>
        </w:tc>
        <w:tc>
          <w:tcPr>
            <w:tcW w:w="0" w:type="auto"/>
            <w:tcBorders>
              <w:top w:val="single" w:sz="4" w:space="0" w:color="auto"/>
              <w:bottom w:val="nil"/>
            </w:tcBorders>
          </w:tcPr>
          <w:p w14:paraId="5232696C" w14:textId="14C1C741" w:rsidR="00043A6B" w:rsidRPr="00C93F4D" w:rsidDel="00173982" w:rsidRDefault="00043A6B" w:rsidP="00721651">
            <w:pPr>
              <w:keepNext/>
              <w:spacing w:after="60"/>
              <w:jc w:val="both"/>
              <w:rPr>
                <w:del w:id="1162" w:author="Administrator" w:date="2023-08-28T12:06:00Z"/>
                <w:rFonts w:ascii="Times New Roman" w:hAnsi="Times New Roman"/>
              </w:rPr>
            </w:pPr>
          </w:p>
        </w:tc>
      </w:tr>
      <w:tr w:rsidR="00043A6B" w:rsidRPr="00C93F4D" w:rsidDel="00E301C7" w14:paraId="1EBBDC84" w14:textId="6FFA2FE8" w:rsidTr="00721651">
        <w:trPr>
          <w:cantSplit/>
          <w:jc w:val="center"/>
          <w:del w:id="1163" w:author="Administrator" w:date="2023-08-28T12:20:00Z"/>
        </w:trPr>
        <w:tc>
          <w:tcPr>
            <w:tcW w:w="0" w:type="auto"/>
            <w:tcBorders>
              <w:top w:val="nil"/>
            </w:tcBorders>
          </w:tcPr>
          <w:p w14:paraId="5C1CAB43" w14:textId="69D539A0" w:rsidR="00043A6B" w:rsidRPr="00C93F4D" w:rsidDel="00E301C7" w:rsidRDefault="00043A6B" w:rsidP="00721651">
            <w:pPr>
              <w:keepNext/>
              <w:spacing w:after="60"/>
              <w:jc w:val="both"/>
              <w:rPr>
                <w:del w:id="1164" w:author="Administrator" w:date="2023-08-28T12:20:00Z"/>
                <w:rFonts w:ascii="Times New Roman" w:hAnsi="Times New Roman"/>
                <w:i/>
                <w:iCs/>
              </w:rPr>
            </w:pPr>
            <w:del w:id="1165" w:author="Administrator" w:date="2023-08-28T12:20:00Z">
              <w:r w:rsidRPr="00C93F4D" w:rsidDel="00E301C7">
                <w:rPr>
                  <w:rFonts w:ascii="Times New Roman" w:hAnsi="Times New Roman"/>
                  <w:i/>
                  <w:iCs/>
                </w:rPr>
                <w:delText>A. mossambica</w:delText>
              </w:r>
              <w:r w:rsidDel="00E301C7">
                <w:rPr>
                  <w:rFonts w:ascii="Times New Roman" w:hAnsi="Times New Roman"/>
                  <w:i/>
                  <w:iCs/>
                </w:rPr>
                <w:delText xml:space="preserve"> </w:delText>
              </w:r>
            </w:del>
          </w:p>
        </w:tc>
        <w:tc>
          <w:tcPr>
            <w:tcW w:w="0" w:type="auto"/>
            <w:tcBorders>
              <w:top w:val="nil"/>
            </w:tcBorders>
          </w:tcPr>
          <w:p w14:paraId="52E3086C" w14:textId="7C3D5C8D" w:rsidR="00043A6B" w:rsidRPr="00C93F4D" w:rsidDel="00E301C7" w:rsidRDefault="00043A6B" w:rsidP="00721651">
            <w:pPr>
              <w:keepNext/>
              <w:spacing w:after="60"/>
              <w:jc w:val="both"/>
              <w:rPr>
                <w:del w:id="1166" w:author="Administrator" w:date="2023-08-28T12:20:00Z"/>
                <w:rFonts w:ascii="Times New Roman" w:hAnsi="Times New Roman"/>
              </w:rPr>
            </w:pPr>
            <w:del w:id="1167" w:author="Administrator" w:date="2023-08-28T12:20:00Z">
              <w:r w:rsidRPr="00C93F4D" w:rsidDel="00E301C7">
                <w:rPr>
                  <w:rFonts w:ascii="Times New Roman" w:hAnsi="Times New Roman"/>
                </w:rPr>
                <w:delText>5.25±0.21</w:delText>
              </w:r>
            </w:del>
          </w:p>
        </w:tc>
        <w:tc>
          <w:tcPr>
            <w:tcW w:w="0" w:type="auto"/>
            <w:tcBorders>
              <w:top w:val="nil"/>
            </w:tcBorders>
          </w:tcPr>
          <w:p w14:paraId="6AC70454" w14:textId="59148209" w:rsidR="00043A6B" w:rsidRPr="00C93F4D" w:rsidDel="00E301C7" w:rsidRDefault="00043A6B" w:rsidP="00721651">
            <w:pPr>
              <w:keepNext/>
              <w:spacing w:after="60"/>
              <w:jc w:val="both"/>
              <w:rPr>
                <w:del w:id="1168" w:author="Administrator" w:date="2023-08-28T12:20:00Z"/>
                <w:rFonts w:ascii="Times New Roman" w:hAnsi="Times New Roman"/>
              </w:rPr>
            </w:pPr>
          </w:p>
        </w:tc>
        <w:tc>
          <w:tcPr>
            <w:tcW w:w="0" w:type="auto"/>
            <w:tcBorders>
              <w:top w:val="nil"/>
            </w:tcBorders>
          </w:tcPr>
          <w:p w14:paraId="6FFDF656" w14:textId="1EE810F3" w:rsidR="00043A6B" w:rsidRPr="00C93F4D" w:rsidDel="00E301C7" w:rsidRDefault="00043A6B" w:rsidP="00721651">
            <w:pPr>
              <w:keepNext/>
              <w:spacing w:after="60"/>
              <w:jc w:val="both"/>
              <w:rPr>
                <w:del w:id="1169" w:author="Administrator" w:date="2023-08-28T12:20:00Z"/>
                <w:rFonts w:ascii="Times New Roman" w:hAnsi="Times New Roman"/>
              </w:rPr>
            </w:pPr>
            <w:del w:id="1170" w:author="Administrator" w:date="2023-08-28T12:20:00Z">
              <w:r w:rsidRPr="00C93F4D" w:rsidDel="00E301C7">
                <w:rPr>
                  <w:rFonts w:ascii="Times New Roman" w:hAnsi="Times New Roman"/>
                </w:rPr>
                <w:delText>5.28±0.23</w:delText>
              </w:r>
            </w:del>
          </w:p>
        </w:tc>
        <w:tc>
          <w:tcPr>
            <w:tcW w:w="0" w:type="auto"/>
            <w:tcBorders>
              <w:top w:val="nil"/>
            </w:tcBorders>
          </w:tcPr>
          <w:p w14:paraId="7CE029C4" w14:textId="4EEF26CE" w:rsidR="00043A6B" w:rsidRPr="00C93F4D" w:rsidDel="00E301C7" w:rsidRDefault="00043A6B" w:rsidP="00721651">
            <w:pPr>
              <w:keepNext/>
              <w:spacing w:after="60"/>
              <w:jc w:val="both"/>
              <w:rPr>
                <w:del w:id="1171" w:author="Administrator" w:date="2023-08-28T12:20:00Z"/>
                <w:rFonts w:ascii="Times New Roman" w:hAnsi="Times New Roman"/>
              </w:rPr>
            </w:pPr>
            <w:del w:id="1172" w:author="Administrator" w:date="2023-08-28T12:20:00Z">
              <w:r w:rsidRPr="00C93F4D" w:rsidDel="00E301C7">
                <w:rPr>
                  <w:rFonts w:ascii="Times New Roman" w:hAnsi="Times New Roman"/>
                </w:rPr>
                <w:delText>5.43±0.23</w:delText>
              </w:r>
            </w:del>
          </w:p>
        </w:tc>
        <w:tc>
          <w:tcPr>
            <w:tcW w:w="0" w:type="auto"/>
            <w:tcBorders>
              <w:top w:val="nil"/>
            </w:tcBorders>
          </w:tcPr>
          <w:p w14:paraId="3EAF2D07" w14:textId="47B084CD" w:rsidR="00043A6B" w:rsidRPr="00C93F4D" w:rsidDel="00E301C7" w:rsidRDefault="00043A6B" w:rsidP="00721651">
            <w:pPr>
              <w:keepNext/>
              <w:spacing w:after="60"/>
              <w:jc w:val="both"/>
              <w:rPr>
                <w:del w:id="1173" w:author="Administrator" w:date="2023-08-28T12:20:00Z"/>
                <w:rFonts w:ascii="Times New Roman" w:hAnsi="Times New Roman"/>
              </w:rPr>
            </w:pPr>
          </w:p>
        </w:tc>
        <w:tc>
          <w:tcPr>
            <w:tcW w:w="0" w:type="auto"/>
            <w:tcBorders>
              <w:top w:val="nil"/>
            </w:tcBorders>
          </w:tcPr>
          <w:p w14:paraId="615F43E0" w14:textId="0A0EAC71" w:rsidR="00043A6B" w:rsidRPr="00C93F4D" w:rsidDel="00E301C7" w:rsidRDefault="00043A6B" w:rsidP="00721651">
            <w:pPr>
              <w:keepNext/>
              <w:spacing w:after="60"/>
              <w:jc w:val="both"/>
              <w:rPr>
                <w:del w:id="1174" w:author="Administrator" w:date="2023-08-28T12:20:00Z"/>
                <w:rFonts w:ascii="Times New Roman" w:hAnsi="Times New Roman"/>
              </w:rPr>
            </w:pPr>
            <w:del w:id="1175" w:author="Administrator" w:date="2023-08-28T12:20:00Z">
              <w:r w:rsidRPr="00C93F4D" w:rsidDel="00E301C7">
                <w:rPr>
                  <w:rFonts w:ascii="Times New Roman" w:hAnsi="Times New Roman"/>
                </w:rPr>
                <w:delText>5.57±0.87</w:delText>
              </w:r>
            </w:del>
          </w:p>
        </w:tc>
      </w:tr>
      <w:tr w:rsidR="00043A6B" w:rsidRPr="00C93F4D" w:rsidDel="00E301C7" w14:paraId="437C640D" w14:textId="692EAD30" w:rsidTr="00721651">
        <w:trPr>
          <w:cantSplit/>
          <w:jc w:val="center"/>
          <w:del w:id="1176" w:author="Administrator" w:date="2023-08-28T12:20:00Z"/>
        </w:trPr>
        <w:tc>
          <w:tcPr>
            <w:tcW w:w="0" w:type="auto"/>
          </w:tcPr>
          <w:p w14:paraId="28077C43" w14:textId="434926A7" w:rsidR="00043A6B" w:rsidRPr="00C93F4D" w:rsidDel="00E301C7" w:rsidRDefault="00043A6B" w:rsidP="00721651">
            <w:pPr>
              <w:keepNext/>
              <w:spacing w:after="60"/>
              <w:jc w:val="both"/>
              <w:rPr>
                <w:del w:id="1177" w:author="Administrator" w:date="2023-08-28T12:20:00Z"/>
                <w:rFonts w:ascii="Times New Roman" w:hAnsi="Times New Roman"/>
                <w:i/>
                <w:iCs/>
              </w:rPr>
            </w:pPr>
            <w:del w:id="1178" w:author="Administrator" w:date="2023-08-28T12:20:00Z">
              <w:r w:rsidRPr="00C93F4D" w:rsidDel="00E301C7">
                <w:rPr>
                  <w:rFonts w:ascii="Times New Roman" w:hAnsi="Times New Roman"/>
                  <w:i/>
                  <w:iCs/>
                </w:rPr>
                <w:delText>A. bengalensis</w:delText>
              </w:r>
            </w:del>
          </w:p>
        </w:tc>
        <w:tc>
          <w:tcPr>
            <w:tcW w:w="0" w:type="auto"/>
          </w:tcPr>
          <w:p w14:paraId="4236D4AE" w14:textId="48826D2C" w:rsidR="00043A6B" w:rsidRPr="00C93F4D" w:rsidDel="00E301C7" w:rsidRDefault="00043A6B" w:rsidP="00721651">
            <w:pPr>
              <w:keepNext/>
              <w:spacing w:after="60"/>
              <w:jc w:val="both"/>
              <w:rPr>
                <w:del w:id="1179" w:author="Administrator" w:date="2023-08-28T12:20:00Z"/>
                <w:rFonts w:ascii="Times New Roman" w:hAnsi="Times New Roman"/>
              </w:rPr>
            </w:pPr>
            <w:del w:id="1180" w:author="Administrator" w:date="2023-08-28T12:20:00Z">
              <w:r w:rsidRPr="00C93F4D" w:rsidDel="00E301C7">
                <w:rPr>
                  <w:rFonts w:ascii="Times New Roman" w:hAnsi="Times New Roman"/>
                </w:rPr>
                <w:delText>5.3±0.45</w:delText>
              </w:r>
            </w:del>
          </w:p>
        </w:tc>
        <w:tc>
          <w:tcPr>
            <w:tcW w:w="0" w:type="auto"/>
          </w:tcPr>
          <w:p w14:paraId="4C89F5D8" w14:textId="4EA30893" w:rsidR="00043A6B" w:rsidRPr="00C93F4D" w:rsidDel="00E301C7" w:rsidRDefault="00043A6B" w:rsidP="00721651">
            <w:pPr>
              <w:keepNext/>
              <w:spacing w:after="60"/>
              <w:jc w:val="both"/>
              <w:rPr>
                <w:del w:id="1181" w:author="Administrator" w:date="2023-08-28T12:20:00Z"/>
                <w:rFonts w:ascii="Times New Roman" w:hAnsi="Times New Roman"/>
              </w:rPr>
            </w:pPr>
          </w:p>
        </w:tc>
        <w:tc>
          <w:tcPr>
            <w:tcW w:w="0" w:type="auto"/>
          </w:tcPr>
          <w:p w14:paraId="63A9491E" w14:textId="39026AD3" w:rsidR="00043A6B" w:rsidRPr="00C93F4D" w:rsidDel="00E301C7" w:rsidRDefault="00043A6B" w:rsidP="00721651">
            <w:pPr>
              <w:keepNext/>
              <w:spacing w:after="60"/>
              <w:jc w:val="both"/>
              <w:rPr>
                <w:del w:id="1182" w:author="Administrator" w:date="2023-08-28T12:20:00Z"/>
                <w:rFonts w:ascii="Times New Roman" w:hAnsi="Times New Roman"/>
              </w:rPr>
            </w:pPr>
            <w:del w:id="1183" w:author="Administrator" w:date="2023-08-28T12:20:00Z">
              <w:r w:rsidRPr="00C93F4D" w:rsidDel="00E301C7">
                <w:rPr>
                  <w:rFonts w:ascii="Times New Roman" w:hAnsi="Times New Roman"/>
                </w:rPr>
                <w:delText>5.37±0.35</w:delText>
              </w:r>
            </w:del>
          </w:p>
        </w:tc>
        <w:tc>
          <w:tcPr>
            <w:tcW w:w="0" w:type="auto"/>
          </w:tcPr>
          <w:p w14:paraId="7066E215" w14:textId="31D1CCE4" w:rsidR="00043A6B" w:rsidRPr="00C93F4D" w:rsidDel="00E301C7" w:rsidRDefault="00043A6B" w:rsidP="00721651">
            <w:pPr>
              <w:keepNext/>
              <w:spacing w:after="60"/>
              <w:jc w:val="both"/>
              <w:rPr>
                <w:del w:id="1184" w:author="Administrator" w:date="2023-08-28T12:20:00Z"/>
                <w:rFonts w:ascii="Times New Roman" w:hAnsi="Times New Roman"/>
              </w:rPr>
            </w:pPr>
            <w:del w:id="1185" w:author="Administrator" w:date="2023-08-28T12:20:00Z">
              <w:r w:rsidRPr="00C93F4D" w:rsidDel="00E301C7">
                <w:rPr>
                  <w:rFonts w:ascii="Times New Roman" w:hAnsi="Times New Roman"/>
                </w:rPr>
                <w:delText>5.4±0.33</w:delText>
              </w:r>
            </w:del>
          </w:p>
        </w:tc>
        <w:tc>
          <w:tcPr>
            <w:tcW w:w="0" w:type="auto"/>
          </w:tcPr>
          <w:p w14:paraId="35FC25D5" w14:textId="58AE1726" w:rsidR="00043A6B" w:rsidRPr="00C93F4D" w:rsidDel="00E301C7" w:rsidRDefault="00043A6B" w:rsidP="00721651">
            <w:pPr>
              <w:keepNext/>
              <w:spacing w:after="60"/>
              <w:jc w:val="both"/>
              <w:rPr>
                <w:del w:id="1186" w:author="Administrator" w:date="2023-08-28T12:20:00Z"/>
                <w:rFonts w:ascii="Times New Roman" w:hAnsi="Times New Roman"/>
              </w:rPr>
            </w:pPr>
          </w:p>
        </w:tc>
        <w:tc>
          <w:tcPr>
            <w:tcW w:w="0" w:type="auto"/>
          </w:tcPr>
          <w:p w14:paraId="25442CEE" w14:textId="0650EA06" w:rsidR="00043A6B" w:rsidRPr="00C93F4D" w:rsidDel="00E301C7" w:rsidRDefault="00043A6B" w:rsidP="00721651">
            <w:pPr>
              <w:keepNext/>
              <w:spacing w:after="60"/>
              <w:jc w:val="both"/>
              <w:rPr>
                <w:del w:id="1187" w:author="Administrator" w:date="2023-08-28T12:20:00Z"/>
                <w:rFonts w:ascii="Times New Roman" w:hAnsi="Times New Roman"/>
              </w:rPr>
            </w:pPr>
            <w:del w:id="1188" w:author="Administrator" w:date="2023-08-28T12:20:00Z">
              <w:r w:rsidRPr="00C93F4D" w:rsidDel="00E301C7">
                <w:rPr>
                  <w:rFonts w:ascii="Times New Roman" w:hAnsi="Times New Roman"/>
                </w:rPr>
                <w:delText>5.4±0.2</w:delText>
              </w:r>
            </w:del>
          </w:p>
        </w:tc>
      </w:tr>
      <w:tr w:rsidR="00043A6B" w:rsidRPr="00C93F4D" w:rsidDel="00E301C7" w14:paraId="6D6E0D5D" w14:textId="60B1751D" w:rsidTr="00721651">
        <w:trPr>
          <w:cantSplit/>
          <w:jc w:val="center"/>
          <w:del w:id="1189" w:author="Administrator" w:date="2023-08-28T12:20:00Z"/>
        </w:trPr>
        <w:tc>
          <w:tcPr>
            <w:tcW w:w="0" w:type="auto"/>
          </w:tcPr>
          <w:p w14:paraId="16172C67" w14:textId="0B0C9633" w:rsidR="00043A6B" w:rsidRPr="00C93F4D" w:rsidDel="00E301C7" w:rsidRDefault="00043A6B" w:rsidP="00721651">
            <w:pPr>
              <w:keepNext/>
              <w:spacing w:after="60"/>
              <w:jc w:val="both"/>
              <w:rPr>
                <w:del w:id="1190" w:author="Administrator" w:date="2023-08-28T12:20:00Z"/>
                <w:rFonts w:ascii="Times New Roman" w:hAnsi="Times New Roman"/>
                <w:i/>
                <w:iCs/>
              </w:rPr>
            </w:pPr>
            <w:del w:id="1191" w:author="Administrator" w:date="2023-08-28T12:20:00Z">
              <w:r w:rsidRPr="00C93F4D" w:rsidDel="00E301C7">
                <w:rPr>
                  <w:rFonts w:ascii="Times New Roman" w:hAnsi="Times New Roman"/>
                  <w:i/>
                  <w:iCs/>
                </w:rPr>
                <w:delText>A. marmorata</w:delText>
              </w:r>
            </w:del>
          </w:p>
        </w:tc>
        <w:tc>
          <w:tcPr>
            <w:tcW w:w="0" w:type="auto"/>
          </w:tcPr>
          <w:p w14:paraId="120F318E" w14:textId="5806D733" w:rsidR="00043A6B" w:rsidRPr="00C93F4D" w:rsidDel="00E301C7" w:rsidRDefault="00043A6B" w:rsidP="00721651">
            <w:pPr>
              <w:keepNext/>
              <w:spacing w:after="60"/>
              <w:jc w:val="both"/>
              <w:rPr>
                <w:del w:id="1192" w:author="Administrator" w:date="2023-08-28T12:20:00Z"/>
                <w:rFonts w:ascii="Times New Roman" w:hAnsi="Times New Roman"/>
              </w:rPr>
            </w:pPr>
            <w:del w:id="1193" w:author="Administrator" w:date="2023-08-28T12:20:00Z">
              <w:r w:rsidRPr="00C93F4D" w:rsidDel="00E301C7">
                <w:rPr>
                  <w:rFonts w:ascii="Times New Roman" w:hAnsi="Times New Roman"/>
                </w:rPr>
                <w:delText>_</w:delText>
              </w:r>
            </w:del>
          </w:p>
        </w:tc>
        <w:tc>
          <w:tcPr>
            <w:tcW w:w="0" w:type="auto"/>
          </w:tcPr>
          <w:p w14:paraId="6BECC8A9" w14:textId="197A97B8" w:rsidR="00043A6B" w:rsidRPr="00C93F4D" w:rsidDel="00E301C7" w:rsidRDefault="00043A6B" w:rsidP="00721651">
            <w:pPr>
              <w:keepNext/>
              <w:spacing w:after="60"/>
              <w:jc w:val="both"/>
              <w:rPr>
                <w:del w:id="1194" w:author="Administrator" w:date="2023-08-28T12:20:00Z"/>
                <w:rFonts w:ascii="Times New Roman" w:hAnsi="Times New Roman"/>
              </w:rPr>
            </w:pPr>
          </w:p>
        </w:tc>
        <w:tc>
          <w:tcPr>
            <w:tcW w:w="0" w:type="auto"/>
          </w:tcPr>
          <w:p w14:paraId="75DADE72" w14:textId="23664416" w:rsidR="00043A6B" w:rsidRPr="00C93F4D" w:rsidDel="00E301C7" w:rsidRDefault="00043A6B" w:rsidP="00721651">
            <w:pPr>
              <w:keepNext/>
              <w:spacing w:after="60"/>
              <w:jc w:val="both"/>
              <w:rPr>
                <w:del w:id="1195" w:author="Administrator" w:date="2023-08-28T12:20:00Z"/>
                <w:rFonts w:ascii="Times New Roman" w:hAnsi="Times New Roman"/>
              </w:rPr>
            </w:pPr>
            <w:del w:id="1196" w:author="Administrator" w:date="2023-08-28T12:20:00Z">
              <w:r w:rsidRPr="00C93F4D" w:rsidDel="00E301C7">
                <w:rPr>
                  <w:rFonts w:ascii="Times New Roman" w:hAnsi="Times New Roman"/>
                </w:rPr>
                <w:delText>_</w:delText>
              </w:r>
            </w:del>
          </w:p>
        </w:tc>
        <w:tc>
          <w:tcPr>
            <w:tcW w:w="0" w:type="auto"/>
          </w:tcPr>
          <w:p w14:paraId="6894C0B6" w14:textId="5A0DD452" w:rsidR="00043A6B" w:rsidRPr="00C93F4D" w:rsidDel="00E301C7" w:rsidRDefault="00043A6B" w:rsidP="00721651">
            <w:pPr>
              <w:keepNext/>
              <w:spacing w:after="60"/>
              <w:jc w:val="both"/>
              <w:rPr>
                <w:del w:id="1197" w:author="Administrator" w:date="2023-08-28T12:20:00Z"/>
                <w:rFonts w:ascii="Times New Roman" w:hAnsi="Times New Roman"/>
              </w:rPr>
            </w:pPr>
            <w:del w:id="1198" w:author="Administrator" w:date="2023-08-28T12:20:00Z">
              <w:r w:rsidRPr="00C93F4D" w:rsidDel="00E301C7">
                <w:rPr>
                  <w:rFonts w:ascii="Times New Roman" w:hAnsi="Times New Roman"/>
                </w:rPr>
                <w:delText>_</w:delText>
              </w:r>
            </w:del>
          </w:p>
        </w:tc>
        <w:tc>
          <w:tcPr>
            <w:tcW w:w="0" w:type="auto"/>
          </w:tcPr>
          <w:p w14:paraId="2DB1E55A" w14:textId="5F973916" w:rsidR="00043A6B" w:rsidRPr="00C93F4D" w:rsidDel="00E301C7" w:rsidRDefault="00043A6B" w:rsidP="00721651">
            <w:pPr>
              <w:keepNext/>
              <w:spacing w:after="60"/>
              <w:jc w:val="both"/>
              <w:rPr>
                <w:del w:id="1199" w:author="Administrator" w:date="2023-08-28T12:20:00Z"/>
                <w:rFonts w:ascii="Times New Roman" w:hAnsi="Times New Roman"/>
              </w:rPr>
            </w:pPr>
          </w:p>
        </w:tc>
        <w:tc>
          <w:tcPr>
            <w:tcW w:w="0" w:type="auto"/>
          </w:tcPr>
          <w:p w14:paraId="1CB8825E" w14:textId="013EC8FE" w:rsidR="00043A6B" w:rsidRPr="00C93F4D" w:rsidDel="00E301C7" w:rsidRDefault="00043A6B" w:rsidP="00721651">
            <w:pPr>
              <w:keepNext/>
              <w:spacing w:after="60"/>
              <w:jc w:val="both"/>
              <w:rPr>
                <w:del w:id="1200" w:author="Administrator" w:date="2023-08-28T12:20:00Z"/>
                <w:rFonts w:ascii="Times New Roman" w:hAnsi="Times New Roman"/>
              </w:rPr>
            </w:pPr>
            <w:commentRangeStart w:id="1201"/>
            <w:del w:id="1202" w:author="Administrator" w:date="2023-08-28T12:20:00Z">
              <w:r w:rsidRPr="00C93F4D" w:rsidDel="00E301C7">
                <w:rPr>
                  <w:rFonts w:ascii="Times New Roman" w:hAnsi="Times New Roman"/>
                </w:rPr>
                <w:delText>5.2±0.28</w:delText>
              </w:r>
              <w:commentRangeEnd w:id="1201"/>
              <w:r w:rsidR="00173982" w:rsidDel="00E301C7">
                <w:rPr>
                  <w:rStyle w:val="CommentReference"/>
                </w:rPr>
                <w:commentReference w:id="1201"/>
              </w:r>
            </w:del>
          </w:p>
        </w:tc>
      </w:tr>
    </w:tbl>
    <w:p w14:paraId="0609DF8C" w14:textId="1483B04F" w:rsidR="00E301C7" w:rsidRPr="00E301C7" w:rsidDel="00E301C7" w:rsidRDefault="00E301C7">
      <w:pPr>
        <w:rPr>
          <w:del w:id="1203" w:author="Administrator" w:date="2023-08-28T12:20:00Z"/>
        </w:rPr>
        <w:pPrChange w:id="1204" w:author="Administrator" w:date="2023-08-28T12:13:00Z">
          <w:pPr>
            <w:pStyle w:val="ThesisTables"/>
            <w:jc w:val="both"/>
          </w:pPr>
        </w:pPrChange>
      </w:pPr>
    </w:p>
    <w:p w14:paraId="4E044B49" w14:textId="57661FF8" w:rsidR="00043A6B" w:rsidDel="00E301C7" w:rsidRDefault="00043A6B" w:rsidP="00043A6B">
      <w:pPr>
        <w:pStyle w:val="ThesisTables"/>
        <w:jc w:val="both"/>
        <w:rPr>
          <w:del w:id="1205" w:author="Administrator" w:date="2023-08-28T12:20:00Z"/>
        </w:rPr>
      </w:pPr>
      <w:bookmarkStart w:id="1206" w:name="_Toc144072971"/>
      <w:del w:id="1207" w:author="Administrator" w:date="2023-08-28T12:20:00Z">
        <w:r w:rsidRPr="00C93F4D" w:rsidDel="00E301C7">
          <w:rPr>
            <w:szCs w:val="24"/>
          </w:rPr>
          <w:delText xml:space="preserve">Elvers of </w:delText>
        </w:r>
        <w:r w:rsidRPr="00C93F4D" w:rsidDel="00E301C7">
          <w:rPr>
            <w:i/>
            <w:szCs w:val="24"/>
          </w:rPr>
          <w:delText>A. mossambica</w:delText>
        </w:r>
        <w:r w:rsidRPr="00C93F4D" w:rsidDel="00E301C7">
          <w:rPr>
            <w:szCs w:val="24"/>
          </w:rPr>
          <w:delText xml:space="preserve"> in sampling site SBE1, SBE3 and SBE4 had mean total lengths (Mean ± SD) of 5.43±0.15 cm, 8.33±1.54 cm and 10.4±0.85 cm, respectively</w:delText>
        </w:r>
        <w:r w:rsidDel="00E301C7">
          <w:rPr>
            <w:szCs w:val="24"/>
          </w:rPr>
          <w:delText xml:space="preserve"> (Table 13) (Figure 9)</w:delText>
        </w:r>
        <w:r w:rsidRPr="00C93F4D" w:rsidDel="00E301C7">
          <w:rPr>
            <w:szCs w:val="24"/>
          </w:rPr>
          <w:delText xml:space="preserve">. Elvers of </w:delText>
        </w:r>
        <w:r w:rsidRPr="00C93F4D" w:rsidDel="00E301C7">
          <w:rPr>
            <w:i/>
            <w:szCs w:val="24"/>
          </w:rPr>
          <w:delText>A. bengalensis</w:delText>
        </w:r>
        <w:r w:rsidRPr="00C93F4D" w:rsidDel="00E301C7">
          <w:rPr>
            <w:szCs w:val="24"/>
          </w:rPr>
          <w:delText xml:space="preserve"> present in sampling site SBE2, and SBE3 measured 7.5±0.1 cm and 7.3±0.1 respectively</w:delText>
        </w:r>
        <w:r w:rsidRPr="00C93F4D" w:rsidDel="00E301C7">
          <w:delText>.</w:delText>
        </w:r>
        <w:bookmarkEnd w:id="1206"/>
      </w:del>
    </w:p>
    <w:p w14:paraId="15C90816" w14:textId="03E550FA" w:rsidR="00043A6B" w:rsidDel="00E301C7" w:rsidRDefault="00043A6B" w:rsidP="00043A6B">
      <w:pPr>
        <w:pStyle w:val="Caption"/>
        <w:jc w:val="both"/>
        <w:rPr>
          <w:del w:id="1208" w:author="Administrator" w:date="2023-08-28T12:20:00Z"/>
          <w:rFonts w:eastAsiaTheme="minorHAnsi"/>
        </w:rPr>
      </w:pPr>
    </w:p>
    <w:p w14:paraId="5C48024A" w14:textId="0F603F2B" w:rsidR="00043A6B" w:rsidDel="00E301C7" w:rsidRDefault="00043A6B" w:rsidP="00043A6B">
      <w:pPr>
        <w:jc w:val="both"/>
        <w:rPr>
          <w:del w:id="1209" w:author="Administrator" w:date="2023-08-28T12:20:00Z"/>
          <w:rFonts w:eastAsiaTheme="minorHAnsi"/>
        </w:rPr>
      </w:pPr>
    </w:p>
    <w:p w14:paraId="518CC9F7" w14:textId="7A641EDF" w:rsidR="00043A6B" w:rsidDel="00E301C7" w:rsidRDefault="00043A6B" w:rsidP="00043A6B">
      <w:pPr>
        <w:jc w:val="both"/>
        <w:rPr>
          <w:del w:id="1210" w:author="Administrator" w:date="2023-08-28T12:20:00Z"/>
          <w:rFonts w:eastAsiaTheme="minorHAnsi"/>
        </w:rPr>
      </w:pPr>
    </w:p>
    <w:p w14:paraId="212CF6F4" w14:textId="6E015170" w:rsidR="00043A6B" w:rsidRPr="00572C10" w:rsidDel="00E301C7" w:rsidRDefault="00043A6B" w:rsidP="00043A6B">
      <w:pPr>
        <w:jc w:val="both"/>
        <w:rPr>
          <w:del w:id="1211" w:author="Administrator" w:date="2023-08-28T12:20:00Z"/>
          <w:rFonts w:eastAsiaTheme="minorHAnsi"/>
        </w:rPr>
      </w:pPr>
    </w:p>
    <w:p w14:paraId="550AA989" w14:textId="405B50A8" w:rsidR="00043A6B" w:rsidRPr="000D2224" w:rsidDel="00E301C7" w:rsidRDefault="00043A6B" w:rsidP="000D2224">
      <w:pPr>
        <w:pStyle w:val="ThesisTables"/>
        <w:rPr>
          <w:del w:id="1212" w:author="Administrator" w:date="2023-08-28T12:20:00Z"/>
        </w:rPr>
      </w:pPr>
      <w:bookmarkStart w:id="1213" w:name="_Toc144072972"/>
      <w:del w:id="1214" w:author="Administrator" w:date="2023-08-28T12:20:00Z">
        <w:r w:rsidRPr="000D2224" w:rsidDel="00E301C7">
          <w:rPr>
            <w:rFonts w:eastAsiaTheme="minorHAnsi"/>
          </w:rPr>
          <w:delText>Table 13: Mean total lengths (Mean ± SD) of juvenile elvers caught across four sampling sites: SBE1, SBE2, SBE3, and SBE4 in Sabaki Estuary</w:delText>
        </w:r>
        <w:bookmarkEnd w:id="1213"/>
      </w:del>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535"/>
        <w:gridCol w:w="1759"/>
        <w:gridCol w:w="203"/>
        <w:gridCol w:w="1372"/>
        <w:gridCol w:w="1759"/>
        <w:gridCol w:w="203"/>
        <w:gridCol w:w="1759"/>
      </w:tblGrid>
      <w:tr w:rsidR="00043A6B" w:rsidRPr="00C93F4D" w:rsidDel="00E301C7" w14:paraId="4CDEE747" w14:textId="745E8998" w:rsidTr="00721651">
        <w:trPr>
          <w:cantSplit/>
          <w:tblHeader/>
          <w:jc w:val="center"/>
          <w:del w:id="1215" w:author="Administrator" w:date="2023-08-28T12:20:00Z"/>
        </w:trPr>
        <w:tc>
          <w:tcPr>
            <w:tcW w:w="0" w:type="auto"/>
            <w:tcBorders>
              <w:top w:val="single" w:sz="4" w:space="0" w:color="auto"/>
              <w:bottom w:val="single" w:sz="4" w:space="0" w:color="auto"/>
            </w:tcBorders>
          </w:tcPr>
          <w:p w14:paraId="1516BDC5" w14:textId="40A103CB" w:rsidR="00043A6B" w:rsidRPr="00C93F4D" w:rsidDel="00E301C7" w:rsidRDefault="00043A6B" w:rsidP="00721651">
            <w:pPr>
              <w:keepNext/>
              <w:spacing w:after="60"/>
              <w:jc w:val="both"/>
              <w:rPr>
                <w:del w:id="1216" w:author="Administrator" w:date="2023-08-28T12:20:00Z"/>
                <w:rFonts w:ascii="Times New Roman" w:hAnsi="Times New Roman"/>
              </w:rPr>
            </w:pPr>
            <w:del w:id="1217" w:author="Administrator" w:date="2023-08-28T12:20:00Z">
              <w:r w:rsidRPr="00C93F4D" w:rsidDel="00E301C7">
                <w:rPr>
                  <w:rFonts w:ascii="Times New Roman" w:hAnsi="Times New Roman"/>
                </w:rPr>
                <w:delText>Species</w:delText>
              </w:r>
            </w:del>
          </w:p>
        </w:tc>
        <w:tc>
          <w:tcPr>
            <w:tcW w:w="0" w:type="auto"/>
            <w:tcBorders>
              <w:top w:val="single" w:sz="4" w:space="0" w:color="auto"/>
              <w:bottom w:val="single" w:sz="4" w:space="0" w:color="auto"/>
            </w:tcBorders>
          </w:tcPr>
          <w:p w14:paraId="247AEF9B" w14:textId="409659D8" w:rsidR="00043A6B" w:rsidRPr="00C93F4D" w:rsidDel="00E301C7" w:rsidRDefault="00043A6B" w:rsidP="00721651">
            <w:pPr>
              <w:keepNext/>
              <w:spacing w:after="60"/>
              <w:jc w:val="both"/>
              <w:rPr>
                <w:del w:id="1218" w:author="Administrator" w:date="2023-08-28T12:20:00Z"/>
                <w:rFonts w:ascii="Times New Roman" w:hAnsi="Times New Roman"/>
              </w:rPr>
            </w:pPr>
            <w:del w:id="1219" w:author="Administrator" w:date="2023-08-28T12:20:00Z">
              <w:r w:rsidRPr="00C93F4D" w:rsidDel="00E301C7">
                <w:rPr>
                  <w:rFonts w:ascii="Times New Roman" w:hAnsi="Times New Roman"/>
                </w:rPr>
                <w:delText>SBE1</w:delText>
              </w:r>
            </w:del>
          </w:p>
        </w:tc>
        <w:tc>
          <w:tcPr>
            <w:tcW w:w="0" w:type="auto"/>
            <w:tcBorders>
              <w:top w:val="single" w:sz="4" w:space="0" w:color="auto"/>
              <w:bottom w:val="single" w:sz="4" w:space="0" w:color="auto"/>
            </w:tcBorders>
          </w:tcPr>
          <w:p w14:paraId="1B46DA43" w14:textId="63019C24" w:rsidR="00043A6B" w:rsidRPr="00C93F4D" w:rsidDel="00E301C7" w:rsidRDefault="00043A6B" w:rsidP="00721651">
            <w:pPr>
              <w:keepNext/>
              <w:spacing w:after="60"/>
              <w:jc w:val="both"/>
              <w:rPr>
                <w:del w:id="1220" w:author="Administrator" w:date="2023-08-28T12:20:00Z"/>
                <w:rFonts w:ascii="Times New Roman" w:hAnsi="Times New Roman"/>
              </w:rPr>
            </w:pPr>
          </w:p>
        </w:tc>
        <w:tc>
          <w:tcPr>
            <w:tcW w:w="0" w:type="auto"/>
            <w:tcBorders>
              <w:top w:val="single" w:sz="4" w:space="0" w:color="auto"/>
              <w:bottom w:val="single" w:sz="4" w:space="0" w:color="auto"/>
            </w:tcBorders>
          </w:tcPr>
          <w:p w14:paraId="083004B9" w14:textId="7AC6B940" w:rsidR="00043A6B" w:rsidRPr="00C93F4D" w:rsidDel="00E301C7" w:rsidRDefault="00043A6B" w:rsidP="00721651">
            <w:pPr>
              <w:keepNext/>
              <w:spacing w:after="60"/>
              <w:jc w:val="both"/>
              <w:rPr>
                <w:del w:id="1221" w:author="Administrator" w:date="2023-08-28T12:20:00Z"/>
                <w:rFonts w:ascii="Times New Roman" w:hAnsi="Times New Roman"/>
              </w:rPr>
            </w:pPr>
            <w:del w:id="1222" w:author="Administrator" w:date="2023-08-28T12:20:00Z">
              <w:r w:rsidRPr="00C93F4D" w:rsidDel="00E301C7">
                <w:rPr>
                  <w:rFonts w:ascii="Times New Roman" w:hAnsi="Times New Roman"/>
                </w:rPr>
                <w:delText>SBE2</w:delText>
              </w:r>
            </w:del>
          </w:p>
        </w:tc>
        <w:tc>
          <w:tcPr>
            <w:tcW w:w="0" w:type="auto"/>
            <w:tcBorders>
              <w:top w:val="single" w:sz="4" w:space="0" w:color="auto"/>
              <w:bottom w:val="single" w:sz="4" w:space="0" w:color="auto"/>
            </w:tcBorders>
          </w:tcPr>
          <w:p w14:paraId="3531F284" w14:textId="6E3A0867" w:rsidR="00043A6B" w:rsidRPr="00C93F4D" w:rsidDel="00E301C7" w:rsidRDefault="00043A6B" w:rsidP="00721651">
            <w:pPr>
              <w:keepNext/>
              <w:spacing w:after="60"/>
              <w:jc w:val="both"/>
              <w:rPr>
                <w:del w:id="1223" w:author="Administrator" w:date="2023-08-28T12:20:00Z"/>
                <w:rFonts w:ascii="Times New Roman" w:hAnsi="Times New Roman"/>
              </w:rPr>
            </w:pPr>
            <w:del w:id="1224" w:author="Administrator" w:date="2023-08-28T12:20:00Z">
              <w:r w:rsidRPr="00C93F4D" w:rsidDel="00E301C7">
                <w:rPr>
                  <w:rFonts w:ascii="Times New Roman" w:hAnsi="Times New Roman"/>
                </w:rPr>
                <w:delText>SBE3</w:delText>
              </w:r>
            </w:del>
          </w:p>
        </w:tc>
        <w:tc>
          <w:tcPr>
            <w:tcW w:w="0" w:type="auto"/>
            <w:tcBorders>
              <w:top w:val="single" w:sz="4" w:space="0" w:color="auto"/>
              <w:bottom w:val="single" w:sz="4" w:space="0" w:color="auto"/>
            </w:tcBorders>
          </w:tcPr>
          <w:p w14:paraId="58318C77" w14:textId="43614A5C" w:rsidR="00043A6B" w:rsidRPr="00C93F4D" w:rsidDel="00E301C7" w:rsidRDefault="00043A6B" w:rsidP="00721651">
            <w:pPr>
              <w:keepNext/>
              <w:spacing w:after="60"/>
              <w:jc w:val="both"/>
              <w:rPr>
                <w:del w:id="1225" w:author="Administrator" w:date="2023-08-28T12:20:00Z"/>
                <w:rFonts w:ascii="Times New Roman" w:hAnsi="Times New Roman"/>
              </w:rPr>
            </w:pPr>
          </w:p>
        </w:tc>
        <w:tc>
          <w:tcPr>
            <w:tcW w:w="0" w:type="auto"/>
            <w:tcBorders>
              <w:top w:val="single" w:sz="4" w:space="0" w:color="auto"/>
              <w:bottom w:val="single" w:sz="4" w:space="0" w:color="auto"/>
            </w:tcBorders>
          </w:tcPr>
          <w:p w14:paraId="7FE69B40" w14:textId="56EA44CE" w:rsidR="00043A6B" w:rsidRPr="00C93F4D" w:rsidDel="00E301C7" w:rsidRDefault="00043A6B" w:rsidP="00721651">
            <w:pPr>
              <w:keepNext/>
              <w:spacing w:after="60"/>
              <w:jc w:val="both"/>
              <w:rPr>
                <w:del w:id="1226" w:author="Administrator" w:date="2023-08-28T12:20:00Z"/>
                <w:rFonts w:ascii="Times New Roman" w:hAnsi="Times New Roman"/>
              </w:rPr>
            </w:pPr>
            <w:del w:id="1227" w:author="Administrator" w:date="2023-08-28T12:20:00Z">
              <w:r w:rsidRPr="00C93F4D" w:rsidDel="00E301C7">
                <w:rPr>
                  <w:rFonts w:ascii="Times New Roman" w:hAnsi="Times New Roman"/>
                </w:rPr>
                <w:delText>SBE4</w:delText>
              </w:r>
            </w:del>
          </w:p>
        </w:tc>
      </w:tr>
      <w:tr w:rsidR="00043A6B" w:rsidRPr="00C93F4D" w:rsidDel="00E301C7" w14:paraId="25228CBE" w14:textId="1D961311" w:rsidTr="00721651">
        <w:trPr>
          <w:cantSplit/>
          <w:jc w:val="center"/>
          <w:del w:id="1228" w:author="Administrator" w:date="2023-08-28T12:20:00Z"/>
        </w:trPr>
        <w:tc>
          <w:tcPr>
            <w:tcW w:w="0" w:type="auto"/>
          </w:tcPr>
          <w:p w14:paraId="1E5B608B" w14:textId="26724381" w:rsidR="00043A6B" w:rsidRPr="00C93F4D" w:rsidDel="00E301C7" w:rsidRDefault="00043A6B" w:rsidP="00721651">
            <w:pPr>
              <w:keepNext/>
              <w:spacing w:after="60"/>
              <w:jc w:val="both"/>
              <w:rPr>
                <w:del w:id="1229" w:author="Administrator" w:date="2023-08-28T12:20:00Z"/>
                <w:rFonts w:ascii="Times New Roman" w:hAnsi="Times New Roman"/>
                <w:i/>
                <w:iCs/>
              </w:rPr>
            </w:pPr>
            <w:del w:id="1230" w:author="Administrator" w:date="2023-08-28T12:20:00Z">
              <w:r w:rsidRPr="00C93F4D" w:rsidDel="00E301C7">
                <w:rPr>
                  <w:rFonts w:ascii="Times New Roman" w:hAnsi="Times New Roman"/>
                  <w:i/>
                  <w:iCs/>
                </w:rPr>
                <w:delText>A. mossambica</w:delText>
              </w:r>
            </w:del>
          </w:p>
        </w:tc>
        <w:tc>
          <w:tcPr>
            <w:tcW w:w="0" w:type="auto"/>
          </w:tcPr>
          <w:p w14:paraId="32936E7E" w14:textId="41C95F5E" w:rsidR="00043A6B" w:rsidRPr="00C93F4D" w:rsidDel="00E301C7" w:rsidRDefault="00043A6B" w:rsidP="00721651">
            <w:pPr>
              <w:keepNext/>
              <w:spacing w:after="60"/>
              <w:jc w:val="both"/>
              <w:rPr>
                <w:del w:id="1231" w:author="Administrator" w:date="2023-08-28T12:20:00Z"/>
                <w:rFonts w:ascii="Times New Roman" w:hAnsi="Times New Roman"/>
              </w:rPr>
            </w:pPr>
            <w:del w:id="1232" w:author="Administrator" w:date="2023-08-28T12:20:00Z">
              <w:r w:rsidRPr="00C93F4D" w:rsidDel="00E301C7">
                <w:rPr>
                  <w:rFonts w:ascii="Times New Roman" w:hAnsi="Times New Roman"/>
                </w:rPr>
                <w:delText>5.43±0.15</w:delText>
              </w:r>
            </w:del>
          </w:p>
        </w:tc>
        <w:tc>
          <w:tcPr>
            <w:tcW w:w="0" w:type="auto"/>
          </w:tcPr>
          <w:p w14:paraId="5D02A1E0" w14:textId="655C7F0D" w:rsidR="00043A6B" w:rsidRPr="00C93F4D" w:rsidDel="00E301C7" w:rsidRDefault="00043A6B" w:rsidP="00721651">
            <w:pPr>
              <w:keepNext/>
              <w:spacing w:after="60"/>
              <w:jc w:val="both"/>
              <w:rPr>
                <w:del w:id="1233" w:author="Administrator" w:date="2023-08-28T12:20:00Z"/>
                <w:rFonts w:ascii="Times New Roman" w:hAnsi="Times New Roman"/>
              </w:rPr>
            </w:pPr>
          </w:p>
        </w:tc>
        <w:tc>
          <w:tcPr>
            <w:tcW w:w="0" w:type="auto"/>
          </w:tcPr>
          <w:p w14:paraId="490900DD" w14:textId="425B36EA" w:rsidR="00043A6B" w:rsidRPr="00C93F4D" w:rsidDel="00E301C7" w:rsidRDefault="00043A6B" w:rsidP="00721651">
            <w:pPr>
              <w:keepNext/>
              <w:spacing w:after="60"/>
              <w:jc w:val="both"/>
              <w:rPr>
                <w:del w:id="1234" w:author="Administrator" w:date="2023-08-28T12:20:00Z"/>
                <w:rFonts w:ascii="Times New Roman" w:hAnsi="Times New Roman"/>
              </w:rPr>
            </w:pPr>
            <w:del w:id="1235" w:author="Administrator" w:date="2023-08-28T12:20:00Z">
              <w:r w:rsidRPr="00C93F4D" w:rsidDel="00E301C7">
                <w:rPr>
                  <w:rFonts w:ascii="Times New Roman" w:hAnsi="Times New Roman"/>
                </w:rPr>
                <w:delText>_</w:delText>
              </w:r>
            </w:del>
          </w:p>
        </w:tc>
        <w:tc>
          <w:tcPr>
            <w:tcW w:w="0" w:type="auto"/>
          </w:tcPr>
          <w:p w14:paraId="79730D1A" w14:textId="54596CA8" w:rsidR="00043A6B" w:rsidRPr="00C93F4D" w:rsidDel="00E301C7" w:rsidRDefault="00043A6B" w:rsidP="00721651">
            <w:pPr>
              <w:keepNext/>
              <w:spacing w:after="60"/>
              <w:jc w:val="both"/>
              <w:rPr>
                <w:del w:id="1236" w:author="Administrator" w:date="2023-08-28T12:20:00Z"/>
                <w:rFonts w:ascii="Times New Roman" w:hAnsi="Times New Roman"/>
              </w:rPr>
            </w:pPr>
            <w:del w:id="1237" w:author="Administrator" w:date="2023-08-28T12:20:00Z">
              <w:r w:rsidRPr="00C93F4D" w:rsidDel="00E301C7">
                <w:rPr>
                  <w:rFonts w:ascii="Times New Roman" w:hAnsi="Times New Roman"/>
                </w:rPr>
                <w:delText>8.33±1.54</w:delText>
              </w:r>
            </w:del>
          </w:p>
        </w:tc>
        <w:tc>
          <w:tcPr>
            <w:tcW w:w="0" w:type="auto"/>
          </w:tcPr>
          <w:p w14:paraId="4DCA9116" w14:textId="05AA492B" w:rsidR="00043A6B" w:rsidRPr="00C93F4D" w:rsidDel="00E301C7" w:rsidRDefault="00043A6B" w:rsidP="00721651">
            <w:pPr>
              <w:keepNext/>
              <w:spacing w:after="60"/>
              <w:jc w:val="both"/>
              <w:rPr>
                <w:del w:id="1238" w:author="Administrator" w:date="2023-08-28T12:20:00Z"/>
                <w:rFonts w:ascii="Times New Roman" w:hAnsi="Times New Roman"/>
              </w:rPr>
            </w:pPr>
          </w:p>
        </w:tc>
        <w:tc>
          <w:tcPr>
            <w:tcW w:w="0" w:type="auto"/>
          </w:tcPr>
          <w:p w14:paraId="6F2CCF88" w14:textId="6A5D6FC7" w:rsidR="00043A6B" w:rsidRPr="00C93F4D" w:rsidDel="00E301C7" w:rsidRDefault="00043A6B" w:rsidP="00721651">
            <w:pPr>
              <w:keepNext/>
              <w:spacing w:after="60"/>
              <w:jc w:val="both"/>
              <w:rPr>
                <w:del w:id="1239" w:author="Administrator" w:date="2023-08-28T12:20:00Z"/>
                <w:rFonts w:ascii="Times New Roman" w:hAnsi="Times New Roman"/>
              </w:rPr>
            </w:pPr>
            <w:del w:id="1240" w:author="Administrator" w:date="2023-08-28T12:20:00Z">
              <w:r w:rsidRPr="00C93F4D" w:rsidDel="00E301C7">
                <w:rPr>
                  <w:rFonts w:ascii="Times New Roman" w:hAnsi="Times New Roman"/>
                </w:rPr>
                <w:delText>10.4±0.85</w:delText>
              </w:r>
            </w:del>
          </w:p>
        </w:tc>
      </w:tr>
      <w:tr w:rsidR="00043A6B" w:rsidRPr="00C93F4D" w:rsidDel="00E301C7" w14:paraId="1C6EF3AF" w14:textId="5A01293F" w:rsidTr="00721651">
        <w:trPr>
          <w:cantSplit/>
          <w:jc w:val="center"/>
          <w:del w:id="1241" w:author="Administrator" w:date="2023-08-28T12:20:00Z"/>
        </w:trPr>
        <w:tc>
          <w:tcPr>
            <w:tcW w:w="0" w:type="auto"/>
          </w:tcPr>
          <w:p w14:paraId="397E2413" w14:textId="67BF1D33" w:rsidR="00043A6B" w:rsidRPr="00C93F4D" w:rsidDel="00E301C7" w:rsidRDefault="00043A6B" w:rsidP="00721651">
            <w:pPr>
              <w:keepNext/>
              <w:spacing w:after="60"/>
              <w:jc w:val="both"/>
              <w:rPr>
                <w:del w:id="1242" w:author="Administrator" w:date="2023-08-28T12:20:00Z"/>
                <w:rFonts w:ascii="Times New Roman" w:hAnsi="Times New Roman"/>
                <w:i/>
                <w:iCs/>
              </w:rPr>
            </w:pPr>
            <w:del w:id="1243" w:author="Administrator" w:date="2023-08-28T12:20:00Z">
              <w:r w:rsidRPr="00C93F4D" w:rsidDel="00E301C7">
                <w:rPr>
                  <w:rFonts w:ascii="Times New Roman" w:hAnsi="Times New Roman"/>
                  <w:i/>
                  <w:iCs/>
                </w:rPr>
                <w:delText>A. bengalensis</w:delText>
              </w:r>
            </w:del>
          </w:p>
        </w:tc>
        <w:tc>
          <w:tcPr>
            <w:tcW w:w="0" w:type="auto"/>
          </w:tcPr>
          <w:p w14:paraId="373AB895" w14:textId="2DF3A499" w:rsidR="00043A6B" w:rsidRPr="00C93F4D" w:rsidDel="00E301C7" w:rsidRDefault="00043A6B" w:rsidP="00721651">
            <w:pPr>
              <w:keepNext/>
              <w:spacing w:after="60"/>
              <w:jc w:val="both"/>
              <w:rPr>
                <w:del w:id="1244" w:author="Administrator" w:date="2023-08-28T12:20:00Z"/>
                <w:rFonts w:ascii="Times New Roman" w:hAnsi="Times New Roman"/>
              </w:rPr>
            </w:pPr>
            <w:del w:id="1245" w:author="Administrator" w:date="2023-08-28T12:20:00Z">
              <w:r w:rsidRPr="00C93F4D" w:rsidDel="00E301C7">
                <w:rPr>
                  <w:rFonts w:ascii="Times New Roman" w:hAnsi="Times New Roman"/>
                </w:rPr>
                <w:delText>_</w:delText>
              </w:r>
            </w:del>
          </w:p>
        </w:tc>
        <w:tc>
          <w:tcPr>
            <w:tcW w:w="0" w:type="auto"/>
          </w:tcPr>
          <w:p w14:paraId="62C7F123" w14:textId="76FE3BA6" w:rsidR="00043A6B" w:rsidRPr="00C93F4D" w:rsidDel="00E301C7" w:rsidRDefault="00043A6B" w:rsidP="00721651">
            <w:pPr>
              <w:keepNext/>
              <w:spacing w:after="60"/>
              <w:jc w:val="both"/>
              <w:rPr>
                <w:del w:id="1246" w:author="Administrator" w:date="2023-08-28T12:20:00Z"/>
                <w:rFonts w:ascii="Times New Roman" w:hAnsi="Times New Roman"/>
              </w:rPr>
            </w:pPr>
          </w:p>
        </w:tc>
        <w:tc>
          <w:tcPr>
            <w:tcW w:w="0" w:type="auto"/>
          </w:tcPr>
          <w:p w14:paraId="2B7AB0B8" w14:textId="39FDAF2E" w:rsidR="00043A6B" w:rsidRPr="00C93F4D" w:rsidDel="00E301C7" w:rsidRDefault="00043A6B" w:rsidP="00721651">
            <w:pPr>
              <w:keepNext/>
              <w:spacing w:after="60"/>
              <w:jc w:val="both"/>
              <w:rPr>
                <w:del w:id="1247" w:author="Administrator" w:date="2023-08-28T12:20:00Z"/>
                <w:rFonts w:ascii="Times New Roman" w:hAnsi="Times New Roman"/>
              </w:rPr>
            </w:pPr>
            <w:del w:id="1248" w:author="Administrator" w:date="2023-08-28T12:20:00Z">
              <w:r w:rsidRPr="00C93F4D" w:rsidDel="00E301C7">
                <w:rPr>
                  <w:rFonts w:ascii="Times New Roman" w:hAnsi="Times New Roman"/>
                </w:rPr>
                <w:delText>7.5±0.1</w:delText>
              </w:r>
            </w:del>
          </w:p>
        </w:tc>
        <w:tc>
          <w:tcPr>
            <w:tcW w:w="0" w:type="auto"/>
          </w:tcPr>
          <w:p w14:paraId="1CDA56FE" w14:textId="426D8532" w:rsidR="00043A6B" w:rsidRPr="00C93F4D" w:rsidDel="00E301C7" w:rsidRDefault="00043A6B" w:rsidP="00721651">
            <w:pPr>
              <w:keepNext/>
              <w:spacing w:after="60"/>
              <w:jc w:val="both"/>
              <w:rPr>
                <w:del w:id="1249" w:author="Administrator" w:date="2023-08-28T12:20:00Z"/>
                <w:rFonts w:ascii="Times New Roman" w:hAnsi="Times New Roman"/>
              </w:rPr>
            </w:pPr>
            <w:del w:id="1250" w:author="Administrator" w:date="2023-08-28T12:20:00Z">
              <w:r w:rsidRPr="00C93F4D" w:rsidDel="00E301C7">
                <w:rPr>
                  <w:rFonts w:ascii="Times New Roman" w:hAnsi="Times New Roman"/>
                </w:rPr>
                <w:delText>7.3±0.1</w:delText>
              </w:r>
            </w:del>
          </w:p>
        </w:tc>
        <w:tc>
          <w:tcPr>
            <w:tcW w:w="0" w:type="auto"/>
          </w:tcPr>
          <w:p w14:paraId="7F480112" w14:textId="7E9BB80F" w:rsidR="00043A6B" w:rsidRPr="00C93F4D" w:rsidDel="00E301C7" w:rsidRDefault="00043A6B" w:rsidP="00721651">
            <w:pPr>
              <w:keepNext/>
              <w:spacing w:after="60"/>
              <w:jc w:val="both"/>
              <w:rPr>
                <w:del w:id="1251" w:author="Administrator" w:date="2023-08-28T12:20:00Z"/>
                <w:rFonts w:ascii="Times New Roman" w:hAnsi="Times New Roman"/>
              </w:rPr>
            </w:pPr>
          </w:p>
        </w:tc>
        <w:tc>
          <w:tcPr>
            <w:tcW w:w="0" w:type="auto"/>
          </w:tcPr>
          <w:p w14:paraId="085E1597" w14:textId="5BDA1FC1" w:rsidR="00043A6B" w:rsidRPr="00C93F4D" w:rsidDel="00E301C7" w:rsidRDefault="00043A6B" w:rsidP="00721651">
            <w:pPr>
              <w:keepNext/>
              <w:spacing w:after="60"/>
              <w:jc w:val="both"/>
              <w:rPr>
                <w:del w:id="1252" w:author="Administrator" w:date="2023-08-28T12:20:00Z"/>
                <w:rFonts w:ascii="Times New Roman" w:hAnsi="Times New Roman"/>
              </w:rPr>
            </w:pPr>
            <w:del w:id="1253" w:author="Administrator" w:date="2023-08-28T12:20:00Z">
              <w:r w:rsidRPr="00C93F4D" w:rsidDel="00E301C7">
                <w:rPr>
                  <w:rFonts w:ascii="Times New Roman" w:hAnsi="Times New Roman"/>
                </w:rPr>
                <w:delText>_</w:delText>
              </w:r>
            </w:del>
          </w:p>
        </w:tc>
      </w:tr>
    </w:tbl>
    <w:p w14:paraId="67875265" w14:textId="79983292" w:rsidR="00043A6B" w:rsidDel="00E301C7" w:rsidRDefault="00043A6B" w:rsidP="00043A6B">
      <w:pPr>
        <w:pStyle w:val="BodyText"/>
        <w:spacing w:line="480" w:lineRule="auto"/>
        <w:jc w:val="both"/>
        <w:rPr>
          <w:del w:id="1254" w:author="Administrator" w:date="2023-08-28T12:20:00Z"/>
          <w:rFonts w:ascii="Times New Roman" w:hAnsi="Times New Roman"/>
          <w:lang w:val="en-US" w:eastAsia="en-US"/>
        </w:rPr>
      </w:pPr>
    </w:p>
    <w:p w14:paraId="4D70D404" w14:textId="1BE6AAA6" w:rsidR="00043A6B" w:rsidDel="00E301C7" w:rsidRDefault="00043A6B" w:rsidP="00043A6B">
      <w:pPr>
        <w:pStyle w:val="BodyText"/>
        <w:spacing w:line="480" w:lineRule="auto"/>
        <w:jc w:val="both"/>
        <w:rPr>
          <w:del w:id="1255" w:author="Administrator" w:date="2023-08-28T12:20:00Z"/>
          <w:rFonts w:ascii="Times New Roman" w:hAnsi="Times New Roman"/>
          <w:lang w:val="en-US" w:eastAsia="en-US"/>
        </w:rPr>
      </w:pPr>
      <w:bookmarkStart w:id="1256" w:name="plot"/>
      <w:bookmarkStart w:id="1257" w:name="elvers"/>
      <w:del w:id="1258" w:author="Administrator" w:date="2023-08-28T12:20:00Z">
        <w:r w:rsidRPr="00C93F4D" w:rsidDel="00E301C7">
          <w:rPr>
            <w:rFonts w:ascii="Times New Roman" w:hAnsi="Times New Roman"/>
            <w:noProof/>
          </w:rPr>
          <w:drawing>
            <wp:inline distT="0" distB="0" distL="0" distR="0" wp14:anchorId="46F6BD5D" wp14:editId="02CB7B52">
              <wp:extent cx="5876925" cy="3190875"/>
              <wp:effectExtent l="0" t="0" r="9525" b="9525"/>
              <wp:docPr id="1257214520" name="Picture 1257214520"/>
              <wp:cNvGraphicFramePr/>
              <a:graphic xmlns:a="http://schemas.openxmlformats.org/drawingml/2006/main">
                <a:graphicData uri="http://schemas.openxmlformats.org/drawingml/2006/picture">
                  <pic:pic xmlns:pic="http://schemas.openxmlformats.org/drawingml/2006/picture">
                    <pic:nvPicPr>
                      <pic:cNvPr id="22" name="Picture" descr="Plots_files/figure-docx/unnamed-chunk-2-1.png"/>
                      <pic:cNvPicPr>
                        <a:picLocks noChangeAspect="1" noChangeArrowheads="1"/>
                      </pic:cNvPicPr>
                    </pic:nvPicPr>
                    <pic:blipFill>
                      <a:blip r:embed="rId29"/>
                      <a:stretch>
                        <a:fillRect/>
                      </a:stretch>
                    </pic:blipFill>
                    <pic:spPr bwMode="auto">
                      <a:xfrm>
                        <a:off x="0" y="0"/>
                        <a:ext cx="5877214" cy="3191032"/>
                      </a:xfrm>
                      <a:prstGeom prst="rect">
                        <a:avLst/>
                      </a:prstGeom>
                      <a:noFill/>
                      <a:ln w="9525">
                        <a:noFill/>
                        <a:headEnd/>
                        <a:tailEnd/>
                      </a:ln>
                    </pic:spPr>
                  </pic:pic>
                </a:graphicData>
              </a:graphic>
            </wp:inline>
          </w:drawing>
        </w:r>
        <w:bookmarkEnd w:id="1256"/>
        <w:bookmarkEnd w:id="1257"/>
      </w:del>
    </w:p>
    <w:p w14:paraId="795EA2C8" w14:textId="24BE7A7A" w:rsidR="00043A6B" w:rsidRPr="00043A6B" w:rsidDel="00E301C7" w:rsidRDefault="00043A6B" w:rsidP="000D2224">
      <w:pPr>
        <w:pStyle w:val="ThesisTables"/>
        <w:rPr>
          <w:del w:id="1259" w:author="Administrator" w:date="2023-08-28T12:20:00Z"/>
        </w:rPr>
      </w:pPr>
      <w:bookmarkStart w:id="1260" w:name="_Toc138614615"/>
      <w:bookmarkStart w:id="1261" w:name="_Toc144072973"/>
      <w:del w:id="1262" w:author="Administrator" w:date="2023-08-28T12:20:00Z">
        <w:r w:rsidRPr="00C93F4D" w:rsidDel="00E301C7">
          <w:delText xml:space="preserve">Figure </w:delText>
        </w:r>
        <w:r w:rsidDel="00E301C7">
          <w:delText>9</w:delText>
        </w:r>
        <w:r w:rsidRPr="00C93F4D" w:rsidDel="00E301C7">
          <w:delText>: Total length (TL) measurements of juvenile anguillid eel species caught from sampling site SBE1, SBE2, SBE3</w:delText>
        </w:r>
        <w:r w:rsidRPr="00C93F4D" w:rsidDel="00E301C7">
          <w:rPr>
            <w:rStyle w:val="CommentReference"/>
            <w:rFonts w:eastAsiaTheme="majorEastAsia"/>
          </w:rPr>
          <w:delText xml:space="preserve"> </w:delText>
        </w:r>
        <w:r w:rsidRPr="00C93F4D" w:rsidDel="00E301C7">
          <w:delText xml:space="preserve">and </w:delText>
        </w:r>
        <w:commentRangeStart w:id="1263"/>
        <w:r w:rsidRPr="00C93F4D" w:rsidDel="00E301C7">
          <w:delText>SBE4</w:delText>
        </w:r>
        <w:bookmarkEnd w:id="1260"/>
        <w:bookmarkEnd w:id="1261"/>
        <w:r w:rsidRPr="00C93F4D" w:rsidDel="00E301C7">
          <w:delText xml:space="preserve">  </w:delText>
        </w:r>
        <w:commentRangeEnd w:id="1263"/>
        <w:r w:rsidR="00E301C7" w:rsidDel="00E301C7">
          <w:rPr>
            <w:rStyle w:val="CommentReference"/>
            <w:rFonts w:ascii="Calibri" w:hAnsi="Calibri"/>
            <w:iCs w:val="0"/>
          </w:rPr>
          <w:commentReference w:id="1263"/>
        </w:r>
      </w:del>
    </w:p>
    <w:p w14:paraId="36ED49FA" w14:textId="6007F93A" w:rsidR="00043A6B" w:rsidRDefault="00DC74E9" w:rsidP="00043A6B">
      <w:pPr>
        <w:pStyle w:val="Heading2"/>
      </w:pPr>
      <w:bookmarkStart w:id="1264" w:name="_Toc144063174"/>
      <w:r>
        <w:t>F</w:t>
      </w:r>
      <w:r w:rsidR="00043A6B" w:rsidRPr="00DC439D">
        <w:t>actors influencing the occurrence of juvenile anguillid eel</w:t>
      </w:r>
      <w:bookmarkEnd w:id="1264"/>
    </w:p>
    <w:p w14:paraId="79924D22" w14:textId="68428EE6" w:rsidR="00F142A7" w:rsidRDefault="00F142A7" w:rsidP="00F142A7">
      <w:pPr>
        <w:spacing w:line="480" w:lineRule="auto"/>
        <w:jc w:val="both"/>
        <w:rPr>
          <w:ins w:id="1265" w:author="Administrator" w:date="2023-08-28T12:23:00Z"/>
          <w:rFonts w:ascii="Times New Roman" w:hAnsi="Times New Roman"/>
          <w:color w:val="000000" w:themeColor="text1"/>
          <w:sz w:val="24"/>
          <w:szCs w:val="24"/>
        </w:rPr>
      </w:pPr>
      <w:ins w:id="1266" w:author="Administrator" w:date="2023-08-28T12:23:00Z">
        <w:r>
          <w:rPr>
            <w:rFonts w:ascii="Times New Roman" w:hAnsi="Times New Roman"/>
            <w:color w:val="000000" w:themeColor="text1"/>
            <w:sz w:val="24"/>
            <w:szCs w:val="24"/>
          </w:rPr>
          <w:t>4.3.1 seasons</w:t>
        </w:r>
      </w:ins>
    </w:p>
    <w:p w14:paraId="39DC1B3C" w14:textId="1FB4E3C2" w:rsidR="00F142A7" w:rsidRDefault="00F142A7" w:rsidP="00F142A7">
      <w:pPr>
        <w:spacing w:line="480" w:lineRule="auto"/>
        <w:jc w:val="both"/>
        <w:rPr>
          <w:ins w:id="1267" w:author="Administrator" w:date="2023-08-28T12:22:00Z"/>
          <w:rFonts w:ascii="Times New Roman" w:hAnsi="Times New Roman"/>
          <w:color w:val="000000" w:themeColor="text1"/>
          <w:sz w:val="24"/>
          <w:szCs w:val="24"/>
        </w:rPr>
      </w:pPr>
      <w:ins w:id="1268" w:author="Administrator" w:date="2023-08-28T12:22:00Z">
        <w:r>
          <w:rPr>
            <w:rFonts w:ascii="Times New Roman" w:hAnsi="Times New Roman"/>
            <w:color w:val="000000" w:themeColor="text1"/>
            <w:sz w:val="24"/>
            <w:szCs w:val="24"/>
          </w:rPr>
          <w:t xml:space="preserve">Annual occurrence of juvenile anguillid eels showed that the highest </w:t>
        </w:r>
        <w:commentRangeStart w:id="1269"/>
        <w:r>
          <w:rPr>
            <w:rFonts w:ascii="Times New Roman" w:hAnsi="Times New Roman"/>
            <w:color w:val="000000" w:themeColor="text1"/>
            <w:sz w:val="24"/>
            <w:szCs w:val="24"/>
          </w:rPr>
          <w:t xml:space="preserve">number </w:t>
        </w:r>
        <w:commentRangeEnd w:id="1269"/>
        <w:r>
          <w:rPr>
            <w:rStyle w:val="CommentReference"/>
          </w:rPr>
          <w:commentReference w:id="1269"/>
        </w:r>
        <w:r>
          <w:rPr>
            <w:rFonts w:ascii="Times New Roman" w:hAnsi="Times New Roman"/>
            <w:color w:val="000000" w:themeColor="text1"/>
            <w:sz w:val="24"/>
            <w:szCs w:val="24"/>
          </w:rPr>
          <w:t>of juvenile anguillid eels were caught in August (n=41), followed by  oct and nov (</w:t>
        </w:r>
        <w:commentRangeStart w:id="1270"/>
        <w:r>
          <w:rPr>
            <w:rFonts w:ascii="Times New Roman" w:hAnsi="Times New Roman"/>
            <w:color w:val="000000" w:themeColor="text1"/>
            <w:sz w:val="24"/>
            <w:szCs w:val="24"/>
          </w:rPr>
          <w:t xml:space="preserve">Figure </w:t>
        </w:r>
        <w:commentRangeEnd w:id="1270"/>
        <w:r>
          <w:rPr>
            <w:rStyle w:val="CommentReference"/>
          </w:rPr>
          <w:commentReference w:id="1270"/>
        </w:r>
        <w:r>
          <w:rPr>
            <w:rFonts w:ascii="Times New Roman" w:hAnsi="Times New Roman"/>
            <w:color w:val="000000" w:themeColor="text1"/>
            <w:sz w:val="24"/>
            <w:szCs w:val="24"/>
          </w:rPr>
          <w:t xml:space="preserve">8). The month of July and September showed similar counts of juvenile anguillid eels caught (n=2) while, the months of January, June and December showed no occurrence of juvenile anguillid eels. </w:t>
        </w:r>
      </w:ins>
    </w:p>
    <w:p w14:paraId="4C0D9E3E" w14:textId="77777777" w:rsidR="00F142A7" w:rsidRDefault="00F142A7" w:rsidP="00F142A7">
      <w:pPr>
        <w:spacing w:line="480" w:lineRule="auto"/>
        <w:jc w:val="both"/>
        <w:rPr>
          <w:ins w:id="1271" w:author="Administrator" w:date="2023-08-28T12:22:00Z"/>
          <w:rFonts w:ascii="Times New Roman" w:hAnsi="Times New Roman"/>
          <w:color w:val="000000" w:themeColor="text1"/>
          <w:sz w:val="24"/>
          <w:szCs w:val="24"/>
        </w:rPr>
      </w:pPr>
      <w:ins w:id="1272" w:author="Administrator" w:date="2023-08-28T12:22:00Z">
        <w:r>
          <w:rPr>
            <w:noProof/>
          </w:rPr>
          <w:drawing>
            <wp:inline distT="0" distB="0" distL="0" distR="0" wp14:anchorId="544849C4" wp14:editId="7442B6EC">
              <wp:extent cx="5334000" cy="3394363"/>
              <wp:effectExtent l="0" t="0" r="0" b="0"/>
              <wp:docPr id="1078541973" name="Picture 1078541973"/>
              <wp:cNvGraphicFramePr/>
              <a:graphic xmlns:a="http://schemas.openxmlformats.org/drawingml/2006/main">
                <a:graphicData uri="http://schemas.openxmlformats.org/drawingml/2006/picture">
                  <pic:pic xmlns:pic="http://schemas.openxmlformats.org/drawingml/2006/picture">
                    <pic:nvPicPr>
                      <pic:cNvPr id="22" name="Picture" descr="Yearly-recruitment_files/figure-docx/unnamed-chunk-2-1.png"/>
                      <pic:cNvPicPr>
                        <a:picLocks noChangeAspect="1" noChangeArrowheads="1"/>
                      </pic:cNvPicPr>
                    </pic:nvPicPr>
                    <pic:blipFill>
                      <a:blip r:embed="rId26"/>
                      <a:stretch>
                        <a:fillRect/>
                      </a:stretch>
                    </pic:blipFill>
                    <pic:spPr bwMode="auto">
                      <a:xfrm>
                        <a:off x="0" y="0"/>
                        <a:ext cx="5334000" cy="3394363"/>
                      </a:xfrm>
                      <a:prstGeom prst="rect">
                        <a:avLst/>
                      </a:prstGeom>
                      <a:noFill/>
                      <a:ln w="9525">
                        <a:noFill/>
                        <a:headEnd/>
                        <a:tailEnd/>
                      </a:ln>
                    </pic:spPr>
                  </pic:pic>
                </a:graphicData>
              </a:graphic>
            </wp:inline>
          </w:drawing>
        </w:r>
      </w:ins>
    </w:p>
    <w:p w14:paraId="417C9B5F" w14:textId="77777777" w:rsidR="00F142A7" w:rsidRPr="004661D9" w:rsidRDefault="00F142A7" w:rsidP="00F142A7">
      <w:pPr>
        <w:pStyle w:val="ThesisFigures"/>
        <w:rPr>
          <w:ins w:id="1273" w:author="Administrator" w:date="2023-08-28T12:22:00Z"/>
          <w:color w:val="000000" w:themeColor="text1"/>
          <w:szCs w:val="18"/>
        </w:rPr>
      </w:pPr>
      <w:ins w:id="1274" w:author="Administrator" w:date="2023-08-28T12:22:00Z">
        <w:r>
          <w:rPr>
            <w:color w:val="000000" w:themeColor="text1"/>
          </w:rPr>
          <w:t>Figure 8</w:t>
        </w:r>
        <w:r>
          <w:t xml:space="preserve">: </w:t>
        </w:r>
        <w:commentRangeStart w:id="1275"/>
        <w:r>
          <w:t xml:space="preserve">Annual </w:t>
        </w:r>
        <w:commentRangeEnd w:id="1275"/>
        <w:r>
          <w:rPr>
            <w:rStyle w:val="CommentReference"/>
            <w:rFonts w:ascii="Calibri" w:hAnsi="Calibri"/>
            <w:iCs w:val="0"/>
          </w:rPr>
          <w:commentReference w:id="1275"/>
        </w:r>
        <w:r>
          <w:t xml:space="preserve">occurrence of juvenile anguillid eels caught in the present study in the </w:t>
        </w:r>
        <w:commentRangeStart w:id="1276"/>
        <w:r>
          <w:t xml:space="preserve">Sabaki </w:t>
        </w:r>
        <w:commentRangeEnd w:id="1276"/>
        <w:r>
          <w:rPr>
            <w:rStyle w:val="CommentReference"/>
            <w:rFonts w:ascii="Calibri" w:hAnsi="Calibri"/>
            <w:iCs w:val="0"/>
          </w:rPr>
          <w:commentReference w:id="1276"/>
        </w:r>
        <w:r>
          <w:t xml:space="preserve">Estuary </w:t>
        </w:r>
      </w:ins>
    </w:p>
    <w:p w14:paraId="64616619" w14:textId="77777777" w:rsidR="00F142A7" w:rsidRPr="0011581F" w:rsidRDefault="00F142A7" w:rsidP="00F142A7">
      <w:pPr>
        <w:spacing w:line="480" w:lineRule="auto"/>
        <w:jc w:val="both"/>
        <w:rPr>
          <w:ins w:id="1277" w:author="Administrator" w:date="2023-08-28T12:22:00Z"/>
          <w:rFonts w:ascii="Times New Roman" w:hAnsi="Times New Roman"/>
          <w:color w:val="000000"/>
          <w:spacing w:val="2"/>
          <w:sz w:val="24"/>
          <w:szCs w:val="24"/>
          <w:shd w:val="clear" w:color="auto" w:fill="FFFFFF"/>
        </w:rPr>
      </w:pPr>
      <w:ins w:id="1278" w:author="Administrator" w:date="2023-08-28T12:22:00Z">
        <w:r>
          <w:rPr>
            <w:rFonts w:ascii="Times New Roman" w:hAnsi="Times New Roman"/>
            <w:color w:val="000000"/>
            <w:spacing w:val="2"/>
            <w:sz w:val="24"/>
            <w:szCs w:val="24"/>
            <w:shd w:val="clear" w:color="auto" w:fill="FFFFFF"/>
          </w:rPr>
          <w:t xml:space="preserve">Comparison in juvenile occurrence between the NEM and SEM showed that during the SEM, had higher abundance () compared to NEM. In both A beng and A moss recruitment was highest in SEM compared to NEM but A marm were only encountered during the SEM. The juvenile </w:t>
        </w:r>
        <w:r w:rsidRPr="00603F83">
          <w:rPr>
            <w:rFonts w:ascii="Times New Roman" w:hAnsi="Times New Roman"/>
            <w:i/>
            <w:iCs/>
            <w:color w:val="000000"/>
            <w:spacing w:val="2"/>
            <w:sz w:val="24"/>
            <w:szCs w:val="24"/>
            <w:shd w:val="clear" w:color="auto" w:fill="FFFFFF"/>
          </w:rPr>
          <w:t>A. bengalensis</w:t>
        </w:r>
        <w:r>
          <w:rPr>
            <w:rFonts w:ascii="Times New Roman" w:hAnsi="Times New Roman"/>
            <w:color w:val="000000"/>
            <w:spacing w:val="2"/>
            <w:sz w:val="24"/>
            <w:szCs w:val="24"/>
            <w:shd w:val="clear" w:color="auto" w:fill="FFFFFF"/>
          </w:rPr>
          <w:t xml:space="preserve"> were most abundant (n=63) in both seasons, followed by </w:t>
        </w:r>
        <w:r w:rsidRPr="00CE6E53">
          <w:rPr>
            <w:rFonts w:ascii="Times New Roman" w:hAnsi="Times New Roman"/>
            <w:i/>
            <w:iCs/>
            <w:color w:val="000000"/>
            <w:spacing w:val="2"/>
            <w:sz w:val="24"/>
            <w:szCs w:val="24"/>
            <w:shd w:val="clear" w:color="auto" w:fill="FFFFFF"/>
          </w:rPr>
          <w:t>A. mossambica</w:t>
        </w:r>
        <w:r>
          <w:rPr>
            <w:rFonts w:ascii="Times New Roman" w:hAnsi="Times New Roman"/>
            <w:color w:val="000000"/>
            <w:spacing w:val="2"/>
            <w:sz w:val="24"/>
            <w:szCs w:val="24"/>
            <w:shd w:val="clear" w:color="auto" w:fill="FFFFFF"/>
          </w:rPr>
          <w:t xml:space="preserve"> (n=13), and while </w:t>
        </w:r>
        <w:r w:rsidRPr="00CE6E53">
          <w:rPr>
            <w:rFonts w:ascii="Times New Roman" w:hAnsi="Times New Roman"/>
            <w:i/>
            <w:iCs/>
            <w:color w:val="000000"/>
            <w:spacing w:val="2"/>
            <w:sz w:val="24"/>
            <w:szCs w:val="24"/>
            <w:shd w:val="clear" w:color="auto" w:fill="FFFFFF"/>
          </w:rPr>
          <w:t>A. marmorata</w:t>
        </w:r>
        <w:r>
          <w:rPr>
            <w:rFonts w:ascii="Times New Roman" w:hAnsi="Times New Roman"/>
            <w:color w:val="000000"/>
            <w:spacing w:val="2"/>
            <w:sz w:val="24"/>
            <w:szCs w:val="24"/>
            <w:shd w:val="clear" w:color="auto" w:fill="FFFFFF"/>
          </w:rPr>
          <w:t xml:space="preserve"> showed the lowest abundance (n=2) during the SEM season. During the NEM season, highest abundance of juvenile anguillids was observed with </w:t>
        </w:r>
        <w:r w:rsidRPr="00CE6E53">
          <w:rPr>
            <w:rFonts w:ascii="Times New Roman" w:hAnsi="Times New Roman"/>
            <w:i/>
            <w:iCs/>
            <w:color w:val="000000"/>
            <w:spacing w:val="2"/>
            <w:sz w:val="24"/>
            <w:szCs w:val="24"/>
            <w:shd w:val="clear" w:color="auto" w:fill="FFFFFF"/>
          </w:rPr>
          <w:t>A. bengalensis</w:t>
        </w:r>
        <w:r>
          <w:rPr>
            <w:rFonts w:ascii="Times New Roman" w:hAnsi="Times New Roman"/>
            <w:color w:val="000000"/>
            <w:spacing w:val="2"/>
            <w:sz w:val="24"/>
            <w:szCs w:val="24"/>
            <w:shd w:val="clear" w:color="auto" w:fill="FFFFFF"/>
          </w:rPr>
          <w:t xml:space="preserve"> species while </w:t>
        </w:r>
        <w:r w:rsidRPr="00CE6E53">
          <w:rPr>
            <w:rFonts w:ascii="Times New Roman" w:hAnsi="Times New Roman"/>
            <w:i/>
            <w:iCs/>
            <w:color w:val="000000"/>
            <w:spacing w:val="2"/>
            <w:sz w:val="24"/>
            <w:szCs w:val="24"/>
            <w:shd w:val="clear" w:color="auto" w:fill="FFFFFF"/>
          </w:rPr>
          <w:t>A. mossambica</w:t>
        </w:r>
        <w:r>
          <w:rPr>
            <w:rFonts w:ascii="Times New Roman" w:hAnsi="Times New Roman"/>
            <w:color w:val="000000"/>
            <w:spacing w:val="2"/>
            <w:sz w:val="24"/>
            <w:szCs w:val="24"/>
            <w:shd w:val="clear" w:color="auto" w:fill="FFFFFF"/>
          </w:rPr>
          <w:t xml:space="preserve"> showed the lowest abundance (n=2). The species </w:t>
        </w:r>
        <w:r w:rsidRPr="00CE6E53">
          <w:rPr>
            <w:rFonts w:ascii="Times New Roman" w:hAnsi="Times New Roman"/>
            <w:i/>
            <w:iCs/>
            <w:color w:val="000000"/>
            <w:spacing w:val="2"/>
            <w:sz w:val="24"/>
            <w:szCs w:val="24"/>
            <w:shd w:val="clear" w:color="auto" w:fill="FFFFFF"/>
          </w:rPr>
          <w:t>A. marmorata</w:t>
        </w:r>
        <w:r>
          <w:rPr>
            <w:rFonts w:ascii="Times New Roman" w:hAnsi="Times New Roman"/>
            <w:color w:val="000000"/>
            <w:spacing w:val="2"/>
            <w:sz w:val="24"/>
            <w:szCs w:val="24"/>
            <w:shd w:val="clear" w:color="auto" w:fill="FFFFFF"/>
          </w:rPr>
          <w:t xml:space="preserve"> did not occur during the NEM season (Figure 9).</w:t>
        </w:r>
      </w:ins>
    </w:p>
    <w:p w14:paraId="0796BE14" w14:textId="77777777" w:rsidR="00F142A7" w:rsidRDefault="00F142A7" w:rsidP="00F142A7">
      <w:pPr>
        <w:spacing w:line="480" w:lineRule="auto"/>
        <w:jc w:val="both"/>
        <w:rPr>
          <w:ins w:id="1279" w:author="Administrator" w:date="2023-08-28T12:22:00Z"/>
          <w:rFonts w:ascii="Times New Roman" w:hAnsi="Times New Roman"/>
          <w:color w:val="000000" w:themeColor="text1"/>
          <w:sz w:val="24"/>
          <w:szCs w:val="24"/>
        </w:rPr>
      </w:pPr>
    </w:p>
    <w:p w14:paraId="3D06B572" w14:textId="77777777" w:rsidR="00F142A7" w:rsidRDefault="00F142A7" w:rsidP="00F142A7">
      <w:pPr>
        <w:spacing w:line="480" w:lineRule="auto"/>
        <w:jc w:val="both"/>
        <w:rPr>
          <w:ins w:id="1280" w:author="Administrator" w:date="2023-08-28T12:22:00Z"/>
          <w:rFonts w:ascii="Times New Roman" w:hAnsi="Times New Roman"/>
          <w:color w:val="000000" w:themeColor="text1"/>
          <w:sz w:val="24"/>
          <w:szCs w:val="24"/>
        </w:rPr>
      </w:pPr>
      <w:ins w:id="1281" w:author="Administrator" w:date="2023-08-28T12:22:00Z">
        <w:r>
          <w:rPr>
            <w:noProof/>
            <w14:ligatures w14:val="standardContextual"/>
          </w:rPr>
          <w:drawing>
            <wp:inline distT="0" distB="0" distL="0" distR="0" wp14:anchorId="3E7069F4" wp14:editId="799D96F8">
              <wp:extent cx="4800600" cy="3019425"/>
              <wp:effectExtent l="0" t="0" r="0" b="0"/>
              <wp:docPr id="1304733228" name="Chart 1304733228">
                <a:extLst xmlns:a="http://schemas.openxmlformats.org/drawingml/2006/main">
                  <a:ext uri="{FF2B5EF4-FFF2-40B4-BE49-F238E27FC236}">
                    <a16:creationId xmlns:a16="http://schemas.microsoft.com/office/drawing/2014/main" id="{C94600E1-EC9D-9551-FC8B-DBE93504C9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456BA863" w14:textId="77777777" w:rsidR="00F142A7" w:rsidRPr="003570C6" w:rsidRDefault="00F142A7" w:rsidP="00F142A7">
      <w:pPr>
        <w:pStyle w:val="ThesisFigures"/>
        <w:rPr>
          <w:ins w:id="1282" w:author="Administrator" w:date="2023-08-28T12:22:00Z"/>
        </w:rPr>
      </w:pPr>
      <w:ins w:id="1283" w:author="Administrator" w:date="2023-08-28T12:22:00Z">
        <w:r w:rsidRPr="003570C6">
          <w:t>Figure 9: Abundance of glass eel juvenile anguillid eel species associated with two seasons (NEM= Northeast Monsoon season, SEM= Southeast Monsoon season) caught in the Sabaki Estuary</w:t>
        </w:r>
      </w:ins>
    </w:p>
    <w:p w14:paraId="4E27ACDD" w14:textId="77777777" w:rsidR="00F142A7" w:rsidRDefault="00F142A7" w:rsidP="00F142A7">
      <w:pPr>
        <w:spacing w:line="480" w:lineRule="auto"/>
        <w:jc w:val="both"/>
        <w:rPr>
          <w:ins w:id="1284" w:author="Administrator" w:date="2023-08-28T12:22:00Z"/>
          <w:rFonts w:ascii="Times New Roman" w:hAnsi="Times New Roman"/>
          <w:color w:val="000000" w:themeColor="text1"/>
          <w:sz w:val="24"/>
          <w:szCs w:val="24"/>
        </w:rPr>
      </w:pPr>
      <w:ins w:id="1285" w:author="Administrator" w:date="2023-08-28T12:22:00Z">
        <w:r>
          <w:rPr>
            <w:rFonts w:ascii="Times New Roman" w:hAnsi="Times New Roman"/>
            <w:i/>
            <w:iCs/>
            <w:color w:val="000000" w:themeColor="text1"/>
            <w:sz w:val="24"/>
            <w:szCs w:val="24"/>
          </w:rPr>
          <w:t>A. bengalensis</w:t>
        </w:r>
        <w:r>
          <w:rPr>
            <w:rFonts w:ascii="Times New Roman" w:hAnsi="Times New Roman"/>
            <w:color w:val="000000" w:themeColor="text1"/>
            <w:sz w:val="24"/>
            <w:szCs w:val="24"/>
          </w:rPr>
          <w:t xml:space="preserve"> glass eels were the most abundant amongst all three species, with the greatest catch occurring during the SEM season (n=41)</w:t>
        </w:r>
        <w:r>
          <w:rPr>
            <w:rStyle w:val="CommentReference"/>
            <w:rFonts w:ascii="Times New Roman" w:eastAsiaTheme="majorEastAsia" w:hAnsi="Times New Roman"/>
          </w:rPr>
          <w:t>.</w:t>
        </w:r>
        <w:r>
          <w:rPr>
            <w:rFonts w:ascii="Times New Roman" w:hAnsi="Times New Roman"/>
            <w:color w:val="000000" w:themeColor="text1"/>
            <w:sz w:val="24"/>
            <w:szCs w:val="24"/>
          </w:rPr>
          <w:t xml:space="preserve"> Glass eels of the species, </w:t>
        </w:r>
        <w:r>
          <w:rPr>
            <w:rFonts w:ascii="Times New Roman" w:hAnsi="Times New Roman"/>
            <w:i/>
            <w:iCs/>
            <w:color w:val="000000" w:themeColor="text1"/>
            <w:sz w:val="24"/>
            <w:szCs w:val="24"/>
          </w:rPr>
          <w:t>A. marmorata</w:t>
        </w:r>
        <w:r>
          <w:rPr>
            <w:rFonts w:ascii="Times New Roman" w:hAnsi="Times New Roman"/>
            <w:color w:val="000000" w:themeColor="text1"/>
            <w:sz w:val="24"/>
            <w:szCs w:val="24"/>
          </w:rPr>
          <w:t xml:space="preserve"> were the least abundant (n=2), and also occurred only during the SEM season. Similarly, highest abundance of </w:t>
        </w:r>
        <w:r>
          <w:rPr>
            <w:rFonts w:ascii="Times New Roman" w:hAnsi="Times New Roman"/>
            <w:i/>
            <w:iCs/>
            <w:color w:val="000000" w:themeColor="text1"/>
            <w:sz w:val="24"/>
            <w:szCs w:val="24"/>
          </w:rPr>
          <w:t>A. mossambica</w:t>
        </w:r>
        <w:r>
          <w:rPr>
            <w:rFonts w:ascii="Times New Roman" w:hAnsi="Times New Roman"/>
            <w:color w:val="000000" w:themeColor="text1"/>
            <w:sz w:val="24"/>
            <w:szCs w:val="24"/>
          </w:rPr>
          <w:t xml:space="preserve"> species was also observed during the SEM season (n=12) (Table 4). </w:t>
        </w:r>
      </w:ins>
    </w:p>
    <w:p w14:paraId="631F7E63" w14:textId="77777777" w:rsidR="00F142A7" w:rsidRDefault="00F142A7" w:rsidP="00F142A7">
      <w:pPr>
        <w:pStyle w:val="ThesisTables"/>
        <w:rPr>
          <w:ins w:id="1286" w:author="Administrator" w:date="2023-08-28T12:22:00Z"/>
        </w:rPr>
      </w:pPr>
      <w:ins w:id="1287" w:author="Administrator" w:date="2023-08-28T12:22:00Z">
        <w:r>
          <w:t xml:space="preserve">Table 4: Abundance of glass eel juvenile anguillid eel species associated with two </w:t>
        </w:r>
        <w:commentRangeStart w:id="1288"/>
        <w:r>
          <w:t xml:space="preserve">seasons </w:t>
        </w:r>
        <w:commentRangeEnd w:id="1288"/>
        <w:r>
          <w:rPr>
            <w:rStyle w:val="CommentReference"/>
            <w:rFonts w:ascii="Calibri" w:hAnsi="Calibri"/>
            <w:iCs w:val="0"/>
          </w:rPr>
          <w:commentReference w:id="1288"/>
        </w:r>
        <w:r>
          <w:t xml:space="preserve">(NEM= </w:t>
        </w:r>
        <w:r w:rsidRPr="00C93F4D">
          <w:t>Northeast Monsoon</w:t>
        </w:r>
        <w:r>
          <w:t xml:space="preserve"> season, SEM= </w:t>
        </w:r>
        <w:r w:rsidRPr="00C93F4D">
          <w:t>Southeast Monsoon</w:t>
        </w:r>
        <w:r>
          <w:t xml:space="preserve"> season) </w:t>
        </w:r>
      </w:ins>
    </w:p>
    <w:tbl>
      <w:tblPr>
        <w:tblStyle w:val="Table"/>
        <w:tblW w:w="3447" w:type="pct"/>
        <w:jc w:val="center"/>
        <w:tblBorders>
          <w:top w:val="single" w:sz="4" w:space="0" w:color="auto"/>
          <w:bottom w:val="single" w:sz="4" w:space="0" w:color="auto"/>
        </w:tblBorders>
        <w:tblLook w:val="0020" w:firstRow="1" w:lastRow="0" w:firstColumn="0" w:lastColumn="0" w:noHBand="0" w:noVBand="0"/>
      </w:tblPr>
      <w:tblGrid>
        <w:gridCol w:w="2797"/>
        <w:gridCol w:w="1256"/>
        <w:gridCol w:w="1189"/>
        <w:gridCol w:w="1211"/>
      </w:tblGrid>
      <w:tr w:rsidR="00F142A7" w:rsidRPr="00534B44" w14:paraId="073BC4D1" w14:textId="77777777" w:rsidTr="00867200">
        <w:trPr>
          <w:cnfStyle w:val="100000000000" w:firstRow="1" w:lastRow="0" w:firstColumn="0" w:lastColumn="0" w:oddVBand="0" w:evenVBand="0" w:oddHBand="0" w:evenHBand="0" w:firstRowFirstColumn="0" w:firstRowLastColumn="0" w:lastRowFirstColumn="0" w:lastRowLastColumn="0"/>
          <w:tblHeader/>
          <w:jc w:val="center"/>
          <w:ins w:id="1289" w:author="Administrator" w:date="2023-08-28T12:22:00Z"/>
        </w:trPr>
        <w:tc>
          <w:tcPr>
            <w:tcW w:w="0" w:type="auto"/>
            <w:tcBorders>
              <w:top w:val="single" w:sz="4" w:space="0" w:color="auto"/>
              <w:bottom w:val="single" w:sz="4" w:space="0" w:color="auto"/>
            </w:tcBorders>
          </w:tcPr>
          <w:p w14:paraId="4A408F94" w14:textId="77777777" w:rsidR="00F142A7" w:rsidRPr="00534B44" w:rsidRDefault="00F142A7" w:rsidP="00867200">
            <w:pPr>
              <w:pStyle w:val="Compact"/>
              <w:jc w:val="both"/>
              <w:rPr>
                <w:ins w:id="1290" w:author="Administrator" w:date="2023-08-28T12:22:00Z"/>
                <w:rFonts w:ascii="Times New Roman" w:hAnsi="Times New Roman" w:cs="Times New Roman"/>
              </w:rPr>
            </w:pPr>
            <w:ins w:id="1291" w:author="Administrator" w:date="2023-08-28T12:22:00Z">
              <w:r w:rsidRPr="00534B44">
                <w:rPr>
                  <w:rFonts w:ascii="Times New Roman" w:hAnsi="Times New Roman" w:cs="Times New Roman"/>
                </w:rPr>
                <w:t>Season</w:t>
              </w:r>
            </w:ins>
          </w:p>
        </w:tc>
        <w:tc>
          <w:tcPr>
            <w:tcW w:w="0" w:type="auto"/>
            <w:tcBorders>
              <w:top w:val="single" w:sz="4" w:space="0" w:color="auto"/>
              <w:bottom w:val="single" w:sz="4" w:space="0" w:color="auto"/>
            </w:tcBorders>
          </w:tcPr>
          <w:p w14:paraId="29D10505" w14:textId="77777777" w:rsidR="00F142A7" w:rsidRPr="00534B44" w:rsidRDefault="00F142A7" w:rsidP="00867200">
            <w:pPr>
              <w:pStyle w:val="Compact"/>
              <w:jc w:val="both"/>
              <w:rPr>
                <w:ins w:id="1292" w:author="Administrator" w:date="2023-08-28T12:22:00Z"/>
                <w:rFonts w:ascii="Times New Roman" w:hAnsi="Times New Roman" w:cs="Times New Roman"/>
              </w:rPr>
            </w:pPr>
            <w:ins w:id="1293" w:author="Administrator" w:date="2023-08-28T12:22:00Z">
              <w:r w:rsidRPr="00534B44">
                <w:rPr>
                  <w:rFonts w:ascii="Times New Roman" w:hAnsi="Times New Roman" w:cs="Times New Roman"/>
                </w:rPr>
                <w:t>NEM</w:t>
              </w:r>
            </w:ins>
          </w:p>
        </w:tc>
        <w:tc>
          <w:tcPr>
            <w:tcW w:w="0" w:type="auto"/>
            <w:tcBorders>
              <w:top w:val="single" w:sz="4" w:space="0" w:color="auto"/>
              <w:bottom w:val="single" w:sz="4" w:space="0" w:color="auto"/>
            </w:tcBorders>
          </w:tcPr>
          <w:p w14:paraId="52BA6C01" w14:textId="77777777" w:rsidR="00F142A7" w:rsidRPr="00534B44" w:rsidRDefault="00F142A7" w:rsidP="00867200">
            <w:pPr>
              <w:pStyle w:val="Compact"/>
              <w:jc w:val="both"/>
              <w:rPr>
                <w:ins w:id="1294" w:author="Administrator" w:date="2023-08-28T12:22:00Z"/>
                <w:rFonts w:ascii="Times New Roman" w:hAnsi="Times New Roman" w:cs="Times New Roman"/>
              </w:rPr>
            </w:pPr>
            <w:ins w:id="1295" w:author="Administrator" w:date="2023-08-28T12:22:00Z">
              <w:r w:rsidRPr="00534B44">
                <w:rPr>
                  <w:rFonts w:ascii="Times New Roman" w:hAnsi="Times New Roman" w:cs="Times New Roman"/>
                </w:rPr>
                <w:t>SEM</w:t>
              </w:r>
            </w:ins>
          </w:p>
        </w:tc>
        <w:tc>
          <w:tcPr>
            <w:tcW w:w="0" w:type="auto"/>
            <w:tcBorders>
              <w:top w:val="single" w:sz="4" w:space="0" w:color="auto"/>
              <w:bottom w:val="single" w:sz="4" w:space="0" w:color="auto"/>
            </w:tcBorders>
          </w:tcPr>
          <w:p w14:paraId="54CE3E60" w14:textId="77777777" w:rsidR="00F142A7" w:rsidRPr="00534B44" w:rsidRDefault="00F142A7" w:rsidP="00867200">
            <w:pPr>
              <w:pStyle w:val="Compact"/>
              <w:jc w:val="both"/>
              <w:rPr>
                <w:ins w:id="1296" w:author="Administrator" w:date="2023-08-28T12:22:00Z"/>
                <w:rFonts w:ascii="Times New Roman" w:hAnsi="Times New Roman" w:cs="Times New Roman"/>
              </w:rPr>
            </w:pPr>
            <w:ins w:id="1297" w:author="Administrator" w:date="2023-08-28T12:22:00Z">
              <w:r w:rsidRPr="00534B44">
                <w:rPr>
                  <w:rFonts w:ascii="Times New Roman" w:hAnsi="Times New Roman" w:cs="Times New Roman"/>
                </w:rPr>
                <w:t>Total</w:t>
              </w:r>
            </w:ins>
          </w:p>
        </w:tc>
      </w:tr>
      <w:tr w:rsidR="00F142A7" w:rsidRPr="00534B44" w14:paraId="2D3EEDCE" w14:textId="77777777" w:rsidTr="00867200">
        <w:trPr>
          <w:jc w:val="center"/>
          <w:ins w:id="1298" w:author="Administrator" w:date="2023-08-28T12:22:00Z"/>
        </w:trPr>
        <w:tc>
          <w:tcPr>
            <w:tcW w:w="0" w:type="auto"/>
            <w:tcBorders>
              <w:top w:val="single" w:sz="4" w:space="0" w:color="auto"/>
            </w:tcBorders>
          </w:tcPr>
          <w:p w14:paraId="1AFA3489" w14:textId="77777777" w:rsidR="00F142A7" w:rsidRPr="00534B44" w:rsidRDefault="00F142A7" w:rsidP="00867200">
            <w:pPr>
              <w:pStyle w:val="Compact"/>
              <w:jc w:val="both"/>
              <w:rPr>
                <w:ins w:id="1299" w:author="Administrator" w:date="2023-08-28T12:22:00Z"/>
                <w:rFonts w:ascii="Times New Roman" w:hAnsi="Times New Roman" w:cs="Times New Roman"/>
              </w:rPr>
            </w:pPr>
            <w:ins w:id="1300" w:author="Administrator" w:date="2023-08-28T12:22:00Z">
              <w:r w:rsidRPr="00534B44">
                <w:rPr>
                  <w:rFonts w:ascii="Times New Roman" w:hAnsi="Times New Roman" w:cs="Times New Roman"/>
                  <w:i/>
                  <w:iCs/>
                </w:rPr>
                <w:t>A. bengalensis</w:t>
              </w:r>
            </w:ins>
          </w:p>
        </w:tc>
        <w:tc>
          <w:tcPr>
            <w:tcW w:w="0" w:type="auto"/>
            <w:tcBorders>
              <w:top w:val="single" w:sz="4" w:space="0" w:color="auto"/>
            </w:tcBorders>
          </w:tcPr>
          <w:p w14:paraId="0BBE1E80" w14:textId="77777777" w:rsidR="00F142A7" w:rsidRPr="00534B44" w:rsidRDefault="00F142A7" w:rsidP="00867200">
            <w:pPr>
              <w:pStyle w:val="Compact"/>
              <w:jc w:val="both"/>
              <w:rPr>
                <w:ins w:id="1301" w:author="Administrator" w:date="2023-08-28T12:22:00Z"/>
                <w:rFonts w:ascii="Times New Roman" w:hAnsi="Times New Roman" w:cs="Times New Roman"/>
              </w:rPr>
            </w:pPr>
            <w:ins w:id="1302" w:author="Administrator" w:date="2023-08-28T12:22:00Z">
              <w:r w:rsidRPr="00534B44">
                <w:rPr>
                  <w:rFonts w:ascii="Times New Roman" w:hAnsi="Times New Roman" w:cs="Times New Roman"/>
                </w:rPr>
                <w:t>9</w:t>
              </w:r>
            </w:ins>
          </w:p>
        </w:tc>
        <w:tc>
          <w:tcPr>
            <w:tcW w:w="0" w:type="auto"/>
            <w:tcBorders>
              <w:top w:val="single" w:sz="4" w:space="0" w:color="auto"/>
            </w:tcBorders>
          </w:tcPr>
          <w:p w14:paraId="17A4C6DB" w14:textId="77777777" w:rsidR="00F142A7" w:rsidRPr="00534B44" w:rsidRDefault="00F142A7" w:rsidP="00867200">
            <w:pPr>
              <w:pStyle w:val="Compact"/>
              <w:jc w:val="both"/>
              <w:rPr>
                <w:ins w:id="1303" w:author="Administrator" w:date="2023-08-28T12:22:00Z"/>
                <w:rFonts w:ascii="Times New Roman" w:hAnsi="Times New Roman" w:cs="Times New Roman"/>
              </w:rPr>
            </w:pPr>
            <w:ins w:id="1304" w:author="Administrator" w:date="2023-08-28T12:22:00Z">
              <w:r w:rsidRPr="00534B44">
                <w:rPr>
                  <w:rFonts w:ascii="Times New Roman" w:hAnsi="Times New Roman" w:cs="Times New Roman"/>
                </w:rPr>
                <w:t>41</w:t>
              </w:r>
            </w:ins>
          </w:p>
        </w:tc>
        <w:tc>
          <w:tcPr>
            <w:tcW w:w="0" w:type="auto"/>
            <w:tcBorders>
              <w:top w:val="single" w:sz="4" w:space="0" w:color="auto"/>
            </w:tcBorders>
          </w:tcPr>
          <w:p w14:paraId="276D756F" w14:textId="77777777" w:rsidR="00F142A7" w:rsidRPr="00534B44" w:rsidRDefault="00F142A7" w:rsidP="00867200">
            <w:pPr>
              <w:pStyle w:val="Compact"/>
              <w:jc w:val="both"/>
              <w:rPr>
                <w:ins w:id="1305" w:author="Administrator" w:date="2023-08-28T12:22:00Z"/>
                <w:rFonts w:ascii="Times New Roman" w:hAnsi="Times New Roman" w:cs="Times New Roman"/>
              </w:rPr>
            </w:pPr>
            <w:ins w:id="1306" w:author="Administrator" w:date="2023-08-28T12:22:00Z">
              <w:r w:rsidRPr="00534B44">
                <w:rPr>
                  <w:rFonts w:ascii="Times New Roman" w:hAnsi="Times New Roman" w:cs="Times New Roman"/>
                </w:rPr>
                <w:t>50</w:t>
              </w:r>
            </w:ins>
          </w:p>
        </w:tc>
      </w:tr>
      <w:tr w:rsidR="00F142A7" w:rsidRPr="00534B44" w14:paraId="453F9938" w14:textId="77777777" w:rsidTr="00867200">
        <w:trPr>
          <w:jc w:val="center"/>
          <w:ins w:id="1307" w:author="Administrator" w:date="2023-08-28T12:22:00Z"/>
        </w:trPr>
        <w:tc>
          <w:tcPr>
            <w:tcW w:w="0" w:type="auto"/>
          </w:tcPr>
          <w:p w14:paraId="6235C071" w14:textId="77777777" w:rsidR="00F142A7" w:rsidRPr="00534B44" w:rsidRDefault="00F142A7" w:rsidP="00867200">
            <w:pPr>
              <w:pStyle w:val="Compact"/>
              <w:jc w:val="both"/>
              <w:rPr>
                <w:ins w:id="1308" w:author="Administrator" w:date="2023-08-28T12:22:00Z"/>
                <w:rFonts w:ascii="Times New Roman" w:hAnsi="Times New Roman" w:cs="Times New Roman"/>
              </w:rPr>
            </w:pPr>
            <w:ins w:id="1309" w:author="Administrator" w:date="2023-08-28T12:22:00Z">
              <w:r w:rsidRPr="00534B44">
                <w:rPr>
                  <w:rFonts w:ascii="Times New Roman" w:hAnsi="Times New Roman" w:cs="Times New Roman"/>
                  <w:i/>
                  <w:iCs/>
                </w:rPr>
                <w:t>A. marmorata</w:t>
              </w:r>
            </w:ins>
          </w:p>
        </w:tc>
        <w:tc>
          <w:tcPr>
            <w:tcW w:w="0" w:type="auto"/>
          </w:tcPr>
          <w:p w14:paraId="43248944" w14:textId="77777777" w:rsidR="00F142A7" w:rsidRPr="00534B44" w:rsidRDefault="00F142A7" w:rsidP="00867200">
            <w:pPr>
              <w:pStyle w:val="Compact"/>
              <w:jc w:val="both"/>
              <w:rPr>
                <w:ins w:id="1310" w:author="Administrator" w:date="2023-08-28T12:22:00Z"/>
                <w:rFonts w:ascii="Times New Roman" w:hAnsi="Times New Roman" w:cs="Times New Roman"/>
              </w:rPr>
            </w:pPr>
            <w:ins w:id="1311" w:author="Administrator" w:date="2023-08-28T12:22:00Z">
              <w:r w:rsidRPr="00534B44">
                <w:rPr>
                  <w:rFonts w:ascii="Times New Roman" w:hAnsi="Times New Roman" w:cs="Times New Roman"/>
                </w:rPr>
                <w:t>0</w:t>
              </w:r>
            </w:ins>
          </w:p>
        </w:tc>
        <w:tc>
          <w:tcPr>
            <w:tcW w:w="0" w:type="auto"/>
          </w:tcPr>
          <w:p w14:paraId="6BB2C3DA" w14:textId="77777777" w:rsidR="00F142A7" w:rsidRPr="00534B44" w:rsidRDefault="00F142A7" w:rsidP="00867200">
            <w:pPr>
              <w:pStyle w:val="Compact"/>
              <w:jc w:val="both"/>
              <w:rPr>
                <w:ins w:id="1312" w:author="Administrator" w:date="2023-08-28T12:22:00Z"/>
                <w:rFonts w:ascii="Times New Roman" w:hAnsi="Times New Roman" w:cs="Times New Roman"/>
              </w:rPr>
            </w:pPr>
            <w:ins w:id="1313" w:author="Administrator" w:date="2023-08-28T12:22:00Z">
              <w:r w:rsidRPr="00534B44">
                <w:rPr>
                  <w:rFonts w:ascii="Times New Roman" w:hAnsi="Times New Roman" w:cs="Times New Roman"/>
                </w:rPr>
                <w:t>2</w:t>
              </w:r>
            </w:ins>
          </w:p>
        </w:tc>
        <w:tc>
          <w:tcPr>
            <w:tcW w:w="0" w:type="auto"/>
          </w:tcPr>
          <w:p w14:paraId="44106D58" w14:textId="77777777" w:rsidR="00F142A7" w:rsidRPr="00534B44" w:rsidRDefault="00F142A7" w:rsidP="00867200">
            <w:pPr>
              <w:pStyle w:val="Compact"/>
              <w:jc w:val="both"/>
              <w:rPr>
                <w:ins w:id="1314" w:author="Administrator" w:date="2023-08-28T12:22:00Z"/>
                <w:rFonts w:ascii="Times New Roman" w:hAnsi="Times New Roman" w:cs="Times New Roman"/>
              </w:rPr>
            </w:pPr>
            <w:ins w:id="1315" w:author="Administrator" w:date="2023-08-28T12:22:00Z">
              <w:r w:rsidRPr="00534B44">
                <w:rPr>
                  <w:rFonts w:ascii="Times New Roman" w:hAnsi="Times New Roman" w:cs="Times New Roman"/>
                </w:rPr>
                <w:t>2</w:t>
              </w:r>
            </w:ins>
          </w:p>
        </w:tc>
      </w:tr>
      <w:tr w:rsidR="00F142A7" w:rsidRPr="00534B44" w14:paraId="39663E9E" w14:textId="77777777" w:rsidTr="00867200">
        <w:trPr>
          <w:jc w:val="center"/>
          <w:ins w:id="1316" w:author="Administrator" w:date="2023-08-28T12:22:00Z"/>
        </w:trPr>
        <w:tc>
          <w:tcPr>
            <w:tcW w:w="0" w:type="auto"/>
          </w:tcPr>
          <w:p w14:paraId="33E5C16D" w14:textId="77777777" w:rsidR="00F142A7" w:rsidRPr="00534B44" w:rsidRDefault="00F142A7" w:rsidP="00867200">
            <w:pPr>
              <w:pStyle w:val="Compact"/>
              <w:jc w:val="both"/>
              <w:rPr>
                <w:ins w:id="1317" w:author="Administrator" w:date="2023-08-28T12:22:00Z"/>
                <w:rFonts w:ascii="Times New Roman" w:hAnsi="Times New Roman" w:cs="Times New Roman"/>
              </w:rPr>
            </w:pPr>
            <w:ins w:id="1318" w:author="Administrator" w:date="2023-08-28T12:22:00Z">
              <w:r w:rsidRPr="00534B44">
                <w:rPr>
                  <w:rFonts w:ascii="Times New Roman" w:hAnsi="Times New Roman" w:cs="Times New Roman"/>
                  <w:i/>
                  <w:iCs/>
                </w:rPr>
                <w:t>A. mossambica</w:t>
              </w:r>
            </w:ins>
          </w:p>
        </w:tc>
        <w:tc>
          <w:tcPr>
            <w:tcW w:w="0" w:type="auto"/>
          </w:tcPr>
          <w:p w14:paraId="103A4266" w14:textId="77777777" w:rsidR="00F142A7" w:rsidRPr="00534B44" w:rsidRDefault="00F142A7" w:rsidP="00867200">
            <w:pPr>
              <w:pStyle w:val="Compact"/>
              <w:jc w:val="both"/>
              <w:rPr>
                <w:ins w:id="1319" w:author="Administrator" w:date="2023-08-28T12:22:00Z"/>
                <w:rFonts w:ascii="Times New Roman" w:hAnsi="Times New Roman" w:cs="Times New Roman"/>
              </w:rPr>
            </w:pPr>
            <w:ins w:id="1320" w:author="Administrator" w:date="2023-08-28T12:22:00Z">
              <w:r w:rsidRPr="00534B44">
                <w:rPr>
                  <w:rFonts w:ascii="Times New Roman" w:hAnsi="Times New Roman" w:cs="Times New Roman"/>
                </w:rPr>
                <w:t>2</w:t>
              </w:r>
            </w:ins>
          </w:p>
        </w:tc>
        <w:tc>
          <w:tcPr>
            <w:tcW w:w="0" w:type="auto"/>
          </w:tcPr>
          <w:p w14:paraId="261207B1" w14:textId="77777777" w:rsidR="00F142A7" w:rsidRPr="00534B44" w:rsidRDefault="00F142A7" w:rsidP="00867200">
            <w:pPr>
              <w:pStyle w:val="Compact"/>
              <w:jc w:val="both"/>
              <w:rPr>
                <w:ins w:id="1321" w:author="Administrator" w:date="2023-08-28T12:22:00Z"/>
                <w:rFonts w:ascii="Times New Roman" w:hAnsi="Times New Roman" w:cs="Times New Roman"/>
              </w:rPr>
            </w:pPr>
            <w:ins w:id="1322" w:author="Administrator" w:date="2023-08-28T12:22:00Z">
              <w:r w:rsidRPr="00534B44">
                <w:rPr>
                  <w:rFonts w:ascii="Times New Roman" w:hAnsi="Times New Roman" w:cs="Times New Roman"/>
                </w:rPr>
                <w:t>12</w:t>
              </w:r>
            </w:ins>
          </w:p>
        </w:tc>
        <w:tc>
          <w:tcPr>
            <w:tcW w:w="0" w:type="auto"/>
          </w:tcPr>
          <w:p w14:paraId="1CBDD377" w14:textId="77777777" w:rsidR="00F142A7" w:rsidRPr="00534B44" w:rsidRDefault="00F142A7" w:rsidP="00867200">
            <w:pPr>
              <w:pStyle w:val="Compact"/>
              <w:jc w:val="both"/>
              <w:rPr>
                <w:ins w:id="1323" w:author="Administrator" w:date="2023-08-28T12:22:00Z"/>
                <w:rFonts w:ascii="Times New Roman" w:hAnsi="Times New Roman" w:cs="Times New Roman"/>
              </w:rPr>
            </w:pPr>
            <w:ins w:id="1324" w:author="Administrator" w:date="2023-08-28T12:22:00Z">
              <w:r w:rsidRPr="00534B44">
                <w:rPr>
                  <w:rFonts w:ascii="Times New Roman" w:hAnsi="Times New Roman" w:cs="Times New Roman"/>
                </w:rPr>
                <w:t>14</w:t>
              </w:r>
            </w:ins>
          </w:p>
        </w:tc>
      </w:tr>
      <w:tr w:rsidR="00F142A7" w:rsidRPr="00534B44" w14:paraId="35830DF4" w14:textId="77777777" w:rsidTr="00867200">
        <w:trPr>
          <w:jc w:val="center"/>
          <w:ins w:id="1325" w:author="Administrator" w:date="2023-08-28T12:22:00Z"/>
        </w:trPr>
        <w:tc>
          <w:tcPr>
            <w:tcW w:w="0" w:type="auto"/>
          </w:tcPr>
          <w:p w14:paraId="227D0AB1" w14:textId="77777777" w:rsidR="00F142A7" w:rsidRPr="00534B44" w:rsidRDefault="00F142A7" w:rsidP="00867200">
            <w:pPr>
              <w:pStyle w:val="Compact"/>
              <w:jc w:val="both"/>
              <w:rPr>
                <w:ins w:id="1326" w:author="Administrator" w:date="2023-08-28T12:22:00Z"/>
                <w:rFonts w:ascii="Times New Roman" w:hAnsi="Times New Roman" w:cs="Times New Roman"/>
              </w:rPr>
            </w:pPr>
            <w:ins w:id="1327" w:author="Administrator" w:date="2023-08-28T12:22:00Z">
              <w:r w:rsidRPr="00534B44">
                <w:rPr>
                  <w:rFonts w:ascii="Times New Roman" w:hAnsi="Times New Roman" w:cs="Times New Roman"/>
                </w:rPr>
                <w:t>Total</w:t>
              </w:r>
            </w:ins>
          </w:p>
        </w:tc>
        <w:tc>
          <w:tcPr>
            <w:tcW w:w="0" w:type="auto"/>
          </w:tcPr>
          <w:p w14:paraId="320FF33B" w14:textId="77777777" w:rsidR="00F142A7" w:rsidRPr="00534B44" w:rsidRDefault="00F142A7" w:rsidP="00867200">
            <w:pPr>
              <w:pStyle w:val="Compact"/>
              <w:jc w:val="both"/>
              <w:rPr>
                <w:ins w:id="1328" w:author="Administrator" w:date="2023-08-28T12:22:00Z"/>
                <w:rFonts w:ascii="Times New Roman" w:hAnsi="Times New Roman" w:cs="Times New Roman"/>
              </w:rPr>
            </w:pPr>
            <w:ins w:id="1329" w:author="Administrator" w:date="2023-08-28T12:22:00Z">
              <w:r w:rsidRPr="00534B44">
                <w:rPr>
                  <w:rFonts w:ascii="Times New Roman" w:hAnsi="Times New Roman" w:cs="Times New Roman"/>
                </w:rPr>
                <w:t>11</w:t>
              </w:r>
            </w:ins>
          </w:p>
        </w:tc>
        <w:tc>
          <w:tcPr>
            <w:tcW w:w="0" w:type="auto"/>
          </w:tcPr>
          <w:p w14:paraId="28F2EA7D" w14:textId="77777777" w:rsidR="00F142A7" w:rsidRPr="00534B44" w:rsidRDefault="00F142A7" w:rsidP="00867200">
            <w:pPr>
              <w:pStyle w:val="Compact"/>
              <w:jc w:val="both"/>
              <w:rPr>
                <w:ins w:id="1330" w:author="Administrator" w:date="2023-08-28T12:22:00Z"/>
                <w:rFonts w:ascii="Times New Roman" w:hAnsi="Times New Roman" w:cs="Times New Roman"/>
              </w:rPr>
            </w:pPr>
            <w:ins w:id="1331" w:author="Administrator" w:date="2023-08-28T12:22:00Z">
              <w:r w:rsidRPr="00534B44">
                <w:rPr>
                  <w:rFonts w:ascii="Times New Roman" w:hAnsi="Times New Roman" w:cs="Times New Roman"/>
                </w:rPr>
                <w:t>55</w:t>
              </w:r>
            </w:ins>
          </w:p>
        </w:tc>
        <w:tc>
          <w:tcPr>
            <w:tcW w:w="0" w:type="auto"/>
          </w:tcPr>
          <w:p w14:paraId="0A1A7EE7" w14:textId="77777777" w:rsidR="00F142A7" w:rsidRPr="00534B44" w:rsidRDefault="00F142A7" w:rsidP="00867200">
            <w:pPr>
              <w:pStyle w:val="Compact"/>
              <w:jc w:val="both"/>
              <w:rPr>
                <w:ins w:id="1332" w:author="Administrator" w:date="2023-08-28T12:22:00Z"/>
                <w:rFonts w:ascii="Times New Roman" w:hAnsi="Times New Roman" w:cs="Times New Roman"/>
              </w:rPr>
            </w:pPr>
            <w:ins w:id="1333" w:author="Administrator" w:date="2023-08-28T12:22:00Z">
              <w:r w:rsidRPr="00534B44">
                <w:rPr>
                  <w:rFonts w:ascii="Times New Roman" w:hAnsi="Times New Roman" w:cs="Times New Roman"/>
                </w:rPr>
                <w:t>66</w:t>
              </w:r>
            </w:ins>
          </w:p>
        </w:tc>
      </w:tr>
    </w:tbl>
    <w:p w14:paraId="7FBB1FA8" w14:textId="77777777" w:rsidR="00F142A7" w:rsidRDefault="00F142A7" w:rsidP="00F142A7">
      <w:pPr>
        <w:spacing w:after="160" w:line="480" w:lineRule="auto"/>
        <w:jc w:val="both"/>
        <w:rPr>
          <w:ins w:id="1334" w:author="Administrator" w:date="2023-08-28T12:22:00Z"/>
          <w:rFonts w:ascii="Times New Roman" w:hAnsi="Times New Roman"/>
          <w:color w:val="000000" w:themeColor="text1"/>
          <w:sz w:val="24"/>
          <w:szCs w:val="24"/>
        </w:rPr>
      </w:pPr>
    </w:p>
    <w:p w14:paraId="48BA5DF3" w14:textId="77777777" w:rsidR="00F142A7" w:rsidRDefault="00F142A7" w:rsidP="00F142A7">
      <w:pPr>
        <w:spacing w:line="480" w:lineRule="auto"/>
        <w:jc w:val="both"/>
        <w:rPr>
          <w:ins w:id="1335" w:author="Administrator" w:date="2023-08-28T12:22:00Z"/>
          <w:rFonts w:ascii="Times New Roman" w:hAnsi="Times New Roman"/>
          <w:color w:val="000000" w:themeColor="text1"/>
          <w:sz w:val="24"/>
          <w:szCs w:val="24"/>
        </w:rPr>
      </w:pPr>
      <w:ins w:id="1336" w:author="Administrator" w:date="2023-08-28T12:22:00Z">
        <w:r>
          <w:rPr>
            <w:rFonts w:ascii="Times New Roman" w:hAnsi="Times New Roman"/>
            <w:color w:val="000000" w:themeColor="text1"/>
            <w:sz w:val="24"/>
            <w:szCs w:val="24"/>
          </w:rPr>
          <w:t xml:space="preserve">Results of </w:t>
        </w:r>
        <w:commentRangeStart w:id="1337"/>
        <w:r>
          <w:rPr>
            <w:rFonts w:ascii="Times New Roman" w:hAnsi="Times New Roman"/>
            <w:color w:val="000000" w:themeColor="text1"/>
            <w:sz w:val="24"/>
            <w:szCs w:val="24"/>
          </w:rPr>
          <w:t xml:space="preserve">elver </w:t>
        </w:r>
        <w:commentRangeEnd w:id="1337"/>
        <w:r>
          <w:rPr>
            <w:rStyle w:val="CommentReference"/>
          </w:rPr>
          <w:commentReference w:id="1337"/>
        </w:r>
        <w:r>
          <w:rPr>
            <w:rFonts w:ascii="Times New Roman" w:hAnsi="Times New Roman"/>
            <w:color w:val="000000" w:themeColor="text1"/>
            <w:sz w:val="24"/>
            <w:szCs w:val="24"/>
          </w:rPr>
          <w:t xml:space="preserve">occurrence showed that only two species of juvenile anguillid eels caught in the present study (Table 5) Do you mean; Only A beng and A moss elver were encountered; More elver during NEM than SEM; All A beng were caught during NEM while all A Moss during SEM. The highest abundance of elvers caught during the SEM season (n=8) belonged to the species </w:t>
        </w:r>
        <w:r w:rsidRPr="00534B44">
          <w:rPr>
            <w:rFonts w:ascii="Times New Roman" w:hAnsi="Times New Roman"/>
            <w:i/>
            <w:iCs/>
            <w:color w:val="000000" w:themeColor="text1"/>
            <w:sz w:val="24"/>
            <w:szCs w:val="24"/>
          </w:rPr>
          <w:t>A. mossambic</w:t>
        </w:r>
        <w:r>
          <w:rPr>
            <w:rFonts w:ascii="Times New Roman" w:hAnsi="Times New Roman"/>
            <w:i/>
            <w:iCs/>
            <w:color w:val="000000" w:themeColor="text1"/>
            <w:sz w:val="24"/>
            <w:szCs w:val="24"/>
          </w:rPr>
          <w:t>a</w:t>
        </w:r>
        <w:r>
          <w:rPr>
            <w:rFonts w:ascii="Times New Roman" w:hAnsi="Times New Roman"/>
            <w:color w:val="000000" w:themeColor="text1"/>
            <w:sz w:val="24"/>
            <w:szCs w:val="24"/>
          </w:rPr>
          <w:t xml:space="preserve">. The least abundant elver belonged to the species </w:t>
        </w:r>
        <w:r w:rsidRPr="00534B44">
          <w:rPr>
            <w:rFonts w:ascii="Times New Roman" w:hAnsi="Times New Roman"/>
            <w:i/>
            <w:iCs/>
            <w:color w:val="000000" w:themeColor="text1"/>
            <w:sz w:val="24"/>
            <w:szCs w:val="24"/>
          </w:rPr>
          <w:t>A. bengalensis</w:t>
        </w:r>
        <w:r>
          <w:rPr>
            <w:rFonts w:ascii="Times New Roman" w:hAnsi="Times New Roman"/>
            <w:color w:val="000000" w:themeColor="text1"/>
            <w:sz w:val="24"/>
            <w:szCs w:val="24"/>
          </w:rPr>
          <w:t xml:space="preserve"> caught during the NEM season.</w:t>
        </w:r>
      </w:ins>
    </w:p>
    <w:p w14:paraId="30B31F1A" w14:textId="77777777" w:rsidR="00F142A7" w:rsidRDefault="00F142A7" w:rsidP="00F142A7">
      <w:pPr>
        <w:pStyle w:val="ThesisTables"/>
        <w:rPr>
          <w:ins w:id="1338" w:author="Administrator" w:date="2023-08-28T12:22:00Z"/>
        </w:rPr>
      </w:pPr>
      <w:ins w:id="1339" w:author="Administrator" w:date="2023-08-28T12:22:00Z">
        <w:r>
          <w:t xml:space="preserve">Table 5: Abundance of elvers juvenile anguillid eel species associated with two </w:t>
        </w:r>
        <w:commentRangeStart w:id="1340"/>
        <w:r>
          <w:t xml:space="preserve">seasons </w:t>
        </w:r>
        <w:commentRangeEnd w:id="1340"/>
        <w:r>
          <w:rPr>
            <w:rStyle w:val="CommentReference"/>
            <w:rFonts w:ascii="Calibri" w:hAnsi="Calibri"/>
            <w:iCs w:val="0"/>
          </w:rPr>
          <w:commentReference w:id="1340"/>
        </w:r>
        <w:r>
          <w:t xml:space="preserve">(NEM= </w:t>
        </w:r>
        <w:r w:rsidRPr="00C93F4D">
          <w:t>Northeast Monsoon</w:t>
        </w:r>
        <w:r>
          <w:t xml:space="preserve"> season, SEM= </w:t>
        </w:r>
        <w:r w:rsidRPr="00C93F4D">
          <w:t>Southeast Monsoon</w:t>
        </w:r>
        <w:r>
          <w:t xml:space="preserve"> season) </w:t>
        </w:r>
      </w:ins>
    </w:p>
    <w:tbl>
      <w:tblPr>
        <w:tblStyle w:val="Table"/>
        <w:tblW w:w="3447" w:type="pct"/>
        <w:jc w:val="center"/>
        <w:tblBorders>
          <w:top w:val="single" w:sz="4" w:space="0" w:color="auto"/>
          <w:bottom w:val="single" w:sz="4" w:space="0" w:color="auto"/>
        </w:tblBorders>
        <w:tblLook w:val="0020" w:firstRow="1" w:lastRow="0" w:firstColumn="0" w:lastColumn="0" w:noHBand="0" w:noVBand="0"/>
      </w:tblPr>
      <w:tblGrid>
        <w:gridCol w:w="2797"/>
        <w:gridCol w:w="1256"/>
        <w:gridCol w:w="1189"/>
        <w:gridCol w:w="1211"/>
      </w:tblGrid>
      <w:tr w:rsidR="00F142A7" w:rsidRPr="00534B44" w14:paraId="5903DB66" w14:textId="77777777" w:rsidTr="00867200">
        <w:trPr>
          <w:cnfStyle w:val="100000000000" w:firstRow="1" w:lastRow="0" w:firstColumn="0" w:lastColumn="0" w:oddVBand="0" w:evenVBand="0" w:oddHBand="0" w:evenHBand="0" w:firstRowFirstColumn="0" w:firstRowLastColumn="0" w:lastRowFirstColumn="0" w:lastRowLastColumn="0"/>
          <w:tblHeader/>
          <w:jc w:val="center"/>
          <w:ins w:id="1341" w:author="Administrator" w:date="2023-08-28T12:22:00Z"/>
        </w:trPr>
        <w:tc>
          <w:tcPr>
            <w:tcW w:w="0" w:type="auto"/>
            <w:tcBorders>
              <w:top w:val="single" w:sz="4" w:space="0" w:color="auto"/>
              <w:bottom w:val="single" w:sz="4" w:space="0" w:color="auto"/>
            </w:tcBorders>
          </w:tcPr>
          <w:p w14:paraId="62BCEA88" w14:textId="77777777" w:rsidR="00F142A7" w:rsidRPr="00534B44" w:rsidRDefault="00F142A7" w:rsidP="00867200">
            <w:pPr>
              <w:pStyle w:val="Compact"/>
              <w:jc w:val="both"/>
              <w:rPr>
                <w:ins w:id="1342" w:author="Administrator" w:date="2023-08-28T12:22:00Z"/>
                <w:rFonts w:ascii="Times New Roman" w:hAnsi="Times New Roman" w:cs="Times New Roman"/>
              </w:rPr>
            </w:pPr>
            <w:ins w:id="1343" w:author="Administrator" w:date="2023-08-28T12:22:00Z">
              <w:r w:rsidRPr="00534B44">
                <w:rPr>
                  <w:rFonts w:ascii="Times New Roman" w:hAnsi="Times New Roman" w:cs="Times New Roman"/>
                </w:rPr>
                <w:t>Season</w:t>
              </w:r>
            </w:ins>
          </w:p>
        </w:tc>
        <w:tc>
          <w:tcPr>
            <w:tcW w:w="0" w:type="auto"/>
            <w:tcBorders>
              <w:top w:val="single" w:sz="4" w:space="0" w:color="auto"/>
              <w:bottom w:val="single" w:sz="4" w:space="0" w:color="auto"/>
            </w:tcBorders>
          </w:tcPr>
          <w:p w14:paraId="047E4531" w14:textId="77777777" w:rsidR="00F142A7" w:rsidRPr="00534B44" w:rsidRDefault="00F142A7" w:rsidP="00867200">
            <w:pPr>
              <w:pStyle w:val="Compact"/>
              <w:jc w:val="both"/>
              <w:rPr>
                <w:ins w:id="1344" w:author="Administrator" w:date="2023-08-28T12:22:00Z"/>
                <w:rFonts w:ascii="Times New Roman" w:hAnsi="Times New Roman" w:cs="Times New Roman"/>
              </w:rPr>
            </w:pPr>
            <w:ins w:id="1345" w:author="Administrator" w:date="2023-08-28T12:22:00Z">
              <w:r w:rsidRPr="00534B44">
                <w:rPr>
                  <w:rFonts w:ascii="Times New Roman" w:hAnsi="Times New Roman" w:cs="Times New Roman"/>
                </w:rPr>
                <w:t>NEM</w:t>
              </w:r>
            </w:ins>
          </w:p>
        </w:tc>
        <w:tc>
          <w:tcPr>
            <w:tcW w:w="0" w:type="auto"/>
            <w:tcBorders>
              <w:top w:val="single" w:sz="4" w:space="0" w:color="auto"/>
              <w:bottom w:val="single" w:sz="4" w:space="0" w:color="auto"/>
            </w:tcBorders>
          </w:tcPr>
          <w:p w14:paraId="7B311DD9" w14:textId="77777777" w:rsidR="00F142A7" w:rsidRPr="00534B44" w:rsidRDefault="00F142A7" w:rsidP="00867200">
            <w:pPr>
              <w:pStyle w:val="Compact"/>
              <w:jc w:val="both"/>
              <w:rPr>
                <w:ins w:id="1346" w:author="Administrator" w:date="2023-08-28T12:22:00Z"/>
                <w:rFonts w:ascii="Times New Roman" w:hAnsi="Times New Roman" w:cs="Times New Roman"/>
              </w:rPr>
            </w:pPr>
            <w:ins w:id="1347" w:author="Administrator" w:date="2023-08-28T12:22:00Z">
              <w:r w:rsidRPr="00534B44">
                <w:rPr>
                  <w:rFonts w:ascii="Times New Roman" w:hAnsi="Times New Roman" w:cs="Times New Roman"/>
                </w:rPr>
                <w:t>SEM</w:t>
              </w:r>
            </w:ins>
          </w:p>
        </w:tc>
        <w:tc>
          <w:tcPr>
            <w:tcW w:w="0" w:type="auto"/>
            <w:tcBorders>
              <w:top w:val="single" w:sz="4" w:space="0" w:color="auto"/>
              <w:bottom w:val="single" w:sz="4" w:space="0" w:color="auto"/>
            </w:tcBorders>
          </w:tcPr>
          <w:p w14:paraId="2652FEC0" w14:textId="77777777" w:rsidR="00F142A7" w:rsidRPr="00534B44" w:rsidRDefault="00F142A7" w:rsidP="00867200">
            <w:pPr>
              <w:pStyle w:val="Compact"/>
              <w:jc w:val="both"/>
              <w:rPr>
                <w:ins w:id="1348" w:author="Administrator" w:date="2023-08-28T12:22:00Z"/>
                <w:rFonts w:ascii="Times New Roman" w:hAnsi="Times New Roman" w:cs="Times New Roman"/>
              </w:rPr>
            </w:pPr>
            <w:ins w:id="1349" w:author="Administrator" w:date="2023-08-28T12:22:00Z">
              <w:r w:rsidRPr="00534B44">
                <w:rPr>
                  <w:rFonts w:ascii="Times New Roman" w:hAnsi="Times New Roman" w:cs="Times New Roman"/>
                </w:rPr>
                <w:t>Total</w:t>
              </w:r>
            </w:ins>
          </w:p>
        </w:tc>
      </w:tr>
      <w:tr w:rsidR="00F142A7" w:rsidRPr="00534B44" w14:paraId="0FE0DA86" w14:textId="77777777" w:rsidTr="00867200">
        <w:trPr>
          <w:jc w:val="center"/>
          <w:ins w:id="1350" w:author="Administrator" w:date="2023-08-28T12:22:00Z"/>
        </w:trPr>
        <w:tc>
          <w:tcPr>
            <w:tcW w:w="0" w:type="auto"/>
            <w:tcBorders>
              <w:top w:val="single" w:sz="4" w:space="0" w:color="auto"/>
            </w:tcBorders>
          </w:tcPr>
          <w:p w14:paraId="0404B51F" w14:textId="77777777" w:rsidR="00F142A7" w:rsidRPr="00534B44" w:rsidRDefault="00F142A7" w:rsidP="00867200">
            <w:pPr>
              <w:pStyle w:val="Compact"/>
              <w:jc w:val="both"/>
              <w:rPr>
                <w:ins w:id="1351" w:author="Administrator" w:date="2023-08-28T12:22:00Z"/>
                <w:rFonts w:ascii="Times New Roman" w:hAnsi="Times New Roman" w:cs="Times New Roman"/>
              </w:rPr>
            </w:pPr>
            <w:ins w:id="1352" w:author="Administrator" w:date="2023-08-28T12:22:00Z">
              <w:r w:rsidRPr="00534B44">
                <w:rPr>
                  <w:rFonts w:ascii="Times New Roman" w:hAnsi="Times New Roman" w:cs="Times New Roman"/>
                  <w:i/>
                  <w:iCs/>
                </w:rPr>
                <w:t>A. bengalensis</w:t>
              </w:r>
            </w:ins>
          </w:p>
        </w:tc>
        <w:tc>
          <w:tcPr>
            <w:tcW w:w="0" w:type="auto"/>
            <w:tcBorders>
              <w:top w:val="single" w:sz="4" w:space="0" w:color="auto"/>
            </w:tcBorders>
          </w:tcPr>
          <w:p w14:paraId="43A50A4D" w14:textId="77777777" w:rsidR="00F142A7" w:rsidRPr="00534B44" w:rsidRDefault="00F142A7" w:rsidP="00867200">
            <w:pPr>
              <w:pStyle w:val="Compact"/>
              <w:jc w:val="both"/>
              <w:rPr>
                <w:ins w:id="1353" w:author="Administrator" w:date="2023-08-28T12:22:00Z"/>
                <w:rFonts w:ascii="Times New Roman" w:hAnsi="Times New Roman" w:cs="Times New Roman"/>
              </w:rPr>
            </w:pPr>
            <w:ins w:id="1354" w:author="Administrator" w:date="2023-08-28T12:22:00Z">
              <w:r w:rsidRPr="00534B44">
                <w:rPr>
                  <w:rFonts w:ascii="Times New Roman" w:hAnsi="Times New Roman" w:cs="Times New Roman"/>
                </w:rPr>
                <w:t>2</w:t>
              </w:r>
            </w:ins>
          </w:p>
        </w:tc>
        <w:tc>
          <w:tcPr>
            <w:tcW w:w="0" w:type="auto"/>
            <w:tcBorders>
              <w:top w:val="single" w:sz="4" w:space="0" w:color="auto"/>
            </w:tcBorders>
          </w:tcPr>
          <w:p w14:paraId="2D8913F9" w14:textId="77777777" w:rsidR="00F142A7" w:rsidRPr="00534B44" w:rsidRDefault="00F142A7" w:rsidP="00867200">
            <w:pPr>
              <w:pStyle w:val="Compact"/>
              <w:jc w:val="both"/>
              <w:rPr>
                <w:ins w:id="1355" w:author="Administrator" w:date="2023-08-28T12:22:00Z"/>
                <w:rFonts w:ascii="Times New Roman" w:hAnsi="Times New Roman" w:cs="Times New Roman"/>
              </w:rPr>
            </w:pPr>
            <w:ins w:id="1356" w:author="Administrator" w:date="2023-08-28T12:22:00Z">
              <w:r w:rsidRPr="00534B44">
                <w:rPr>
                  <w:rFonts w:ascii="Times New Roman" w:hAnsi="Times New Roman" w:cs="Times New Roman"/>
                </w:rPr>
                <w:t>0</w:t>
              </w:r>
            </w:ins>
          </w:p>
        </w:tc>
        <w:tc>
          <w:tcPr>
            <w:tcW w:w="0" w:type="auto"/>
            <w:tcBorders>
              <w:top w:val="single" w:sz="4" w:space="0" w:color="auto"/>
            </w:tcBorders>
          </w:tcPr>
          <w:p w14:paraId="7ED015CA" w14:textId="77777777" w:rsidR="00F142A7" w:rsidRPr="00534B44" w:rsidRDefault="00F142A7" w:rsidP="00867200">
            <w:pPr>
              <w:pStyle w:val="Compact"/>
              <w:jc w:val="both"/>
              <w:rPr>
                <w:ins w:id="1357" w:author="Administrator" w:date="2023-08-28T12:22:00Z"/>
                <w:rFonts w:ascii="Times New Roman" w:hAnsi="Times New Roman" w:cs="Times New Roman"/>
              </w:rPr>
            </w:pPr>
            <w:ins w:id="1358" w:author="Administrator" w:date="2023-08-28T12:22:00Z">
              <w:r w:rsidRPr="00534B44">
                <w:rPr>
                  <w:rFonts w:ascii="Times New Roman" w:hAnsi="Times New Roman" w:cs="Times New Roman"/>
                </w:rPr>
                <w:t>2</w:t>
              </w:r>
            </w:ins>
          </w:p>
        </w:tc>
      </w:tr>
      <w:tr w:rsidR="00F142A7" w:rsidRPr="00534B44" w14:paraId="0ED0108C" w14:textId="77777777" w:rsidTr="00867200">
        <w:trPr>
          <w:jc w:val="center"/>
          <w:ins w:id="1359" w:author="Administrator" w:date="2023-08-28T12:22:00Z"/>
        </w:trPr>
        <w:tc>
          <w:tcPr>
            <w:tcW w:w="0" w:type="auto"/>
          </w:tcPr>
          <w:p w14:paraId="402C0F23" w14:textId="77777777" w:rsidR="00F142A7" w:rsidRPr="00534B44" w:rsidRDefault="00F142A7" w:rsidP="00867200">
            <w:pPr>
              <w:pStyle w:val="Compact"/>
              <w:jc w:val="both"/>
              <w:rPr>
                <w:ins w:id="1360" w:author="Administrator" w:date="2023-08-28T12:22:00Z"/>
                <w:rFonts w:ascii="Times New Roman" w:hAnsi="Times New Roman" w:cs="Times New Roman"/>
              </w:rPr>
            </w:pPr>
            <w:ins w:id="1361" w:author="Administrator" w:date="2023-08-28T12:22:00Z">
              <w:r w:rsidRPr="00534B44">
                <w:rPr>
                  <w:rFonts w:ascii="Times New Roman" w:hAnsi="Times New Roman" w:cs="Times New Roman"/>
                  <w:i/>
                  <w:iCs/>
                </w:rPr>
                <w:t>A. mossambica</w:t>
              </w:r>
            </w:ins>
          </w:p>
        </w:tc>
        <w:tc>
          <w:tcPr>
            <w:tcW w:w="0" w:type="auto"/>
          </w:tcPr>
          <w:p w14:paraId="754D7DFD" w14:textId="77777777" w:rsidR="00F142A7" w:rsidRPr="00534B44" w:rsidRDefault="00F142A7" w:rsidP="00867200">
            <w:pPr>
              <w:pStyle w:val="Compact"/>
              <w:jc w:val="both"/>
              <w:rPr>
                <w:ins w:id="1362" w:author="Administrator" w:date="2023-08-28T12:22:00Z"/>
                <w:rFonts w:ascii="Times New Roman" w:hAnsi="Times New Roman" w:cs="Times New Roman"/>
              </w:rPr>
            </w:pPr>
            <w:ins w:id="1363" w:author="Administrator" w:date="2023-08-28T12:22:00Z">
              <w:r w:rsidRPr="00534B44">
                <w:rPr>
                  <w:rFonts w:ascii="Times New Roman" w:hAnsi="Times New Roman" w:cs="Times New Roman"/>
                </w:rPr>
                <w:t>0</w:t>
              </w:r>
            </w:ins>
          </w:p>
        </w:tc>
        <w:tc>
          <w:tcPr>
            <w:tcW w:w="0" w:type="auto"/>
          </w:tcPr>
          <w:p w14:paraId="38E74FAB" w14:textId="77777777" w:rsidR="00F142A7" w:rsidRPr="00534B44" w:rsidRDefault="00F142A7" w:rsidP="00867200">
            <w:pPr>
              <w:pStyle w:val="Compact"/>
              <w:jc w:val="both"/>
              <w:rPr>
                <w:ins w:id="1364" w:author="Administrator" w:date="2023-08-28T12:22:00Z"/>
                <w:rFonts w:ascii="Times New Roman" w:hAnsi="Times New Roman" w:cs="Times New Roman"/>
              </w:rPr>
            </w:pPr>
            <w:ins w:id="1365" w:author="Administrator" w:date="2023-08-28T12:22:00Z">
              <w:r w:rsidRPr="00534B44">
                <w:rPr>
                  <w:rFonts w:ascii="Times New Roman" w:hAnsi="Times New Roman" w:cs="Times New Roman"/>
                </w:rPr>
                <w:t>8</w:t>
              </w:r>
            </w:ins>
          </w:p>
        </w:tc>
        <w:tc>
          <w:tcPr>
            <w:tcW w:w="0" w:type="auto"/>
          </w:tcPr>
          <w:p w14:paraId="1CE8173C" w14:textId="77777777" w:rsidR="00F142A7" w:rsidRPr="00534B44" w:rsidRDefault="00F142A7" w:rsidP="00867200">
            <w:pPr>
              <w:pStyle w:val="Compact"/>
              <w:jc w:val="both"/>
              <w:rPr>
                <w:ins w:id="1366" w:author="Administrator" w:date="2023-08-28T12:22:00Z"/>
                <w:rFonts w:ascii="Times New Roman" w:hAnsi="Times New Roman" w:cs="Times New Roman"/>
              </w:rPr>
            </w:pPr>
            <w:ins w:id="1367" w:author="Administrator" w:date="2023-08-28T12:22:00Z">
              <w:r w:rsidRPr="00534B44">
                <w:rPr>
                  <w:rFonts w:ascii="Times New Roman" w:hAnsi="Times New Roman" w:cs="Times New Roman"/>
                </w:rPr>
                <w:t>8</w:t>
              </w:r>
            </w:ins>
          </w:p>
        </w:tc>
      </w:tr>
      <w:tr w:rsidR="00F142A7" w:rsidRPr="00534B44" w14:paraId="19539F7B" w14:textId="77777777" w:rsidTr="00867200">
        <w:trPr>
          <w:jc w:val="center"/>
          <w:ins w:id="1368" w:author="Administrator" w:date="2023-08-28T12:22:00Z"/>
        </w:trPr>
        <w:tc>
          <w:tcPr>
            <w:tcW w:w="0" w:type="auto"/>
          </w:tcPr>
          <w:p w14:paraId="5F1783BA" w14:textId="77777777" w:rsidR="00F142A7" w:rsidRPr="00534B44" w:rsidRDefault="00F142A7" w:rsidP="00867200">
            <w:pPr>
              <w:pStyle w:val="Compact"/>
              <w:jc w:val="both"/>
              <w:rPr>
                <w:ins w:id="1369" w:author="Administrator" w:date="2023-08-28T12:22:00Z"/>
                <w:rFonts w:ascii="Times New Roman" w:hAnsi="Times New Roman" w:cs="Times New Roman"/>
              </w:rPr>
            </w:pPr>
            <w:ins w:id="1370" w:author="Administrator" w:date="2023-08-28T12:22:00Z">
              <w:r w:rsidRPr="00534B44">
                <w:rPr>
                  <w:rFonts w:ascii="Times New Roman" w:hAnsi="Times New Roman" w:cs="Times New Roman"/>
                </w:rPr>
                <w:t>Total</w:t>
              </w:r>
            </w:ins>
          </w:p>
        </w:tc>
        <w:tc>
          <w:tcPr>
            <w:tcW w:w="0" w:type="auto"/>
          </w:tcPr>
          <w:p w14:paraId="2425719B" w14:textId="77777777" w:rsidR="00F142A7" w:rsidRPr="00534B44" w:rsidRDefault="00F142A7" w:rsidP="00867200">
            <w:pPr>
              <w:pStyle w:val="Compact"/>
              <w:jc w:val="both"/>
              <w:rPr>
                <w:ins w:id="1371" w:author="Administrator" w:date="2023-08-28T12:22:00Z"/>
                <w:rFonts w:ascii="Times New Roman" w:hAnsi="Times New Roman" w:cs="Times New Roman"/>
              </w:rPr>
            </w:pPr>
            <w:ins w:id="1372" w:author="Administrator" w:date="2023-08-28T12:22:00Z">
              <w:r w:rsidRPr="00534B44">
                <w:rPr>
                  <w:rFonts w:ascii="Times New Roman" w:hAnsi="Times New Roman" w:cs="Times New Roman"/>
                </w:rPr>
                <w:t>2</w:t>
              </w:r>
            </w:ins>
          </w:p>
        </w:tc>
        <w:tc>
          <w:tcPr>
            <w:tcW w:w="0" w:type="auto"/>
          </w:tcPr>
          <w:p w14:paraId="4B840486" w14:textId="77777777" w:rsidR="00F142A7" w:rsidRPr="00534B44" w:rsidRDefault="00F142A7" w:rsidP="00867200">
            <w:pPr>
              <w:pStyle w:val="Compact"/>
              <w:jc w:val="both"/>
              <w:rPr>
                <w:ins w:id="1373" w:author="Administrator" w:date="2023-08-28T12:22:00Z"/>
                <w:rFonts w:ascii="Times New Roman" w:hAnsi="Times New Roman" w:cs="Times New Roman"/>
              </w:rPr>
            </w:pPr>
            <w:ins w:id="1374" w:author="Administrator" w:date="2023-08-28T12:22:00Z">
              <w:r w:rsidRPr="00534B44">
                <w:rPr>
                  <w:rFonts w:ascii="Times New Roman" w:hAnsi="Times New Roman" w:cs="Times New Roman"/>
                </w:rPr>
                <w:t>8</w:t>
              </w:r>
            </w:ins>
          </w:p>
        </w:tc>
        <w:tc>
          <w:tcPr>
            <w:tcW w:w="0" w:type="auto"/>
          </w:tcPr>
          <w:p w14:paraId="22AE71E2" w14:textId="77777777" w:rsidR="00F142A7" w:rsidRPr="00534B44" w:rsidRDefault="00F142A7" w:rsidP="00867200">
            <w:pPr>
              <w:pStyle w:val="Compact"/>
              <w:jc w:val="both"/>
              <w:rPr>
                <w:ins w:id="1375" w:author="Administrator" w:date="2023-08-28T12:22:00Z"/>
                <w:rFonts w:ascii="Times New Roman" w:hAnsi="Times New Roman" w:cs="Times New Roman"/>
              </w:rPr>
            </w:pPr>
            <w:ins w:id="1376" w:author="Administrator" w:date="2023-08-28T12:22:00Z">
              <w:r w:rsidRPr="00534B44">
                <w:rPr>
                  <w:rFonts w:ascii="Times New Roman" w:hAnsi="Times New Roman" w:cs="Times New Roman"/>
                </w:rPr>
                <w:t>10</w:t>
              </w:r>
            </w:ins>
          </w:p>
        </w:tc>
      </w:tr>
    </w:tbl>
    <w:p w14:paraId="3819E3E3" w14:textId="77777777" w:rsidR="00F142A7" w:rsidRDefault="00F142A7" w:rsidP="00F142A7">
      <w:pPr>
        <w:spacing w:after="160" w:line="480" w:lineRule="auto"/>
        <w:jc w:val="both"/>
        <w:rPr>
          <w:ins w:id="1377" w:author="Administrator" w:date="2023-08-28T12:22:00Z"/>
          <w:rFonts w:ascii="Times New Roman" w:hAnsi="Times New Roman"/>
          <w:color w:val="000000" w:themeColor="text1"/>
          <w:sz w:val="24"/>
          <w:szCs w:val="24"/>
        </w:rPr>
      </w:pPr>
    </w:p>
    <w:p w14:paraId="21B96929" w14:textId="4969C2CA" w:rsidR="00F142A7" w:rsidRDefault="00F142A7" w:rsidP="00043A6B">
      <w:pPr>
        <w:keepNext/>
        <w:tabs>
          <w:tab w:val="left" w:pos="4228"/>
        </w:tabs>
        <w:spacing w:line="480" w:lineRule="auto"/>
        <w:jc w:val="both"/>
        <w:rPr>
          <w:ins w:id="1378" w:author="Administrator" w:date="2023-08-28T12:23:00Z"/>
          <w:rFonts w:ascii="Times New Roman" w:hAnsi="Times New Roman"/>
          <w:color w:val="000000" w:themeColor="text1"/>
          <w:sz w:val="24"/>
          <w:szCs w:val="24"/>
        </w:rPr>
      </w:pPr>
      <w:ins w:id="1379" w:author="Administrator" w:date="2023-08-28T12:23:00Z">
        <w:r>
          <w:rPr>
            <w:rFonts w:ascii="Times New Roman" w:hAnsi="Times New Roman"/>
            <w:color w:val="000000" w:themeColor="text1"/>
            <w:sz w:val="24"/>
            <w:szCs w:val="24"/>
          </w:rPr>
          <w:t xml:space="preserve">4.3.2 lunar </w:t>
        </w:r>
        <w:commentRangeStart w:id="1380"/>
        <w:r>
          <w:rPr>
            <w:rFonts w:ascii="Times New Roman" w:hAnsi="Times New Roman"/>
            <w:color w:val="000000" w:themeColor="text1"/>
            <w:sz w:val="24"/>
            <w:szCs w:val="24"/>
          </w:rPr>
          <w:t>phase</w:t>
        </w:r>
      </w:ins>
      <w:commentRangeEnd w:id="1380"/>
      <w:ins w:id="1381" w:author="Administrator" w:date="2023-08-28T12:53:00Z">
        <w:r w:rsidR="00695B72">
          <w:rPr>
            <w:rStyle w:val="CommentReference"/>
          </w:rPr>
          <w:commentReference w:id="1380"/>
        </w:r>
      </w:ins>
    </w:p>
    <w:p w14:paraId="483BC0D4" w14:textId="25C56B7D" w:rsidR="00043A6B" w:rsidRDefault="00043A6B" w:rsidP="00043A6B">
      <w:pPr>
        <w:keepNext/>
        <w:tabs>
          <w:tab w:val="left" w:pos="4228"/>
        </w:tabs>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Species counts of juvenile anguillid eels caught across different lunar phases showed that,</w:t>
      </w:r>
      <w:r>
        <w:rPr>
          <w:rFonts w:ascii="Times New Roman" w:hAnsi="Times New Roman"/>
          <w:i/>
          <w:iCs/>
          <w:color w:val="000000" w:themeColor="text1"/>
          <w:sz w:val="24"/>
          <w:szCs w:val="24"/>
        </w:rPr>
        <w:t xml:space="preserve"> A. bengalensis</w:t>
      </w:r>
      <w:r>
        <w:rPr>
          <w:rFonts w:ascii="Times New Roman" w:hAnsi="Times New Roman"/>
          <w:color w:val="000000" w:themeColor="text1"/>
          <w:sz w:val="24"/>
          <w:szCs w:val="24"/>
        </w:rPr>
        <w:t xml:space="preserve"> (n=18) and </w:t>
      </w:r>
      <w:r w:rsidRPr="00534B44">
        <w:rPr>
          <w:rFonts w:ascii="Times New Roman" w:hAnsi="Times New Roman"/>
          <w:i/>
          <w:iCs/>
          <w:color w:val="000000" w:themeColor="text1"/>
          <w:sz w:val="24"/>
          <w:szCs w:val="24"/>
        </w:rPr>
        <w:t>A. mossambica</w:t>
      </w:r>
      <w:r>
        <w:rPr>
          <w:rFonts w:ascii="Times New Roman" w:hAnsi="Times New Roman"/>
          <w:color w:val="000000" w:themeColor="text1"/>
          <w:sz w:val="24"/>
          <w:szCs w:val="24"/>
        </w:rPr>
        <w:t xml:space="preserve"> </w:t>
      </w:r>
      <w:r>
        <w:rPr>
          <w:rFonts w:ascii="Times New Roman" w:hAnsi="Times New Roman"/>
          <w:sz w:val="24"/>
          <w:szCs w:val="24"/>
        </w:rPr>
        <w:t>were more abundant during the waning gibbous</w:t>
      </w:r>
      <w:r w:rsidR="003C391E">
        <w:rPr>
          <w:rFonts w:ascii="Times New Roman" w:hAnsi="Times New Roman"/>
          <w:sz w:val="24"/>
          <w:szCs w:val="24"/>
        </w:rPr>
        <w:t xml:space="preserve"> (n=9)</w:t>
      </w:r>
      <w:r>
        <w:rPr>
          <w:rFonts w:ascii="Times New Roman" w:hAnsi="Times New Roman"/>
          <w:sz w:val="24"/>
          <w:szCs w:val="24"/>
        </w:rPr>
        <w:t xml:space="preserve"> lunar phase (Table 13).</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Anguill</w:t>
      </w:r>
      <w:r w:rsidR="000D2224">
        <w:rPr>
          <w:rFonts w:ascii="Times New Roman" w:hAnsi="Times New Roman"/>
          <w:i/>
          <w:iCs/>
          <w:color w:val="000000" w:themeColor="text1"/>
          <w:sz w:val="24"/>
          <w:szCs w:val="24"/>
        </w:rPr>
        <w:t>a</w:t>
      </w:r>
      <w:r w:rsidR="003570C6" w:rsidRPr="003570C6">
        <w:rPr>
          <w:rFonts w:ascii="Times New Roman" w:hAnsi="Times New Roman"/>
          <w:i/>
          <w:iCs/>
          <w:color w:val="000000" w:themeColor="text1"/>
          <w:sz w:val="24"/>
          <w:szCs w:val="24"/>
        </w:rPr>
        <w:t xml:space="preserve"> marmorata</w:t>
      </w:r>
      <w:r>
        <w:rPr>
          <w:rFonts w:ascii="Times New Roman" w:hAnsi="Times New Roman"/>
          <w:color w:val="000000" w:themeColor="text1"/>
          <w:sz w:val="24"/>
          <w:szCs w:val="24"/>
        </w:rPr>
        <w:t xml:space="preserve"> showed similar abundance (n=1) during the waning</w:t>
      </w:r>
      <w:r>
        <w:rPr>
          <w:rFonts w:ascii="Times New Roman" w:hAnsi="Times New Roman"/>
        </w:rPr>
        <w:t xml:space="preserve"> gibbous and waxing crescent </w:t>
      </w:r>
      <w:r>
        <w:rPr>
          <w:rFonts w:ascii="Times New Roman" w:hAnsi="Times New Roman"/>
          <w:color w:val="000000" w:themeColor="text1"/>
          <w:sz w:val="24"/>
          <w:szCs w:val="24"/>
        </w:rPr>
        <w:t xml:space="preserve">lunar phases. The statistical significance of the association between the lunar phase and the catch rate showed no significant difference between the two variables (P&lt;0.05). Results of </w:t>
      </w:r>
      <w:commentRangeStart w:id="1382"/>
      <w:r>
        <w:rPr>
          <w:rFonts w:ascii="Times New Roman" w:hAnsi="Times New Roman"/>
          <w:color w:val="000000" w:themeColor="text1"/>
          <w:sz w:val="24"/>
          <w:szCs w:val="24"/>
        </w:rPr>
        <w:t xml:space="preserve">Shannon </w:t>
      </w:r>
      <w:commentRangeEnd w:id="1382"/>
      <w:r w:rsidR="00F142A7">
        <w:rPr>
          <w:rStyle w:val="CommentReference"/>
        </w:rPr>
        <w:commentReference w:id="1382"/>
      </w:r>
      <w:r>
        <w:rPr>
          <w:rFonts w:ascii="Times New Roman" w:hAnsi="Times New Roman"/>
          <w:color w:val="000000" w:themeColor="text1"/>
          <w:sz w:val="24"/>
          <w:szCs w:val="24"/>
        </w:rPr>
        <w:t xml:space="preserve">weaver diversity index showed that </w:t>
      </w:r>
      <w:bookmarkStart w:id="1383" w:name="_Hlk128213667"/>
      <w:r>
        <w:rPr>
          <w:rFonts w:ascii="Times New Roman" w:hAnsi="Times New Roman"/>
          <w:color w:val="000000" w:themeColor="text1"/>
          <w:sz w:val="24"/>
          <w:szCs w:val="24"/>
        </w:rPr>
        <w:t>the last quarter phase of the moon showed a higher diversity index of 1.9 followed by the full moon 1.43, then waning gibbous 1.3, and first quarter 1.04. The waxing crescent had the lowest 0.79 diversity index.</w:t>
      </w:r>
      <w:bookmarkEnd w:id="1383"/>
    </w:p>
    <w:p w14:paraId="37616A05" w14:textId="77777777" w:rsidR="00043A6B" w:rsidRDefault="00043A6B" w:rsidP="000D2224">
      <w:pPr>
        <w:pStyle w:val="ThesisTables"/>
        <w:rPr>
          <w:color w:val="000000" w:themeColor="text1"/>
        </w:rPr>
      </w:pPr>
      <w:bookmarkStart w:id="1384" w:name="_Toc144072974"/>
      <w:r>
        <w:rPr>
          <w:color w:val="000000" w:themeColor="text1"/>
        </w:rPr>
        <w:t xml:space="preserve">Table 13: </w:t>
      </w:r>
      <w:r>
        <w:t>A</w:t>
      </w:r>
      <w:r w:rsidRPr="00C93F4D">
        <w:t>bundance of juvenile anguillid eel species caught in different lunar phases in the Sabaki Estuary</w:t>
      </w:r>
      <w:bookmarkEnd w:id="1384"/>
    </w:p>
    <w:tbl>
      <w:tblPr>
        <w:tblStyle w:val="Table"/>
        <w:tblW w:w="3389" w:type="pct"/>
        <w:jc w:val="center"/>
        <w:tblBorders>
          <w:top w:val="single" w:sz="4" w:space="0" w:color="auto"/>
          <w:bottom w:val="single" w:sz="4" w:space="0" w:color="auto"/>
        </w:tblBorders>
        <w:tblLook w:val="0020" w:firstRow="1" w:lastRow="0" w:firstColumn="0" w:lastColumn="0" w:noHBand="0" w:noVBand="0"/>
        <w:tblPrChange w:id="1385" w:author="Administrator" w:date="2023-08-28T12:23:00Z">
          <w:tblPr>
            <w:tblStyle w:val="Table"/>
            <w:tblW w:w="3389" w:type="pct"/>
            <w:jc w:val="center"/>
            <w:tblBorders>
              <w:top w:val="single" w:sz="4" w:space="0" w:color="auto"/>
              <w:bottom w:val="single" w:sz="4" w:space="0" w:color="auto"/>
            </w:tblBorders>
            <w:tblLook w:val="0020" w:firstRow="1" w:lastRow="0" w:firstColumn="0" w:lastColumn="0" w:noHBand="0" w:noVBand="0"/>
          </w:tblPr>
        </w:tblPrChange>
      </w:tblPr>
      <w:tblGrid>
        <w:gridCol w:w="1897"/>
        <w:gridCol w:w="1255"/>
        <w:gridCol w:w="1207"/>
        <w:gridCol w:w="1304"/>
        <w:gridCol w:w="681"/>
        <w:tblGridChange w:id="1386">
          <w:tblGrid>
            <w:gridCol w:w="1897"/>
            <w:gridCol w:w="1255"/>
            <w:gridCol w:w="1207"/>
            <w:gridCol w:w="1304"/>
            <w:gridCol w:w="681"/>
          </w:tblGrid>
        </w:tblGridChange>
      </w:tblGrid>
      <w:tr w:rsidR="00043A6B" w14:paraId="0E887C8A" w14:textId="77777777" w:rsidTr="00F142A7">
        <w:trPr>
          <w:cnfStyle w:val="100000000000" w:firstRow="1" w:lastRow="0" w:firstColumn="0" w:lastColumn="0" w:oddVBand="0" w:evenVBand="0" w:oddHBand="0" w:evenHBand="0" w:firstRowFirstColumn="0" w:firstRowLastColumn="0" w:lastRowFirstColumn="0" w:lastRowLastColumn="0"/>
          <w:trHeight w:val="349"/>
          <w:jc w:val="center"/>
          <w:trPrChange w:id="1387" w:author="Administrator" w:date="2023-08-28T12:23:00Z">
            <w:trPr>
              <w:trHeight w:val="349"/>
              <w:jc w:val="center"/>
            </w:trPr>
          </w:trPrChange>
        </w:trPr>
        <w:tc>
          <w:tcPr>
            <w:tcW w:w="1495" w:type="pct"/>
            <w:tcBorders>
              <w:top w:val="single" w:sz="4" w:space="0" w:color="auto"/>
              <w:left w:val="nil"/>
              <w:bottom w:val="single" w:sz="4" w:space="0" w:color="auto"/>
              <w:right w:val="nil"/>
            </w:tcBorders>
            <w:hideMark/>
            <w:tcPrChange w:id="1388" w:author="Administrator" w:date="2023-08-28T12:23:00Z">
              <w:tcPr>
                <w:tcW w:w="1574" w:type="pct"/>
                <w:tcBorders>
                  <w:top w:val="single" w:sz="4" w:space="0" w:color="auto"/>
                  <w:left w:val="nil"/>
                  <w:bottom w:val="single" w:sz="4" w:space="0" w:color="auto"/>
                  <w:right w:val="nil"/>
                </w:tcBorders>
                <w:hideMark/>
              </w:tcPr>
            </w:tcPrChange>
          </w:tcPr>
          <w:p w14:paraId="2F2D15F6"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Lunar phase </w:t>
            </w:r>
          </w:p>
        </w:tc>
        <w:tc>
          <w:tcPr>
            <w:tcW w:w="989" w:type="pct"/>
            <w:tcBorders>
              <w:top w:val="single" w:sz="4" w:space="0" w:color="auto"/>
              <w:left w:val="nil"/>
              <w:bottom w:val="single" w:sz="4" w:space="0" w:color="auto"/>
              <w:right w:val="nil"/>
            </w:tcBorders>
            <w:hideMark/>
            <w:tcPrChange w:id="1389" w:author="Administrator" w:date="2023-08-28T12:23:00Z">
              <w:tcPr>
                <w:tcW w:w="967" w:type="pct"/>
                <w:tcBorders>
                  <w:top w:val="single" w:sz="4" w:space="0" w:color="auto"/>
                  <w:left w:val="nil"/>
                  <w:bottom w:val="single" w:sz="4" w:space="0" w:color="auto"/>
                  <w:right w:val="nil"/>
                </w:tcBorders>
                <w:hideMark/>
              </w:tcPr>
            </w:tcPrChange>
          </w:tcPr>
          <w:p w14:paraId="6FB05787"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i/>
                <w:iCs/>
                <w:sz w:val="22"/>
                <w:szCs w:val="22"/>
                <w:lang w:val="en-GB" w:eastAsia="fr-FR"/>
              </w:rPr>
              <w:t>A. bengalensis</w:t>
            </w:r>
          </w:p>
        </w:tc>
        <w:tc>
          <w:tcPr>
            <w:tcW w:w="951" w:type="pct"/>
            <w:tcBorders>
              <w:top w:val="single" w:sz="4" w:space="0" w:color="auto"/>
              <w:left w:val="nil"/>
              <w:bottom w:val="single" w:sz="4" w:space="0" w:color="auto"/>
              <w:right w:val="nil"/>
            </w:tcBorders>
            <w:hideMark/>
            <w:tcPrChange w:id="1390" w:author="Administrator" w:date="2023-08-28T12:23:00Z">
              <w:tcPr>
                <w:tcW w:w="930" w:type="pct"/>
                <w:tcBorders>
                  <w:top w:val="single" w:sz="4" w:space="0" w:color="auto"/>
                  <w:left w:val="nil"/>
                  <w:bottom w:val="single" w:sz="4" w:space="0" w:color="auto"/>
                  <w:right w:val="nil"/>
                </w:tcBorders>
                <w:hideMark/>
              </w:tcPr>
            </w:tcPrChange>
          </w:tcPr>
          <w:p w14:paraId="5B1ADC17"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i/>
                <w:iCs/>
                <w:sz w:val="22"/>
                <w:szCs w:val="22"/>
                <w:lang w:val="en-GB" w:eastAsia="fr-FR"/>
              </w:rPr>
              <w:t>A. marmorata</w:t>
            </w:r>
          </w:p>
        </w:tc>
        <w:tc>
          <w:tcPr>
            <w:tcW w:w="1028" w:type="pct"/>
            <w:tcBorders>
              <w:top w:val="single" w:sz="4" w:space="0" w:color="auto"/>
              <w:left w:val="nil"/>
              <w:bottom w:val="single" w:sz="4" w:space="0" w:color="auto"/>
              <w:right w:val="nil"/>
            </w:tcBorders>
            <w:hideMark/>
            <w:tcPrChange w:id="1391" w:author="Administrator" w:date="2023-08-28T12:23:00Z">
              <w:tcPr>
                <w:tcW w:w="1004" w:type="pct"/>
                <w:tcBorders>
                  <w:top w:val="single" w:sz="4" w:space="0" w:color="auto"/>
                  <w:left w:val="nil"/>
                  <w:bottom w:val="single" w:sz="4" w:space="0" w:color="auto"/>
                  <w:right w:val="nil"/>
                </w:tcBorders>
                <w:hideMark/>
              </w:tcPr>
            </w:tcPrChange>
          </w:tcPr>
          <w:p w14:paraId="307A368C"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i/>
                <w:iCs/>
                <w:sz w:val="22"/>
                <w:szCs w:val="22"/>
                <w:lang w:val="en-GB" w:eastAsia="fr-FR"/>
              </w:rPr>
              <w:t>A. mossambica</w:t>
            </w:r>
          </w:p>
        </w:tc>
        <w:tc>
          <w:tcPr>
            <w:tcW w:w="537" w:type="pct"/>
            <w:tcBorders>
              <w:top w:val="single" w:sz="4" w:space="0" w:color="auto"/>
              <w:left w:val="nil"/>
              <w:bottom w:val="single" w:sz="4" w:space="0" w:color="auto"/>
              <w:right w:val="nil"/>
            </w:tcBorders>
            <w:hideMark/>
            <w:tcPrChange w:id="1392" w:author="Administrator" w:date="2023-08-28T12:23:00Z">
              <w:tcPr>
                <w:tcW w:w="525" w:type="pct"/>
                <w:tcBorders>
                  <w:top w:val="single" w:sz="4" w:space="0" w:color="auto"/>
                  <w:left w:val="nil"/>
                  <w:bottom w:val="single" w:sz="4" w:space="0" w:color="auto"/>
                  <w:right w:val="nil"/>
                </w:tcBorders>
                <w:hideMark/>
              </w:tcPr>
            </w:tcPrChange>
          </w:tcPr>
          <w:p w14:paraId="5B8B6AAE"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sz w:val="22"/>
                <w:szCs w:val="22"/>
                <w:lang w:val="en-GB" w:eastAsia="fr-FR"/>
              </w:rPr>
              <w:t>Total</w:t>
            </w:r>
          </w:p>
        </w:tc>
      </w:tr>
      <w:tr w:rsidR="00043A6B" w14:paraId="09B88C52" w14:textId="77777777" w:rsidTr="00F142A7">
        <w:trPr>
          <w:trHeight w:val="349"/>
          <w:jc w:val="center"/>
          <w:trPrChange w:id="1393" w:author="Administrator" w:date="2023-08-28T12:23:00Z">
            <w:trPr>
              <w:trHeight w:val="349"/>
              <w:jc w:val="center"/>
            </w:trPr>
          </w:trPrChange>
        </w:trPr>
        <w:tc>
          <w:tcPr>
            <w:tcW w:w="1495" w:type="pct"/>
            <w:tcBorders>
              <w:top w:val="single" w:sz="4" w:space="0" w:color="auto"/>
              <w:left w:val="nil"/>
              <w:bottom w:val="nil"/>
              <w:right w:val="nil"/>
            </w:tcBorders>
            <w:hideMark/>
            <w:tcPrChange w:id="1394" w:author="Administrator" w:date="2023-08-28T12:23:00Z">
              <w:tcPr>
                <w:tcW w:w="1574" w:type="pct"/>
                <w:tcBorders>
                  <w:top w:val="single" w:sz="4" w:space="0" w:color="auto"/>
                  <w:left w:val="nil"/>
                  <w:bottom w:val="nil"/>
                  <w:right w:val="nil"/>
                </w:tcBorders>
                <w:hideMark/>
              </w:tcPr>
            </w:tcPrChange>
          </w:tcPr>
          <w:p w14:paraId="251E801E"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First Quarter</w:t>
            </w:r>
          </w:p>
        </w:tc>
        <w:tc>
          <w:tcPr>
            <w:tcW w:w="989" w:type="pct"/>
            <w:tcBorders>
              <w:top w:val="single" w:sz="4" w:space="0" w:color="auto"/>
              <w:left w:val="nil"/>
              <w:bottom w:val="nil"/>
              <w:right w:val="nil"/>
            </w:tcBorders>
            <w:hideMark/>
            <w:tcPrChange w:id="1395" w:author="Administrator" w:date="2023-08-28T12:23:00Z">
              <w:tcPr>
                <w:tcW w:w="967" w:type="pct"/>
                <w:tcBorders>
                  <w:top w:val="single" w:sz="4" w:space="0" w:color="auto"/>
                  <w:left w:val="nil"/>
                  <w:bottom w:val="nil"/>
                  <w:right w:val="nil"/>
                </w:tcBorders>
                <w:hideMark/>
              </w:tcPr>
            </w:tcPrChange>
          </w:tcPr>
          <w:p w14:paraId="1E25CB67"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10</w:t>
            </w:r>
          </w:p>
        </w:tc>
        <w:tc>
          <w:tcPr>
            <w:tcW w:w="951" w:type="pct"/>
            <w:tcBorders>
              <w:top w:val="single" w:sz="4" w:space="0" w:color="auto"/>
              <w:left w:val="nil"/>
              <w:bottom w:val="nil"/>
              <w:right w:val="nil"/>
            </w:tcBorders>
            <w:hideMark/>
            <w:tcPrChange w:id="1396" w:author="Administrator" w:date="2023-08-28T12:23:00Z">
              <w:tcPr>
                <w:tcW w:w="930" w:type="pct"/>
                <w:tcBorders>
                  <w:top w:val="single" w:sz="4" w:space="0" w:color="auto"/>
                  <w:left w:val="nil"/>
                  <w:bottom w:val="nil"/>
                  <w:right w:val="nil"/>
                </w:tcBorders>
                <w:hideMark/>
              </w:tcPr>
            </w:tcPrChange>
          </w:tcPr>
          <w:p w14:paraId="2AF8F35B"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0 </w:t>
            </w:r>
          </w:p>
        </w:tc>
        <w:tc>
          <w:tcPr>
            <w:tcW w:w="1028" w:type="pct"/>
            <w:tcBorders>
              <w:top w:val="single" w:sz="4" w:space="0" w:color="auto"/>
              <w:left w:val="nil"/>
              <w:bottom w:val="nil"/>
              <w:right w:val="nil"/>
            </w:tcBorders>
            <w:hideMark/>
            <w:tcPrChange w:id="1397" w:author="Administrator" w:date="2023-08-28T12:23:00Z">
              <w:tcPr>
                <w:tcW w:w="1004" w:type="pct"/>
                <w:tcBorders>
                  <w:top w:val="single" w:sz="4" w:space="0" w:color="auto"/>
                  <w:left w:val="nil"/>
                  <w:bottom w:val="nil"/>
                  <w:right w:val="nil"/>
                </w:tcBorders>
                <w:hideMark/>
              </w:tcPr>
            </w:tcPrChange>
          </w:tcPr>
          <w:p w14:paraId="2B9CA1BB"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4</w:t>
            </w:r>
          </w:p>
        </w:tc>
        <w:tc>
          <w:tcPr>
            <w:tcW w:w="537" w:type="pct"/>
            <w:tcBorders>
              <w:top w:val="single" w:sz="4" w:space="0" w:color="auto"/>
              <w:left w:val="nil"/>
              <w:bottom w:val="nil"/>
              <w:right w:val="nil"/>
            </w:tcBorders>
            <w:hideMark/>
            <w:tcPrChange w:id="1398" w:author="Administrator" w:date="2023-08-28T12:23:00Z">
              <w:tcPr>
                <w:tcW w:w="525" w:type="pct"/>
                <w:tcBorders>
                  <w:top w:val="single" w:sz="4" w:space="0" w:color="auto"/>
                  <w:left w:val="nil"/>
                  <w:bottom w:val="nil"/>
                  <w:right w:val="nil"/>
                </w:tcBorders>
                <w:hideMark/>
              </w:tcPr>
            </w:tcPrChange>
          </w:tcPr>
          <w:p w14:paraId="32F55B33"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14 </w:t>
            </w:r>
          </w:p>
        </w:tc>
      </w:tr>
      <w:tr w:rsidR="00043A6B" w14:paraId="0CF867EB" w14:textId="77777777" w:rsidTr="00F142A7">
        <w:trPr>
          <w:trHeight w:val="349"/>
          <w:jc w:val="center"/>
          <w:trPrChange w:id="1399" w:author="Administrator" w:date="2023-08-28T12:23:00Z">
            <w:trPr>
              <w:trHeight w:val="349"/>
              <w:jc w:val="center"/>
            </w:trPr>
          </w:trPrChange>
        </w:trPr>
        <w:tc>
          <w:tcPr>
            <w:tcW w:w="1495" w:type="pct"/>
            <w:tcBorders>
              <w:top w:val="nil"/>
              <w:left w:val="nil"/>
              <w:bottom w:val="nil"/>
              <w:right w:val="nil"/>
            </w:tcBorders>
            <w:hideMark/>
            <w:tcPrChange w:id="1400" w:author="Administrator" w:date="2023-08-28T12:23:00Z">
              <w:tcPr>
                <w:tcW w:w="1574" w:type="pct"/>
                <w:tcBorders>
                  <w:top w:val="nil"/>
                  <w:left w:val="nil"/>
                  <w:bottom w:val="nil"/>
                  <w:right w:val="nil"/>
                </w:tcBorders>
                <w:hideMark/>
              </w:tcPr>
            </w:tcPrChange>
          </w:tcPr>
          <w:p w14:paraId="07EBE2A2"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Full moon</w:t>
            </w:r>
          </w:p>
        </w:tc>
        <w:tc>
          <w:tcPr>
            <w:tcW w:w="989" w:type="pct"/>
            <w:tcBorders>
              <w:top w:val="nil"/>
              <w:left w:val="nil"/>
              <w:bottom w:val="nil"/>
              <w:right w:val="nil"/>
            </w:tcBorders>
            <w:hideMark/>
            <w:tcPrChange w:id="1401" w:author="Administrator" w:date="2023-08-28T12:23:00Z">
              <w:tcPr>
                <w:tcW w:w="967" w:type="pct"/>
                <w:tcBorders>
                  <w:top w:val="nil"/>
                  <w:left w:val="nil"/>
                  <w:bottom w:val="nil"/>
                  <w:right w:val="nil"/>
                </w:tcBorders>
                <w:hideMark/>
              </w:tcPr>
            </w:tcPrChange>
          </w:tcPr>
          <w:p w14:paraId="7F622735"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10</w:t>
            </w:r>
          </w:p>
        </w:tc>
        <w:tc>
          <w:tcPr>
            <w:tcW w:w="951" w:type="pct"/>
            <w:tcBorders>
              <w:top w:val="nil"/>
              <w:left w:val="nil"/>
              <w:bottom w:val="nil"/>
              <w:right w:val="nil"/>
            </w:tcBorders>
            <w:hideMark/>
            <w:tcPrChange w:id="1402" w:author="Administrator" w:date="2023-08-28T12:23:00Z">
              <w:tcPr>
                <w:tcW w:w="930" w:type="pct"/>
                <w:tcBorders>
                  <w:top w:val="nil"/>
                  <w:left w:val="nil"/>
                  <w:bottom w:val="nil"/>
                  <w:right w:val="nil"/>
                </w:tcBorders>
                <w:hideMark/>
              </w:tcPr>
            </w:tcPrChange>
          </w:tcPr>
          <w:p w14:paraId="73870B98"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0 </w:t>
            </w:r>
          </w:p>
        </w:tc>
        <w:tc>
          <w:tcPr>
            <w:tcW w:w="1028" w:type="pct"/>
            <w:tcBorders>
              <w:top w:val="nil"/>
              <w:left w:val="nil"/>
              <w:bottom w:val="nil"/>
              <w:right w:val="nil"/>
            </w:tcBorders>
            <w:hideMark/>
            <w:tcPrChange w:id="1403" w:author="Administrator" w:date="2023-08-28T12:23:00Z">
              <w:tcPr>
                <w:tcW w:w="1004" w:type="pct"/>
                <w:tcBorders>
                  <w:top w:val="nil"/>
                  <w:left w:val="nil"/>
                  <w:bottom w:val="nil"/>
                  <w:right w:val="nil"/>
                </w:tcBorders>
                <w:hideMark/>
              </w:tcPr>
            </w:tcPrChange>
          </w:tcPr>
          <w:p w14:paraId="1ED4C36D"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0 </w:t>
            </w:r>
          </w:p>
        </w:tc>
        <w:tc>
          <w:tcPr>
            <w:tcW w:w="537" w:type="pct"/>
            <w:tcBorders>
              <w:top w:val="nil"/>
              <w:left w:val="nil"/>
              <w:bottom w:val="nil"/>
              <w:right w:val="nil"/>
            </w:tcBorders>
            <w:hideMark/>
            <w:tcPrChange w:id="1404" w:author="Administrator" w:date="2023-08-28T12:23:00Z">
              <w:tcPr>
                <w:tcW w:w="525" w:type="pct"/>
                <w:tcBorders>
                  <w:top w:val="nil"/>
                  <w:left w:val="nil"/>
                  <w:bottom w:val="nil"/>
                  <w:right w:val="nil"/>
                </w:tcBorders>
                <w:hideMark/>
              </w:tcPr>
            </w:tcPrChange>
          </w:tcPr>
          <w:p w14:paraId="6359F427"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10 </w:t>
            </w:r>
          </w:p>
        </w:tc>
      </w:tr>
      <w:tr w:rsidR="00043A6B" w14:paraId="655E735B" w14:textId="77777777" w:rsidTr="00F142A7">
        <w:trPr>
          <w:trHeight w:val="349"/>
          <w:jc w:val="center"/>
          <w:trPrChange w:id="1405" w:author="Administrator" w:date="2023-08-28T12:23:00Z">
            <w:trPr>
              <w:trHeight w:val="349"/>
              <w:jc w:val="center"/>
            </w:trPr>
          </w:trPrChange>
        </w:trPr>
        <w:tc>
          <w:tcPr>
            <w:tcW w:w="1495" w:type="pct"/>
            <w:tcBorders>
              <w:top w:val="nil"/>
              <w:left w:val="nil"/>
              <w:bottom w:val="nil"/>
              <w:right w:val="nil"/>
            </w:tcBorders>
            <w:hideMark/>
            <w:tcPrChange w:id="1406" w:author="Administrator" w:date="2023-08-28T12:23:00Z">
              <w:tcPr>
                <w:tcW w:w="1574" w:type="pct"/>
                <w:tcBorders>
                  <w:top w:val="nil"/>
                  <w:left w:val="nil"/>
                  <w:bottom w:val="nil"/>
                  <w:right w:val="nil"/>
                </w:tcBorders>
                <w:hideMark/>
              </w:tcPr>
            </w:tcPrChange>
          </w:tcPr>
          <w:p w14:paraId="30B75D7E"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Last Quarter</w:t>
            </w:r>
          </w:p>
        </w:tc>
        <w:tc>
          <w:tcPr>
            <w:tcW w:w="989" w:type="pct"/>
            <w:tcBorders>
              <w:top w:val="nil"/>
              <w:left w:val="nil"/>
              <w:bottom w:val="nil"/>
              <w:right w:val="nil"/>
            </w:tcBorders>
            <w:hideMark/>
            <w:tcPrChange w:id="1407" w:author="Administrator" w:date="2023-08-28T12:23:00Z">
              <w:tcPr>
                <w:tcW w:w="967" w:type="pct"/>
                <w:tcBorders>
                  <w:top w:val="nil"/>
                  <w:left w:val="nil"/>
                  <w:bottom w:val="nil"/>
                  <w:right w:val="nil"/>
                </w:tcBorders>
                <w:hideMark/>
              </w:tcPr>
            </w:tcPrChange>
          </w:tcPr>
          <w:p w14:paraId="058A6A51"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8</w:t>
            </w:r>
          </w:p>
        </w:tc>
        <w:tc>
          <w:tcPr>
            <w:tcW w:w="951" w:type="pct"/>
            <w:tcBorders>
              <w:top w:val="nil"/>
              <w:left w:val="nil"/>
              <w:bottom w:val="nil"/>
              <w:right w:val="nil"/>
            </w:tcBorders>
            <w:hideMark/>
            <w:tcPrChange w:id="1408" w:author="Administrator" w:date="2023-08-28T12:23:00Z">
              <w:tcPr>
                <w:tcW w:w="930" w:type="pct"/>
                <w:tcBorders>
                  <w:top w:val="nil"/>
                  <w:left w:val="nil"/>
                  <w:bottom w:val="nil"/>
                  <w:right w:val="nil"/>
                </w:tcBorders>
                <w:hideMark/>
              </w:tcPr>
            </w:tcPrChange>
          </w:tcPr>
          <w:p w14:paraId="2A1D5A1A"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0 </w:t>
            </w:r>
          </w:p>
        </w:tc>
        <w:tc>
          <w:tcPr>
            <w:tcW w:w="1028" w:type="pct"/>
            <w:tcBorders>
              <w:top w:val="nil"/>
              <w:left w:val="nil"/>
              <w:bottom w:val="nil"/>
              <w:right w:val="nil"/>
            </w:tcBorders>
            <w:hideMark/>
            <w:tcPrChange w:id="1409" w:author="Administrator" w:date="2023-08-28T12:23:00Z">
              <w:tcPr>
                <w:tcW w:w="1004" w:type="pct"/>
                <w:tcBorders>
                  <w:top w:val="nil"/>
                  <w:left w:val="nil"/>
                  <w:bottom w:val="nil"/>
                  <w:right w:val="nil"/>
                </w:tcBorders>
                <w:hideMark/>
              </w:tcPr>
            </w:tcPrChange>
          </w:tcPr>
          <w:p w14:paraId="43166585"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4 </w:t>
            </w:r>
          </w:p>
        </w:tc>
        <w:tc>
          <w:tcPr>
            <w:tcW w:w="537" w:type="pct"/>
            <w:tcBorders>
              <w:top w:val="nil"/>
              <w:left w:val="nil"/>
              <w:bottom w:val="nil"/>
              <w:right w:val="nil"/>
            </w:tcBorders>
            <w:hideMark/>
            <w:tcPrChange w:id="1410" w:author="Administrator" w:date="2023-08-28T12:23:00Z">
              <w:tcPr>
                <w:tcW w:w="525" w:type="pct"/>
                <w:tcBorders>
                  <w:top w:val="nil"/>
                  <w:left w:val="nil"/>
                  <w:bottom w:val="nil"/>
                  <w:right w:val="nil"/>
                </w:tcBorders>
                <w:hideMark/>
              </w:tcPr>
            </w:tcPrChange>
          </w:tcPr>
          <w:p w14:paraId="4D41837F"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12 </w:t>
            </w:r>
          </w:p>
        </w:tc>
      </w:tr>
      <w:tr w:rsidR="00043A6B" w14:paraId="6130C5C7" w14:textId="77777777" w:rsidTr="00F142A7">
        <w:trPr>
          <w:trHeight w:val="349"/>
          <w:jc w:val="center"/>
          <w:trPrChange w:id="1411" w:author="Administrator" w:date="2023-08-28T12:23:00Z">
            <w:trPr>
              <w:trHeight w:val="349"/>
              <w:jc w:val="center"/>
            </w:trPr>
          </w:trPrChange>
        </w:trPr>
        <w:tc>
          <w:tcPr>
            <w:tcW w:w="1495" w:type="pct"/>
            <w:tcBorders>
              <w:top w:val="nil"/>
              <w:left w:val="nil"/>
              <w:bottom w:val="nil"/>
              <w:right w:val="nil"/>
            </w:tcBorders>
            <w:hideMark/>
            <w:tcPrChange w:id="1412" w:author="Administrator" w:date="2023-08-28T12:23:00Z">
              <w:tcPr>
                <w:tcW w:w="1574" w:type="pct"/>
                <w:tcBorders>
                  <w:top w:val="nil"/>
                  <w:left w:val="nil"/>
                  <w:bottom w:val="nil"/>
                  <w:right w:val="nil"/>
                </w:tcBorders>
                <w:hideMark/>
              </w:tcPr>
            </w:tcPrChange>
          </w:tcPr>
          <w:p w14:paraId="737C4A30"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Waning Gibbous</w:t>
            </w:r>
          </w:p>
        </w:tc>
        <w:tc>
          <w:tcPr>
            <w:tcW w:w="989" w:type="pct"/>
            <w:tcBorders>
              <w:top w:val="nil"/>
              <w:left w:val="nil"/>
              <w:bottom w:val="nil"/>
              <w:right w:val="nil"/>
            </w:tcBorders>
            <w:hideMark/>
            <w:tcPrChange w:id="1413" w:author="Administrator" w:date="2023-08-28T12:23:00Z">
              <w:tcPr>
                <w:tcW w:w="967" w:type="pct"/>
                <w:tcBorders>
                  <w:top w:val="nil"/>
                  <w:left w:val="nil"/>
                  <w:bottom w:val="nil"/>
                  <w:right w:val="nil"/>
                </w:tcBorders>
                <w:hideMark/>
              </w:tcPr>
            </w:tcPrChange>
          </w:tcPr>
          <w:p w14:paraId="0237155E"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18</w:t>
            </w:r>
          </w:p>
        </w:tc>
        <w:tc>
          <w:tcPr>
            <w:tcW w:w="951" w:type="pct"/>
            <w:tcBorders>
              <w:top w:val="nil"/>
              <w:left w:val="nil"/>
              <w:bottom w:val="nil"/>
              <w:right w:val="nil"/>
            </w:tcBorders>
            <w:hideMark/>
            <w:tcPrChange w:id="1414" w:author="Administrator" w:date="2023-08-28T12:23:00Z">
              <w:tcPr>
                <w:tcW w:w="930" w:type="pct"/>
                <w:tcBorders>
                  <w:top w:val="nil"/>
                  <w:left w:val="nil"/>
                  <w:bottom w:val="nil"/>
                  <w:right w:val="nil"/>
                </w:tcBorders>
                <w:hideMark/>
              </w:tcPr>
            </w:tcPrChange>
          </w:tcPr>
          <w:p w14:paraId="163B696E"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 </w:t>
            </w:r>
          </w:p>
        </w:tc>
        <w:tc>
          <w:tcPr>
            <w:tcW w:w="1028" w:type="pct"/>
            <w:tcBorders>
              <w:top w:val="nil"/>
              <w:left w:val="nil"/>
              <w:bottom w:val="nil"/>
              <w:right w:val="nil"/>
            </w:tcBorders>
            <w:hideMark/>
            <w:tcPrChange w:id="1415" w:author="Administrator" w:date="2023-08-28T12:23:00Z">
              <w:tcPr>
                <w:tcW w:w="1004" w:type="pct"/>
                <w:tcBorders>
                  <w:top w:val="nil"/>
                  <w:left w:val="nil"/>
                  <w:bottom w:val="nil"/>
                  <w:right w:val="nil"/>
                </w:tcBorders>
                <w:hideMark/>
              </w:tcPr>
            </w:tcPrChange>
          </w:tcPr>
          <w:p w14:paraId="00484FDF"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9 </w:t>
            </w:r>
          </w:p>
        </w:tc>
        <w:tc>
          <w:tcPr>
            <w:tcW w:w="537" w:type="pct"/>
            <w:tcBorders>
              <w:top w:val="nil"/>
              <w:left w:val="nil"/>
              <w:bottom w:val="nil"/>
              <w:right w:val="nil"/>
            </w:tcBorders>
            <w:hideMark/>
            <w:tcPrChange w:id="1416" w:author="Administrator" w:date="2023-08-28T12:23:00Z">
              <w:tcPr>
                <w:tcW w:w="525" w:type="pct"/>
                <w:tcBorders>
                  <w:top w:val="nil"/>
                  <w:left w:val="nil"/>
                  <w:bottom w:val="nil"/>
                  <w:right w:val="nil"/>
                </w:tcBorders>
                <w:hideMark/>
              </w:tcPr>
            </w:tcPrChange>
          </w:tcPr>
          <w:p w14:paraId="712CDD40"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28 </w:t>
            </w:r>
          </w:p>
        </w:tc>
      </w:tr>
      <w:tr w:rsidR="00043A6B" w14:paraId="58786D87" w14:textId="77777777" w:rsidTr="00F142A7">
        <w:trPr>
          <w:trHeight w:val="532"/>
          <w:jc w:val="center"/>
          <w:trPrChange w:id="1417" w:author="Administrator" w:date="2023-08-28T12:23:00Z">
            <w:trPr>
              <w:trHeight w:val="532"/>
              <w:jc w:val="center"/>
            </w:trPr>
          </w:trPrChange>
        </w:trPr>
        <w:tc>
          <w:tcPr>
            <w:tcW w:w="1495" w:type="pct"/>
            <w:tcBorders>
              <w:top w:val="nil"/>
              <w:left w:val="nil"/>
              <w:bottom w:val="nil"/>
              <w:right w:val="nil"/>
            </w:tcBorders>
            <w:hideMark/>
            <w:tcPrChange w:id="1418" w:author="Administrator" w:date="2023-08-28T12:23:00Z">
              <w:tcPr>
                <w:tcW w:w="1574" w:type="pct"/>
                <w:tcBorders>
                  <w:top w:val="nil"/>
                  <w:left w:val="nil"/>
                  <w:bottom w:val="nil"/>
                  <w:right w:val="nil"/>
                </w:tcBorders>
                <w:hideMark/>
              </w:tcPr>
            </w:tcPrChange>
          </w:tcPr>
          <w:p w14:paraId="27205051"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Waxing Crescent</w:t>
            </w:r>
          </w:p>
        </w:tc>
        <w:tc>
          <w:tcPr>
            <w:tcW w:w="989" w:type="pct"/>
            <w:tcBorders>
              <w:top w:val="nil"/>
              <w:left w:val="nil"/>
              <w:bottom w:val="nil"/>
              <w:right w:val="nil"/>
            </w:tcBorders>
            <w:hideMark/>
            <w:tcPrChange w:id="1419" w:author="Administrator" w:date="2023-08-28T12:23:00Z">
              <w:tcPr>
                <w:tcW w:w="967" w:type="pct"/>
                <w:tcBorders>
                  <w:top w:val="nil"/>
                  <w:left w:val="nil"/>
                  <w:bottom w:val="nil"/>
                  <w:right w:val="nil"/>
                </w:tcBorders>
                <w:hideMark/>
              </w:tcPr>
            </w:tcPrChange>
          </w:tcPr>
          <w:p w14:paraId="1DB5F1EB"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6</w:t>
            </w:r>
          </w:p>
        </w:tc>
        <w:tc>
          <w:tcPr>
            <w:tcW w:w="951" w:type="pct"/>
            <w:tcBorders>
              <w:top w:val="nil"/>
              <w:left w:val="nil"/>
              <w:bottom w:val="nil"/>
              <w:right w:val="nil"/>
            </w:tcBorders>
            <w:hideMark/>
            <w:tcPrChange w:id="1420" w:author="Administrator" w:date="2023-08-28T12:23:00Z">
              <w:tcPr>
                <w:tcW w:w="930" w:type="pct"/>
                <w:tcBorders>
                  <w:top w:val="nil"/>
                  <w:left w:val="nil"/>
                  <w:bottom w:val="nil"/>
                  <w:right w:val="nil"/>
                </w:tcBorders>
                <w:hideMark/>
              </w:tcPr>
            </w:tcPrChange>
          </w:tcPr>
          <w:p w14:paraId="680E8A94"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 </w:t>
            </w:r>
          </w:p>
        </w:tc>
        <w:tc>
          <w:tcPr>
            <w:tcW w:w="1028" w:type="pct"/>
            <w:tcBorders>
              <w:top w:val="nil"/>
              <w:left w:val="nil"/>
              <w:bottom w:val="nil"/>
              <w:right w:val="nil"/>
            </w:tcBorders>
            <w:hideMark/>
            <w:tcPrChange w:id="1421" w:author="Administrator" w:date="2023-08-28T12:23:00Z">
              <w:tcPr>
                <w:tcW w:w="1004" w:type="pct"/>
                <w:tcBorders>
                  <w:top w:val="nil"/>
                  <w:left w:val="nil"/>
                  <w:bottom w:val="nil"/>
                  <w:right w:val="nil"/>
                </w:tcBorders>
                <w:hideMark/>
              </w:tcPr>
            </w:tcPrChange>
          </w:tcPr>
          <w:p w14:paraId="10E7312D"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5 </w:t>
            </w:r>
          </w:p>
        </w:tc>
        <w:tc>
          <w:tcPr>
            <w:tcW w:w="537" w:type="pct"/>
            <w:tcBorders>
              <w:top w:val="nil"/>
              <w:left w:val="nil"/>
              <w:bottom w:val="nil"/>
              <w:right w:val="nil"/>
            </w:tcBorders>
            <w:hideMark/>
            <w:tcPrChange w:id="1422" w:author="Administrator" w:date="2023-08-28T12:23:00Z">
              <w:tcPr>
                <w:tcW w:w="525" w:type="pct"/>
                <w:tcBorders>
                  <w:top w:val="nil"/>
                  <w:left w:val="nil"/>
                  <w:bottom w:val="nil"/>
                  <w:right w:val="nil"/>
                </w:tcBorders>
                <w:hideMark/>
              </w:tcPr>
            </w:tcPrChange>
          </w:tcPr>
          <w:p w14:paraId="105643EC"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12 </w:t>
            </w:r>
          </w:p>
        </w:tc>
      </w:tr>
      <w:tr w:rsidR="00043A6B" w:rsidDel="00F142A7" w14:paraId="73162039" w14:textId="3BFCCB45" w:rsidTr="00F142A7">
        <w:trPr>
          <w:trHeight w:val="81"/>
          <w:jc w:val="center"/>
          <w:del w:id="1423" w:author="Administrator" w:date="2023-08-28T12:23:00Z"/>
          <w:trPrChange w:id="1424" w:author="Administrator" w:date="2023-08-28T12:23:00Z">
            <w:trPr>
              <w:trHeight w:val="81"/>
              <w:jc w:val="center"/>
            </w:trPr>
          </w:trPrChange>
        </w:trPr>
        <w:tc>
          <w:tcPr>
            <w:tcW w:w="1495" w:type="pct"/>
            <w:tcBorders>
              <w:top w:val="nil"/>
              <w:left w:val="nil"/>
              <w:bottom w:val="single" w:sz="4" w:space="0" w:color="auto"/>
              <w:right w:val="nil"/>
            </w:tcBorders>
            <w:hideMark/>
            <w:tcPrChange w:id="1425" w:author="Administrator" w:date="2023-08-28T12:23:00Z">
              <w:tcPr>
                <w:tcW w:w="1574" w:type="pct"/>
                <w:tcBorders>
                  <w:top w:val="nil"/>
                  <w:left w:val="nil"/>
                  <w:bottom w:val="single" w:sz="4" w:space="0" w:color="auto"/>
                  <w:right w:val="nil"/>
                </w:tcBorders>
                <w:hideMark/>
              </w:tcPr>
            </w:tcPrChange>
          </w:tcPr>
          <w:p w14:paraId="1F0EC81C" w14:textId="15A6A243" w:rsidR="00043A6B" w:rsidDel="00F142A7" w:rsidRDefault="00043A6B" w:rsidP="00721651">
            <w:pPr>
              <w:pStyle w:val="Compact"/>
              <w:spacing w:line="276" w:lineRule="auto"/>
              <w:jc w:val="both"/>
              <w:rPr>
                <w:del w:id="1426" w:author="Administrator" w:date="2023-08-28T12:23:00Z"/>
                <w:rFonts w:ascii="Times New Roman" w:hAnsi="Times New Roman" w:cs="Times New Roman"/>
                <w:sz w:val="22"/>
                <w:szCs w:val="22"/>
                <w:lang w:val="en-GB" w:eastAsia="fr-FR"/>
              </w:rPr>
            </w:pPr>
            <w:del w:id="1427" w:author="Administrator" w:date="2023-08-28T12:23:00Z">
              <w:r w:rsidDel="00F142A7">
                <w:rPr>
                  <w:rFonts w:ascii="Times New Roman" w:hAnsi="Times New Roman" w:cs="Times New Roman"/>
                  <w:sz w:val="22"/>
                  <w:szCs w:val="22"/>
                  <w:lang w:val="en-GB" w:eastAsia="fr-FR"/>
                </w:rPr>
                <w:delText>Total</w:delText>
              </w:r>
            </w:del>
          </w:p>
        </w:tc>
        <w:tc>
          <w:tcPr>
            <w:tcW w:w="989" w:type="pct"/>
            <w:tcBorders>
              <w:top w:val="nil"/>
              <w:left w:val="nil"/>
              <w:bottom w:val="single" w:sz="4" w:space="0" w:color="auto"/>
              <w:right w:val="nil"/>
            </w:tcBorders>
            <w:hideMark/>
            <w:tcPrChange w:id="1428" w:author="Administrator" w:date="2023-08-28T12:23:00Z">
              <w:tcPr>
                <w:tcW w:w="967" w:type="pct"/>
                <w:tcBorders>
                  <w:top w:val="nil"/>
                  <w:left w:val="nil"/>
                  <w:bottom w:val="single" w:sz="4" w:space="0" w:color="auto"/>
                  <w:right w:val="nil"/>
                </w:tcBorders>
                <w:hideMark/>
              </w:tcPr>
            </w:tcPrChange>
          </w:tcPr>
          <w:p w14:paraId="151F9B83" w14:textId="35E63EDB" w:rsidR="00043A6B" w:rsidDel="00F142A7" w:rsidRDefault="00043A6B" w:rsidP="00721651">
            <w:pPr>
              <w:pStyle w:val="Compact"/>
              <w:spacing w:line="276" w:lineRule="auto"/>
              <w:jc w:val="both"/>
              <w:rPr>
                <w:del w:id="1429" w:author="Administrator" w:date="2023-08-28T12:23:00Z"/>
                <w:rFonts w:ascii="Times New Roman" w:hAnsi="Times New Roman" w:cs="Times New Roman"/>
                <w:sz w:val="22"/>
                <w:szCs w:val="22"/>
                <w:lang w:val="en-GB" w:eastAsia="fr-FR"/>
              </w:rPr>
            </w:pPr>
            <w:del w:id="1430" w:author="Administrator" w:date="2023-08-28T12:23:00Z">
              <w:r w:rsidDel="00F142A7">
                <w:rPr>
                  <w:rFonts w:ascii="Times New Roman" w:hAnsi="Times New Roman" w:cs="Times New Roman"/>
                  <w:sz w:val="22"/>
                  <w:szCs w:val="22"/>
                  <w:lang w:val="en-GB" w:eastAsia="fr-FR"/>
                </w:rPr>
                <w:delText>52</w:delText>
              </w:r>
            </w:del>
          </w:p>
        </w:tc>
        <w:tc>
          <w:tcPr>
            <w:tcW w:w="951" w:type="pct"/>
            <w:tcBorders>
              <w:top w:val="nil"/>
              <w:left w:val="nil"/>
              <w:bottom w:val="single" w:sz="4" w:space="0" w:color="auto"/>
              <w:right w:val="nil"/>
            </w:tcBorders>
            <w:hideMark/>
            <w:tcPrChange w:id="1431" w:author="Administrator" w:date="2023-08-28T12:23:00Z">
              <w:tcPr>
                <w:tcW w:w="930" w:type="pct"/>
                <w:tcBorders>
                  <w:top w:val="nil"/>
                  <w:left w:val="nil"/>
                  <w:bottom w:val="single" w:sz="4" w:space="0" w:color="auto"/>
                  <w:right w:val="nil"/>
                </w:tcBorders>
                <w:hideMark/>
              </w:tcPr>
            </w:tcPrChange>
          </w:tcPr>
          <w:p w14:paraId="789DB30C" w14:textId="52CCDA47" w:rsidR="00043A6B" w:rsidDel="00F142A7" w:rsidRDefault="00043A6B" w:rsidP="00721651">
            <w:pPr>
              <w:pStyle w:val="Compact"/>
              <w:spacing w:line="276" w:lineRule="auto"/>
              <w:jc w:val="both"/>
              <w:rPr>
                <w:del w:id="1432" w:author="Administrator" w:date="2023-08-28T12:23:00Z"/>
                <w:rFonts w:ascii="Times New Roman" w:hAnsi="Times New Roman" w:cs="Times New Roman"/>
                <w:sz w:val="22"/>
                <w:szCs w:val="22"/>
                <w:lang w:val="en-GB" w:eastAsia="fr-FR"/>
              </w:rPr>
            </w:pPr>
            <w:del w:id="1433" w:author="Administrator" w:date="2023-08-28T12:23:00Z">
              <w:r w:rsidDel="00F142A7">
                <w:rPr>
                  <w:rFonts w:ascii="Times New Roman" w:hAnsi="Times New Roman" w:cs="Times New Roman"/>
                  <w:sz w:val="22"/>
                  <w:szCs w:val="22"/>
                  <w:lang w:val="en-GB" w:eastAsia="fr-FR"/>
                </w:rPr>
                <w:delText xml:space="preserve">2 </w:delText>
              </w:r>
            </w:del>
          </w:p>
        </w:tc>
        <w:tc>
          <w:tcPr>
            <w:tcW w:w="1028" w:type="pct"/>
            <w:tcBorders>
              <w:top w:val="nil"/>
              <w:left w:val="nil"/>
              <w:bottom w:val="single" w:sz="4" w:space="0" w:color="auto"/>
              <w:right w:val="nil"/>
            </w:tcBorders>
            <w:hideMark/>
            <w:tcPrChange w:id="1434" w:author="Administrator" w:date="2023-08-28T12:23:00Z">
              <w:tcPr>
                <w:tcW w:w="1004" w:type="pct"/>
                <w:tcBorders>
                  <w:top w:val="nil"/>
                  <w:left w:val="nil"/>
                  <w:bottom w:val="single" w:sz="4" w:space="0" w:color="auto"/>
                  <w:right w:val="nil"/>
                </w:tcBorders>
                <w:hideMark/>
              </w:tcPr>
            </w:tcPrChange>
          </w:tcPr>
          <w:p w14:paraId="54EAD7FB" w14:textId="53F677AE" w:rsidR="00043A6B" w:rsidDel="00F142A7" w:rsidRDefault="00043A6B" w:rsidP="00721651">
            <w:pPr>
              <w:pStyle w:val="Compact"/>
              <w:spacing w:line="276" w:lineRule="auto"/>
              <w:jc w:val="both"/>
              <w:rPr>
                <w:del w:id="1435" w:author="Administrator" w:date="2023-08-28T12:23:00Z"/>
                <w:rFonts w:ascii="Times New Roman" w:hAnsi="Times New Roman" w:cs="Times New Roman"/>
                <w:sz w:val="22"/>
                <w:szCs w:val="22"/>
                <w:lang w:val="en-GB" w:eastAsia="fr-FR"/>
              </w:rPr>
            </w:pPr>
            <w:del w:id="1436" w:author="Administrator" w:date="2023-08-28T12:23:00Z">
              <w:r w:rsidDel="00F142A7">
                <w:rPr>
                  <w:rFonts w:ascii="Times New Roman" w:hAnsi="Times New Roman" w:cs="Times New Roman"/>
                  <w:sz w:val="22"/>
                  <w:szCs w:val="22"/>
                  <w:lang w:val="en-GB" w:eastAsia="fr-FR"/>
                </w:rPr>
                <w:delText xml:space="preserve">22 </w:delText>
              </w:r>
            </w:del>
          </w:p>
        </w:tc>
        <w:tc>
          <w:tcPr>
            <w:tcW w:w="537" w:type="pct"/>
            <w:tcBorders>
              <w:top w:val="nil"/>
              <w:left w:val="nil"/>
              <w:bottom w:val="single" w:sz="4" w:space="0" w:color="auto"/>
              <w:right w:val="nil"/>
            </w:tcBorders>
            <w:hideMark/>
            <w:tcPrChange w:id="1437" w:author="Administrator" w:date="2023-08-28T12:23:00Z">
              <w:tcPr>
                <w:tcW w:w="525" w:type="pct"/>
                <w:tcBorders>
                  <w:top w:val="nil"/>
                  <w:left w:val="nil"/>
                  <w:bottom w:val="single" w:sz="4" w:space="0" w:color="auto"/>
                  <w:right w:val="nil"/>
                </w:tcBorders>
                <w:hideMark/>
              </w:tcPr>
            </w:tcPrChange>
          </w:tcPr>
          <w:p w14:paraId="506CA581" w14:textId="6B3DC6B4" w:rsidR="00043A6B" w:rsidDel="00F142A7" w:rsidRDefault="00043A6B" w:rsidP="00721651">
            <w:pPr>
              <w:pStyle w:val="Compact"/>
              <w:spacing w:line="276" w:lineRule="auto"/>
              <w:jc w:val="both"/>
              <w:rPr>
                <w:del w:id="1438" w:author="Administrator" w:date="2023-08-28T12:23:00Z"/>
                <w:rFonts w:ascii="Times New Roman" w:hAnsi="Times New Roman" w:cs="Times New Roman"/>
                <w:sz w:val="22"/>
                <w:szCs w:val="22"/>
                <w:lang w:val="en-GB" w:eastAsia="fr-FR"/>
              </w:rPr>
            </w:pPr>
            <w:del w:id="1439" w:author="Administrator" w:date="2023-08-28T12:23:00Z">
              <w:r w:rsidDel="00F142A7">
                <w:rPr>
                  <w:rFonts w:ascii="Times New Roman" w:hAnsi="Times New Roman" w:cs="Times New Roman"/>
                  <w:sz w:val="22"/>
                  <w:szCs w:val="22"/>
                  <w:lang w:val="en-GB" w:eastAsia="fr-FR"/>
                </w:rPr>
                <w:delText xml:space="preserve">76 </w:delText>
              </w:r>
            </w:del>
          </w:p>
        </w:tc>
      </w:tr>
    </w:tbl>
    <w:p w14:paraId="68751707" w14:textId="77777777" w:rsidR="00043A6B" w:rsidRDefault="00043A6B" w:rsidP="00043A6B">
      <w:pPr>
        <w:spacing w:line="480" w:lineRule="auto"/>
        <w:jc w:val="both"/>
        <w:rPr>
          <w:rFonts w:ascii="Times New Roman" w:hAnsi="Times New Roman"/>
          <w:color w:val="000000" w:themeColor="text1"/>
          <w:sz w:val="24"/>
          <w:szCs w:val="24"/>
        </w:rPr>
      </w:pPr>
    </w:p>
    <w:p w14:paraId="4951EA20" w14:textId="33031441" w:rsidR="00043A6B" w:rsidRDefault="00043A6B" w:rsidP="00043A6B">
      <w:pPr>
        <w:spacing w:line="480" w:lineRule="auto"/>
        <w:jc w:val="both"/>
        <w:rPr>
          <w:ins w:id="1440" w:author="Administrator" w:date="2023-08-28T12:30:00Z"/>
          <w:rFonts w:ascii="Times New Roman" w:hAnsi="Times New Roman"/>
          <w:color w:val="000000" w:themeColor="text1"/>
          <w:sz w:val="24"/>
          <w:szCs w:val="24"/>
        </w:rPr>
      </w:pPr>
      <w:commentRangeStart w:id="1441"/>
      <w:r>
        <w:rPr>
          <w:rFonts w:ascii="Times New Roman" w:hAnsi="Times New Roman"/>
          <w:color w:val="000000" w:themeColor="text1"/>
          <w:sz w:val="24"/>
          <w:szCs w:val="24"/>
        </w:rPr>
        <w:t xml:space="preserve">Association </w:t>
      </w:r>
      <w:commentRangeEnd w:id="1441"/>
      <w:r w:rsidR="00F142A7">
        <w:rPr>
          <w:rStyle w:val="CommentReference"/>
        </w:rPr>
        <w:commentReference w:id="1441"/>
      </w:r>
      <w:r>
        <w:rPr>
          <w:rFonts w:ascii="Times New Roman" w:hAnsi="Times New Roman"/>
          <w:color w:val="000000" w:themeColor="text1"/>
          <w:sz w:val="24"/>
          <w:szCs w:val="24"/>
        </w:rPr>
        <w:t xml:space="preserve">between counts of juvenile anguillid eel </w:t>
      </w:r>
      <w:r w:rsidR="003C391E">
        <w:rPr>
          <w:rFonts w:ascii="Times New Roman" w:hAnsi="Times New Roman"/>
          <w:color w:val="000000" w:themeColor="text1"/>
          <w:sz w:val="24"/>
          <w:szCs w:val="24"/>
        </w:rPr>
        <w:t>life stages</w:t>
      </w:r>
      <w:r>
        <w:rPr>
          <w:rFonts w:ascii="Times New Roman" w:hAnsi="Times New Roman"/>
          <w:color w:val="000000" w:themeColor="text1"/>
          <w:sz w:val="24"/>
          <w:szCs w:val="24"/>
        </w:rPr>
        <w:t>, caught across different lunar phases showed that most glass eels and elvers occurred during the waning gibbous (n=22) and (n=</w:t>
      </w:r>
      <w:r w:rsidR="003C391E">
        <w:rPr>
          <w:rFonts w:ascii="Times New Roman" w:hAnsi="Times New Roman"/>
          <w:color w:val="000000" w:themeColor="text1"/>
          <w:sz w:val="24"/>
          <w:szCs w:val="24"/>
        </w:rPr>
        <w:t>5</w:t>
      </w:r>
      <w:r>
        <w:rPr>
          <w:rFonts w:ascii="Times New Roman" w:hAnsi="Times New Roman"/>
          <w:color w:val="000000" w:themeColor="text1"/>
          <w:sz w:val="24"/>
          <w:szCs w:val="24"/>
        </w:rPr>
        <w:t xml:space="preserve">) respectively (Table 14). Similarly, glass eels of </w:t>
      </w:r>
      <w:r>
        <w:rPr>
          <w:rFonts w:ascii="Times New Roman" w:hAnsi="Times New Roman"/>
          <w:i/>
          <w:iCs/>
          <w:color w:val="000000" w:themeColor="text1"/>
          <w:sz w:val="24"/>
          <w:szCs w:val="24"/>
        </w:rPr>
        <w:t>A. bengalensis</w:t>
      </w:r>
      <w:r>
        <w:rPr>
          <w:rFonts w:ascii="Times New Roman" w:hAnsi="Times New Roman"/>
          <w:color w:val="000000" w:themeColor="text1"/>
          <w:sz w:val="24"/>
          <w:szCs w:val="24"/>
        </w:rPr>
        <w:t xml:space="preserve"> species, (n=16)</w:t>
      </w:r>
      <w:r w:rsidR="003570C6">
        <w:rPr>
          <w:rFonts w:ascii="Times New Roman" w:hAnsi="Times New Roman"/>
          <w:color w:val="000000" w:themeColor="text1"/>
          <w:sz w:val="24"/>
          <w:szCs w:val="24"/>
        </w:rPr>
        <w:t xml:space="preserve"> and </w:t>
      </w:r>
      <w:r w:rsidR="003570C6">
        <w:rPr>
          <w:rFonts w:ascii="Times New Roman" w:hAnsi="Times New Roman"/>
          <w:i/>
          <w:iCs/>
          <w:color w:val="000000" w:themeColor="text1"/>
          <w:sz w:val="24"/>
          <w:szCs w:val="24"/>
        </w:rPr>
        <w:t>A. mossambica</w:t>
      </w:r>
      <w:r w:rsidR="003570C6">
        <w:rPr>
          <w:rFonts w:ascii="Times New Roman" w:hAnsi="Times New Roman"/>
          <w:color w:val="000000" w:themeColor="text1"/>
          <w:sz w:val="24"/>
          <w:szCs w:val="24"/>
        </w:rPr>
        <w:t xml:space="preserve"> (n=5)</w:t>
      </w:r>
      <w:r>
        <w:rPr>
          <w:rFonts w:ascii="Times New Roman" w:hAnsi="Times New Roman"/>
          <w:color w:val="000000" w:themeColor="text1"/>
          <w:sz w:val="24"/>
          <w:szCs w:val="24"/>
        </w:rPr>
        <w:t xml:space="preserve"> were abundant during the waning gibbous lunar phase while glass eels of </w:t>
      </w:r>
      <w:r>
        <w:rPr>
          <w:rFonts w:ascii="Times New Roman" w:hAnsi="Times New Roman"/>
          <w:i/>
          <w:iCs/>
          <w:color w:val="000000" w:themeColor="text1"/>
          <w:sz w:val="24"/>
          <w:szCs w:val="24"/>
        </w:rPr>
        <w:t>A. m</w:t>
      </w:r>
      <w:r w:rsidR="003570C6">
        <w:rPr>
          <w:rFonts w:ascii="Times New Roman" w:hAnsi="Times New Roman"/>
          <w:i/>
          <w:iCs/>
          <w:color w:val="000000" w:themeColor="text1"/>
          <w:sz w:val="24"/>
          <w:szCs w:val="24"/>
        </w:rPr>
        <w:t>armorata</w:t>
      </w:r>
      <w:r>
        <w:rPr>
          <w:rFonts w:ascii="Times New Roman" w:hAnsi="Times New Roman"/>
          <w:color w:val="000000" w:themeColor="text1"/>
          <w:sz w:val="24"/>
          <w:szCs w:val="24"/>
        </w:rPr>
        <w:t xml:space="preserve"> (n=</w:t>
      </w:r>
      <w:r w:rsidR="003570C6">
        <w:rPr>
          <w:rFonts w:ascii="Times New Roman" w:hAnsi="Times New Roman"/>
          <w:color w:val="000000" w:themeColor="text1"/>
          <w:sz w:val="24"/>
          <w:szCs w:val="24"/>
        </w:rPr>
        <w:t>1</w:t>
      </w:r>
      <w:r>
        <w:rPr>
          <w:rFonts w:ascii="Times New Roman" w:hAnsi="Times New Roman"/>
          <w:color w:val="000000" w:themeColor="text1"/>
          <w:sz w:val="24"/>
          <w:szCs w:val="24"/>
        </w:rPr>
        <w:t xml:space="preserve">) were </w:t>
      </w:r>
      <w:r w:rsidR="003570C6">
        <w:rPr>
          <w:rFonts w:ascii="Times New Roman" w:hAnsi="Times New Roman"/>
          <w:color w:val="000000" w:themeColor="text1"/>
          <w:sz w:val="24"/>
          <w:szCs w:val="24"/>
        </w:rPr>
        <w:t>showed similar abundance during the waning gibbous and</w:t>
      </w:r>
      <w:r>
        <w:rPr>
          <w:rFonts w:ascii="Times New Roman" w:hAnsi="Times New Roman"/>
          <w:color w:val="000000" w:themeColor="text1"/>
          <w:sz w:val="24"/>
          <w:szCs w:val="24"/>
        </w:rPr>
        <w:t xml:space="preserve"> waxing crescent lunar phase. </w:t>
      </w:r>
    </w:p>
    <w:p w14:paraId="11A17DDA" w14:textId="426AFEA5" w:rsidR="00F142A7" w:rsidRDefault="00F142A7" w:rsidP="00043A6B">
      <w:pPr>
        <w:spacing w:line="480" w:lineRule="auto"/>
        <w:jc w:val="both"/>
        <w:rPr>
          <w:rFonts w:ascii="Times New Roman" w:hAnsi="Times New Roman"/>
          <w:color w:val="000000" w:themeColor="text1"/>
          <w:sz w:val="24"/>
          <w:szCs w:val="24"/>
        </w:rPr>
      </w:pPr>
      <w:ins w:id="1442" w:author="Administrator" w:date="2023-08-28T12:30:00Z">
        <w:r>
          <w:rPr>
            <w:rFonts w:ascii="Times New Roman" w:hAnsi="Times New Roman"/>
            <w:color w:val="000000" w:themeColor="text1"/>
            <w:sz w:val="24"/>
            <w:szCs w:val="24"/>
          </w:rPr>
          <w:t>Interpret your result better; it seems to me A ben</w:t>
        </w:r>
      </w:ins>
      <w:ins w:id="1443" w:author="Administrator" w:date="2023-08-28T12:31:00Z">
        <w:r w:rsidR="0082037F">
          <w:rPr>
            <w:rFonts w:ascii="Times New Roman" w:hAnsi="Times New Roman"/>
            <w:color w:val="000000" w:themeColor="text1"/>
            <w:sz w:val="24"/>
            <w:szCs w:val="24"/>
          </w:rPr>
          <w:t>g</w:t>
        </w:r>
      </w:ins>
      <w:ins w:id="1444" w:author="Administrator" w:date="2023-08-28T12:30:00Z">
        <w:r>
          <w:rPr>
            <w:rFonts w:ascii="Times New Roman" w:hAnsi="Times New Roman"/>
            <w:color w:val="000000" w:themeColor="text1"/>
            <w:sz w:val="24"/>
            <w:szCs w:val="24"/>
          </w:rPr>
          <w:t xml:space="preserve"> are not affected by lunar phase but A marm and A moss may be more affected being more common with </w:t>
        </w:r>
      </w:ins>
      <w:ins w:id="1445" w:author="Administrator" w:date="2023-08-28T12:31:00Z">
        <w:r w:rsidR="0082037F">
          <w:rPr>
            <w:rFonts w:ascii="Times New Roman" w:hAnsi="Times New Roman"/>
            <w:color w:val="000000" w:themeColor="text1"/>
            <w:sz w:val="24"/>
            <w:szCs w:val="24"/>
          </w:rPr>
          <w:t>last Q, wanning and waxing phases</w:t>
        </w:r>
      </w:ins>
    </w:p>
    <w:p w14:paraId="668FA331" w14:textId="77777777" w:rsidR="00043A6B" w:rsidRDefault="00043A6B" w:rsidP="000D2224">
      <w:pPr>
        <w:pStyle w:val="ThesisTables"/>
        <w:rPr>
          <w:color w:val="000000" w:themeColor="text1"/>
        </w:rPr>
      </w:pPr>
      <w:bookmarkStart w:id="1446" w:name="_Toc144072975"/>
      <w:r>
        <w:rPr>
          <w:color w:val="000000" w:themeColor="text1"/>
        </w:rPr>
        <w:t xml:space="preserve">Table 14: </w:t>
      </w:r>
      <w:r>
        <w:t>A</w:t>
      </w:r>
      <w:r w:rsidRPr="00C93F4D">
        <w:t xml:space="preserve">bundance of juvenile anguillid </w:t>
      </w:r>
      <w:r>
        <w:t xml:space="preserve">glass </w:t>
      </w:r>
      <w:r w:rsidRPr="00C93F4D">
        <w:t>eel species caught in different lunar phases in the Sabaki Estuary</w:t>
      </w:r>
      <w:bookmarkEnd w:id="1446"/>
    </w:p>
    <w:tbl>
      <w:tblPr>
        <w:tblStyle w:val="Table"/>
        <w:tblW w:w="3389" w:type="pct"/>
        <w:jc w:val="center"/>
        <w:tblBorders>
          <w:top w:val="single" w:sz="4" w:space="0" w:color="auto"/>
          <w:bottom w:val="single" w:sz="4" w:space="0" w:color="auto"/>
        </w:tblBorders>
        <w:tblLook w:val="0020" w:firstRow="1" w:lastRow="0" w:firstColumn="0" w:lastColumn="0" w:noHBand="0" w:noVBand="0"/>
        <w:tblPrChange w:id="1447" w:author="Administrator" w:date="2023-08-28T12:24:00Z">
          <w:tblPr>
            <w:tblStyle w:val="Table"/>
            <w:tblW w:w="3389" w:type="pct"/>
            <w:jc w:val="center"/>
            <w:tblBorders>
              <w:top w:val="single" w:sz="4" w:space="0" w:color="auto"/>
              <w:bottom w:val="single" w:sz="4" w:space="0" w:color="auto"/>
            </w:tblBorders>
            <w:tblLook w:val="0020" w:firstRow="1" w:lastRow="0" w:firstColumn="0" w:lastColumn="0" w:noHBand="0" w:noVBand="0"/>
          </w:tblPr>
        </w:tblPrChange>
      </w:tblPr>
      <w:tblGrid>
        <w:gridCol w:w="1897"/>
        <w:gridCol w:w="1255"/>
        <w:gridCol w:w="1207"/>
        <w:gridCol w:w="1304"/>
        <w:gridCol w:w="681"/>
        <w:tblGridChange w:id="1448">
          <w:tblGrid>
            <w:gridCol w:w="1897"/>
            <w:gridCol w:w="1255"/>
            <w:gridCol w:w="1207"/>
            <w:gridCol w:w="1304"/>
            <w:gridCol w:w="681"/>
          </w:tblGrid>
        </w:tblGridChange>
      </w:tblGrid>
      <w:tr w:rsidR="00043A6B" w14:paraId="552509CE" w14:textId="77777777" w:rsidTr="00F142A7">
        <w:trPr>
          <w:cnfStyle w:val="100000000000" w:firstRow="1" w:lastRow="0" w:firstColumn="0" w:lastColumn="0" w:oddVBand="0" w:evenVBand="0" w:oddHBand="0" w:evenHBand="0" w:firstRowFirstColumn="0" w:firstRowLastColumn="0" w:lastRowFirstColumn="0" w:lastRowLastColumn="0"/>
          <w:trHeight w:val="349"/>
          <w:jc w:val="center"/>
          <w:trPrChange w:id="1449" w:author="Administrator" w:date="2023-08-28T12:24:00Z">
            <w:trPr>
              <w:trHeight w:val="349"/>
              <w:jc w:val="center"/>
            </w:trPr>
          </w:trPrChange>
        </w:trPr>
        <w:tc>
          <w:tcPr>
            <w:tcW w:w="1495" w:type="pct"/>
            <w:tcBorders>
              <w:top w:val="single" w:sz="4" w:space="0" w:color="auto"/>
              <w:left w:val="nil"/>
              <w:bottom w:val="single" w:sz="4" w:space="0" w:color="auto"/>
              <w:right w:val="nil"/>
            </w:tcBorders>
            <w:hideMark/>
            <w:tcPrChange w:id="1450" w:author="Administrator" w:date="2023-08-28T12:24:00Z">
              <w:tcPr>
                <w:tcW w:w="1574" w:type="pct"/>
                <w:tcBorders>
                  <w:top w:val="single" w:sz="4" w:space="0" w:color="auto"/>
                  <w:left w:val="nil"/>
                  <w:bottom w:val="single" w:sz="4" w:space="0" w:color="auto"/>
                  <w:right w:val="nil"/>
                </w:tcBorders>
                <w:hideMark/>
              </w:tcPr>
            </w:tcPrChange>
          </w:tcPr>
          <w:p w14:paraId="2F747946"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bookmarkStart w:id="1451" w:name="_Hlk143770450"/>
            <w:r>
              <w:rPr>
                <w:rFonts w:ascii="Times New Roman" w:hAnsi="Times New Roman" w:cs="Times New Roman"/>
                <w:sz w:val="22"/>
                <w:szCs w:val="22"/>
                <w:lang w:val="en-GB" w:eastAsia="fr-FR"/>
              </w:rPr>
              <w:t xml:space="preserve">Lunar phase </w:t>
            </w:r>
          </w:p>
        </w:tc>
        <w:tc>
          <w:tcPr>
            <w:tcW w:w="989" w:type="pct"/>
            <w:tcBorders>
              <w:top w:val="single" w:sz="4" w:space="0" w:color="auto"/>
              <w:left w:val="nil"/>
              <w:bottom w:val="single" w:sz="4" w:space="0" w:color="auto"/>
              <w:right w:val="nil"/>
            </w:tcBorders>
            <w:hideMark/>
            <w:tcPrChange w:id="1452" w:author="Administrator" w:date="2023-08-28T12:24:00Z">
              <w:tcPr>
                <w:tcW w:w="967" w:type="pct"/>
                <w:tcBorders>
                  <w:top w:val="single" w:sz="4" w:space="0" w:color="auto"/>
                  <w:left w:val="nil"/>
                  <w:bottom w:val="single" w:sz="4" w:space="0" w:color="auto"/>
                  <w:right w:val="nil"/>
                </w:tcBorders>
                <w:hideMark/>
              </w:tcPr>
            </w:tcPrChange>
          </w:tcPr>
          <w:p w14:paraId="225D508B"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i/>
                <w:iCs/>
                <w:sz w:val="22"/>
                <w:szCs w:val="22"/>
                <w:lang w:val="en-GB" w:eastAsia="fr-FR"/>
              </w:rPr>
              <w:t>A. bengalensis</w:t>
            </w:r>
          </w:p>
        </w:tc>
        <w:tc>
          <w:tcPr>
            <w:tcW w:w="951" w:type="pct"/>
            <w:tcBorders>
              <w:top w:val="single" w:sz="4" w:space="0" w:color="auto"/>
              <w:left w:val="nil"/>
              <w:bottom w:val="single" w:sz="4" w:space="0" w:color="auto"/>
              <w:right w:val="nil"/>
            </w:tcBorders>
            <w:hideMark/>
            <w:tcPrChange w:id="1453" w:author="Administrator" w:date="2023-08-28T12:24:00Z">
              <w:tcPr>
                <w:tcW w:w="930" w:type="pct"/>
                <w:tcBorders>
                  <w:top w:val="single" w:sz="4" w:space="0" w:color="auto"/>
                  <w:left w:val="nil"/>
                  <w:bottom w:val="single" w:sz="4" w:space="0" w:color="auto"/>
                  <w:right w:val="nil"/>
                </w:tcBorders>
                <w:hideMark/>
              </w:tcPr>
            </w:tcPrChange>
          </w:tcPr>
          <w:p w14:paraId="70E79D5D"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i/>
                <w:iCs/>
                <w:sz w:val="22"/>
                <w:szCs w:val="22"/>
                <w:lang w:val="en-GB" w:eastAsia="fr-FR"/>
              </w:rPr>
              <w:t>A. marmorata</w:t>
            </w:r>
          </w:p>
        </w:tc>
        <w:tc>
          <w:tcPr>
            <w:tcW w:w="1028" w:type="pct"/>
            <w:tcBorders>
              <w:top w:val="single" w:sz="4" w:space="0" w:color="auto"/>
              <w:left w:val="nil"/>
              <w:bottom w:val="single" w:sz="4" w:space="0" w:color="auto"/>
              <w:right w:val="nil"/>
            </w:tcBorders>
            <w:hideMark/>
            <w:tcPrChange w:id="1454" w:author="Administrator" w:date="2023-08-28T12:24:00Z">
              <w:tcPr>
                <w:tcW w:w="1004" w:type="pct"/>
                <w:tcBorders>
                  <w:top w:val="single" w:sz="4" w:space="0" w:color="auto"/>
                  <w:left w:val="nil"/>
                  <w:bottom w:val="single" w:sz="4" w:space="0" w:color="auto"/>
                  <w:right w:val="nil"/>
                </w:tcBorders>
                <w:hideMark/>
              </w:tcPr>
            </w:tcPrChange>
          </w:tcPr>
          <w:p w14:paraId="008CF3D2"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i/>
                <w:iCs/>
                <w:sz w:val="22"/>
                <w:szCs w:val="22"/>
                <w:lang w:val="en-GB" w:eastAsia="fr-FR"/>
              </w:rPr>
              <w:t>A. mossambica</w:t>
            </w:r>
          </w:p>
        </w:tc>
        <w:tc>
          <w:tcPr>
            <w:tcW w:w="537" w:type="pct"/>
            <w:tcBorders>
              <w:top w:val="single" w:sz="4" w:space="0" w:color="auto"/>
              <w:left w:val="nil"/>
              <w:bottom w:val="single" w:sz="4" w:space="0" w:color="auto"/>
              <w:right w:val="nil"/>
            </w:tcBorders>
            <w:hideMark/>
            <w:tcPrChange w:id="1455" w:author="Administrator" w:date="2023-08-28T12:24:00Z">
              <w:tcPr>
                <w:tcW w:w="525" w:type="pct"/>
                <w:tcBorders>
                  <w:top w:val="single" w:sz="4" w:space="0" w:color="auto"/>
                  <w:left w:val="nil"/>
                  <w:bottom w:val="single" w:sz="4" w:space="0" w:color="auto"/>
                  <w:right w:val="nil"/>
                </w:tcBorders>
                <w:hideMark/>
              </w:tcPr>
            </w:tcPrChange>
          </w:tcPr>
          <w:p w14:paraId="3A727CA8" w14:textId="77777777" w:rsidR="00043A6B" w:rsidRDefault="00043A6B" w:rsidP="00721651">
            <w:pPr>
              <w:pStyle w:val="Compact"/>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eastAsia="fr-FR"/>
              </w:rPr>
            </w:pPr>
            <w:r>
              <w:rPr>
                <w:rFonts w:ascii="Times New Roman" w:hAnsi="Times New Roman" w:cs="Times New Roman"/>
                <w:sz w:val="22"/>
                <w:szCs w:val="22"/>
                <w:lang w:val="en-GB" w:eastAsia="fr-FR"/>
              </w:rPr>
              <w:t>Total</w:t>
            </w:r>
          </w:p>
        </w:tc>
      </w:tr>
      <w:tr w:rsidR="00043A6B" w14:paraId="35F13A05" w14:textId="77777777" w:rsidTr="00F142A7">
        <w:trPr>
          <w:trHeight w:val="349"/>
          <w:jc w:val="center"/>
          <w:trPrChange w:id="1456" w:author="Administrator" w:date="2023-08-28T12:24:00Z">
            <w:trPr>
              <w:trHeight w:val="349"/>
              <w:jc w:val="center"/>
            </w:trPr>
          </w:trPrChange>
        </w:trPr>
        <w:tc>
          <w:tcPr>
            <w:tcW w:w="1495" w:type="pct"/>
            <w:tcBorders>
              <w:top w:val="single" w:sz="4" w:space="0" w:color="auto"/>
              <w:left w:val="nil"/>
              <w:bottom w:val="nil"/>
              <w:right w:val="nil"/>
            </w:tcBorders>
            <w:hideMark/>
            <w:tcPrChange w:id="1457" w:author="Administrator" w:date="2023-08-28T12:24:00Z">
              <w:tcPr>
                <w:tcW w:w="1574" w:type="pct"/>
                <w:tcBorders>
                  <w:top w:val="single" w:sz="4" w:space="0" w:color="auto"/>
                  <w:left w:val="nil"/>
                  <w:bottom w:val="nil"/>
                  <w:right w:val="nil"/>
                </w:tcBorders>
                <w:hideMark/>
              </w:tcPr>
            </w:tcPrChange>
          </w:tcPr>
          <w:p w14:paraId="08F601CD"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First Quarter</w:t>
            </w:r>
          </w:p>
        </w:tc>
        <w:tc>
          <w:tcPr>
            <w:tcW w:w="989" w:type="pct"/>
            <w:tcBorders>
              <w:top w:val="single" w:sz="4" w:space="0" w:color="auto"/>
              <w:left w:val="nil"/>
              <w:bottom w:val="nil"/>
              <w:right w:val="nil"/>
            </w:tcBorders>
            <w:hideMark/>
            <w:tcPrChange w:id="1458" w:author="Administrator" w:date="2023-08-28T12:24:00Z">
              <w:tcPr>
                <w:tcW w:w="967" w:type="pct"/>
                <w:tcBorders>
                  <w:top w:val="single" w:sz="4" w:space="0" w:color="auto"/>
                  <w:left w:val="nil"/>
                  <w:bottom w:val="nil"/>
                  <w:right w:val="nil"/>
                </w:tcBorders>
                <w:hideMark/>
              </w:tcPr>
            </w:tcPrChange>
          </w:tcPr>
          <w:p w14:paraId="60AFC068"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8</w:t>
            </w:r>
          </w:p>
        </w:tc>
        <w:tc>
          <w:tcPr>
            <w:tcW w:w="951" w:type="pct"/>
            <w:tcBorders>
              <w:top w:val="single" w:sz="4" w:space="0" w:color="auto"/>
              <w:left w:val="nil"/>
              <w:bottom w:val="nil"/>
              <w:right w:val="nil"/>
            </w:tcBorders>
            <w:hideMark/>
            <w:tcPrChange w:id="1459" w:author="Administrator" w:date="2023-08-28T12:24:00Z">
              <w:tcPr>
                <w:tcW w:w="930" w:type="pct"/>
                <w:tcBorders>
                  <w:top w:val="single" w:sz="4" w:space="0" w:color="auto"/>
                  <w:left w:val="nil"/>
                  <w:bottom w:val="nil"/>
                  <w:right w:val="nil"/>
                </w:tcBorders>
                <w:hideMark/>
              </w:tcPr>
            </w:tcPrChange>
          </w:tcPr>
          <w:p w14:paraId="517532B1" w14:textId="0FBDDB4E" w:rsidR="00043A6B" w:rsidRDefault="003570C6"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0</w:t>
            </w:r>
          </w:p>
        </w:tc>
        <w:tc>
          <w:tcPr>
            <w:tcW w:w="1028" w:type="pct"/>
            <w:tcBorders>
              <w:top w:val="single" w:sz="4" w:space="0" w:color="auto"/>
              <w:left w:val="nil"/>
              <w:bottom w:val="nil"/>
              <w:right w:val="nil"/>
            </w:tcBorders>
            <w:hideMark/>
            <w:tcPrChange w:id="1460" w:author="Administrator" w:date="2023-08-28T12:24:00Z">
              <w:tcPr>
                <w:tcW w:w="1004" w:type="pct"/>
                <w:tcBorders>
                  <w:top w:val="single" w:sz="4" w:space="0" w:color="auto"/>
                  <w:left w:val="nil"/>
                  <w:bottom w:val="nil"/>
                  <w:right w:val="nil"/>
                </w:tcBorders>
                <w:hideMark/>
              </w:tcPr>
            </w:tcPrChange>
          </w:tcPr>
          <w:p w14:paraId="18269322"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4</w:t>
            </w:r>
          </w:p>
        </w:tc>
        <w:tc>
          <w:tcPr>
            <w:tcW w:w="537" w:type="pct"/>
            <w:tcBorders>
              <w:top w:val="single" w:sz="4" w:space="0" w:color="auto"/>
              <w:left w:val="nil"/>
              <w:bottom w:val="nil"/>
              <w:right w:val="nil"/>
            </w:tcBorders>
            <w:hideMark/>
            <w:tcPrChange w:id="1461" w:author="Administrator" w:date="2023-08-28T12:24:00Z">
              <w:tcPr>
                <w:tcW w:w="525" w:type="pct"/>
                <w:tcBorders>
                  <w:top w:val="single" w:sz="4" w:space="0" w:color="auto"/>
                  <w:left w:val="nil"/>
                  <w:bottom w:val="nil"/>
                  <w:right w:val="nil"/>
                </w:tcBorders>
                <w:hideMark/>
              </w:tcPr>
            </w:tcPrChange>
          </w:tcPr>
          <w:p w14:paraId="1AE7493C"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14 </w:t>
            </w:r>
          </w:p>
        </w:tc>
      </w:tr>
      <w:tr w:rsidR="00043A6B" w14:paraId="2F56B950" w14:textId="77777777" w:rsidTr="00F142A7">
        <w:trPr>
          <w:trHeight w:val="349"/>
          <w:jc w:val="center"/>
          <w:trPrChange w:id="1462" w:author="Administrator" w:date="2023-08-28T12:24:00Z">
            <w:trPr>
              <w:trHeight w:val="349"/>
              <w:jc w:val="center"/>
            </w:trPr>
          </w:trPrChange>
        </w:trPr>
        <w:tc>
          <w:tcPr>
            <w:tcW w:w="1495" w:type="pct"/>
            <w:tcBorders>
              <w:top w:val="nil"/>
              <w:left w:val="nil"/>
              <w:bottom w:val="nil"/>
              <w:right w:val="nil"/>
            </w:tcBorders>
            <w:hideMark/>
            <w:tcPrChange w:id="1463" w:author="Administrator" w:date="2023-08-28T12:24:00Z">
              <w:tcPr>
                <w:tcW w:w="1574" w:type="pct"/>
                <w:tcBorders>
                  <w:top w:val="nil"/>
                  <w:left w:val="nil"/>
                  <w:bottom w:val="nil"/>
                  <w:right w:val="nil"/>
                </w:tcBorders>
                <w:hideMark/>
              </w:tcPr>
            </w:tcPrChange>
          </w:tcPr>
          <w:p w14:paraId="024BA6A4"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Full moon</w:t>
            </w:r>
          </w:p>
        </w:tc>
        <w:tc>
          <w:tcPr>
            <w:tcW w:w="989" w:type="pct"/>
            <w:tcBorders>
              <w:top w:val="nil"/>
              <w:left w:val="nil"/>
              <w:bottom w:val="nil"/>
              <w:right w:val="nil"/>
            </w:tcBorders>
            <w:hideMark/>
            <w:tcPrChange w:id="1464" w:author="Administrator" w:date="2023-08-28T12:24:00Z">
              <w:tcPr>
                <w:tcW w:w="967" w:type="pct"/>
                <w:tcBorders>
                  <w:top w:val="nil"/>
                  <w:left w:val="nil"/>
                  <w:bottom w:val="nil"/>
                  <w:right w:val="nil"/>
                </w:tcBorders>
                <w:hideMark/>
              </w:tcPr>
            </w:tcPrChange>
          </w:tcPr>
          <w:p w14:paraId="2B44865F"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10</w:t>
            </w:r>
          </w:p>
        </w:tc>
        <w:tc>
          <w:tcPr>
            <w:tcW w:w="951" w:type="pct"/>
            <w:tcBorders>
              <w:top w:val="nil"/>
              <w:left w:val="nil"/>
              <w:bottom w:val="nil"/>
              <w:right w:val="nil"/>
            </w:tcBorders>
            <w:hideMark/>
            <w:tcPrChange w:id="1465" w:author="Administrator" w:date="2023-08-28T12:24:00Z">
              <w:tcPr>
                <w:tcW w:w="930" w:type="pct"/>
                <w:tcBorders>
                  <w:top w:val="nil"/>
                  <w:left w:val="nil"/>
                  <w:bottom w:val="nil"/>
                  <w:right w:val="nil"/>
                </w:tcBorders>
                <w:hideMark/>
              </w:tcPr>
            </w:tcPrChange>
          </w:tcPr>
          <w:p w14:paraId="7EE3A51B"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0 </w:t>
            </w:r>
          </w:p>
        </w:tc>
        <w:tc>
          <w:tcPr>
            <w:tcW w:w="1028" w:type="pct"/>
            <w:tcBorders>
              <w:top w:val="nil"/>
              <w:left w:val="nil"/>
              <w:bottom w:val="nil"/>
              <w:right w:val="nil"/>
            </w:tcBorders>
            <w:hideMark/>
            <w:tcPrChange w:id="1466" w:author="Administrator" w:date="2023-08-28T12:24:00Z">
              <w:tcPr>
                <w:tcW w:w="1004" w:type="pct"/>
                <w:tcBorders>
                  <w:top w:val="nil"/>
                  <w:left w:val="nil"/>
                  <w:bottom w:val="nil"/>
                  <w:right w:val="nil"/>
                </w:tcBorders>
                <w:hideMark/>
              </w:tcPr>
            </w:tcPrChange>
          </w:tcPr>
          <w:p w14:paraId="7E41EF4C"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0 </w:t>
            </w:r>
          </w:p>
        </w:tc>
        <w:tc>
          <w:tcPr>
            <w:tcW w:w="537" w:type="pct"/>
            <w:tcBorders>
              <w:top w:val="nil"/>
              <w:left w:val="nil"/>
              <w:bottom w:val="nil"/>
              <w:right w:val="nil"/>
            </w:tcBorders>
            <w:hideMark/>
            <w:tcPrChange w:id="1467" w:author="Administrator" w:date="2023-08-28T12:24:00Z">
              <w:tcPr>
                <w:tcW w:w="525" w:type="pct"/>
                <w:tcBorders>
                  <w:top w:val="nil"/>
                  <w:left w:val="nil"/>
                  <w:bottom w:val="nil"/>
                  <w:right w:val="nil"/>
                </w:tcBorders>
                <w:hideMark/>
              </w:tcPr>
            </w:tcPrChange>
          </w:tcPr>
          <w:p w14:paraId="4286256E"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10 </w:t>
            </w:r>
          </w:p>
        </w:tc>
      </w:tr>
      <w:tr w:rsidR="00043A6B" w14:paraId="66BCE69C" w14:textId="77777777" w:rsidTr="00F142A7">
        <w:trPr>
          <w:trHeight w:val="349"/>
          <w:jc w:val="center"/>
          <w:trPrChange w:id="1468" w:author="Administrator" w:date="2023-08-28T12:24:00Z">
            <w:trPr>
              <w:trHeight w:val="349"/>
              <w:jc w:val="center"/>
            </w:trPr>
          </w:trPrChange>
        </w:trPr>
        <w:tc>
          <w:tcPr>
            <w:tcW w:w="1495" w:type="pct"/>
            <w:tcBorders>
              <w:top w:val="nil"/>
              <w:left w:val="nil"/>
              <w:bottom w:val="nil"/>
              <w:right w:val="nil"/>
            </w:tcBorders>
            <w:hideMark/>
            <w:tcPrChange w:id="1469" w:author="Administrator" w:date="2023-08-28T12:24:00Z">
              <w:tcPr>
                <w:tcW w:w="1574" w:type="pct"/>
                <w:tcBorders>
                  <w:top w:val="nil"/>
                  <w:left w:val="nil"/>
                  <w:bottom w:val="nil"/>
                  <w:right w:val="nil"/>
                </w:tcBorders>
                <w:hideMark/>
              </w:tcPr>
            </w:tcPrChange>
          </w:tcPr>
          <w:p w14:paraId="2D100F6D"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Last Quarter</w:t>
            </w:r>
          </w:p>
        </w:tc>
        <w:tc>
          <w:tcPr>
            <w:tcW w:w="989" w:type="pct"/>
            <w:tcBorders>
              <w:top w:val="nil"/>
              <w:left w:val="nil"/>
              <w:bottom w:val="nil"/>
              <w:right w:val="nil"/>
            </w:tcBorders>
            <w:hideMark/>
            <w:tcPrChange w:id="1470" w:author="Administrator" w:date="2023-08-28T12:24:00Z">
              <w:tcPr>
                <w:tcW w:w="967" w:type="pct"/>
                <w:tcBorders>
                  <w:top w:val="nil"/>
                  <w:left w:val="nil"/>
                  <w:bottom w:val="nil"/>
                  <w:right w:val="nil"/>
                </w:tcBorders>
                <w:hideMark/>
              </w:tcPr>
            </w:tcPrChange>
          </w:tcPr>
          <w:p w14:paraId="5C2C8883"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8</w:t>
            </w:r>
          </w:p>
        </w:tc>
        <w:tc>
          <w:tcPr>
            <w:tcW w:w="951" w:type="pct"/>
            <w:tcBorders>
              <w:top w:val="nil"/>
              <w:left w:val="nil"/>
              <w:bottom w:val="nil"/>
              <w:right w:val="nil"/>
            </w:tcBorders>
            <w:hideMark/>
            <w:tcPrChange w:id="1471" w:author="Administrator" w:date="2023-08-28T12:24:00Z">
              <w:tcPr>
                <w:tcW w:w="930" w:type="pct"/>
                <w:tcBorders>
                  <w:top w:val="nil"/>
                  <w:left w:val="nil"/>
                  <w:bottom w:val="nil"/>
                  <w:right w:val="nil"/>
                </w:tcBorders>
                <w:hideMark/>
              </w:tcPr>
            </w:tcPrChange>
          </w:tcPr>
          <w:p w14:paraId="337DE11B"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0 </w:t>
            </w:r>
          </w:p>
        </w:tc>
        <w:tc>
          <w:tcPr>
            <w:tcW w:w="1028" w:type="pct"/>
            <w:tcBorders>
              <w:top w:val="nil"/>
              <w:left w:val="nil"/>
              <w:bottom w:val="nil"/>
              <w:right w:val="nil"/>
            </w:tcBorders>
            <w:hideMark/>
            <w:tcPrChange w:id="1472" w:author="Administrator" w:date="2023-08-28T12:24:00Z">
              <w:tcPr>
                <w:tcW w:w="1004" w:type="pct"/>
                <w:tcBorders>
                  <w:top w:val="nil"/>
                  <w:left w:val="nil"/>
                  <w:bottom w:val="nil"/>
                  <w:right w:val="nil"/>
                </w:tcBorders>
                <w:hideMark/>
              </w:tcPr>
            </w:tcPrChange>
          </w:tcPr>
          <w:p w14:paraId="7F31A8A3"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 </w:t>
            </w:r>
          </w:p>
        </w:tc>
        <w:tc>
          <w:tcPr>
            <w:tcW w:w="537" w:type="pct"/>
            <w:tcBorders>
              <w:top w:val="nil"/>
              <w:left w:val="nil"/>
              <w:bottom w:val="nil"/>
              <w:right w:val="nil"/>
            </w:tcBorders>
            <w:hideMark/>
            <w:tcPrChange w:id="1473" w:author="Administrator" w:date="2023-08-28T12:24:00Z">
              <w:tcPr>
                <w:tcW w:w="525" w:type="pct"/>
                <w:tcBorders>
                  <w:top w:val="nil"/>
                  <w:left w:val="nil"/>
                  <w:bottom w:val="nil"/>
                  <w:right w:val="nil"/>
                </w:tcBorders>
                <w:hideMark/>
              </w:tcPr>
            </w:tcPrChange>
          </w:tcPr>
          <w:p w14:paraId="2F1F81A2"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9 </w:t>
            </w:r>
          </w:p>
        </w:tc>
      </w:tr>
      <w:tr w:rsidR="00043A6B" w14:paraId="09B1BF2A" w14:textId="77777777" w:rsidTr="00F142A7">
        <w:trPr>
          <w:trHeight w:val="349"/>
          <w:jc w:val="center"/>
          <w:trPrChange w:id="1474" w:author="Administrator" w:date="2023-08-28T12:24:00Z">
            <w:trPr>
              <w:trHeight w:val="349"/>
              <w:jc w:val="center"/>
            </w:trPr>
          </w:trPrChange>
        </w:trPr>
        <w:tc>
          <w:tcPr>
            <w:tcW w:w="1495" w:type="pct"/>
            <w:tcBorders>
              <w:top w:val="nil"/>
              <w:left w:val="nil"/>
              <w:bottom w:val="nil"/>
              <w:right w:val="nil"/>
            </w:tcBorders>
            <w:hideMark/>
            <w:tcPrChange w:id="1475" w:author="Administrator" w:date="2023-08-28T12:24:00Z">
              <w:tcPr>
                <w:tcW w:w="1574" w:type="pct"/>
                <w:tcBorders>
                  <w:top w:val="nil"/>
                  <w:left w:val="nil"/>
                  <w:bottom w:val="nil"/>
                  <w:right w:val="nil"/>
                </w:tcBorders>
                <w:hideMark/>
              </w:tcPr>
            </w:tcPrChange>
          </w:tcPr>
          <w:p w14:paraId="77E7E8CD"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Waning Gibbous</w:t>
            </w:r>
          </w:p>
        </w:tc>
        <w:tc>
          <w:tcPr>
            <w:tcW w:w="989" w:type="pct"/>
            <w:tcBorders>
              <w:top w:val="nil"/>
              <w:left w:val="nil"/>
              <w:bottom w:val="nil"/>
              <w:right w:val="nil"/>
            </w:tcBorders>
            <w:hideMark/>
            <w:tcPrChange w:id="1476" w:author="Administrator" w:date="2023-08-28T12:24:00Z">
              <w:tcPr>
                <w:tcW w:w="967" w:type="pct"/>
                <w:tcBorders>
                  <w:top w:val="nil"/>
                  <w:left w:val="nil"/>
                  <w:bottom w:val="nil"/>
                  <w:right w:val="nil"/>
                </w:tcBorders>
                <w:hideMark/>
              </w:tcPr>
            </w:tcPrChange>
          </w:tcPr>
          <w:p w14:paraId="16DB0386"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16</w:t>
            </w:r>
          </w:p>
        </w:tc>
        <w:tc>
          <w:tcPr>
            <w:tcW w:w="951" w:type="pct"/>
            <w:tcBorders>
              <w:top w:val="nil"/>
              <w:left w:val="nil"/>
              <w:bottom w:val="nil"/>
              <w:right w:val="nil"/>
            </w:tcBorders>
            <w:hideMark/>
            <w:tcPrChange w:id="1477" w:author="Administrator" w:date="2023-08-28T12:24:00Z">
              <w:tcPr>
                <w:tcW w:w="930" w:type="pct"/>
                <w:tcBorders>
                  <w:top w:val="nil"/>
                  <w:left w:val="nil"/>
                  <w:bottom w:val="nil"/>
                  <w:right w:val="nil"/>
                </w:tcBorders>
                <w:hideMark/>
              </w:tcPr>
            </w:tcPrChange>
          </w:tcPr>
          <w:p w14:paraId="6B22F9AD"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 </w:t>
            </w:r>
          </w:p>
        </w:tc>
        <w:tc>
          <w:tcPr>
            <w:tcW w:w="1028" w:type="pct"/>
            <w:tcBorders>
              <w:top w:val="nil"/>
              <w:left w:val="nil"/>
              <w:bottom w:val="nil"/>
              <w:right w:val="nil"/>
            </w:tcBorders>
            <w:hideMark/>
            <w:tcPrChange w:id="1478" w:author="Administrator" w:date="2023-08-28T12:24:00Z">
              <w:tcPr>
                <w:tcW w:w="1004" w:type="pct"/>
                <w:tcBorders>
                  <w:top w:val="nil"/>
                  <w:left w:val="nil"/>
                  <w:bottom w:val="nil"/>
                  <w:right w:val="nil"/>
                </w:tcBorders>
                <w:hideMark/>
              </w:tcPr>
            </w:tcPrChange>
          </w:tcPr>
          <w:p w14:paraId="37D1656C"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5 </w:t>
            </w:r>
          </w:p>
        </w:tc>
        <w:tc>
          <w:tcPr>
            <w:tcW w:w="537" w:type="pct"/>
            <w:tcBorders>
              <w:top w:val="nil"/>
              <w:left w:val="nil"/>
              <w:bottom w:val="nil"/>
              <w:right w:val="nil"/>
            </w:tcBorders>
            <w:hideMark/>
            <w:tcPrChange w:id="1479" w:author="Administrator" w:date="2023-08-28T12:24:00Z">
              <w:tcPr>
                <w:tcW w:w="525" w:type="pct"/>
                <w:tcBorders>
                  <w:top w:val="nil"/>
                  <w:left w:val="nil"/>
                  <w:bottom w:val="nil"/>
                  <w:right w:val="nil"/>
                </w:tcBorders>
                <w:hideMark/>
              </w:tcPr>
            </w:tcPrChange>
          </w:tcPr>
          <w:p w14:paraId="772CB892"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22 </w:t>
            </w:r>
          </w:p>
        </w:tc>
      </w:tr>
      <w:tr w:rsidR="00043A6B" w14:paraId="748B4DBF" w14:textId="77777777" w:rsidTr="00F142A7">
        <w:trPr>
          <w:trHeight w:val="532"/>
          <w:jc w:val="center"/>
          <w:trPrChange w:id="1480" w:author="Administrator" w:date="2023-08-28T12:24:00Z">
            <w:trPr>
              <w:trHeight w:val="532"/>
              <w:jc w:val="center"/>
            </w:trPr>
          </w:trPrChange>
        </w:trPr>
        <w:tc>
          <w:tcPr>
            <w:tcW w:w="1495" w:type="pct"/>
            <w:tcBorders>
              <w:top w:val="nil"/>
              <w:left w:val="nil"/>
              <w:bottom w:val="nil"/>
              <w:right w:val="nil"/>
            </w:tcBorders>
            <w:hideMark/>
            <w:tcPrChange w:id="1481" w:author="Administrator" w:date="2023-08-28T12:24:00Z">
              <w:tcPr>
                <w:tcW w:w="1574" w:type="pct"/>
                <w:tcBorders>
                  <w:top w:val="nil"/>
                  <w:left w:val="nil"/>
                  <w:bottom w:val="nil"/>
                  <w:right w:val="nil"/>
                </w:tcBorders>
                <w:hideMark/>
              </w:tcPr>
            </w:tcPrChange>
          </w:tcPr>
          <w:p w14:paraId="02FF6722"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Waxing Crescent</w:t>
            </w:r>
          </w:p>
        </w:tc>
        <w:tc>
          <w:tcPr>
            <w:tcW w:w="989" w:type="pct"/>
            <w:tcBorders>
              <w:top w:val="nil"/>
              <w:left w:val="nil"/>
              <w:bottom w:val="nil"/>
              <w:right w:val="nil"/>
            </w:tcBorders>
            <w:hideMark/>
            <w:tcPrChange w:id="1482" w:author="Administrator" w:date="2023-08-28T12:24:00Z">
              <w:tcPr>
                <w:tcW w:w="967" w:type="pct"/>
                <w:tcBorders>
                  <w:top w:val="nil"/>
                  <w:left w:val="nil"/>
                  <w:bottom w:val="nil"/>
                  <w:right w:val="nil"/>
                </w:tcBorders>
                <w:hideMark/>
              </w:tcPr>
            </w:tcPrChange>
          </w:tcPr>
          <w:p w14:paraId="1B2431A9"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6</w:t>
            </w:r>
          </w:p>
        </w:tc>
        <w:tc>
          <w:tcPr>
            <w:tcW w:w="951" w:type="pct"/>
            <w:tcBorders>
              <w:top w:val="nil"/>
              <w:left w:val="nil"/>
              <w:bottom w:val="nil"/>
              <w:right w:val="nil"/>
            </w:tcBorders>
            <w:hideMark/>
            <w:tcPrChange w:id="1483" w:author="Administrator" w:date="2023-08-28T12:24:00Z">
              <w:tcPr>
                <w:tcW w:w="930" w:type="pct"/>
                <w:tcBorders>
                  <w:top w:val="nil"/>
                  <w:left w:val="nil"/>
                  <w:bottom w:val="nil"/>
                  <w:right w:val="nil"/>
                </w:tcBorders>
                <w:hideMark/>
              </w:tcPr>
            </w:tcPrChange>
          </w:tcPr>
          <w:p w14:paraId="5691DD9D"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 </w:t>
            </w:r>
          </w:p>
        </w:tc>
        <w:tc>
          <w:tcPr>
            <w:tcW w:w="1028" w:type="pct"/>
            <w:tcBorders>
              <w:top w:val="nil"/>
              <w:left w:val="nil"/>
              <w:bottom w:val="nil"/>
              <w:right w:val="nil"/>
            </w:tcBorders>
            <w:hideMark/>
            <w:tcPrChange w:id="1484" w:author="Administrator" w:date="2023-08-28T12:24:00Z">
              <w:tcPr>
                <w:tcW w:w="1004" w:type="pct"/>
                <w:tcBorders>
                  <w:top w:val="nil"/>
                  <w:left w:val="nil"/>
                  <w:bottom w:val="nil"/>
                  <w:right w:val="nil"/>
                </w:tcBorders>
                <w:hideMark/>
              </w:tcPr>
            </w:tcPrChange>
          </w:tcPr>
          <w:p w14:paraId="34EFA9E0"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4 </w:t>
            </w:r>
          </w:p>
        </w:tc>
        <w:tc>
          <w:tcPr>
            <w:tcW w:w="537" w:type="pct"/>
            <w:tcBorders>
              <w:top w:val="nil"/>
              <w:left w:val="nil"/>
              <w:bottom w:val="nil"/>
              <w:right w:val="nil"/>
            </w:tcBorders>
            <w:hideMark/>
            <w:tcPrChange w:id="1485" w:author="Administrator" w:date="2023-08-28T12:24:00Z">
              <w:tcPr>
                <w:tcW w:w="525" w:type="pct"/>
                <w:tcBorders>
                  <w:top w:val="nil"/>
                  <w:left w:val="nil"/>
                  <w:bottom w:val="nil"/>
                  <w:right w:val="nil"/>
                </w:tcBorders>
                <w:hideMark/>
              </w:tcPr>
            </w:tcPrChange>
          </w:tcPr>
          <w:p w14:paraId="6954C80B" w14:textId="77777777" w:rsidR="00043A6B" w:rsidRDefault="00043A6B" w:rsidP="00721651">
            <w:pPr>
              <w:pStyle w:val="Compact"/>
              <w:spacing w:line="276" w:lineRule="auto"/>
              <w:jc w:val="both"/>
              <w:rPr>
                <w:rFonts w:ascii="Times New Roman" w:hAnsi="Times New Roman" w:cs="Times New Roman"/>
                <w:sz w:val="22"/>
                <w:szCs w:val="22"/>
                <w:lang w:val="en-GB" w:eastAsia="fr-FR"/>
              </w:rPr>
            </w:pPr>
            <w:r>
              <w:rPr>
                <w:rFonts w:ascii="Times New Roman" w:hAnsi="Times New Roman" w:cs="Times New Roman"/>
                <w:sz w:val="22"/>
                <w:szCs w:val="22"/>
                <w:lang w:val="en-GB" w:eastAsia="fr-FR"/>
              </w:rPr>
              <w:t xml:space="preserve">11 </w:t>
            </w:r>
          </w:p>
        </w:tc>
      </w:tr>
      <w:tr w:rsidR="00043A6B" w:rsidDel="00F142A7" w14:paraId="7B866E14" w14:textId="18B6EB42" w:rsidTr="00F142A7">
        <w:trPr>
          <w:trHeight w:val="81"/>
          <w:jc w:val="center"/>
          <w:del w:id="1486" w:author="Administrator" w:date="2023-08-28T12:24:00Z"/>
          <w:trPrChange w:id="1487" w:author="Administrator" w:date="2023-08-28T12:24:00Z">
            <w:trPr>
              <w:trHeight w:val="81"/>
              <w:jc w:val="center"/>
            </w:trPr>
          </w:trPrChange>
        </w:trPr>
        <w:tc>
          <w:tcPr>
            <w:tcW w:w="1495" w:type="pct"/>
            <w:tcBorders>
              <w:top w:val="nil"/>
              <w:left w:val="nil"/>
              <w:bottom w:val="single" w:sz="4" w:space="0" w:color="auto"/>
              <w:right w:val="nil"/>
            </w:tcBorders>
            <w:hideMark/>
            <w:tcPrChange w:id="1488" w:author="Administrator" w:date="2023-08-28T12:24:00Z">
              <w:tcPr>
                <w:tcW w:w="1574" w:type="pct"/>
                <w:tcBorders>
                  <w:top w:val="nil"/>
                  <w:left w:val="nil"/>
                  <w:bottom w:val="single" w:sz="4" w:space="0" w:color="auto"/>
                  <w:right w:val="nil"/>
                </w:tcBorders>
                <w:hideMark/>
              </w:tcPr>
            </w:tcPrChange>
          </w:tcPr>
          <w:p w14:paraId="1F328CFA" w14:textId="5793E8F5" w:rsidR="00043A6B" w:rsidDel="00F142A7" w:rsidRDefault="00043A6B" w:rsidP="00721651">
            <w:pPr>
              <w:pStyle w:val="Compact"/>
              <w:spacing w:line="276" w:lineRule="auto"/>
              <w:jc w:val="both"/>
              <w:rPr>
                <w:del w:id="1489" w:author="Administrator" w:date="2023-08-28T12:24:00Z"/>
                <w:rFonts w:ascii="Times New Roman" w:hAnsi="Times New Roman" w:cs="Times New Roman"/>
                <w:sz w:val="22"/>
                <w:szCs w:val="22"/>
                <w:lang w:val="en-GB" w:eastAsia="fr-FR"/>
              </w:rPr>
            </w:pPr>
            <w:del w:id="1490" w:author="Administrator" w:date="2023-08-28T12:24:00Z">
              <w:r w:rsidDel="00F142A7">
                <w:rPr>
                  <w:rFonts w:ascii="Times New Roman" w:hAnsi="Times New Roman" w:cs="Times New Roman"/>
                  <w:sz w:val="22"/>
                  <w:szCs w:val="22"/>
                  <w:lang w:val="en-GB" w:eastAsia="fr-FR"/>
                </w:rPr>
                <w:delText>Total</w:delText>
              </w:r>
            </w:del>
          </w:p>
        </w:tc>
        <w:tc>
          <w:tcPr>
            <w:tcW w:w="989" w:type="pct"/>
            <w:tcBorders>
              <w:top w:val="nil"/>
              <w:left w:val="nil"/>
              <w:bottom w:val="single" w:sz="4" w:space="0" w:color="auto"/>
              <w:right w:val="nil"/>
            </w:tcBorders>
            <w:hideMark/>
            <w:tcPrChange w:id="1491" w:author="Administrator" w:date="2023-08-28T12:24:00Z">
              <w:tcPr>
                <w:tcW w:w="967" w:type="pct"/>
                <w:tcBorders>
                  <w:top w:val="nil"/>
                  <w:left w:val="nil"/>
                  <w:bottom w:val="single" w:sz="4" w:space="0" w:color="auto"/>
                  <w:right w:val="nil"/>
                </w:tcBorders>
                <w:hideMark/>
              </w:tcPr>
            </w:tcPrChange>
          </w:tcPr>
          <w:p w14:paraId="71571E92" w14:textId="64035322" w:rsidR="00043A6B" w:rsidDel="00F142A7" w:rsidRDefault="00043A6B" w:rsidP="00721651">
            <w:pPr>
              <w:pStyle w:val="Compact"/>
              <w:spacing w:line="276" w:lineRule="auto"/>
              <w:jc w:val="both"/>
              <w:rPr>
                <w:del w:id="1492" w:author="Administrator" w:date="2023-08-28T12:24:00Z"/>
                <w:rFonts w:ascii="Times New Roman" w:hAnsi="Times New Roman" w:cs="Times New Roman"/>
                <w:sz w:val="22"/>
                <w:szCs w:val="22"/>
                <w:lang w:val="en-GB" w:eastAsia="fr-FR"/>
              </w:rPr>
            </w:pPr>
            <w:del w:id="1493" w:author="Administrator" w:date="2023-08-28T12:24:00Z">
              <w:r w:rsidDel="00F142A7">
                <w:rPr>
                  <w:rFonts w:ascii="Times New Roman" w:hAnsi="Times New Roman" w:cs="Times New Roman"/>
                  <w:sz w:val="22"/>
                  <w:szCs w:val="22"/>
                  <w:lang w:val="en-GB" w:eastAsia="fr-FR"/>
                </w:rPr>
                <w:delText>48</w:delText>
              </w:r>
            </w:del>
          </w:p>
        </w:tc>
        <w:tc>
          <w:tcPr>
            <w:tcW w:w="951" w:type="pct"/>
            <w:tcBorders>
              <w:top w:val="nil"/>
              <w:left w:val="nil"/>
              <w:bottom w:val="single" w:sz="4" w:space="0" w:color="auto"/>
              <w:right w:val="nil"/>
            </w:tcBorders>
            <w:hideMark/>
            <w:tcPrChange w:id="1494" w:author="Administrator" w:date="2023-08-28T12:24:00Z">
              <w:tcPr>
                <w:tcW w:w="930" w:type="pct"/>
                <w:tcBorders>
                  <w:top w:val="nil"/>
                  <w:left w:val="nil"/>
                  <w:bottom w:val="single" w:sz="4" w:space="0" w:color="auto"/>
                  <w:right w:val="nil"/>
                </w:tcBorders>
                <w:hideMark/>
              </w:tcPr>
            </w:tcPrChange>
          </w:tcPr>
          <w:p w14:paraId="363CB961" w14:textId="03179696" w:rsidR="00043A6B" w:rsidDel="00F142A7" w:rsidRDefault="00043A6B" w:rsidP="00721651">
            <w:pPr>
              <w:pStyle w:val="Compact"/>
              <w:spacing w:line="276" w:lineRule="auto"/>
              <w:jc w:val="both"/>
              <w:rPr>
                <w:del w:id="1495" w:author="Administrator" w:date="2023-08-28T12:24:00Z"/>
                <w:rFonts w:ascii="Times New Roman" w:hAnsi="Times New Roman" w:cs="Times New Roman"/>
                <w:sz w:val="22"/>
                <w:szCs w:val="22"/>
                <w:lang w:val="en-GB" w:eastAsia="fr-FR"/>
              </w:rPr>
            </w:pPr>
            <w:del w:id="1496" w:author="Administrator" w:date="2023-08-28T12:24:00Z">
              <w:r w:rsidDel="00F142A7">
                <w:rPr>
                  <w:rFonts w:ascii="Times New Roman" w:hAnsi="Times New Roman" w:cs="Times New Roman"/>
                  <w:sz w:val="22"/>
                  <w:szCs w:val="22"/>
                  <w:lang w:val="en-GB" w:eastAsia="fr-FR"/>
                </w:rPr>
                <w:delText xml:space="preserve">4 </w:delText>
              </w:r>
            </w:del>
          </w:p>
        </w:tc>
        <w:tc>
          <w:tcPr>
            <w:tcW w:w="1028" w:type="pct"/>
            <w:tcBorders>
              <w:top w:val="nil"/>
              <w:left w:val="nil"/>
              <w:bottom w:val="single" w:sz="4" w:space="0" w:color="auto"/>
              <w:right w:val="nil"/>
            </w:tcBorders>
            <w:hideMark/>
            <w:tcPrChange w:id="1497" w:author="Administrator" w:date="2023-08-28T12:24:00Z">
              <w:tcPr>
                <w:tcW w:w="1004" w:type="pct"/>
                <w:tcBorders>
                  <w:top w:val="nil"/>
                  <w:left w:val="nil"/>
                  <w:bottom w:val="single" w:sz="4" w:space="0" w:color="auto"/>
                  <w:right w:val="nil"/>
                </w:tcBorders>
                <w:hideMark/>
              </w:tcPr>
            </w:tcPrChange>
          </w:tcPr>
          <w:p w14:paraId="52A09F45" w14:textId="736DFDCC" w:rsidR="00043A6B" w:rsidDel="00F142A7" w:rsidRDefault="00043A6B" w:rsidP="00721651">
            <w:pPr>
              <w:pStyle w:val="Compact"/>
              <w:spacing w:line="276" w:lineRule="auto"/>
              <w:jc w:val="both"/>
              <w:rPr>
                <w:del w:id="1498" w:author="Administrator" w:date="2023-08-28T12:24:00Z"/>
                <w:rFonts w:ascii="Times New Roman" w:hAnsi="Times New Roman" w:cs="Times New Roman"/>
                <w:sz w:val="22"/>
                <w:szCs w:val="22"/>
                <w:lang w:val="en-GB" w:eastAsia="fr-FR"/>
              </w:rPr>
            </w:pPr>
            <w:del w:id="1499" w:author="Administrator" w:date="2023-08-28T12:24:00Z">
              <w:r w:rsidDel="00F142A7">
                <w:rPr>
                  <w:rFonts w:ascii="Times New Roman" w:hAnsi="Times New Roman" w:cs="Times New Roman"/>
                  <w:sz w:val="22"/>
                  <w:szCs w:val="22"/>
                  <w:lang w:val="en-GB" w:eastAsia="fr-FR"/>
                </w:rPr>
                <w:delText xml:space="preserve">14 </w:delText>
              </w:r>
            </w:del>
          </w:p>
        </w:tc>
        <w:tc>
          <w:tcPr>
            <w:tcW w:w="537" w:type="pct"/>
            <w:tcBorders>
              <w:top w:val="nil"/>
              <w:left w:val="nil"/>
              <w:bottom w:val="single" w:sz="4" w:space="0" w:color="auto"/>
              <w:right w:val="nil"/>
            </w:tcBorders>
            <w:hideMark/>
            <w:tcPrChange w:id="1500" w:author="Administrator" w:date="2023-08-28T12:24:00Z">
              <w:tcPr>
                <w:tcW w:w="525" w:type="pct"/>
                <w:tcBorders>
                  <w:top w:val="nil"/>
                  <w:left w:val="nil"/>
                  <w:bottom w:val="single" w:sz="4" w:space="0" w:color="auto"/>
                  <w:right w:val="nil"/>
                </w:tcBorders>
                <w:hideMark/>
              </w:tcPr>
            </w:tcPrChange>
          </w:tcPr>
          <w:p w14:paraId="770AFC85" w14:textId="0702FD2A" w:rsidR="00043A6B" w:rsidDel="00F142A7" w:rsidRDefault="00043A6B" w:rsidP="00721651">
            <w:pPr>
              <w:pStyle w:val="Compact"/>
              <w:spacing w:line="276" w:lineRule="auto"/>
              <w:jc w:val="both"/>
              <w:rPr>
                <w:del w:id="1501" w:author="Administrator" w:date="2023-08-28T12:24:00Z"/>
                <w:rFonts w:ascii="Times New Roman" w:hAnsi="Times New Roman" w:cs="Times New Roman"/>
                <w:sz w:val="22"/>
                <w:szCs w:val="22"/>
                <w:lang w:val="en-GB" w:eastAsia="fr-FR"/>
              </w:rPr>
            </w:pPr>
            <w:del w:id="1502" w:author="Administrator" w:date="2023-08-28T12:24:00Z">
              <w:r w:rsidDel="00F142A7">
                <w:rPr>
                  <w:rFonts w:ascii="Times New Roman" w:hAnsi="Times New Roman" w:cs="Times New Roman"/>
                  <w:sz w:val="22"/>
                  <w:szCs w:val="22"/>
                  <w:lang w:val="en-GB" w:eastAsia="fr-FR"/>
                </w:rPr>
                <w:delText xml:space="preserve">66 </w:delText>
              </w:r>
            </w:del>
          </w:p>
        </w:tc>
      </w:tr>
      <w:bookmarkEnd w:id="1451"/>
    </w:tbl>
    <w:p w14:paraId="6F39E787" w14:textId="77777777" w:rsidR="00043A6B" w:rsidRDefault="00043A6B" w:rsidP="00043A6B">
      <w:pPr>
        <w:spacing w:line="480" w:lineRule="auto"/>
        <w:jc w:val="both"/>
        <w:rPr>
          <w:rFonts w:ascii="Times New Roman" w:hAnsi="Times New Roman"/>
          <w:color w:val="000000" w:themeColor="text1"/>
          <w:sz w:val="24"/>
          <w:szCs w:val="24"/>
        </w:rPr>
      </w:pPr>
    </w:p>
    <w:p w14:paraId="1B742666" w14:textId="5A4470AE" w:rsidR="00043A6B" w:rsidRDefault="00043A6B" w:rsidP="00043A6B">
      <w:pPr>
        <w:spacing w:line="480" w:lineRule="auto"/>
        <w:jc w:val="both"/>
        <w:rPr>
          <w:rFonts w:ascii="Times New Roman" w:hAnsi="Times New Roman"/>
          <w:color w:val="000000" w:themeColor="text1"/>
          <w:sz w:val="24"/>
          <w:szCs w:val="24"/>
        </w:rPr>
      </w:pPr>
      <w:commentRangeStart w:id="1503"/>
      <w:r>
        <w:rPr>
          <w:rFonts w:ascii="Times New Roman" w:hAnsi="Times New Roman"/>
          <w:color w:val="000000" w:themeColor="text1"/>
          <w:sz w:val="24"/>
          <w:szCs w:val="24"/>
        </w:rPr>
        <w:t xml:space="preserve">Association </w:t>
      </w:r>
      <w:commentRangeEnd w:id="1503"/>
      <w:r w:rsidR="00F142A7">
        <w:rPr>
          <w:rStyle w:val="CommentReference"/>
        </w:rPr>
        <w:commentReference w:id="1503"/>
      </w:r>
      <w:r>
        <w:rPr>
          <w:rFonts w:ascii="Times New Roman" w:hAnsi="Times New Roman"/>
          <w:color w:val="000000" w:themeColor="text1"/>
          <w:sz w:val="24"/>
          <w:szCs w:val="24"/>
        </w:rPr>
        <w:t xml:space="preserve">between counts of the life stages of juvenile anguillid eel species, showed </w:t>
      </w:r>
      <w:r w:rsidR="003570C6">
        <w:rPr>
          <w:rFonts w:ascii="Times New Roman" w:hAnsi="Times New Roman"/>
          <w:color w:val="000000" w:themeColor="text1"/>
          <w:sz w:val="24"/>
          <w:szCs w:val="24"/>
        </w:rPr>
        <w:t xml:space="preserve">highest abundance of </w:t>
      </w:r>
      <w:r>
        <w:rPr>
          <w:rFonts w:ascii="Times New Roman" w:hAnsi="Times New Roman"/>
          <w:color w:val="000000" w:themeColor="text1"/>
          <w:sz w:val="24"/>
          <w:szCs w:val="24"/>
        </w:rPr>
        <w:t>elvers were caught during the waning gibbous, last quarter and waxing crescent. Most elvers occurred during the waning gibbous (n=</w:t>
      </w:r>
      <w:r w:rsidR="003570C6">
        <w:rPr>
          <w:rFonts w:ascii="Times New Roman" w:hAnsi="Times New Roman"/>
          <w:color w:val="000000" w:themeColor="text1"/>
          <w:sz w:val="24"/>
          <w:szCs w:val="24"/>
        </w:rPr>
        <w:t>6</w:t>
      </w:r>
      <w:r>
        <w:rPr>
          <w:rFonts w:ascii="Times New Roman" w:hAnsi="Times New Roman"/>
          <w:color w:val="000000" w:themeColor="text1"/>
          <w:sz w:val="24"/>
          <w:szCs w:val="24"/>
        </w:rPr>
        <w:t xml:space="preserve">) phase of the moon, followed by the last quarter (n=3) respectively (Table 15). The waxing crescent showed the lowest abundance (n=1) of elvers caught in the present </w:t>
      </w:r>
      <w:commentRangeStart w:id="1504"/>
      <w:r>
        <w:rPr>
          <w:rFonts w:ascii="Times New Roman" w:hAnsi="Times New Roman"/>
          <w:color w:val="000000" w:themeColor="text1"/>
          <w:sz w:val="24"/>
          <w:szCs w:val="24"/>
        </w:rPr>
        <w:t>study</w:t>
      </w:r>
      <w:commentRangeEnd w:id="1504"/>
      <w:r w:rsidR="0082037F">
        <w:rPr>
          <w:rStyle w:val="CommentReference"/>
        </w:rPr>
        <w:commentReference w:id="1504"/>
      </w:r>
      <w:r>
        <w:rPr>
          <w:rFonts w:ascii="Times New Roman" w:hAnsi="Times New Roman"/>
          <w:color w:val="000000" w:themeColor="text1"/>
          <w:sz w:val="24"/>
          <w:szCs w:val="24"/>
        </w:rPr>
        <w:t>.</w:t>
      </w:r>
    </w:p>
    <w:p w14:paraId="51F1D060" w14:textId="77777777" w:rsidR="00043A6B" w:rsidRPr="00534B44" w:rsidRDefault="00043A6B" w:rsidP="000D2224">
      <w:pPr>
        <w:pStyle w:val="ThesisTables"/>
        <w:rPr>
          <w:color w:val="000000" w:themeColor="text1"/>
        </w:rPr>
      </w:pPr>
      <w:bookmarkStart w:id="1505" w:name="_Toc144072976"/>
      <w:r>
        <w:rPr>
          <w:color w:val="000000" w:themeColor="text1"/>
        </w:rPr>
        <w:t xml:space="preserve">Table 15: </w:t>
      </w:r>
      <w:r>
        <w:t>A</w:t>
      </w:r>
      <w:r w:rsidRPr="00C93F4D">
        <w:t xml:space="preserve">bundance of juvenile anguillid </w:t>
      </w:r>
      <w:r>
        <w:t>elvers</w:t>
      </w:r>
      <w:r w:rsidRPr="00C93F4D">
        <w:t xml:space="preserve"> species caught in different lunar phases in the Sabaki Estuary</w:t>
      </w:r>
      <w:bookmarkEnd w:id="1505"/>
    </w:p>
    <w:tbl>
      <w:tblPr>
        <w:tblStyle w:val="Table"/>
        <w:tblW w:w="3530" w:type="pct"/>
        <w:jc w:val="center"/>
        <w:tblBorders>
          <w:top w:val="single" w:sz="4" w:space="0" w:color="auto"/>
          <w:bottom w:val="single" w:sz="4" w:space="0" w:color="auto"/>
        </w:tblBorders>
        <w:tblLook w:val="0020" w:firstRow="1" w:lastRow="0" w:firstColumn="0" w:lastColumn="0" w:noHBand="0" w:noVBand="0"/>
        <w:tblPrChange w:id="1506" w:author="Administrator" w:date="2023-08-28T12:24:00Z">
          <w:tblPr>
            <w:tblStyle w:val="Table"/>
            <w:tblW w:w="3530" w:type="pct"/>
            <w:jc w:val="center"/>
            <w:tblBorders>
              <w:top w:val="single" w:sz="4" w:space="0" w:color="auto"/>
              <w:bottom w:val="single" w:sz="4" w:space="0" w:color="auto"/>
            </w:tblBorders>
            <w:tblLook w:val="0020" w:firstRow="1" w:lastRow="0" w:firstColumn="0" w:lastColumn="0" w:noHBand="0" w:noVBand="0"/>
          </w:tblPr>
        </w:tblPrChange>
      </w:tblPr>
      <w:tblGrid>
        <w:gridCol w:w="1834"/>
        <w:gridCol w:w="1350"/>
        <w:gridCol w:w="1297"/>
        <w:gridCol w:w="1404"/>
        <w:gridCol w:w="723"/>
        <w:tblGridChange w:id="1507">
          <w:tblGrid>
            <w:gridCol w:w="1835"/>
            <w:gridCol w:w="1350"/>
            <w:gridCol w:w="1297"/>
            <w:gridCol w:w="1403"/>
            <w:gridCol w:w="723"/>
          </w:tblGrid>
        </w:tblGridChange>
      </w:tblGrid>
      <w:tr w:rsidR="00043A6B" w:rsidRPr="00534B44" w14:paraId="39F8DB93" w14:textId="77777777" w:rsidTr="00F142A7">
        <w:trPr>
          <w:cnfStyle w:val="100000000000" w:firstRow="1" w:lastRow="0" w:firstColumn="0" w:lastColumn="0" w:oddVBand="0" w:evenVBand="0" w:oddHBand="0" w:evenHBand="0" w:firstRowFirstColumn="0" w:firstRowLastColumn="0" w:lastRowFirstColumn="0" w:lastRowLastColumn="0"/>
          <w:trHeight w:val="349"/>
          <w:jc w:val="center"/>
          <w:trPrChange w:id="1508" w:author="Administrator" w:date="2023-08-28T12:24:00Z">
            <w:trPr>
              <w:trHeight w:val="349"/>
              <w:jc w:val="center"/>
            </w:trPr>
          </w:trPrChange>
        </w:trPr>
        <w:tc>
          <w:tcPr>
            <w:tcW w:w="1388" w:type="pct"/>
            <w:tcBorders>
              <w:top w:val="single" w:sz="4" w:space="0" w:color="auto"/>
              <w:left w:val="nil"/>
              <w:bottom w:val="single" w:sz="4" w:space="0" w:color="auto"/>
              <w:right w:val="nil"/>
            </w:tcBorders>
            <w:hideMark/>
            <w:tcPrChange w:id="1509" w:author="Administrator" w:date="2023-08-28T12:24:00Z">
              <w:tcPr>
                <w:tcW w:w="1470" w:type="pct"/>
                <w:tcBorders>
                  <w:top w:val="single" w:sz="4" w:space="0" w:color="auto"/>
                  <w:left w:val="nil"/>
                  <w:bottom w:val="single" w:sz="4" w:space="0" w:color="auto"/>
                  <w:right w:val="nil"/>
                </w:tcBorders>
                <w:hideMark/>
              </w:tcPr>
            </w:tcPrChange>
          </w:tcPr>
          <w:p w14:paraId="44D3CAFE" w14:textId="77777777" w:rsidR="00043A6B" w:rsidRPr="00534B44" w:rsidRDefault="00043A6B" w:rsidP="00721651">
            <w:pPr>
              <w:pStyle w:val="Compac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eastAsia="fr-FR"/>
              </w:rPr>
            </w:pPr>
            <w:r w:rsidRPr="00534B44">
              <w:rPr>
                <w:rFonts w:ascii="Times New Roman" w:hAnsi="Times New Roman" w:cs="Times New Roman"/>
                <w:lang w:val="en-GB" w:eastAsia="fr-FR"/>
              </w:rPr>
              <w:t xml:space="preserve">Lunar phase </w:t>
            </w:r>
          </w:p>
        </w:tc>
        <w:tc>
          <w:tcPr>
            <w:tcW w:w="1021" w:type="pct"/>
            <w:tcBorders>
              <w:top w:val="single" w:sz="4" w:space="0" w:color="auto"/>
              <w:left w:val="nil"/>
              <w:bottom w:val="single" w:sz="4" w:space="0" w:color="auto"/>
              <w:right w:val="nil"/>
            </w:tcBorders>
            <w:hideMark/>
            <w:tcPrChange w:id="1510" w:author="Administrator" w:date="2023-08-28T12:24:00Z">
              <w:tcPr>
                <w:tcW w:w="998" w:type="pct"/>
                <w:tcBorders>
                  <w:top w:val="single" w:sz="4" w:space="0" w:color="auto"/>
                  <w:left w:val="nil"/>
                  <w:bottom w:val="single" w:sz="4" w:space="0" w:color="auto"/>
                  <w:right w:val="nil"/>
                </w:tcBorders>
                <w:hideMark/>
              </w:tcPr>
            </w:tcPrChange>
          </w:tcPr>
          <w:p w14:paraId="0C1F3D21" w14:textId="77777777" w:rsidR="00043A6B" w:rsidRPr="00534B44" w:rsidRDefault="00043A6B" w:rsidP="00721651">
            <w:pPr>
              <w:pStyle w:val="Compac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eastAsia="fr-FR"/>
              </w:rPr>
            </w:pPr>
            <w:r w:rsidRPr="00534B44">
              <w:rPr>
                <w:rFonts w:ascii="Times New Roman" w:hAnsi="Times New Roman" w:cs="Times New Roman"/>
                <w:i/>
                <w:iCs/>
                <w:lang w:val="en-GB" w:eastAsia="fr-FR"/>
              </w:rPr>
              <w:t>A. bengalensis</w:t>
            </w:r>
          </w:p>
        </w:tc>
        <w:tc>
          <w:tcPr>
            <w:tcW w:w="981" w:type="pct"/>
            <w:tcBorders>
              <w:top w:val="single" w:sz="4" w:space="0" w:color="auto"/>
              <w:left w:val="nil"/>
              <w:bottom w:val="single" w:sz="4" w:space="0" w:color="auto"/>
              <w:right w:val="nil"/>
            </w:tcBorders>
            <w:hideMark/>
            <w:tcPrChange w:id="1511" w:author="Administrator" w:date="2023-08-28T12:24:00Z">
              <w:tcPr>
                <w:tcW w:w="959" w:type="pct"/>
                <w:tcBorders>
                  <w:top w:val="single" w:sz="4" w:space="0" w:color="auto"/>
                  <w:left w:val="nil"/>
                  <w:bottom w:val="single" w:sz="4" w:space="0" w:color="auto"/>
                  <w:right w:val="nil"/>
                </w:tcBorders>
                <w:hideMark/>
              </w:tcPr>
            </w:tcPrChange>
          </w:tcPr>
          <w:p w14:paraId="2578E013" w14:textId="77777777" w:rsidR="00043A6B" w:rsidRPr="00534B44" w:rsidRDefault="00043A6B" w:rsidP="00721651">
            <w:pPr>
              <w:pStyle w:val="Compac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eastAsia="fr-FR"/>
              </w:rPr>
            </w:pPr>
            <w:r w:rsidRPr="00534B44">
              <w:rPr>
                <w:rFonts w:ascii="Times New Roman" w:hAnsi="Times New Roman" w:cs="Times New Roman"/>
                <w:i/>
                <w:iCs/>
                <w:lang w:val="en-GB" w:eastAsia="fr-FR"/>
              </w:rPr>
              <w:t>A. marmorata</w:t>
            </w:r>
          </w:p>
        </w:tc>
        <w:tc>
          <w:tcPr>
            <w:tcW w:w="1062" w:type="pct"/>
            <w:tcBorders>
              <w:top w:val="single" w:sz="4" w:space="0" w:color="auto"/>
              <w:left w:val="nil"/>
              <w:bottom w:val="single" w:sz="4" w:space="0" w:color="auto"/>
              <w:right w:val="nil"/>
            </w:tcBorders>
            <w:hideMark/>
            <w:tcPrChange w:id="1512" w:author="Administrator" w:date="2023-08-28T12:24:00Z">
              <w:tcPr>
                <w:tcW w:w="1038" w:type="pct"/>
                <w:tcBorders>
                  <w:top w:val="single" w:sz="4" w:space="0" w:color="auto"/>
                  <w:left w:val="nil"/>
                  <w:bottom w:val="single" w:sz="4" w:space="0" w:color="auto"/>
                  <w:right w:val="nil"/>
                </w:tcBorders>
                <w:hideMark/>
              </w:tcPr>
            </w:tcPrChange>
          </w:tcPr>
          <w:p w14:paraId="2938FE83" w14:textId="77777777" w:rsidR="00043A6B" w:rsidRPr="00534B44" w:rsidRDefault="00043A6B" w:rsidP="00721651">
            <w:pPr>
              <w:pStyle w:val="Compac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eastAsia="fr-FR"/>
              </w:rPr>
            </w:pPr>
            <w:r w:rsidRPr="00534B44">
              <w:rPr>
                <w:rFonts w:ascii="Times New Roman" w:hAnsi="Times New Roman" w:cs="Times New Roman"/>
                <w:i/>
                <w:iCs/>
                <w:lang w:val="en-GB" w:eastAsia="fr-FR"/>
              </w:rPr>
              <w:t>A. mossambica</w:t>
            </w:r>
          </w:p>
        </w:tc>
        <w:tc>
          <w:tcPr>
            <w:tcW w:w="547" w:type="pct"/>
            <w:tcBorders>
              <w:top w:val="single" w:sz="4" w:space="0" w:color="auto"/>
              <w:left w:val="nil"/>
              <w:bottom w:val="single" w:sz="4" w:space="0" w:color="auto"/>
              <w:right w:val="nil"/>
            </w:tcBorders>
            <w:hideMark/>
            <w:tcPrChange w:id="1513" w:author="Administrator" w:date="2023-08-28T12:24:00Z">
              <w:tcPr>
                <w:tcW w:w="535" w:type="pct"/>
                <w:tcBorders>
                  <w:top w:val="single" w:sz="4" w:space="0" w:color="auto"/>
                  <w:left w:val="nil"/>
                  <w:bottom w:val="single" w:sz="4" w:space="0" w:color="auto"/>
                  <w:right w:val="nil"/>
                </w:tcBorders>
                <w:hideMark/>
              </w:tcPr>
            </w:tcPrChange>
          </w:tcPr>
          <w:p w14:paraId="0A88B79E" w14:textId="77777777" w:rsidR="00043A6B" w:rsidRPr="00534B44" w:rsidRDefault="00043A6B" w:rsidP="00721651">
            <w:pPr>
              <w:pStyle w:val="Compac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eastAsia="fr-FR"/>
              </w:rPr>
            </w:pPr>
            <w:r w:rsidRPr="00534B44">
              <w:rPr>
                <w:rFonts w:ascii="Times New Roman" w:hAnsi="Times New Roman" w:cs="Times New Roman"/>
                <w:lang w:val="en-GB" w:eastAsia="fr-FR"/>
              </w:rPr>
              <w:t>Total</w:t>
            </w:r>
          </w:p>
        </w:tc>
      </w:tr>
      <w:tr w:rsidR="00043A6B" w:rsidRPr="00534B44" w14:paraId="56D38080" w14:textId="77777777" w:rsidTr="00F142A7">
        <w:trPr>
          <w:trHeight w:val="349"/>
          <w:jc w:val="center"/>
          <w:trPrChange w:id="1514" w:author="Administrator" w:date="2023-08-28T12:24:00Z">
            <w:trPr>
              <w:trHeight w:val="349"/>
              <w:jc w:val="center"/>
            </w:trPr>
          </w:trPrChange>
        </w:trPr>
        <w:tc>
          <w:tcPr>
            <w:tcW w:w="1388" w:type="pct"/>
            <w:tcBorders>
              <w:top w:val="single" w:sz="4" w:space="0" w:color="auto"/>
              <w:left w:val="nil"/>
              <w:bottom w:val="nil"/>
              <w:right w:val="nil"/>
            </w:tcBorders>
            <w:hideMark/>
            <w:tcPrChange w:id="1515" w:author="Administrator" w:date="2023-08-28T12:24:00Z">
              <w:tcPr>
                <w:tcW w:w="1470" w:type="pct"/>
                <w:tcBorders>
                  <w:top w:val="single" w:sz="4" w:space="0" w:color="auto"/>
                  <w:left w:val="nil"/>
                  <w:bottom w:val="nil"/>
                  <w:right w:val="nil"/>
                </w:tcBorders>
                <w:hideMark/>
              </w:tcPr>
            </w:tcPrChange>
          </w:tcPr>
          <w:p w14:paraId="1B0C7291"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First Quarter</w:t>
            </w:r>
          </w:p>
        </w:tc>
        <w:tc>
          <w:tcPr>
            <w:tcW w:w="1021" w:type="pct"/>
            <w:tcBorders>
              <w:top w:val="single" w:sz="4" w:space="0" w:color="auto"/>
              <w:left w:val="nil"/>
              <w:bottom w:val="nil"/>
              <w:right w:val="nil"/>
            </w:tcBorders>
            <w:hideMark/>
            <w:tcPrChange w:id="1516" w:author="Administrator" w:date="2023-08-28T12:24:00Z">
              <w:tcPr>
                <w:tcW w:w="998" w:type="pct"/>
                <w:tcBorders>
                  <w:top w:val="single" w:sz="4" w:space="0" w:color="auto"/>
                  <w:left w:val="nil"/>
                  <w:bottom w:val="nil"/>
                  <w:right w:val="nil"/>
                </w:tcBorders>
                <w:hideMark/>
              </w:tcPr>
            </w:tcPrChange>
          </w:tcPr>
          <w:p w14:paraId="4793E830"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0</w:t>
            </w:r>
          </w:p>
        </w:tc>
        <w:tc>
          <w:tcPr>
            <w:tcW w:w="981" w:type="pct"/>
            <w:tcBorders>
              <w:top w:val="single" w:sz="4" w:space="0" w:color="auto"/>
              <w:left w:val="nil"/>
              <w:bottom w:val="nil"/>
              <w:right w:val="nil"/>
            </w:tcBorders>
            <w:hideMark/>
            <w:tcPrChange w:id="1517" w:author="Administrator" w:date="2023-08-28T12:24:00Z">
              <w:tcPr>
                <w:tcW w:w="959" w:type="pct"/>
                <w:tcBorders>
                  <w:top w:val="single" w:sz="4" w:space="0" w:color="auto"/>
                  <w:left w:val="nil"/>
                  <w:bottom w:val="nil"/>
                  <w:right w:val="nil"/>
                </w:tcBorders>
                <w:hideMark/>
              </w:tcPr>
            </w:tcPrChange>
          </w:tcPr>
          <w:p w14:paraId="103F462B"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c>
          <w:tcPr>
            <w:tcW w:w="1062" w:type="pct"/>
            <w:tcBorders>
              <w:top w:val="single" w:sz="4" w:space="0" w:color="auto"/>
              <w:left w:val="nil"/>
              <w:bottom w:val="nil"/>
              <w:right w:val="nil"/>
            </w:tcBorders>
            <w:hideMark/>
            <w:tcPrChange w:id="1518" w:author="Administrator" w:date="2023-08-28T12:24:00Z">
              <w:tcPr>
                <w:tcW w:w="1038" w:type="pct"/>
                <w:tcBorders>
                  <w:top w:val="single" w:sz="4" w:space="0" w:color="auto"/>
                  <w:left w:val="nil"/>
                  <w:bottom w:val="nil"/>
                  <w:right w:val="nil"/>
                </w:tcBorders>
                <w:hideMark/>
              </w:tcPr>
            </w:tcPrChange>
          </w:tcPr>
          <w:p w14:paraId="66739318"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0</w:t>
            </w:r>
          </w:p>
        </w:tc>
        <w:tc>
          <w:tcPr>
            <w:tcW w:w="547" w:type="pct"/>
            <w:tcBorders>
              <w:top w:val="single" w:sz="4" w:space="0" w:color="auto"/>
              <w:left w:val="nil"/>
              <w:bottom w:val="nil"/>
              <w:right w:val="nil"/>
            </w:tcBorders>
            <w:hideMark/>
            <w:tcPrChange w:id="1519" w:author="Administrator" w:date="2023-08-28T12:24:00Z">
              <w:tcPr>
                <w:tcW w:w="535" w:type="pct"/>
                <w:tcBorders>
                  <w:top w:val="single" w:sz="4" w:space="0" w:color="auto"/>
                  <w:left w:val="nil"/>
                  <w:bottom w:val="nil"/>
                  <w:right w:val="nil"/>
                </w:tcBorders>
                <w:hideMark/>
              </w:tcPr>
            </w:tcPrChange>
          </w:tcPr>
          <w:p w14:paraId="7ADEF7C0"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r>
      <w:tr w:rsidR="00043A6B" w:rsidRPr="00534B44" w14:paraId="53EEA221" w14:textId="77777777" w:rsidTr="00F142A7">
        <w:trPr>
          <w:trHeight w:val="349"/>
          <w:jc w:val="center"/>
          <w:trPrChange w:id="1520" w:author="Administrator" w:date="2023-08-28T12:24:00Z">
            <w:trPr>
              <w:trHeight w:val="349"/>
              <w:jc w:val="center"/>
            </w:trPr>
          </w:trPrChange>
        </w:trPr>
        <w:tc>
          <w:tcPr>
            <w:tcW w:w="1388" w:type="pct"/>
            <w:tcBorders>
              <w:top w:val="nil"/>
              <w:left w:val="nil"/>
              <w:bottom w:val="nil"/>
              <w:right w:val="nil"/>
            </w:tcBorders>
            <w:hideMark/>
            <w:tcPrChange w:id="1521" w:author="Administrator" w:date="2023-08-28T12:24:00Z">
              <w:tcPr>
                <w:tcW w:w="1470" w:type="pct"/>
                <w:tcBorders>
                  <w:top w:val="nil"/>
                  <w:left w:val="nil"/>
                  <w:bottom w:val="nil"/>
                  <w:right w:val="nil"/>
                </w:tcBorders>
                <w:hideMark/>
              </w:tcPr>
            </w:tcPrChange>
          </w:tcPr>
          <w:p w14:paraId="0AF5A32B"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Full moon</w:t>
            </w:r>
          </w:p>
        </w:tc>
        <w:tc>
          <w:tcPr>
            <w:tcW w:w="1021" w:type="pct"/>
            <w:tcBorders>
              <w:top w:val="nil"/>
              <w:left w:val="nil"/>
              <w:bottom w:val="nil"/>
              <w:right w:val="nil"/>
            </w:tcBorders>
            <w:hideMark/>
            <w:tcPrChange w:id="1522" w:author="Administrator" w:date="2023-08-28T12:24:00Z">
              <w:tcPr>
                <w:tcW w:w="998" w:type="pct"/>
                <w:tcBorders>
                  <w:top w:val="nil"/>
                  <w:left w:val="nil"/>
                  <w:bottom w:val="nil"/>
                  <w:right w:val="nil"/>
                </w:tcBorders>
                <w:hideMark/>
              </w:tcPr>
            </w:tcPrChange>
          </w:tcPr>
          <w:p w14:paraId="0C8154FB"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0</w:t>
            </w:r>
          </w:p>
        </w:tc>
        <w:tc>
          <w:tcPr>
            <w:tcW w:w="981" w:type="pct"/>
            <w:tcBorders>
              <w:top w:val="nil"/>
              <w:left w:val="nil"/>
              <w:bottom w:val="nil"/>
              <w:right w:val="nil"/>
            </w:tcBorders>
            <w:hideMark/>
            <w:tcPrChange w:id="1523" w:author="Administrator" w:date="2023-08-28T12:24:00Z">
              <w:tcPr>
                <w:tcW w:w="959" w:type="pct"/>
                <w:tcBorders>
                  <w:top w:val="nil"/>
                  <w:left w:val="nil"/>
                  <w:bottom w:val="nil"/>
                  <w:right w:val="nil"/>
                </w:tcBorders>
                <w:hideMark/>
              </w:tcPr>
            </w:tcPrChange>
          </w:tcPr>
          <w:p w14:paraId="58A5E90A"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c>
          <w:tcPr>
            <w:tcW w:w="1062" w:type="pct"/>
            <w:tcBorders>
              <w:top w:val="nil"/>
              <w:left w:val="nil"/>
              <w:bottom w:val="nil"/>
              <w:right w:val="nil"/>
            </w:tcBorders>
            <w:hideMark/>
            <w:tcPrChange w:id="1524" w:author="Administrator" w:date="2023-08-28T12:24:00Z">
              <w:tcPr>
                <w:tcW w:w="1038" w:type="pct"/>
                <w:tcBorders>
                  <w:top w:val="nil"/>
                  <w:left w:val="nil"/>
                  <w:bottom w:val="nil"/>
                  <w:right w:val="nil"/>
                </w:tcBorders>
                <w:hideMark/>
              </w:tcPr>
            </w:tcPrChange>
          </w:tcPr>
          <w:p w14:paraId="6FEA05E3"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c>
          <w:tcPr>
            <w:tcW w:w="547" w:type="pct"/>
            <w:tcBorders>
              <w:top w:val="nil"/>
              <w:left w:val="nil"/>
              <w:bottom w:val="nil"/>
              <w:right w:val="nil"/>
            </w:tcBorders>
            <w:hideMark/>
            <w:tcPrChange w:id="1525" w:author="Administrator" w:date="2023-08-28T12:24:00Z">
              <w:tcPr>
                <w:tcW w:w="535" w:type="pct"/>
                <w:tcBorders>
                  <w:top w:val="nil"/>
                  <w:left w:val="nil"/>
                  <w:bottom w:val="nil"/>
                  <w:right w:val="nil"/>
                </w:tcBorders>
                <w:hideMark/>
              </w:tcPr>
            </w:tcPrChange>
          </w:tcPr>
          <w:p w14:paraId="7FF0CCD2"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r>
      <w:tr w:rsidR="00043A6B" w:rsidRPr="00534B44" w14:paraId="0D688763" w14:textId="77777777" w:rsidTr="00F142A7">
        <w:trPr>
          <w:trHeight w:val="349"/>
          <w:jc w:val="center"/>
          <w:trPrChange w:id="1526" w:author="Administrator" w:date="2023-08-28T12:24:00Z">
            <w:trPr>
              <w:trHeight w:val="349"/>
              <w:jc w:val="center"/>
            </w:trPr>
          </w:trPrChange>
        </w:trPr>
        <w:tc>
          <w:tcPr>
            <w:tcW w:w="1388" w:type="pct"/>
            <w:tcBorders>
              <w:top w:val="nil"/>
              <w:left w:val="nil"/>
              <w:bottom w:val="nil"/>
              <w:right w:val="nil"/>
            </w:tcBorders>
            <w:hideMark/>
            <w:tcPrChange w:id="1527" w:author="Administrator" w:date="2023-08-28T12:24:00Z">
              <w:tcPr>
                <w:tcW w:w="1470" w:type="pct"/>
                <w:tcBorders>
                  <w:top w:val="nil"/>
                  <w:left w:val="nil"/>
                  <w:bottom w:val="nil"/>
                  <w:right w:val="nil"/>
                </w:tcBorders>
                <w:hideMark/>
              </w:tcPr>
            </w:tcPrChange>
          </w:tcPr>
          <w:p w14:paraId="04CE9FFD"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Last Quarter</w:t>
            </w:r>
          </w:p>
        </w:tc>
        <w:tc>
          <w:tcPr>
            <w:tcW w:w="1021" w:type="pct"/>
            <w:tcBorders>
              <w:top w:val="nil"/>
              <w:left w:val="nil"/>
              <w:bottom w:val="nil"/>
              <w:right w:val="nil"/>
            </w:tcBorders>
            <w:hideMark/>
            <w:tcPrChange w:id="1528" w:author="Administrator" w:date="2023-08-28T12:24:00Z">
              <w:tcPr>
                <w:tcW w:w="998" w:type="pct"/>
                <w:tcBorders>
                  <w:top w:val="nil"/>
                  <w:left w:val="nil"/>
                  <w:bottom w:val="nil"/>
                  <w:right w:val="nil"/>
                </w:tcBorders>
                <w:hideMark/>
              </w:tcPr>
            </w:tcPrChange>
          </w:tcPr>
          <w:p w14:paraId="05DC51C7"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0</w:t>
            </w:r>
          </w:p>
        </w:tc>
        <w:tc>
          <w:tcPr>
            <w:tcW w:w="981" w:type="pct"/>
            <w:tcBorders>
              <w:top w:val="nil"/>
              <w:left w:val="nil"/>
              <w:bottom w:val="nil"/>
              <w:right w:val="nil"/>
            </w:tcBorders>
            <w:hideMark/>
            <w:tcPrChange w:id="1529" w:author="Administrator" w:date="2023-08-28T12:24:00Z">
              <w:tcPr>
                <w:tcW w:w="959" w:type="pct"/>
                <w:tcBorders>
                  <w:top w:val="nil"/>
                  <w:left w:val="nil"/>
                  <w:bottom w:val="nil"/>
                  <w:right w:val="nil"/>
                </w:tcBorders>
                <w:hideMark/>
              </w:tcPr>
            </w:tcPrChange>
          </w:tcPr>
          <w:p w14:paraId="703A00DA"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c>
          <w:tcPr>
            <w:tcW w:w="1062" w:type="pct"/>
            <w:tcBorders>
              <w:top w:val="nil"/>
              <w:left w:val="nil"/>
              <w:bottom w:val="nil"/>
              <w:right w:val="nil"/>
            </w:tcBorders>
            <w:hideMark/>
            <w:tcPrChange w:id="1530" w:author="Administrator" w:date="2023-08-28T12:24:00Z">
              <w:tcPr>
                <w:tcW w:w="1038" w:type="pct"/>
                <w:tcBorders>
                  <w:top w:val="nil"/>
                  <w:left w:val="nil"/>
                  <w:bottom w:val="nil"/>
                  <w:right w:val="nil"/>
                </w:tcBorders>
                <w:hideMark/>
              </w:tcPr>
            </w:tcPrChange>
          </w:tcPr>
          <w:p w14:paraId="7C3FA8EC"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3 </w:t>
            </w:r>
          </w:p>
        </w:tc>
        <w:tc>
          <w:tcPr>
            <w:tcW w:w="547" w:type="pct"/>
            <w:tcBorders>
              <w:top w:val="nil"/>
              <w:left w:val="nil"/>
              <w:bottom w:val="nil"/>
              <w:right w:val="nil"/>
            </w:tcBorders>
            <w:hideMark/>
            <w:tcPrChange w:id="1531" w:author="Administrator" w:date="2023-08-28T12:24:00Z">
              <w:tcPr>
                <w:tcW w:w="535" w:type="pct"/>
                <w:tcBorders>
                  <w:top w:val="nil"/>
                  <w:left w:val="nil"/>
                  <w:bottom w:val="nil"/>
                  <w:right w:val="nil"/>
                </w:tcBorders>
                <w:hideMark/>
              </w:tcPr>
            </w:tcPrChange>
          </w:tcPr>
          <w:p w14:paraId="31405E25"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3 </w:t>
            </w:r>
          </w:p>
        </w:tc>
      </w:tr>
      <w:tr w:rsidR="00043A6B" w:rsidRPr="00534B44" w14:paraId="19F6D457" w14:textId="77777777" w:rsidTr="00F142A7">
        <w:trPr>
          <w:trHeight w:val="349"/>
          <w:jc w:val="center"/>
          <w:trPrChange w:id="1532" w:author="Administrator" w:date="2023-08-28T12:24:00Z">
            <w:trPr>
              <w:trHeight w:val="349"/>
              <w:jc w:val="center"/>
            </w:trPr>
          </w:trPrChange>
        </w:trPr>
        <w:tc>
          <w:tcPr>
            <w:tcW w:w="1388" w:type="pct"/>
            <w:tcBorders>
              <w:top w:val="nil"/>
              <w:left w:val="nil"/>
              <w:bottom w:val="nil"/>
              <w:right w:val="nil"/>
            </w:tcBorders>
            <w:hideMark/>
            <w:tcPrChange w:id="1533" w:author="Administrator" w:date="2023-08-28T12:24:00Z">
              <w:tcPr>
                <w:tcW w:w="1470" w:type="pct"/>
                <w:tcBorders>
                  <w:top w:val="nil"/>
                  <w:left w:val="nil"/>
                  <w:bottom w:val="nil"/>
                  <w:right w:val="nil"/>
                </w:tcBorders>
                <w:hideMark/>
              </w:tcPr>
            </w:tcPrChange>
          </w:tcPr>
          <w:p w14:paraId="7E1EA18D"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Waning Gibbous</w:t>
            </w:r>
          </w:p>
        </w:tc>
        <w:tc>
          <w:tcPr>
            <w:tcW w:w="1021" w:type="pct"/>
            <w:tcBorders>
              <w:top w:val="nil"/>
              <w:left w:val="nil"/>
              <w:bottom w:val="nil"/>
              <w:right w:val="nil"/>
            </w:tcBorders>
            <w:hideMark/>
            <w:tcPrChange w:id="1534" w:author="Administrator" w:date="2023-08-28T12:24:00Z">
              <w:tcPr>
                <w:tcW w:w="998" w:type="pct"/>
                <w:tcBorders>
                  <w:top w:val="nil"/>
                  <w:left w:val="nil"/>
                  <w:bottom w:val="nil"/>
                  <w:right w:val="nil"/>
                </w:tcBorders>
                <w:hideMark/>
              </w:tcPr>
            </w:tcPrChange>
          </w:tcPr>
          <w:p w14:paraId="78288E16"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2</w:t>
            </w:r>
          </w:p>
        </w:tc>
        <w:tc>
          <w:tcPr>
            <w:tcW w:w="981" w:type="pct"/>
            <w:tcBorders>
              <w:top w:val="nil"/>
              <w:left w:val="nil"/>
              <w:bottom w:val="nil"/>
              <w:right w:val="nil"/>
            </w:tcBorders>
            <w:hideMark/>
            <w:tcPrChange w:id="1535" w:author="Administrator" w:date="2023-08-28T12:24:00Z">
              <w:tcPr>
                <w:tcW w:w="959" w:type="pct"/>
                <w:tcBorders>
                  <w:top w:val="nil"/>
                  <w:left w:val="nil"/>
                  <w:bottom w:val="nil"/>
                  <w:right w:val="nil"/>
                </w:tcBorders>
                <w:hideMark/>
              </w:tcPr>
            </w:tcPrChange>
          </w:tcPr>
          <w:p w14:paraId="46DFE98A"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c>
          <w:tcPr>
            <w:tcW w:w="1062" w:type="pct"/>
            <w:tcBorders>
              <w:top w:val="nil"/>
              <w:left w:val="nil"/>
              <w:bottom w:val="nil"/>
              <w:right w:val="nil"/>
            </w:tcBorders>
            <w:hideMark/>
            <w:tcPrChange w:id="1536" w:author="Administrator" w:date="2023-08-28T12:24:00Z">
              <w:tcPr>
                <w:tcW w:w="1038" w:type="pct"/>
                <w:tcBorders>
                  <w:top w:val="nil"/>
                  <w:left w:val="nil"/>
                  <w:bottom w:val="nil"/>
                  <w:right w:val="nil"/>
                </w:tcBorders>
                <w:hideMark/>
              </w:tcPr>
            </w:tcPrChange>
          </w:tcPr>
          <w:p w14:paraId="170F1D3D"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4 </w:t>
            </w:r>
          </w:p>
        </w:tc>
        <w:tc>
          <w:tcPr>
            <w:tcW w:w="547" w:type="pct"/>
            <w:tcBorders>
              <w:top w:val="nil"/>
              <w:left w:val="nil"/>
              <w:bottom w:val="nil"/>
              <w:right w:val="nil"/>
            </w:tcBorders>
            <w:hideMark/>
            <w:tcPrChange w:id="1537" w:author="Administrator" w:date="2023-08-28T12:24:00Z">
              <w:tcPr>
                <w:tcW w:w="535" w:type="pct"/>
                <w:tcBorders>
                  <w:top w:val="nil"/>
                  <w:left w:val="nil"/>
                  <w:bottom w:val="nil"/>
                  <w:right w:val="nil"/>
                </w:tcBorders>
                <w:hideMark/>
              </w:tcPr>
            </w:tcPrChange>
          </w:tcPr>
          <w:p w14:paraId="39E1794A"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6 </w:t>
            </w:r>
          </w:p>
        </w:tc>
      </w:tr>
      <w:tr w:rsidR="00043A6B" w:rsidRPr="00534B44" w14:paraId="09E4A37B" w14:textId="77777777" w:rsidTr="00F142A7">
        <w:trPr>
          <w:trHeight w:val="532"/>
          <w:jc w:val="center"/>
          <w:trPrChange w:id="1538" w:author="Administrator" w:date="2023-08-28T12:24:00Z">
            <w:trPr>
              <w:trHeight w:val="532"/>
              <w:jc w:val="center"/>
            </w:trPr>
          </w:trPrChange>
        </w:trPr>
        <w:tc>
          <w:tcPr>
            <w:tcW w:w="1388" w:type="pct"/>
            <w:tcBorders>
              <w:top w:val="nil"/>
              <w:left w:val="nil"/>
              <w:bottom w:val="nil"/>
              <w:right w:val="nil"/>
            </w:tcBorders>
            <w:hideMark/>
            <w:tcPrChange w:id="1539" w:author="Administrator" w:date="2023-08-28T12:24:00Z">
              <w:tcPr>
                <w:tcW w:w="1470" w:type="pct"/>
                <w:tcBorders>
                  <w:top w:val="nil"/>
                  <w:left w:val="nil"/>
                  <w:bottom w:val="nil"/>
                  <w:right w:val="nil"/>
                </w:tcBorders>
                <w:hideMark/>
              </w:tcPr>
            </w:tcPrChange>
          </w:tcPr>
          <w:p w14:paraId="2D3CD9E2"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Waxing Crescent</w:t>
            </w:r>
          </w:p>
        </w:tc>
        <w:tc>
          <w:tcPr>
            <w:tcW w:w="1021" w:type="pct"/>
            <w:tcBorders>
              <w:top w:val="nil"/>
              <w:left w:val="nil"/>
              <w:bottom w:val="nil"/>
              <w:right w:val="nil"/>
            </w:tcBorders>
            <w:hideMark/>
            <w:tcPrChange w:id="1540" w:author="Administrator" w:date="2023-08-28T12:24:00Z">
              <w:tcPr>
                <w:tcW w:w="998" w:type="pct"/>
                <w:tcBorders>
                  <w:top w:val="nil"/>
                  <w:left w:val="nil"/>
                  <w:bottom w:val="nil"/>
                  <w:right w:val="nil"/>
                </w:tcBorders>
                <w:hideMark/>
              </w:tcPr>
            </w:tcPrChange>
          </w:tcPr>
          <w:p w14:paraId="127F897F"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0</w:t>
            </w:r>
          </w:p>
        </w:tc>
        <w:tc>
          <w:tcPr>
            <w:tcW w:w="981" w:type="pct"/>
            <w:tcBorders>
              <w:top w:val="nil"/>
              <w:left w:val="nil"/>
              <w:bottom w:val="nil"/>
              <w:right w:val="nil"/>
            </w:tcBorders>
            <w:hideMark/>
            <w:tcPrChange w:id="1541" w:author="Administrator" w:date="2023-08-28T12:24:00Z">
              <w:tcPr>
                <w:tcW w:w="959" w:type="pct"/>
                <w:tcBorders>
                  <w:top w:val="nil"/>
                  <w:left w:val="nil"/>
                  <w:bottom w:val="nil"/>
                  <w:right w:val="nil"/>
                </w:tcBorders>
                <w:hideMark/>
              </w:tcPr>
            </w:tcPrChange>
          </w:tcPr>
          <w:p w14:paraId="41CA912C"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0 </w:t>
            </w:r>
          </w:p>
        </w:tc>
        <w:tc>
          <w:tcPr>
            <w:tcW w:w="1062" w:type="pct"/>
            <w:tcBorders>
              <w:top w:val="nil"/>
              <w:left w:val="nil"/>
              <w:bottom w:val="nil"/>
              <w:right w:val="nil"/>
            </w:tcBorders>
            <w:hideMark/>
            <w:tcPrChange w:id="1542" w:author="Administrator" w:date="2023-08-28T12:24:00Z">
              <w:tcPr>
                <w:tcW w:w="1038" w:type="pct"/>
                <w:tcBorders>
                  <w:top w:val="nil"/>
                  <w:left w:val="nil"/>
                  <w:bottom w:val="nil"/>
                  <w:right w:val="nil"/>
                </w:tcBorders>
                <w:hideMark/>
              </w:tcPr>
            </w:tcPrChange>
          </w:tcPr>
          <w:p w14:paraId="13301C21"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1 </w:t>
            </w:r>
          </w:p>
        </w:tc>
        <w:tc>
          <w:tcPr>
            <w:tcW w:w="547" w:type="pct"/>
            <w:tcBorders>
              <w:top w:val="nil"/>
              <w:left w:val="nil"/>
              <w:bottom w:val="nil"/>
              <w:right w:val="nil"/>
            </w:tcBorders>
            <w:hideMark/>
            <w:tcPrChange w:id="1543" w:author="Administrator" w:date="2023-08-28T12:24:00Z">
              <w:tcPr>
                <w:tcW w:w="535" w:type="pct"/>
                <w:tcBorders>
                  <w:top w:val="nil"/>
                  <w:left w:val="nil"/>
                  <w:bottom w:val="nil"/>
                  <w:right w:val="nil"/>
                </w:tcBorders>
                <w:hideMark/>
              </w:tcPr>
            </w:tcPrChange>
          </w:tcPr>
          <w:p w14:paraId="37B3DAFB" w14:textId="77777777" w:rsidR="00043A6B" w:rsidRPr="00534B44" w:rsidRDefault="00043A6B" w:rsidP="00721651">
            <w:pPr>
              <w:pStyle w:val="Compact"/>
              <w:jc w:val="both"/>
              <w:rPr>
                <w:rFonts w:ascii="Times New Roman" w:hAnsi="Times New Roman" w:cs="Times New Roman"/>
                <w:lang w:val="en-GB" w:eastAsia="fr-FR"/>
              </w:rPr>
            </w:pPr>
            <w:r w:rsidRPr="00534B44">
              <w:rPr>
                <w:rFonts w:ascii="Times New Roman" w:hAnsi="Times New Roman" w:cs="Times New Roman"/>
                <w:lang w:val="en-GB" w:eastAsia="fr-FR"/>
              </w:rPr>
              <w:t xml:space="preserve">1 </w:t>
            </w:r>
          </w:p>
        </w:tc>
      </w:tr>
      <w:tr w:rsidR="00043A6B" w:rsidRPr="00534B44" w:rsidDel="00F142A7" w14:paraId="709ADE66" w14:textId="4A30A4D1" w:rsidTr="00F142A7">
        <w:trPr>
          <w:trHeight w:val="81"/>
          <w:jc w:val="center"/>
          <w:del w:id="1544" w:author="Administrator" w:date="2023-08-28T12:24:00Z"/>
          <w:trPrChange w:id="1545" w:author="Administrator" w:date="2023-08-28T12:24:00Z">
            <w:trPr>
              <w:trHeight w:val="81"/>
              <w:jc w:val="center"/>
            </w:trPr>
          </w:trPrChange>
        </w:trPr>
        <w:tc>
          <w:tcPr>
            <w:tcW w:w="1388" w:type="pct"/>
            <w:tcBorders>
              <w:top w:val="nil"/>
              <w:left w:val="nil"/>
              <w:bottom w:val="single" w:sz="4" w:space="0" w:color="auto"/>
              <w:right w:val="nil"/>
            </w:tcBorders>
            <w:hideMark/>
            <w:tcPrChange w:id="1546" w:author="Administrator" w:date="2023-08-28T12:24:00Z">
              <w:tcPr>
                <w:tcW w:w="1470" w:type="pct"/>
                <w:tcBorders>
                  <w:top w:val="nil"/>
                  <w:left w:val="nil"/>
                  <w:bottom w:val="single" w:sz="4" w:space="0" w:color="auto"/>
                  <w:right w:val="nil"/>
                </w:tcBorders>
                <w:hideMark/>
              </w:tcPr>
            </w:tcPrChange>
          </w:tcPr>
          <w:p w14:paraId="2360666C" w14:textId="1860B4B3" w:rsidR="00043A6B" w:rsidRPr="00534B44" w:rsidDel="00F142A7" w:rsidRDefault="00043A6B" w:rsidP="00721651">
            <w:pPr>
              <w:pStyle w:val="Compact"/>
              <w:jc w:val="both"/>
              <w:rPr>
                <w:del w:id="1547" w:author="Administrator" w:date="2023-08-28T12:24:00Z"/>
                <w:rFonts w:ascii="Times New Roman" w:hAnsi="Times New Roman" w:cs="Times New Roman"/>
                <w:lang w:val="en-GB" w:eastAsia="fr-FR"/>
              </w:rPr>
            </w:pPr>
            <w:del w:id="1548" w:author="Administrator" w:date="2023-08-28T12:24:00Z">
              <w:r w:rsidRPr="00534B44" w:rsidDel="00F142A7">
                <w:rPr>
                  <w:rFonts w:ascii="Times New Roman" w:hAnsi="Times New Roman" w:cs="Times New Roman"/>
                  <w:lang w:val="en-GB" w:eastAsia="fr-FR"/>
                </w:rPr>
                <w:delText>Total</w:delText>
              </w:r>
            </w:del>
          </w:p>
        </w:tc>
        <w:tc>
          <w:tcPr>
            <w:tcW w:w="1021" w:type="pct"/>
            <w:tcBorders>
              <w:top w:val="nil"/>
              <w:left w:val="nil"/>
              <w:bottom w:val="single" w:sz="4" w:space="0" w:color="auto"/>
              <w:right w:val="nil"/>
            </w:tcBorders>
            <w:hideMark/>
            <w:tcPrChange w:id="1549" w:author="Administrator" w:date="2023-08-28T12:24:00Z">
              <w:tcPr>
                <w:tcW w:w="998" w:type="pct"/>
                <w:tcBorders>
                  <w:top w:val="nil"/>
                  <w:left w:val="nil"/>
                  <w:bottom w:val="single" w:sz="4" w:space="0" w:color="auto"/>
                  <w:right w:val="nil"/>
                </w:tcBorders>
                <w:hideMark/>
              </w:tcPr>
            </w:tcPrChange>
          </w:tcPr>
          <w:p w14:paraId="444614AD" w14:textId="2BE64064" w:rsidR="00043A6B" w:rsidRPr="00534B44" w:rsidDel="00F142A7" w:rsidRDefault="00043A6B" w:rsidP="00721651">
            <w:pPr>
              <w:pStyle w:val="Compact"/>
              <w:jc w:val="both"/>
              <w:rPr>
                <w:del w:id="1550" w:author="Administrator" w:date="2023-08-28T12:24:00Z"/>
                <w:rFonts w:ascii="Times New Roman" w:hAnsi="Times New Roman" w:cs="Times New Roman"/>
                <w:lang w:val="en-GB" w:eastAsia="fr-FR"/>
              </w:rPr>
            </w:pPr>
            <w:del w:id="1551" w:author="Administrator" w:date="2023-08-28T12:24:00Z">
              <w:r w:rsidRPr="00534B44" w:rsidDel="00F142A7">
                <w:rPr>
                  <w:rFonts w:ascii="Times New Roman" w:hAnsi="Times New Roman" w:cs="Times New Roman"/>
                  <w:lang w:val="en-GB" w:eastAsia="fr-FR"/>
                </w:rPr>
                <w:delText>2</w:delText>
              </w:r>
            </w:del>
          </w:p>
        </w:tc>
        <w:tc>
          <w:tcPr>
            <w:tcW w:w="981" w:type="pct"/>
            <w:tcBorders>
              <w:top w:val="nil"/>
              <w:left w:val="nil"/>
              <w:bottom w:val="single" w:sz="4" w:space="0" w:color="auto"/>
              <w:right w:val="nil"/>
            </w:tcBorders>
            <w:hideMark/>
            <w:tcPrChange w:id="1552" w:author="Administrator" w:date="2023-08-28T12:24:00Z">
              <w:tcPr>
                <w:tcW w:w="959" w:type="pct"/>
                <w:tcBorders>
                  <w:top w:val="nil"/>
                  <w:left w:val="nil"/>
                  <w:bottom w:val="single" w:sz="4" w:space="0" w:color="auto"/>
                  <w:right w:val="nil"/>
                </w:tcBorders>
                <w:hideMark/>
              </w:tcPr>
            </w:tcPrChange>
          </w:tcPr>
          <w:p w14:paraId="4F9409B6" w14:textId="468154E5" w:rsidR="00043A6B" w:rsidRPr="00534B44" w:rsidDel="00F142A7" w:rsidRDefault="00043A6B" w:rsidP="00721651">
            <w:pPr>
              <w:pStyle w:val="Compact"/>
              <w:jc w:val="both"/>
              <w:rPr>
                <w:del w:id="1553" w:author="Administrator" w:date="2023-08-28T12:24:00Z"/>
                <w:rFonts w:ascii="Times New Roman" w:hAnsi="Times New Roman" w:cs="Times New Roman"/>
                <w:lang w:val="en-GB" w:eastAsia="fr-FR"/>
              </w:rPr>
            </w:pPr>
            <w:del w:id="1554" w:author="Administrator" w:date="2023-08-28T12:24:00Z">
              <w:r w:rsidRPr="00534B44" w:rsidDel="00F142A7">
                <w:rPr>
                  <w:rFonts w:ascii="Times New Roman" w:hAnsi="Times New Roman" w:cs="Times New Roman"/>
                  <w:lang w:val="en-GB" w:eastAsia="fr-FR"/>
                </w:rPr>
                <w:delText xml:space="preserve">0 </w:delText>
              </w:r>
            </w:del>
          </w:p>
        </w:tc>
        <w:tc>
          <w:tcPr>
            <w:tcW w:w="1062" w:type="pct"/>
            <w:tcBorders>
              <w:top w:val="nil"/>
              <w:left w:val="nil"/>
              <w:bottom w:val="single" w:sz="4" w:space="0" w:color="auto"/>
              <w:right w:val="nil"/>
            </w:tcBorders>
            <w:hideMark/>
            <w:tcPrChange w:id="1555" w:author="Administrator" w:date="2023-08-28T12:24:00Z">
              <w:tcPr>
                <w:tcW w:w="1038" w:type="pct"/>
                <w:tcBorders>
                  <w:top w:val="nil"/>
                  <w:left w:val="nil"/>
                  <w:bottom w:val="single" w:sz="4" w:space="0" w:color="auto"/>
                  <w:right w:val="nil"/>
                </w:tcBorders>
                <w:hideMark/>
              </w:tcPr>
            </w:tcPrChange>
          </w:tcPr>
          <w:p w14:paraId="7D45754A" w14:textId="7D444188" w:rsidR="00043A6B" w:rsidRPr="00534B44" w:rsidDel="00F142A7" w:rsidRDefault="00043A6B" w:rsidP="00721651">
            <w:pPr>
              <w:pStyle w:val="Compact"/>
              <w:jc w:val="both"/>
              <w:rPr>
                <w:del w:id="1556" w:author="Administrator" w:date="2023-08-28T12:24:00Z"/>
                <w:rFonts w:ascii="Times New Roman" w:hAnsi="Times New Roman" w:cs="Times New Roman"/>
                <w:lang w:val="en-GB" w:eastAsia="fr-FR"/>
              </w:rPr>
            </w:pPr>
            <w:del w:id="1557" w:author="Administrator" w:date="2023-08-28T12:24:00Z">
              <w:r w:rsidRPr="00534B44" w:rsidDel="00F142A7">
                <w:rPr>
                  <w:rFonts w:ascii="Times New Roman" w:hAnsi="Times New Roman" w:cs="Times New Roman"/>
                  <w:lang w:val="en-GB" w:eastAsia="fr-FR"/>
                </w:rPr>
                <w:delText xml:space="preserve">8 </w:delText>
              </w:r>
            </w:del>
          </w:p>
        </w:tc>
        <w:tc>
          <w:tcPr>
            <w:tcW w:w="547" w:type="pct"/>
            <w:tcBorders>
              <w:top w:val="nil"/>
              <w:left w:val="nil"/>
              <w:bottom w:val="single" w:sz="4" w:space="0" w:color="auto"/>
              <w:right w:val="nil"/>
            </w:tcBorders>
            <w:hideMark/>
            <w:tcPrChange w:id="1558" w:author="Administrator" w:date="2023-08-28T12:24:00Z">
              <w:tcPr>
                <w:tcW w:w="535" w:type="pct"/>
                <w:tcBorders>
                  <w:top w:val="nil"/>
                  <w:left w:val="nil"/>
                  <w:bottom w:val="single" w:sz="4" w:space="0" w:color="auto"/>
                  <w:right w:val="nil"/>
                </w:tcBorders>
                <w:hideMark/>
              </w:tcPr>
            </w:tcPrChange>
          </w:tcPr>
          <w:p w14:paraId="6CB1807B" w14:textId="29BCC725" w:rsidR="00043A6B" w:rsidRPr="00534B44" w:rsidDel="00F142A7" w:rsidRDefault="00043A6B" w:rsidP="00721651">
            <w:pPr>
              <w:pStyle w:val="Compact"/>
              <w:jc w:val="both"/>
              <w:rPr>
                <w:del w:id="1559" w:author="Administrator" w:date="2023-08-28T12:24:00Z"/>
                <w:rFonts w:ascii="Times New Roman" w:hAnsi="Times New Roman" w:cs="Times New Roman"/>
                <w:lang w:val="en-GB" w:eastAsia="fr-FR"/>
              </w:rPr>
            </w:pPr>
            <w:del w:id="1560" w:author="Administrator" w:date="2023-08-28T12:24:00Z">
              <w:r w:rsidRPr="00534B44" w:rsidDel="00F142A7">
                <w:rPr>
                  <w:rFonts w:ascii="Times New Roman" w:hAnsi="Times New Roman" w:cs="Times New Roman"/>
                  <w:lang w:val="en-GB" w:eastAsia="fr-FR"/>
                </w:rPr>
                <w:delText xml:space="preserve">10 </w:delText>
              </w:r>
            </w:del>
          </w:p>
        </w:tc>
      </w:tr>
    </w:tbl>
    <w:p w14:paraId="0052E8AB" w14:textId="77777777" w:rsidR="00043A6B" w:rsidRDefault="00043A6B" w:rsidP="00043A6B">
      <w:pPr>
        <w:jc w:val="both"/>
        <w:rPr>
          <w:ins w:id="1561" w:author="Administrator" w:date="2023-08-28T12:33:00Z"/>
        </w:rPr>
      </w:pPr>
    </w:p>
    <w:p w14:paraId="1B087FC5" w14:textId="4B4CA6A2" w:rsidR="0082037F" w:rsidRDefault="0082037F" w:rsidP="00043A6B">
      <w:pPr>
        <w:jc w:val="both"/>
        <w:rPr>
          <w:ins w:id="1562" w:author="Administrator" w:date="2023-08-28T12:34:00Z"/>
        </w:rPr>
      </w:pPr>
      <w:ins w:id="1563" w:author="Administrator" w:date="2023-08-28T12:33:00Z">
        <w:r>
          <w:t>We may also need to know do the indices (OI&amp;EI) differ among the moon phases?</w:t>
        </w:r>
      </w:ins>
    </w:p>
    <w:p w14:paraId="42CE7AEB" w14:textId="60190A52" w:rsidR="0082037F" w:rsidRDefault="0082037F" w:rsidP="00043A6B">
      <w:pPr>
        <w:jc w:val="both"/>
      </w:pPr>
      <w:ins w:id="1564" w:author="Administrator" w:date="2023-08-28T12:34:00Z">
        <w:r>
          <w:t>4.3.3 distance from ocean</w:t>
        </w:r>
      </w:ins>
    </w:p>
    <w:p w14:paraId="5E15834E" w14:textId="77777777" w:rsidR="00E301C7" w:rsidRDefault="00E301C7" w:rsidP="00E301C7">
      <w:pPr>
        <w:spacing w:line="480" w:lineRule="auto"/>
        <w:jc w:val="both"/>
        <w:rPr>
          <w:ins w:id="1565" w:author="Administrator" w:date="2023-08-28T12:19:00Z"/>
          <w:rFonts w:ascii="Times New Roman" w:hAnsi="Times New Roman"/>
          <w:sz w:val="24"/>
          <w:szCs w:val="24"/>
        </w:rPr>
      </w:pPr>
      <w:bookmarkStart w:id="1566" w:name="_Hlk144026965"/>
      <w:ins w:id="1567" w:author="Administrator" w:date="2023-08-28T12:19:00Z">
        <w:r w:rsidRPr="00C93F4D">
          <w:rPr>
            <w:rFonts w:ascii="Times New Roman" w:hAnsi="Times New Roman"/>
            <w:color w:val="000000" w:themeColor="text1"/>
            <w:sz w:val="24"/>
            <w:szCs w:val="24"/>
          </w:rPr>
          <w:t>Sampling site SBE1 showed higher abundance</w:t>
        </w:r>
        <w:r>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of juvenile anguillid eels caught in the Sabaki Estuary (n=24), followed by SBE4 (n=23), SBE3 (n=18) and SBE2 (n=11) (Table </w:t>
        </w:r>
        <w:r>
          <w:rPr>
            <w:rFonts w:ascii="Times New Roman" w:hAnsi="Times New Roman"/>
            <w:color w:val="000000" w:themeColor="text1"/>
            <w:sz w:val="24"/>
            <w:szCs w:val="24"/>
          </w:rPr>
          <w:t>6</w:t>
        </w:r>
        <w:r w:rsidRPr="00C93F4D">
          <w:rPr>
            <w:rFonts w:ascii="Times New Roman" w:hAnsi="Times New Roman"/>
            <w:color w:val="000000" w:themeColor="text1"/>
            <w:sz w:val="24"/>
            <w:szCs w:val="24"/>
          </w:rPr>
          <w:t xml:space="preserve">). Species </w:t>
        </w:r>
        <w:r w:rsidRPr="00C93F4D">
          <w:rPr>
            <w:rFonts w:ascii="Times New Roman" w:hAnsi="Times New Roman"/>
            <w:i/>
            <w:iCs/>
            <w:color w:val="000000" w:themeColor="text1"/>
            <w:sz w:val="24"/>
            <w:szCs w:val="24"/>
          </w:rPr>
          <w:t>A. bengalensis</w:t>
        </w:r>
        <w:r w:rsidRPr="00C93F4D">
          <w:rPr>
            <w:rFonts w:ascii="Times New Roman" w:hAnsi="Times New Roman"/>
            <w:color w:val="000000" w:themeColor="text1"/>
            <w:sz w:val="24"/>
            <w:szCs w:val="24"/>
          </w:rPr>
          <w:t xml:space="preserve">, were more abundant in sampling site SBE4 </w:t>
        </w:r>
        <w:r>
          <w:rPr>
            <w:rFonts w:ascii="Times New Roman" w:hAnsi="Times New Roman"/>
            <w:color w:val="000000" w:themeColor="text1"/>
            <w:sz w:val="24"/>
            <w:szCs w:val="24"/>
          </w:rPr>
          <w:t>(</w:t>
        </w:r>
        <w:r w:rsidRPr="00C93F4D">
          <w:rPr>
            <w:rFonts w:ascii="Times New Roman" w:hAnsi="Times New Roman"/>
            <w:color w:val="000000" w:themeColor="text1"/>
            <w:sz w:val="24"/>
            <w:szCs w:val="24"/>
          </w:rPr>
          <w:t>n=</w:t>
        </w:r>
        <w:r w:rsidRPr="00C93F4D">
          <w:rPr>
            <w:rFonts w:ascii="Times New Roman" w:eastAsia="Arial" w:hAnsi="Times New Roman"/>
            <w:color w:val="000000"/>
          </w:rPr>
          <w:t>18</w:t>
        </w:r>
        <w:r>
          <w:rPr>
            <w:rFonts w:ascii="Times New Roman" w:eastAsia="Arial" w:hAnsi="Times New Roman"/>
            <w:color w:val="000000"/>
          </w:rPr>
          <w:t>)</w:t>
        </w:r>
        <w:r w:rsidRPr="00C93F4D">
          <w:rPr>
            <w:rFonts w:ascii="Times New Roman" w:eastAsia="Arial" w:hAnsi="Times New Roman"/>
            <w:color w:val="000000"/>
          </w:rPr>
          <w:t xml:space="preserve"> </w:t>
        </w:r>
        <w:r w:rsidRPr="00C93F4D">
          <w:rPr>
            <w:rFonts w:ascii="Times New Roman" w:hAnsi="Times New Roman"/>
            <w:color w:val="000000" w:themeColor="text1"/>
            <w:sz w:val="24"/>
            <w:szCs w:val="24"/>
          </w:rPr>
          <w:t xml:space="preserve">while species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w:t>
        </w:r>
        <w:r>
          <w:rPr>
            <w:rFonts w:ascii="Times New Roman" w:hAnsi="Times New Roman"/>
            <w:color w:val="000000" w:themeColor="text1"/>
            <w:sz w:val="24"/>
            <w:szCs w:val="24"/>
          </w:rPr>
          <w:t>(n=</w:t>
        </w:r>
        <w:r w:rsidRPr="00C93F4D">
          <w:rPr>
            <w:rFonts w:ascii="Times New Roman" w:hAnsi="Times New Roman"/>
            <w:sz w:val="24"/>
            <w:szCs w:val="24"/>
          </w:rPr>
          <w:t>9</w:t>
        </w:r>
        <w:r>
          <w:rPr>
            <w:rFonts w:ascii="Times New Roman" w:hAnsi="Times New Roman"/>
            <w:sz w:val="24"/>
            <w:szCs w:val="24"/>
          </w:rPr>
          <w:t>)</w:t>
        </w:r>
        <w:r w:rsidRPr="00C93F4D">
          <w:rPr>
            <w:rFonts w:ascii="Times New Roman" w:hAnsi="Times New Roman"/>
            <w:sz w:val="24"/>
            <w:szCs w:val="24"/>
          </w:rPr>
          <w:t xml:space="preserve"> were abundant at sampling site SBE1. </w:t>
        </w:r>
        <w:r w:rsidRPr="00C93F4D">
          <w:rPr>
            <w:rFonts w:ascii="Times New Roman" w:hAnsi="Times New Roman"/>
            <w:i/>
            <w:iCs/>
            <w:color w:val="000000" w:themeColor="text1"/>
            <w:sz w:val="24"/>
            <w:szCs w:val="24"/>
          </w:rPr>
          <w:t>Anguill</w:t>
        </w:r>
        <w:r w:rsidRPr="003570C6">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(n=2) </w:t>
        </w:r>
        <w:r w:rsidRPr="00C93F4D">
          <w:rPr>
            <w:rFonts w:ascii="Times New Roman" w:hAnsi="Times New Roman"/>
            <w:color w:val="000000" w:themeColor="text1"/>
            <w:sz w:val="24"/>
            <w:szCs w:val="24"/>
          </w:rPr>
          <w:t>were</w:t>
        </w:r>
        <w:r>
          <w:rPr>
            <w:rFonts w:ascii="Times New Roman" w:hAnsi="Times New Roman"/>
            <w:color w:val="000000" w:themeColor="text1"/>
            <w:sz w:val="24"/>
            <w:szCs w:val="24"/>
          </w:rPr>
          <w:t xml:space="preserve"> only caught in</w:t>
        </w:r>
        <w:r w:rsidRPr="00C93F4D">
          <w:rPr>
            <w:rFonts w:ascii="Times New Roman" w:hAnsi="Times New Roman"/>
            <w:color w:val="000000" w:themeColor="text1"/>
            <w:sz w:val="24"/>
            <w:szCs w:val="24"/>
          </w:rPr>
          <w:t xml:space="preserve"> sampling site SBE1</w:t>
        </w:r>
        <w:r w:rsidRPr="00C93F4D">
          <w:rPr>
            <w:rFonts w:ascii="Times New Roman" w:hAnsi="Times New Roman"/>
            <w:sz w:val="24"/>
            <w:szCs w:val="24"/>
          </w:rPr>
          <w:t>.</w:t>
        </w:r>
      </w:ins>
    </w:p>
    <w:p w14:paraId="7A5B2777" w14:textId="77777777" w:rsidR="00E301C7" w:rsidRDefault="00E301C7" w:rsidP="00E301C7">
      <w:pPr>
        <w:spacing w:line="480" w:lineRule="auto"/>
        <w:jc w:val="both"/>
        <w:rPr>
          <w:ins w:id="1568" w:author="Administrator" w:date="2023-08-28T12:19:00Z"/>
          <w:rFonts w:ascii="Times New Roman" w:hAnsi="Times New Roman"/>
          <w:sz w:val="24"/>
          <w:szCs w:val="24"/>
        </w:rPr>
      </w:pPr>
      <w:ins w:id="1569" w:author="Administrator" w:date="2023-08-28T12:19:00Z">
        <w:r>
          <w:rPr>
            <w:rFonts w:ascii="Times New Roman" w:hAnsi="Times New Roman"/>
            <w:sz w:val="24"/>
            <w:szCs w:val="24"/>
          </w:rPr>
          <w:t>You need to interpret and present your findings better</w:t>
        </w:r>
      </w:ins>
    </w:p>
    <w:p w14:paraId="16060229" w14:textId="77777777" w:rsidR="00E301C7" w:rsidRDefault="00E301C7" w:rsidP="00E301C7">
      <w:pPr>
        <w:spacing w:line="480" w:lineRule="auto"/>
        <w:jc w:val="both"/>
        <w:rPr>
          <w:ins w:id="1570" w:author="Administrator" w:date="2023-08-28T12:19:00Z"/>
          <w:rFonts w:ascii="Times New Roman" w:hAnsi="Times New Roman"/>
          <w:sz w:val="24"/>
          <w:szCs w:val="24"/>
        </w:rPr>
      </w:pPr>
      <w:ins w:id="1571" w:author="Administrator" w:date="2023-08-28T12:19:00Z">
        <w:r>
          <w:rPr>
            <w:rFonts w:ascii="Times New Roman" w:hAnsi="Times New Roman"/>
            <w:sz w:val="24"/>
            <w:szCs w:val="24"/>
          </w:rPr>
          <w:t>Do you mean A beng dominate all location apart from 1.5km (SBE3) where numbers were comparable to A moss. A marm were only encountered at the river moth (SBE1)</w:t>
        </w:r>
      </w:ins>
    </w:p>
    <w:p w14:paraId="7F8D912B" w14:textId="77777777" w:rsidR="00E301C7" w:rsidRDefault="00E301C7" w:rsidP="00E301C7">
      <w:pPr>
        <w:spacing w:line="480" w:lineRule="auto"/>
        <w:jc w:val="both"/>
        <w:rPr>
          <w:ins w:id="1572" w:author="Administrator" w:date="2023-08-28T12:19:00Z"/>
          <w:rFonts w:ascii="Times New Roman" w:hAnsi="Times New Roman"/>
          <w:sz w:val="24"/>
          <w:szCs w:val="24"/>
        </w:rPr>
      </w:pPr>
    </w:p>
    <w:p w14:paraId="75071A40" w14:textId="77777777" w:rsidR="00E301C7" w:rsidRDefault="00E301C7" w:rsidP="00E301C7">
      <w:pPr>
        <w:spacing w:line="480" w:lineRule="auto"/>
        <w:jc w:val="both"/>
        <w:rPr>
          <w:ins w:id="1573" w:author="Administrator" w:date="2023-08-28T12:19:00Z"/>
          <w:rFonts w:ascii="Times New Roman" w:hAnsi="Times New Roman"/>
          <w:sz w:val="24"/>
          <w:szCs w:val="24"/>
        </w:rPr>
      </w:pPr>
    </w:p>
    <w:p w14:paraId="2C86FE5D" w14:textId="77777777" w:rsidR="00E301C7" w:rsidRDefault="00E301C7" w:rsidP="00E301C7">
      <w:pPr>
        <w:spacing w:line="480" w:lineRule="auto"/>
        <w:jc w:val="both"/>
        <w:rPr>
          <w:ins w:id="1574" w:author="Administrator" w:date="2023-08-28T12:19:00Z"/>
          <w:rFonts w:ascii="Times New Roman" w:hAnsi="Times New Roman"/>
          <w:sz w:val="24"/>
          <w:szCs w:val="24"/>
        </w:rPr>
      </w:pPr>
    </w:p>
    <w:p w14:paraId="51D90C07" w14:textId="77777777" w:rsidR="00E301C7" w:rsidRPr="00190D41" w:rsidRDefault="00E301C7" w:rsidP="00E301C7">
      <w:pPr>
        <w:spacing w:line="480" w:lineRule="auto"/>
        <w:jc w:val="both"/>
        <w:rPr>
          <w:ins w:id="1575" w:author="Administrator" w:date="2023-08-28T12:19:00Z"/>
          <w:rFonts w:ascii="Times New Roman" w:hAnsi="Times New Roman"/>
          <w:sz w:val="24"/>
          <w:szCs w:val="24"/>
        </w:rPr>
      </w:pPr>
    </w:p>
    <w:p w14:paraId="0EAF4502" w14:textId="77777777" w:rsidR="00E301C7" w:rsidRPr="003570C6" w:rsidRDefault="00E301C7" w:rsidP="00E301C7">
      <w:pPr>
        <w:pStyle w:val="ThesisTables"/>
        <w:rPr>
          <w:ins w:id="1576" w:author="Administrator" w:date="2023-08-28T12:19:00Z"/>
        </w:rPr>
      </w:pPr>
      <w:ins w:id="1577" w:author="Administrator" w:date="2023-08-28T12:19:00Z">
        <w:r w:rsidRPr="003570C6">
          <w:t xml:space="preserve">Table 6: Occurrence of juvenile anguillid eel </w:t>
        </w:r>
        <w:commentRangeStart w:id="1578"/>
        <w:r w:rsidRPr="003570C6">
          <w:t xml:space="preserve">species </w:t>
        </w:r>
        <w:commentRangeEnd w:id="1578"/>
        <w:r>
          <w:rPr>
            <w:rStyle w:val="CommentReference"/>
            <w:rFonts w:ascii="Calibri" w:hAnsi="Calibri"/>
            <w:iCs w:val="0"/>
          </w:rPr>
          <w:commentReference w:id="1578"/>
        </w:r>
        <w:r w:rsidRPr="003570C6">
          <w:t xml:space="preserve">captured </w:t>
        </w:r>
        <w:r>
          <w:t>at</w:t>
        </w:r>
        <w:r w:rsidRPr="003570C6">
          <w:t xml:space="preserve"> </w:t>
        </w:r>
        <w:r>
          <w:t>0.5 (SBE1, 1 (SBE), 1.5 and 2km from the ocean</w:t>
        </w:r>
        <w:r w:rsidRPr="003570C6">
          <w:t xml:space="preserve">in the Sabaki </w:t>
        </w:r>
        <w:commentRangeStart w:id="1579"/>
        <w:r w:rsidRPr="003570C6">
          <w:t>Estuary</w:t>
        </w:r>
        <w:commentRangeEnd w:id="1579"/>
        <w:r>
          <w:rPr>
            <w:rStyle w:val="CommentReference"/>
            <w:rFonts w:ascii="Calibri" w:hAnsi="Calibri"/>
            <w:iCs w:val="0"/>
          </w:rPr>
          <w:commentReference w:id="1579"/>
        </w:r>
      </w:ins>
    </w:p>
    <w:tbl>
      <w:tblPr>
        <w:tblStyle w:val="Table"/>
        <w:tblW w:w="8477" w:type="dxa"/>
        <w:jc w:val="center"/>
        <w:tblLayout w:type="fixed"/>
        <w:tblLook w:val="0020" w:firstRow="1" w:lastRow="0" w:firstColumn="0" w:lastColumn="0" w:noHBand="0" w:noVBand="0"/>
      </w:tblPr>
      <w:tblGrid>
        <w:gridCol w:w="1620"/>
        <w:gridCol w:w="1161"/>
        <w:gridCol w:w="1376"/>
        <w:gridCol w:w="1530"/>
        <w:gridCol w:w="1620"/>
        <w:gridCol w:w="1170"/>
      </w:tblGrid>
      <w:tr w:rsidR="00E301C7" w:rsidRPr="00C93F4D" w14:paraId="49F181C1" w14:textId="77777777" w:rsidTr="00867200">
        <w:trPr>
          <w:cnfStyle w:val="100000000000" w:firstRow="1" w:lastRow="0" w:firstColumn="0" w:lastColumn="0" w:oddVBand="0" w:evenVBand="0" w:oddHBand="0" w:evenHBand="0" w:firstRowFirstColumn="0" w:firstRowLastColumn="0" w:lastRowFirstColumn="0" w:lastRowLastColumn="0"/>
          <w:trHeight w:val="349"/>
          <w:tblHeader/>
          <w:jc w:val="center"/>
          <w:ins w:id="1580" w:author="Administrator" w:date="2023-08-28T12:19:00Z"/>
        </w:trPr>
        <w:tc>
          <w:tcPr>
            <w:tcW w:w="1620" w:type="dxa"/>
            <w:tcBorders>
              <w:top w:val="single" w:sz="4" w:space="0" w:color="auto"/>
            </w:tcBorders>
          </w:tcPr>
          <w:p w14:paraId="74F716BE" w14:textId="77777777" w:rsidR="00E301C7" w:rsidRPr="00C93F4D" w:rsidRDefault="00E301C7" w:rsidP="00867200">
            <w:pPr>
              <w:pStyle w:val="Compact"/>
              <w:spacing w:line="276" w:lineRule="auto"/>
              <w:jc w:val="both"/>
              <w:rPr>
                <w:ins w:id="1581" w:author="Administrator" w:date="2023-08-28T12:19:00Z"/>
                <w:rFonts w:ascii="Times New Roman" w:hAnsi="Times New Roman" w:cs="Times New Roman"/>
              </w:rPr>
            </w:pPr>
            <w:ins w:id="1582" w:author="Administrator" w:date="2023-08-28T12:19:00Z">
              <w:r>
                <w:rPr>
                  <w:rFonts w:ascii="Times New Roman" w:hAnsi="Times New Roman" w:cs="Times New Roman"/>
                </w:rPr>
                <w:t>Distance from the ocean</w:t>
              </w:r>
            </w:ins>
          </w:p>
        </w:tc>
        <w:tc>
          <w:tcPr>
            <w:tcW w:w="1161" w:type="dxa"/>
            <w:tcBorders>
              <w:top w:val="single" w:sz="4" w:space="0" w:color="auto"/>
            </w:tcBorders>
          </w:tcPr>
          <w:p w14:paraId="46307FFE" w14:textId="77777777" w:rsidR="00E301C7" w:rsidRPr="00C93F4D" w:rsidRDefault="00E301C7" w:rsidP="00867200">
            <w:pPr>
              <w:pStyle w:val="Compact"/>
              <w:spacing w:line="276" w:lineRule="auto"/>
              <w:jc w:val="both"/>
              <w:rPr>
                <w:ins w:id="1583" w:author="Administrator" w:date="2023-08-28T12:19:00Z"/>
                <w:rFonts w:ascii="Times New Roman" w:hAnsi="Times New Roman" w:cs="Times New Roman"/>
                <w:i/>
                <w:iCs/>
              </w:rPr>
            </w:pPr>
            <w:ins w:id="1584" w:author="Administrator" w:date="2023-08-28T12:19:00Z">
              <w:r>
                <w:rPr>
                  <w:rFonts w:ascii="Times New Roman" w:hAnsi="Times New Roman" w:cs="Times New Roman"/>
                </w:rPr>
                <w:t>Sampling site</w:t>
              </w:r>
            </w:ins>
          </w:p>
        </w:tc>
        <w:tc>
          <w:tcPr>
            <w:tcW w:w="1376" w:type="dxa"/>
            <w:tcBorders>
              <w:top w:val="single" w:sz="4" w:space="0" w:color="auto"/>
            </w:tcBorders>
          </w:tcPr>
          <w:p w14:paraId="4DAB0E9C" w14:textId="77777777" w:rsidR="00E301C7" w:rsidRPr="00C93F4D" w:rsidRDefault="00E301C7" w:rsidP="00867200">
            <w:pPr>
              <w:pStyle w:val="Compact"/>
              <w:spacing w:line="276" w:lineRule="auto"/>
              <w:jc w:val="both"/>
              <w:rPr>
                <w:ins w:id="1585" w:author="Administrator" w:date="2023-08-28T12:19:00Z"/>
                <w:rFonts w:ascii="Times New Roman" w:hAnsi="Times New Roman" w:cs="Times New Roman"/>
                <w:i/>
                <w:iCs/>
              </w:rPr>
            </w:pPr>
            <w:ins w:id="1586" w:author="Administrator" w:date="2023-08-28T12:19:00Z">
              <w:r w:rsidRPr="00C93F4D">
                <w:rPr>
                  <w:rFonts w:ascii="Times New Roman" w:hAnsi="Times New Roman" w:cs="Times New Roman"/>
                  <w:i/>
                  <w:iCs/>
                </w:rPr>
                <w:t>A. bengalensis</w:t>
              </w:r>
            </w:ins>
          </w:p>
        </w:tc>
        <w:tc>
          <w:tcPr>
            <w:tcW w:w="1530" w:type="dxa"/>
            <w:tcBorders>
              <w:top w:val="single" w:sz="4" w:space="0" w:color="auto"/>
            </w:tcBorders>
          </w:tcPr>
          <w:p w14:paraId="365C609F" w14:textId="77777777" w:rsidR="00E301C7" w:rsidRPr="00C93F4D" w:rsidRDefault="00E301C7" w:rsidP="00867200">
            <w:pPr>
              <w:pStyle w:val="Compact"/>
              <w:spacing w:line="276" w:lineRule="auto"/>
              <w:jc w:val="both"/>
              <w:rPr>
                <w:ins w:id="1587" w:author="Administrator" w:date="2023-08-28T12:19:00Z"/>
                <w:rFonts w:ascii="Times New Roman" w:hAnsi="Times New Roman" w:cs="Times New Roman"/>
                <w:i/>
                <w:iCs/>
              </w:rPr>
            </w:pPr>
            <w:ins w:id="1588" w:author="Administrator" w:date="2023-08-28T12:19:00Z">
              <w:r w:rsidRPr="00C93F4D">
                <w:rPr>
                  <w:rFonts w:ascii="Times New Roman" w:hAnsi="Times New Roman" w:cs="Times New Roman"/>
                  <w:i/>
                  <w:iCs/>
                </w:rPr>
                <w:t>A. marmorata</w:t>
              </w:r>
            </w:ins>
          </w:p>
        </w:tc>
        <w:tc>
          <w:tcPr>
            <w:tcW w:w="1620" w:type="dxa"/>
            <w:tcBorders>
              <w:top w:val="single" w:sz="4" w:space="0" w:color="auto"/>
            </w:tcBorders>
          </w:tcPr>
          <w:p w14:paraId="10F38776" w14:textId="77777777" w:rsidR="00E301C7" w:rsidRPr="00C93F4D" w:rsidRDefault="00E301C7" w:rsidP="00867200">
            <w:pPr>
              <w:pStyle w:val="Compact"/>
              <w:spacing w:line="276" w:lineRule="auto"/>
              <w:jc w:val="both"/>
              <w:rPr>
                <w:ins w:id="1589" w:author="Administrator" w:date="2023-08-28T12:19:00Z"/>
                <w:rFonts w:ascii="Times New Roman" w:hAnsi="Times New Roman" w:cs="Times New Roman"/>
                <w:i/>
                <w:iCs/>
              </w:rPr>
            </w:pPr>
            <w:ins w:id="1590" w:author="Administrator" w:date="2023-08-28T12:19:00Z">
              <w:r w:rsidRPr="00C93F4D">
                <w:rPr>
                  <w:rFonts w:ascii="Times New Roman" w:hAnsi="Times New Roman" w:cs="Times New Roman"/>
                  <w:i/>
                  <w:iCs/>
                </w:rPr>
                <w:t>A. mossambica</w:t>
              </w:r>
            </w:ins>
          </w:p>
        </w:tc>
        <w:tc>
          <w:tcPr>
            <w:tcW w:w="1170" w:type="dxa"/>
            <w:tcBorders>
              <w:top w:val="single" w:sz="4" w:space="0" w:color="auto"/>
            </w:tcBorders>
          </w:tcPr>
          <w:p w14:paraId="69A06938" w14:textId="77777777" w:rsidR="00E301C7" w:rsidRPr="00C93F4D" w:rsidRDefault="00E301C7" w:rsidP="00867200">
            <w:pPr>
              <w:pStyle w:val="Compact"/>
              <w:spacing w:line="276" w:lineRule="auto"/>
              <w:jc w:val="both"/>
              <w:rPr>
                <w:ins w:id="1591" w:author="Administrator" w:date="2023-08-28T12:19:00Z"/>
                <w:rFonts w:ascii="Times New Roman" w:hAnsi="Times New Roman" w:cs="Times New Roman"/>
              </w:rPr>
            </w:pPr>
            <w:ins w:id="1592" w:author="Administrator" w:date="2023-08-28T12:19:00Z">
              <w:r w:rsidRPr="00C93F4D">
                <w:rPr>
                  <w:rFonts w:ascii="Times New Roman" w:hAnsi="Times New Roman" w:cs="Times New Roman"/>
                </w:rPr>
                <w:t>Total</w:t>
              </w:r>
            </w:ins>
          </w:p>
        </w:tc>
      </w:tr>
      <w:tr w:rsidR="00E301C7" w:rsidRPr="00C93F4D" w14:paraId="27D469E4" w14:textId="77777777" w:rsidTr="00867200">
        <w:trPr>
          <w:trHeight w:val="378"/>
          <w:jc w:val="center"/>
          <w:ins w:id="1593" w:author="Administrator" w:date="2023-08-28T12:19:00Z"/>
        </w:trPr>
        <w:tc>
          <w:tcPr>
            <w:tcW w:w="1620" w:type="dxa"/>
          </w:tcPr>
          <w:p w14:paraId="510B9EFB" w14:textId="77777777" w:rsidR="00E301C7" w:rsidRPr="00C93F4D" w:rsidRDefault="00E301C7" w:rsidP="00867200">
            <w:pPr>
              <w:pStyle w:val="Compact"/>
              <w:spacing w:line="276" w:lineRule="auto"/>
              <w:jc w:val="both"/>
              <w:rPr>
                <w:ins w:id="1594" w:author="Administrator" w:date="2023-08-28T12:19:00Z"/>
                <w:rFonts w:ascii="Times New Roman" w:hAnsi="Times New Roman" w:cs="Times New Roman"/>
              </w:rPr>
            </w:pPr>
            <w:ins w:id="1595" w:author="Administrator" w:date="2023-08-28T12:19:00Z">
              <w:r>
                <w:rPr>
                  <w:rFonts w:ascii="Times New Roman" w:hAnsi="Times New Roman" w:cs="Times New Roman"/>
                </w:rPr>
                <w:t>0.5 km</w:t>
              </w:r>
            </w:ins>
          </w:p>
        </w:tc>
        <w:tc>
          <w:tcPr>
            <w:tcW w:w="1161" w:type="dxa"/>
          </w:tcPr>
          <w:p w14:paraId="45DEE32B" w14:textId="77777777" w:rsidR="00E301C7" w:rsidRPr="00C93F4D" w:rsidRDefault="00E301C7" w:rsidP="00867200">
            <w:pPr>
              <w:pStyle w:val="Compact"/>
              <w:spacing w:line="276" w:lineRule="auto"/>
              <w:jc w:val="both"/>
              <w:rPr>
                <w:ins w:id="1596" w:author="Administrator" w:date="2023-08-28T12:19:00Z"/>
                <w:rFonts w:ascii="Times New Roman" w:hAnsi="Times New Roman" w:cs="Times New Roman"/>
              </w:rPr>
            </w:pPr>
            <w:ins w:id="1597" w:author="Administrator" w:date="2023-08-28T12:19:00Z">
              <w:r>
                <w:rPr>
                  <w:rFonts w:ascii="Times New Roman" w:hAnsi="Times New Roman" w:cs="Times New Roman"/>
                </w:rPr>
                <w:t>SBE1</w:t>
              </w:r>
            </w:ins>
          </w:p>
        </w:tc>
        <w:tc>
          <w:tcPr>
            <w:tcW w:w="1376" w:type="dxa"/>
          </w:tcPr>
          <w:p w14:paraId="12BDB640" w14:textId="77777777" w:rsidR="00E301C7" w:rsidRPr="00C93F4D" w:rsidRDefault="00E301C7" w:rsidP="00867200">
            <w:pPr>
              <w:pStyle w:val="Compact"/>
              <w:spacing w:line="276" w:lineRule="auto"/>
              <w:jc w:val="both"/>
              <w:rPr>
                <w:ins w:id="1598" w:author="Administrator" w:date="2023-08-28T12:19:00Z"/>
                <w:rFonts w:ascii="Times New Roman" w:hAnsi="Times New Roman" w:cs="Times New Roman"/>
              </w:rPr>
            </w:pPr>
            <w:ins w:id="1599" w:author="Administrator" w:date="2023-08-28T12:19:00Z">
              <w:r>
                <w:rPr>
                  <w:rFonts w:ascii="Times New Roman" w:hAnsi="Times New Roman" w:cs="Times New Roman"/>
                </w:rPr>
                <w:t>0.</w:t>
              </w:r>
              <w:commentRangeStart w:id="1600"/>
              <w:r>
                <w:rPr>
                  <w:rFonts w:ascii="Times New Roman" w:hAnsi="Times New Roman" w:cs="Times New Roman"/>
                </w:rPr>
                <w:t>19</w:t>
              </w:r>
              <w:commentRangeEnd w:id="1600"/>
              <w:r>
                <w:rPr>
                  <w:rStyle w:val="CommentReference"/>
                  <w:rFonts w:ascii="Calibri" w:eastAsia="Times New Roman" w:hAnsi="Calibri" w:cs="Times New Roman"/>
                  <w:lang w:val="en-GB" w:eastAsia="en-GB"/>
                </w:rPr>
                <w:commentReference w:id="1600"/>
              </w:r>
            </w:ins>
          </w:p>
        </w:tc>
        <w:tc>
          <w:tcPr>
            <w:tcW w:w="1530" w:type="dxa"/>
          </w:tcPr>
          <w:p w14:paraId="13056F9F" w14:textId="77777777" w:rsidR="00E301C7" w:rsidRPr="00C93F4D" w:rsidRDefault="00E301C7" w:rsidP="00867200">
            <w:pPr>
              <w:pStyle w:val="Compact"/>
              <w:spacing w:line="276" w:lineRule="auto"/>
              <w:jc w:val="both"/>
              <w:rPr>
                <w:ins w:id="1601" w:author="Administrator" w:date="2023-08-28T12:19:00Z"/>
                <w:rFonts w:ascii="Times New Roman" w:hAnsi="Times New Roman" w:cs="Times New Roman"/>
              </w:rPr>
            </w:pPr>
            <w:ins w:id="1602" w:author="Administrator" w:date="2023-08-28T12:19:00Z">
              <w:r>
                <w:rPr>
                  <w:rFonts w:ascii="Times New Roman" w:hAnsi="Times New Roman" w:cs="Times New Roman"/>
                </w:rPr>
                <w:t>0.03</w:t>
              </w:r>
            </w:ins>
          </w:p>
        </w:tc>
        <w:tc>
          <w:tcPr>
            <w:tcW w:w="1620" w:type="dxa"/>
          </w:tcPr>
          <w:p w14:paraId="5297ED58" w14:textId="77777777" w:rsidR="00E301C7" w:rsidRPr="00C93F4D" w:rsidRDefault="00E301C7" w:rsidP="00867200">
            <w:pPr>
              <w:pStyle w:val="Compact"/>
              <w:spacing w:line="276" w:lineRule="auto"/>
              <w:jc w:val="both"/>
              <w:rPr>
                <w:ins w:id="1603" w:author="Administrator" w:date="2023-08-28T12:19:00Z"/>
                <w:rFonts w:ascii="Times New Roman" w:hAnsi="Times New Roman" w:cs="Times New Roman"/>
              </w:rPr>
            </w:pPr>
            <w:ins w:id="1604" w:author="Administrator" w:date="2023-08-28T12:19:00Z">
              <w:r>
                <w:rPr>
                  <w:rFonts w:ascii="Times New Roman" w:hAnsi="Times New Roman" w:cs="Times New Roman"/>
                </w:rPr>
                <w:t>0.13</w:t>
              </w:r>
            </w:ins>
          </w:p>
        </w:tc>
        <w:tc>
          <w:tcPr>
            <w:tcW w:w="1170" w:type="dxa"/>
          </w:tcPr>
          <w:p w14:paraId="297926DB" w14:textId="77777777" w:rsidR="00E301C7" w:rsidRPr="00C93F4D" w:rsidRDefault="00E301C7" w:rsidP="00867200">
            <w:pPr>
              <w:pStyle w:val="Compact"/>
              <w:spacing w:line="276" w:lineRule="auto"/>
              <w:jc w:val="both"/>
              <w:rPr>
                <w:ins w:id="1605" w:author="Administrator" w:date="2023-08-28T12:19:00Z"/>
                <w:rFonts w:ascii="Times New Roman" w:hAnsi="Times New Roman" w:cs="Times New Roman"/>
              </w:rPr>
            </w:pPr>
            <w:ins w:id="1606" w:author="Administrator" w:date="2023-08-28T12:19:00Z">
              <w:r w:rsidRPr="00C93F4D">
                <w:rPr>
                  <w:rFonts w:ascii="Times New Roman" w:hAnsi="Times New Roman" w:cs="Times New Roman"/>
                </w:rPr>
                <w:t>24</w:t>
              </w:r>
            </w:ins>
          </w:p>
        </w:tc>
      </w:tr>
      <w:tr w:rsidR="00E301C7" w:rsidRPr="00C93F4D" w14:paraId="0727C9B2" w14:textId="77777777" w:rsidTr="00867200">
        <w:trPr>
          <w:trHeight w:val="342"/>
          <w:jc w:val="center"/>
          <w:ins w:id="1607" w:author="Administrator" w:date="2023-08-28T12:19:00Z"/>
        </w:trPr>
        <w:tc>
          <w:tcPr>
            <w:tcW w:w="1620" w:type="dxa"/>
          </w:tcPr>
          <w:p w14:paraId="1AEF0A80" w14:textId="77777777" w:rsidR="00E301C7" w:rsidRPr="00C93F4D" w:rsidRDefault="00E301C7" w:rsidP="00867200">
            <w:pPr>
              <w:pStyle w:val="Compact"/>
              <w:spacing w:line="276" w:lineRule="auto"/>
              <w:jc w:val="both"/>
              <w:rPr>
                <w:ins w:id="1608" w:author="Administrator" w:date="2023-08-28T12:19:00Z"/>
                <w:rFonts w:ascii="Times New Roman" w:hAnsi="Times New Roman" w:cs="Times New Roman"/>
              </w:rPr>
            </w:pPr>
            <w:ins w:id="1609" w:author="Administrator" w:date="2023-08-28T12:19:00Z">
              <w:r>
                <w:rPr>
                  <w:rFonts w:ascii="Times New Roman" w:hAnsi="Times New Roman" w:cs="Times New Roman"/>
                </w:rPr>
                <w:t>1 km</w:t>
              </w:r>
            </w:ins>
          </w:p>
        </w:tc>
        <w:tc>
          <w:tcPr>
            <w:tcW w:w="1161" w:type="dxa"/>
          </w:tcPr>
          <w:p w14:paraId="5F728C97" w14:textId="77777777" w:rsidR="00E301C7" w:rsidRPr="00C93F4D" w:rsidRDefault="00E301C7" w:rsidP="00867200">
            <w:pPr>
              <w:pStyle w:val="Compact"/>
              <w:spacing w:line="276" w:lineRule="auto"/>
              <w:jc w:val="both"/>
              <w:rPr>
                <w:ins w:id="1610" w:author="Administrator" w:date="2023-08-28T12:19:00Z"/>
                <w:rFonts w:ascii="Times New Roman" w:hAnsi="Times New Roman" w:cs="Times New Roman"/>
              </w:rPr>
            </w:pPr>
            <w:ins w:id="1611" w:author="Administrator" w:date="2023-08-28T12:19:00Z">
              <w:r>
                <w:rPr>
                  <w:rFonts w:ascii="Times New Roman" w:hAnsi="Times New Roman" w:cs="Times New Roman"/>
                </w:rPr>
                <w:t>SBE2</w:t>
              </w:r>
            </w:ins>
          </w:p>
        </w:tc>
        <w:tc>
          <w:tcPr>
            <w:tcW w:w="1376" w:type="dxa"/>
          </w:tcPr>
          <w:p w14:paraId="4888709F" w14:textId="77777777" w:rsidR="00E301C7" w:rsidRPr="00C93F4D" w:rsidRDefault="00E301C7" w:rsidP="00867200">
            <w:pPr>
              <w:pStyle w:val="Compact"/>
              <w:spacing w:line="276" w:lineRule="auto"/>
              <w:jc w:val="both"/>
              <w:rPr>
                <w:ins w:id="1612" w:author="Administrator" w:date="2023-08-28T12:19:00Z"/>
                <w:rFonts w:ascii="Times New Roman" w:hAnsi="Times New Roman" w:cs="Times New Roman"/>
              </w:rPr>
            </w:pPr>
            <w:ins w:id="1613" w:author="Administrator" w:date="2023-08-28T12:19:00Z">
              <w:r>
                <w:rPr>
                  <w:rFonts w:ascii="Times New Roman" w:hAnsi="Times New Roman" w:cs="Times New Roman"/>
                </w:rPr>
                <w:t>0.22</w:t>
              </w:r>
            </w:ins>
          </w:p>
        </w:tc>
        <w:tc>
          <w:tcPr>
            <w:tcW w:w="1530" w:type="dxa"/>
          </w:tcPr>
          <w:p w14:paraId="35554F97" w14:textId="77777777" w:rsidR="00E301C7" w:rsidRPr="00C93F4D" w:rsidRDefault="00E301C7" w:rsidP="00867200">
            <w:pPr>
              <w:pStyle w:val="Compact"/>
              <w:spacing w:line="276" w:lineRule="auto"/>
              <w:jc w:val="both"/>
              <w:rPr>
                <w:ins w:id="1614" w:author="Administrator" w:date="2023-08-28T12:19:00Z"/>
                <w:rFonts w:ascii="Times New Roman" w:hAnsi="Times New Roman" w:cs="Times New Roman"/>
              </w:rPr>
            </w:pPr>
            <w:ins w:id="1615" w:author="Administrator" w:date="2023-08-28T12:19:00Z">
              <w:r w:rsidRPr="00C93F4D">
                <w:rPr>
                  <w:rFonts w:ascii="Times New Roman" w:hAnsi="Times New Roman" w:cs="Times New Roman"/>
                </w:rPr>
                <w:t>0</w:t>
              </w:r>
            </w:ins>
          </w:p>
        </w:tc>
        <w:tc>
          <w:tcPr>
            <w:tcW w:w="1620" w:type="dxa"/>
          </w:tcPr>
          <w:p w14:paraId="24DB26CE" w14:textId="77777777" w:rsidR="00E301C7" w:rsidRPr="00C93F4D" w:rsidRDefault="00E301C7" w:rsidP="00867200">
            <w:pPr>
              <w:pStyle w:val="Compact"/>
              <w:spacing w:line="276" w:lineRule="auto"/>
              <w:jc w:val="both"/>
              <w:rPr>
                <w:ins w:id="1616" w:author="Administrator" w:date="2023-08-28T12:19:00Z"/>
                <w:rFonts w:ascii="Times New Roman" w:hAnsi="Times New Roman" w:cs="Times New Roman"/>
              </w:rPr>
            </w:pPr>
            <w:ins w:id="1617" w:author="Administrator" w:date="2023-08-28T12:19:00Z">
              <w:r>
                <w:rPr>
                  <w:rFonts w:ascii="Times New Roman" w:hAnsi="Times New Roman" w:cs="Times New Roman"/>
                </w:rPr>
                <w:t>0.03</w:t>
              </w:r>
            </w:ins>
          </w:p>
        </w:tc>
        <w:tc>
          <w:tcPr>
            <w:tcW w:w="1170" w:type="dxa"/>
          </w:tcPr>
          <w:p w14:paraId="066C633D" w14:textId="77777777" w:rsidR="00E301C7" w:rsidRPr="00C93F4D" w:rsidRDefault="00E301C7" w:rsidP="00867200">
            <w:pPr>
              <w:pStyle w:val="Compact"/>
              <w:spacing w:line="276" w:lineRule="auto"/>
              <w:jc w:val="both"/>
              <w:rPr>
                <w:ins w:id="1618" w:author="Administrator" w:date="2023-08-28T12:19:00Z"/>
                <w:rFonts w:ascii="Times New Roman" w:hAnsi="Times New Roman" w:cs="Times New Roman"/>
              </w:rPr>
            </w:pPr>
            <w:ins w:id="1619" w:author="Administrator" w:date="2023-08-28T12:19:00Z">
              <w:r w:rsidRPr="00C93F4D">
                <w:rPr>
                  <w:rFonts w:ascii="Times New Roman" w:hAnsi="Times New Roman" w:cs="Times New Roman"/>
                </w:rPr>
                <w:t>18</w:t>
              </w:r>
            </w:ins>
          </w:p>
        </w:tc>
      </w:tr>
      <w:tr w:rsidR="00E301C7" w:rsidRPr="00C93F4D" w14:paraId="4B6DD8DA" w14:textId="77777777" w:rsidTr="00867200">
        <w:trPr>
          <w:trHeight w:val="405"/>
          <w:jc w:val="center"/>
          <w:ins w:id="1620" w:author="Administrator" w:date="2023-08-28T12:19:00Z"/>
        </w:trPr>
        <w:tc>
          <w:tcPr>
            <w:tcW w:w="1620" w:type="dxa"/>
          </w:tcPr>
          <w:p w14:paraId="1C715D6D" w14:textId="77777777" w:rsidR="00E301C7" w:rsidRPr="00C93F4D" w:rsidRDefault="00E301C7" w:rsidP="00867200">
            <w:pPr>
              <w:pStyle w:val="Compact"/>
              <w:spacing w:line="276" w:lineRule="auto"/>
              <w:jc w:val="both"/>
              <w:rPr>
                <w:ins w:id="1621" w:author="Administrator" w:date="2023-08-28T12:19:00Z"/>
                <w:rFonts w:ascii="Times New Roman" w:hAnsi="Times New Roman" w:cs="Times New Roman"/>
              </w:rPr>
            </w:pPr>
            <w:ins w:id="1622" w:author="Administrator" w:date="2023-08-28T12:19:00Z">
              <w:r>
                <w:rPr>
                  <w:rFonts w:ascii="Times New Roman" w:hAnsi="Times New Roman" w:cs="Times New Roman"/>
                </w:rPr>
                <w:t>1.5 km</w:t>
              </w:r>
            </w:ins>
          </w:p>
        </w:tc>
        <w:tc>
          <w:tcPr>
            <w:tcW w:w="1161" w:type="dxa"/>
          </w:tcPr>
          <w:p w14:paraId="4419D512" w14:textId="77777777" w:rsidR="00E301C7" w:rsidRPr="00C93F4D" w:rsidRDefault="00E301C7" w:rsidP="00867200">
            <w:pPr>
              <w:pStyle w:val="Compact"/>
              <w:spacing w:line="276" w:lineRule="auto"/>
              <w:jc w:val="both"/>
              <w:rPr>
                <w:ins w:id="1623" w:author="Administrator" w:date="2023-08-28T12:19:00Z"/>
                <w:rFonts w:ascii="Times New Roman" w:hAnsi="Times New Roman" w:cs="Times New Roman"/>
              </w:rPr>
            </w:pPr>
            <w:ins w:id="1624" w:author="Administrator" w:date="2023-08-28T12:19:00Z">
              <w:r>
                <w:rPr>
                  <w:rFonts w:ascii="Times New Roman" w:hAnsi="Times New Roman" w:cs="Times New Roman"/>
                </w:rPr>
                <w:t>SBE3</w:t>
              </w:r>
            </w:ins>
          </w:p>
        </w:tc>
        <w:tc>
          <w:tcPr>
            <w:tcW w:w="1376" w:type="dxa"/>
          </w:tcPr>
          <w:p w14:paraId="2E0FEF67" w14:textId="77777777" w:rsidR="00E301C7" w:rsidRPr="00C93F4D" w:rsidRDefault="00E301C7" w:rsidP="00867200">
            <w:pPr>
              <w:pStyle w:val="Compact"/>
              <w:spacing w:line="276" w:lineRule="auto"/>
              <w:jc w:val="both"/>
              <w:rPr>
                <w:ins w:id="1625" w:author="Administrator" w:date="2023-08-28T12:19:00Z"/>
                <w:rFonts w:ascii="Times New Roman" w:hAnsi="Times New Roman" w:cs="Times New Roman"/>
              </w:rPr>
            </w:pPr>
            <w:ins w:id="1626" w:author="Administrator" w:date="2023-08-28T12:19:00Z">
              <w:r>
                <w:rPr>
                  <w:rFonts w:ascii="Times New Roman" w:hAnsi="Times New Roman" w:cs="Times New Roman"/>
                </w:rPr>
                <w:t>0.06</w:t>
              </w:r>
            </w:ins>
          </w:p>
        </w:tc>
        <w:tc>
          <w:tcPr>
            <w:tcW w:w="1530" w:type="dxa"/>
          </w:tcPr>
          <w:p w14:paraId="3460106B" w14:textId="77777777" w:rsidR="00E301C7" w:rsidRPr="00C93F4D" w:rsidRDefault="00E301C7" w:rsidP="00867200">
            <w:pPr>
              <w:pStyle w:val="Compact"/>
              <w:spacing w:line="276" w:lineRule="auto"/>
              <w:jc w:val="both"/>
              <w:rPr>
                <w:ins w:id="1627" w:author="Administrator" w:date="2023-08-28T12:19:00Z"/>
                <w:rFonts w:ascii="Times New Roman" w:hAnsi="Times New Roman" w:cs="Times New Roman"/>
              </w:rPr>
            </w:pPr>
            <w:ins w:id="1628" w:author="Administrator" w:date="2023-08-28T12:19:00Z">
              <w:r w:rsidRPr="00C93F4D">
                <w:rPr>
                  <w:rFonts w:ascii="Times New Roman" w:hAnsi="Times New Roman" w:cs="Times New Roman"/>
                </w:rPr>
                <w:t>0</w:t>
              </w:r>
            </w:ins>
          </w:p>
        </w:tc>
        <w:tc>
          <w:tcPr>
            <w:tcW w:w="1620" w:type="dxa"/>
          </w:tcPr>
          <w:p w14:paraId="6462B614" w14:textId="77777777" w:rsidR="00E301C7" w:rsidRPr="00C93F4D" w:rsidRDefault="00E301C7" w:rsidP="00867200">
            <w:pPr>
              <w:pStyle w:val="Compact"/>
              <w:spacing w:line="276" w:lineRule="auto"/>
              <w:jc w:val="both"/>
              <w:rPr>
                <w:ins w:id="1629" w:author="Administrator" w:date="2023-08-28T12:19:00Z"/>
                <w:rFonts w:ascii="Times New Roman" w:hAnsi="Times New Roman" w:cs="Times New Roman"/>
              </w:rPr>
            </w:pPr>
            <w:ins w:id="1630" w:author="Administrator" w:date="2023-08-28T12:19:00Z">
              <w:r>
                <w:rPr>
                  <w:rFonts w:ascii="Times New Roman" w:hAnsi="Times New Roman" w:cs="Times New Roman"/>
                </w:rPr>
                <w:t>0.08</w:t>
              </w:r>
            </w:ins>
          </w:p>
        </w:tc>
        <w:tc>
          <w:tcPr>
            <w:tcW w:w="1170" w:type="dxa"/>
          </w:tcPr>
          <w:p w14:paraId="39F01BF8" w14:textId="77777777" w:rsidR="00E301C7" w:rsidRPr="00C93F4D" w:rsidRDefault="00E301C7" w:rsidP="00867200">
            <w:pPr>
              <w:pStyle w:val="Compact"/>
              <w:spacing w:line="276" w:lineRule="auto"/>
              <w:jc w:val="both"/>
              <w:rPr>
                <w:ins w:id="1631" w:author="Administrator" w:date="2023-08-28T12:19:00Z"/>
                <w:rFonts w:ascii="Times New Roman" w:hAnsi="Times New Roman" w:cs="Times New Roman"/>
              </w:rPr>
            </w:pPr>
            <w:ins w:id="1632" w:author="Administrator" w:date="2023-08-28T12:19:00Z">
              <w:r w:rsidRPr="00C93F4D">
                <w:rPr>
                  <w:rFonts w:ascii="Times New Roman" w:hAnsi="Times New Roman" w:cs="Times New Roman"/>
                </w:rPr>
                <w:t>11</w:t>
              </w:r>
            </w:ins>
          </w:p>
        </w:tc>
      </w:tr>
      <w:tr w:rsidR="00E301C7" w:rsidRPr="00C93F4D" w14:paraId="566098EF" w14:textId="77777777" w:rsidTr="00867200">
        <w:trPr>
          <w:trHeight w:val="360"/>
          <w:jc w:val="center"/>
          <w:ins w:id="1633" w:author="Administrator" w:date="2023-08-28T12:19:00Z"/>
        </w:trPr>
        <w:tc>
          <w:tcPr>
            <w:tcW w:w="1620" w:type="dxa"/>
          </w:tcPr>
          <w:p w14:paraId="50250247" w14:textId="77777777" w:rsidR="00E301C7" w:rsidRPr="00C93F4D" w:rsidRDefault="00E301C7" w:rsidP="00867200">
            <w:pPr>
              <w:pStyle w:val="Compact"/>
              <w:spacing w:line="276" w:lineRule="auto"/>
              <w:jc w:val="both"/>
              <w:rPr>
                <w:ins w:id="1634" w:author="Administrator" w:date="2023-08-28T12:19:00Z"/>
                <w:rFonts w:ascii="Times New Roman" w:hAnsi="Times New Roman" w:cs="Times New Roman"/>
              </w:rPr>
            </w:pPr>
            <w:ins w:id="1635" w:author="Administrator" w:date="2023-08-28T12:19:00Z">
              <w:r>
                <w:rPr>
                  <w:rFonts w:ascii="Times New Roman" w:hAnsi="Times New Roman" w:cs="Times New Roman"/>
                </w:rPr>
                <w:t>2 km</w:t>
              </w:r>
            </w:ins>
          </w:p>
        </w:tc>
        <w:tc>
          <w:tcPr>
            <w:tcW w:w="1161" w:type="dxa"/>
          </w:tcPr>
          <w:p w14:paraId="36D54AE4" w14:textId="77777777" w:rsidR="00E301C7" w:rsidRPr="00C93F4D" w:rsidRDefault="00E301C7" w:rsidP="00867200">
            <w:pPr>
              <w:pStyle w:val="Compact"/>
              <w:spacing w:line="276" w:lineRule="auto"/>
              <w:jc w:val="both"/>
              <w:rPr>
                <w:ins w:id="1636" w:author="Administrator" w:date="2023-08-28T12:19:00Z"/>
                <w:rFonts w:ascii="Times New Roman" w:hAnsi="Times New Roman" w:cs="Times New Roman"/>
              </w:rPr>
            </w:pPr>
            <w:ins w:id="1637" w:author="Administrator" w:date="2023-08-28T12:19:00Z">
              <w:r>
                <w:rPr>
                  <w:rFonts w:ascii="Times New Roman" w:hAnsi="Times New Roman" w:cs="Times New Roman"/>
                </w:rPr>
                <w:t>SBE4</w:t>
              </w:r>
            </w:ins>
          </w:p>
        </w:tc>
        <w:tc>
          <w:tcPr>
            <w:tcW w:w="1376" w:type="dxa"/>
          </w:tcPr>
          <w:p w14:paraId="2FA6D24A" w14:textId="77777777" w:rsidR="00E301C7" w:rsidRPr="00C93F4D" w:rsidRDefault="00E301C7" w:rsidP="00867200">
            <w:pPr>
              <w:pStyle w:val="Compact"/>
              <w:spacing w:line="276" w:lineRule="auto"/>
              <w:jc w:val="both"/>
              <w:rPr>
                <w:ins w:id="1638" w:author="Administrator" w:date="2023-08-28T12:19:00Z"/>
                <w:rFonts w:ascii="Times New Roman" w:hAnsi="Times New Roman" w:cs="Times New Roman"/>
              </w:rPr>
            </w:pPr>
            <w:ins w:id="1639" w:author="Administrator" w:date="2023-08-28T12:19:00Z">
              <w:r>
                <w:rPr>
                  <w:rFonts w:ascii="Times New Roman" w:hAnsi="Times New Roman" w:cs="Times New Roman"/>
                </w:rPr>
                <w:t>0.25</w:t>
              </w:r>
            </w:ins>
          </w:p>
        </w:tc>
        <w:tc>
          <w:tcPr>
            <w:tcW w:w="1530" w:type="dxa"/>
          </w:tcPr>
          <w:p w14:paraId="2DDE22F9" w14:textId="77777777" w:rsidR="00E301C7" w:rsidRPr="00C93F4D" w:rsidRDefault="00E301C7" w:rsidP="00867200">
            <w:pPr>
              <w:pStyle w:val="Compact"/>
              <w:spacing w:line="276" w:lineRule="auto"/>
              <w:jc w:val="both"/>
              <w:rPr>
                <w:ins w:id="1640" w:author="Administrator" w:date="2023-08-28T12:19:00Z"/>
                <w:rFonts w:ascii="Times New Roman" w:hAnsi="Times New Roman" w:cs="Times New Roman"/>
              </w:rPr>
            </w:pPr>
            <w:ins w:id="1641" w:author="Administrator" w:date="2023-08-28T12:19:00Z">
              <w:r w:rsidRPr="00C93F4D">
                <w:rPr>
                  <w:rFonts w:ascii="Times New Roman" w:hAnsi="Times New Roman" w:cs="Times New Roman"/>
                </w:rPr>
                <w:t>0</w:t>
              </w:r>
            </w:ins>
          </w:p>
        </w:tc>
        <w:tc>
          <w:tcPr>
            <w:tcW w:w="1620" w:type="dxa"/>
          </w:tcPr>
          <w:p w14:paraId="3DF065E0" w14:textId="77777777" w:rsidR="00E301C7" w:rsidRPr="00C93F4D" w:rsidRDefault="00E301C7" w:rsidP="00867200">
            <w:pPr>
              <w:pStyle w:val="Compact"/>
              <w:spacing w:line="276" w:lineRule="auto"/>
              <w:jc w:val="both"/>
              <w:rPr>
                <w:ins w:id="1642" w:author="Administrator" w:date="2023-08-28T12:19:00Z"/>
                <w:rFonts w:ascii="Times New Roman" w:hAnsi="Times New Roman" w:cs="Times New Roman"/>
              </w:rPr>
            </w:pPr>
            <w:ins w:id="1643" w:author="Administrator" w:date="2023-08-28T12:19:00Z">
              <w:r>
                <w:rPr>
                  <w:rFonts w:ascii="Times New Roman" w:hAnsi="Times New Roman" w:cs="Times New Roman"/>
                </w:rPr>
                <w:t>0.07</w:t>
              </w:r>
            </w:ins>
          </w:p>
        </w:tc>
        <w:tc>
          <w:tcPr>
            <w:tcW w:w="1170" w:type="dxa"/>
          </w:tcPr>
          <w:p w14:paraId="4A811DCA" w14:textId="77777777" w:rsidR="00E301C7" w:rsidRPr="00C93F4D" w:rsidRDefault="00E301C7" w:rsidP="00867200">
            <w:pPr>
              <w:pStyle w:val="Compact"/>
              <w:spacing w:line="276" w:lineRule="auto"/>
              <w:jc w:val="both"/>
              <w:rPr>
                <w:ins w:id="1644" w:author="Administrator" w:date="2023-08-28T12:19:00Z"/>
                <w:rFonts w:ascii="Times New Roman" w:hAnsi="Times New Roman" w:cs="Times New Roman"/>
              </w:rPr>
            </w:pPr>
            <w:ins w:id="1645" w:author="Administrator" w:date="2023-08-28T12:19:00Z">
              <w:r w:rsidRPr="00C93F4D">
                <w:rPr>
                  <w:rFonts w:ascii="Times New Roman" w:hAnsi="Times New Roman" w:cs="Times New Roman"/>
                </w:rPr>
                <w:t>23</w:t>
              </w:r>
            </w:ins>
          </w:p>
        </w:tc>
      </w:tr>
    </w:tbl>
    <w:p w14:paraId="52D7FEC3" w14:textId="77777777" w:rsidR="00E301C7" w:rsidRDefault="00E301C7" w:rsidP="00E301C7">
      <w:pPr>
        <w:spacing w:after="160" w:line="480" w:lineRule="auto"/>
        <w:jc w:val="both"/>
        <w:rPr>
          <w:ins w:id="1646" w:author="Administrator" w:date="2023-08-28T12:19:00Z"/>
          <w:rFonts w:ascii="Times New Roman" w:hAnsi="Times New Roman"/>
          <w:color w:val="000000" w:themeColor="text1"/>
          <w:sz w:val="24"/>
          <w:szCs w:val="24"/>
        </w:rPr>
      </w:pPr>
    </w:p>
    <w:p w14:paraId="435554EF" w14:textId="77777777" w:rsidR="00E301C7" w:rsidRDefault="00E301C7" w:rsidP="00E301C7">
      <w:pPr>
        <w:spacing w:after="160" w:line="480" w:lineRule="auto"/>
        <w:jc w:val="both"/>
        <w:rPr>
          <w:ins w:id="1647" w:author="Administrator" w:date="2023-08-28T12:19:00Z"/>
          <w:rFonts w:ascii="Times New Roman" w:hAnsi="Times New Roman"/>
          <w:color w:val="000000" w:themeColor="text1"/>
          <w:sz w:val="24"/>
          <w:szCs w:val="24"/>
        </w:rPr>
      </w:pPr>
      <w:ins w:id="1648" w:author="Administrator" w:date="2023-08-28T12:19:00Z">
        <w:r>
          <w:rPr>
            <w:rFonts w:ascii="Times New Roman" w:hAnsi="Times New Roman"/>
            <w:color w:val="000000" w:themeColor="text1"/>
            <w:sz w:val="24"/>
            <w:szCs w:val="24"/>
          </w:rPr>
          <w:t xml:space="preserve">Table 6 with reworked </w:t>
        </w:r>
        <w:commentRangeStart w:id="1649"/>
        <w:r>
          <w:rPr>
            <w:rFonts w:ascii="Times New Roman" w:hAnsi="Times New Roman"/>
            <w:color w:val="000000" w:themeColor="text1"/>
            <w:sz w:val="24"/>
            <w:szCs w:val="24"/>
          </w:rPr>
          <w:t>CPUE</w:t>
        </w:r>
        <w:commentRangeEnd w:id="1649"/>
        <w:r>
          <w:rPr>
            <w:rStyle w:val="CommentReference"/>
          </w:rPr>
          <w:commentReference w:id="1649"/>
        </w:r>
      </w:ins>
    </w:p>
    <w:p w14:paraId="3BA8235A" w14:textId="77777777" w:rsidR="00E301C7" w:rsidRDefault="00E301C7" w:rsidP="00E301C7">
      <w:pPr>
        <w:spacing w:after="160" w:line="480" w:lineRule="auto"/>
        <w:jc w:val="both"/>
        <w:rPr>
          <w:ins w:id="1650" w:author="Administrator" w:date="2023-08-28T12:19:00Z"/>
          <w:rFonts w:ascii="Times New Roman" w:hAnsi="Times New Roman"/>
          <w:color w:val="000000" w:themeColor="text1"/>
          <w:sz w:val="24"/>
          <w:szCs w:val="24"/>
        </w:rPr>
      </w:pPr>
    </w:p>
    <w:p w14:paraId="3C60F4F5" w14:textId="77777777" w:rsidR="00E301C7" w:rsidRDefault="00E301C7" w:rsidP="00E301C7">
      <w:pPr>
        <w:spacing w:after="160" w:line="480" w:lineRule="auto"/>
        <w:jc w:val="both"/>
        <w:rPr>
          <w:ins w:id="1651" w:author="Administrator" w:date="2023-08-28T12:19:00Z"/>
          <w:rFonts w:ascii="Times New Roman" w:hAnsi="Times New Roman"/>
          <w:color w:val="000000" w:themeColor="text1"/>
          <w:sz w:val="24"/>
          <w:szCs w:val="24"/>
        </w:rPr>
      </w:pPr>
      <w:ins w:id="1652" w:author="Administrator" w:date="2023-08-28T12:19:00Z">
        <w:r>
          <w:object w:dxaOrig="10471" w:dyaOrig="7861" w14:anchorId="760C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1pt" o:ole="">
              <v:imagedata r:id="rId31" o:title=""/>
            </v:shape>
            <o:OLEObject Type="Embed" ProgID="SigmaPlotGraphicObject.11" ShapeID="_x0000_i1025" DrawAspect="Content" ObjectID="_1754743066" r:id="rId32"/>
          </w:object>
        </w:r>
      </w:ins>
    </w:p>
    <w:p w14:paraId="274B9DC8" w14:textId="77777777" w:rsidR="00E301C7" w:rsidRPr="00C93F4D" w:rsidRDefault="00E301C7" w:rsidP="00E301C7">
      <w:pPr>
        <w:pStyle w:val="Abstract"/>
        <w:spacing w:line="480" w:lineRule="auto"/>
        <w:jc w:val="both"/>
        <w:rPr>
          <w:ins w:id="1653" w:author="Administrator" w:date="2023-08-28T12:20:00Z"/>
          <w:rFonts w:ascii="Times New Roman" w:hAnsi="Times New Roman" w:cs="Times New Roman"/>
        </w:rPr>
      </w:pPr>
      <w:ins w:id="1654" w:author="Administrator" w:date="2023-08-28T12:20:00Z">
        <w:r w:rsidRPr="00C93F4D">
          <w:rPr>
            <w:rFonts w:ascii="Times New Roman" w:hAnsi="Times New Roman" w:cs="Times New Roman"/>
            <w:sz w:val="24"/>
            <w:szCs w:val="24"/>
          </w:rPr>
          <w:t xml:space="preserve">The largest </w:t>
        </w:r>
        <w:commentRangeStart w:id="1655"/>
        <w:commentRangeStart w:id="1656"/>
        <w:r w:rsidRPr="00C93F4D">
          <w:rPr>
            <w:rFonts w:ascii="Times New Roman" w:hAnsi="Times New Roman" w:cs="Times New Roman"/>
            <w:sz w:val="24"/>
            <w:szCs w:val="24"/>
          </w:rPr>
          <w:t>mean</w:t>
        </w:r>
      </w:ins>
      <w:commentRangeEnd w:id="1655"/>
      <w:ins w:id="1657" w:author="Administrator" w:date="2023-08-28T13:13:00Z">
        <w:r w:rsidR="00C82779">
          <w:rPr>
            <w:rStyle w:val="CommentReference"/>
            <w:rFonts w:ascii="Calibri" w:eastAsia="Times New Roman" w:hAnsi="Calibri" w:cs="Times New Roman"/>
            <w:lang w:val="en-GB" w:eastAsia="en-GB"/>
          </w:rPr>
          <w:commentReference w:id="1655"/>
        </w:r>
      </w:ins>
      <w:ins w:id="1658" w:author="Administrator" w:date="2023-08-28T12:20:00Z">
        <w:r w:rsidRPr="00C93F4D">
          <w:rPr>
            <w:rFonts w:ascii="Times New Roman" w:hAnsi="Times New Roman" w:cs="Times New Roman"/>
            <w:sz w:val="24"/>
            <w:szCs w:val="24"/>
          </w:rPr>
          <w:t xml:space="preserve"> </w:t>
        </w:r>
      </w:ins>
      <w:commentRangeEnd w:id="1656"/>
      <w:ins w:id="1659" w:author="Administrator" w:date="2023-08-28T13:13:00Z">
        <w:r w:rsidR="00C82779">
          <w:rPr>
            <w:rStyle w:val="CommentReference"/>
            <w:rFonts w:ascii="Calibri" w:eastAsia="Times New Roman" w:hAnsi="Calibri" w:cs="Times New Roman"/>
            <w:lang w:val="en-GB" w:eastAsia="en-GB"/>
          </w:rPr>
          <w:commentReference w:id="1656"/>
        </w:r>
      </w:ins>
      <w:ins w:id="1660" w:author="Administrator" w:date="2023-08-28T12:20:00Z">
        <w:r w:rsidRPr="00C93F4D">
          <w:rPr>
            <w:rFonts w:ascii="Times New Roman" w:hAnsi="Times New Roman" w:cs="Times New Roman"/>
            <w:sz w:val="24"/>
            <w:szCs w:val="24"/>
          </w:rPr>
          <w:t xml:space="preserve">size (Mean ± SD) of species </w:t>
        </w:r>
        <w:r w:rsidRPr="00C93F4D">
          <w:rPr>
            <w:rFonts w:ascii="Times New Roman" w:hAnsi="Times New Roman" w:cs="Times New Roman"/>
            <w:i/>
            <w:iCs/>
            <w:sz w:val="24"/>
            <w:szCs w:val="24"/>
          </w:rPr>
          <w:t>A.</w:t>
        </w:r>
        <w:r w:rsidRPr="00C93F4D">
          <w:rPr>
            <w:rFonts w:ascii="Times New Roman" w:hAnsi="Times New Roman" w:cs="Times New Roman"/>
            <w:sz w:val="24"/>
            <w:szCs w:val="24"/>
          </w:rPr>
          <w:t xml:space="preserve"> </w:t>
        </w:r>
        <w:r w:rsidRPr="00C93F4D">
          <w:rPr>
            <w:rFonts w:ascii="Times New Roman" w:hAnsi="Times New Roman" w:cs="Times New Roman"/>
            <w:i/>
            <w:iCs/>
            <w:sz w:val="24"/>
            <w:szCs w:val="24"/>
          </w:rPr>
          <w:t>mossambica</w:t>
        </w:r>
        <w:r w:rsidRPr="00C93F4D">
          <w:rPr>
            <w:rFonts w:ascii="Times New Roman" w:hAnsi="Times New Roman" w:cs="Times New Roman"/>
            <w:sz w:val="24"/>
            <w:szCs w:val="24"/>
          </w:rPr>
          <w:t xml:space="preserve"> glass eels were caught at sampling site SBE4 (5.57±0.87 cm) followed by, SBE3 (5.43±0.23 cm), while the smallest mean size was caught in site SBE2 (5.25±0.21 cm) and SBE1 (5.25±0.21 cm) respectively</w:t>
        </w:r>
        <w:r>
          <w:rPr>
            <w:rFonts w:ascii="Times New Roman" w:hAnsi="Times New Roman" w:cs="Times New Roman"/>
            <w:sz w:val="24"/>
            <w:szCs w:val="24"/>
          </w:rPr>
          <w:t xml:space="preserve"> (Table 12)</w:t>
        </w:r>
        <w:r w:rsidRPr="00C93F4D">
          <w:rPr>
            <w:rFonts w:ascii="Times New Roman" w:hAnsi="Times New Roman" w:cs="Times New Roman"/>
            <w:sz w:val="24"/>
            <w:szCs w:val="24"/>
          </w:rPr>
          <w:t xml:space="preserve">. The largest mean size (Mean ± SD) of </w:t>
        </w:r>
        <w:r w:rsidRPr="00C93F4D">
          <w:rPr>
            <w:rFonts w:ascii="Times New Roman" w:hAnsi="Times New Roman" w:cs="Times New Roman"/>
            <w:i/>
            <w:iCs/>
            <w:sz w:val="24"/>
            <w:szCs w:val="24"/>
          </w:rPr>
          <w:t>A. bengalensis</w:t>
        </w:r>
        <w:r w:rsidRPr="00C93F4D">
          <w:rPr>
            <w:rFonts w:ascii="Times New Roman" w:hAnsi="Times New Roman" w:cs="Times New Roman"/>
            <w:sz w:val="24"/>
            <w:szCs w:val="24"/>
          </w:rPr>
          <w:t xml:space="preserve"> species were caught at sampling site SBE3 (5.4±0.33 cm) and SBE4 (5.4±0.2 cm) followed by, SBE2 (5.37±0.35 cm) while sampling site SBE1 (5.3±0.45 cm) had the smallest mean size. Glass eels of </w:t>
        </w:r>
        <w:r w:rsidRPr="00C93F4D">
          <w:rPr>
            <w:rFonts w:ascii="Times New Roman" w:hAnsi="Times New Roman" w:cs="Times New Roman"/>
            <w:i/>
            <w:iCs/>
            <w:sz w:val="24"/>
            <w:szCs w:val="24"/>
          </w:rPr>
          <w:t>A. marmorata</w:t>
        </w:r>
        <w:r w:rsidRPr="00C93F4D">
          <w:rPr>
            <w:rFonts w:ascii="Times New Roman" w:hAnsi="Times New Roman" w:cs="Times New Roman"/>
            <w:sz w:val="24"/>
            <w:szCs w:val="24"/>
          </w:rPr>
          <w:t xml:space="preserve"> species only caught at sampling site SBE4 measured 5.2±0.28 cm. </w:t>
        </w:r>
      </w:ins>
    </w:p>
    <w:p w14:paraId="1AF0BDC0" w14:textId="77777777" w:rsidR="00E301C7" w:rsidRPr="000D2224" w:rsidRDefault="00E301C7" w:rsidP="00E301C7">
      <w:pPr>
        <w:pStyle w:val="ThesisTables"/>
        <w:rPr>
          <w:ins w:id="1661" w:author="Administrator" w:date="2023-08-28T12:20:00Z"/>
          <w:rFonts w:eastAsiaTheme="minorHAnsi"/>
        </w:rPr>
      </w:pPr>
      <w:ins w:id="1662" w:author="Administrator" w:date="2023-08-28T12:20:00Z">
        <w:r w:rsidRPr="000D2224">
          <w:rPr>
            <w:rFonts w:eastAsiaTheme="minorHAnsi"/>
          </w:rPr>
          <w:t>Table 12: Mean total lengths (Mean ± SD) of juvenile glass eel species caught across four sampling sites: SBE1, SBE2, SBE3, and SBE4 in Sabaki Estuary</w:t>
        </w:r>
      </w:ins>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50"/>
        <w:gridCol w:w="1629"/>
        <w:gridCol w:w="188"/>
        <w:gridCol w:w="1629"/>
        <w:gridCol w:w="1629"/>
        <w:gridCol w:w="188"/>
        <w:gridCol w:w="1977"/>
      </w:tblGrid>
      <w:tr w:rsidR="00E301C7" w:rsidRPr="00C93F4D" w14:paraId="00CE9990" w14:textId="77777777" w:rsidTr="00867200">
        <w:trPr>
          <w:cantSplit/>
          <w:tblHeader/>
          <w:jc w:val="center"/>
          <w:ins w:id="1663" w:author="Administrator" w:date="2023-08-28T12:20:00Z"/>
        </w:trPr>
        <w:tc>
          <w:tcPr>
            <w:tcW w:w="0" w:type="auto"/>
            <w:tcBorders>
              <w:top w:val="single" w:sz="4" w:space="0" w:color="auto"/>
              <w:bottom w:val="single" w:sz="4" w:space="0" w:color="auto"/>
            </w:tcBorders>
          </w:tcPr>
          <w:p w14:paraId="20AC3C27" w14:textId="77777777" w:rsidR="00E301C7" w:rsidRPr="00C93F4D" w:rsidRDefault="00E301C7" w:rsidP="00867200">
            <w:pPr>
              <w:keepNext/>
              <w:spacing w:after="60"/>
              <w:jc w:val="both"/>
              <w:rPr>
                <w:ins w:id="1664" w:author="Administrator" w:date="2023-08-28T12:20:00Z"/>
                <w:rFonts w:ascii="Times New Roman" w:hAnsi="Times New Roman"/>
              </w:rPr>
            </w:pPr>
            <w:ins w:id="1665" w:author="Administrator" w:date="2023-08-28T12:20:00Z">
              <w:r w:rsidRPr="00C93F4D">
                <w:rPr>
                  <w:rFonts w:ascii="Times New Roman" w:hAnsi="Times New Roman"/>
                </w:rPr>
                <w:t>Species</w:t>
              </w:r>
            </w:ins>
          </w:p>
        </w:tc>
        <w:tc>
          <w:tcPr>
            <w:tcW w:w="0" w:type="auto"/>
            <w:tcBorders>
              <w:top w:val="single" w:sz="4" w:space="0" w:color="auto"/>
              <w:bottom w:val="single" w:sz="4" w:space="0" w:color="auto"/>
            </w:tcBorders>
          </w:tcPr>
          <w:p w14:paraId="0A8C7000" w14:textId="77777777" w:rsidR="00E301C7" w:rsidRPr="00C93F4D" w:rsidRDefault="00E301C7" w:rsidP="00867200">
            <w:pPr>
              <w:keepNext/>
              <w:spacing w:after="60"/>
              <w:jc w:val="both"/>
              <w:rPr>
                <w:ins w:id="1666" w:author="Administrator" w:date="2023-08-28T12:20:00Z"/>
                <w:rFonts w:ascii="Times New Roman" w:hAnsi="Times New Roman"/>
              </w:rPr>
            </w:pPr>
            <w:ins w:id="1667" w:author="Administrator" w:date="2023-08-28T12:20:00Z">
              <w:r w:rsidRPr="00C93F4D">
                <w:rPr>
                  <w:rFonts w:ascii="Times New Roman" w:hAnsi="Times New Roman"/>
                </w:rPr>
                <w:t>SBE1</w:t>
              </w:r>
            </w:ins>
          </w:p>
        </w:tc>
        <w:tc>
          <w:tcPr>
            <w:tcW w:w="0" w:type="auto"/>
            <w:tcBorders>
              <w:top w:val="single" w:sz="4" w:space="0" w:color="auto"/>
              <w:bottom w:val="single" w:sz="4" w:space="0" w:color="auto"/>
            </w:tcBorders>
          </w:tcPr>
          <w:p w14:paraId="48B15C95" w14:textId="77777777" w:rsidR="00E301C7" w:rsidRPr="00C93F4D" w:rsidRDefault="00E301C7" w:rsidP="00867200">
            <w:pPr>
              <w:keepNext/>
              <w:spacing w:after="60"/>
              <w:jc w:val="both"/>
              <w:rPr>
                <w:ins w:id="1668" w:author="Administrator" w:date="2023-08-28T12:20:00Z"/>
                <w:rFonts w:ascii="Times New Roman" w:hAnsi="Times New Roman"/>
              </w:rPr>
            </w:pPr>
          </w:p>
        </w:tc>
        <w:tc>
          <w:tcPr>
            <w:tcW w:w="0" w:type="auto"/>
            <w:tcBorders>
              <w:top w:val="single" w:sz="4" w:space="0" w:color="auto"/>
              <w:bottom w:val="single" w:sz="4" w:space="0" w:color="auto"/>
            </w:tcBorders>
          </w:tcPr>
          <w:p w14:paraId="57399CE4" w14:textId="77777777" w:rsidR="00E301C7" w:rsidRPr="00C93F4D" w:rsidRDefault="00E301C7" w:rsidP="00867200">
            <w:pPr>
              <w:keepNext/>
              <w:spacing w:after="60"/>
              <w:jc w:val="both"/>
              <w:rPr>
                <w:ins w:id="1669" w:author="Administrator" w:date="2023-08-28T12:20:00Z"/>
                <w:rFonts w:ascii="Times New Roman" w:hAnsi="Times New Roman"/>
              </w:rPr>
            </w:pPr>
            <w:ins w:id="1670" w:author="Administrator" w:date="2023-08-28T12:20:00Z">
              <w:r w:rsidRPr="00C93F4D">
                <w:rPr>
                  <w:rFonts w:ascii="Times New Roman" w:hAnsi="Times New Roman"/>
                </w:rPr>
                <w:t>SBE2</w:t>
              </w:r>
            </w:ins>
          </w:p>
        </w:tc>
        <w:tc>
          <w:tcPr>
            <w:tcW w:w="0" w:type="auto"/>
            <w:tcBorders>
              <w:top w:val="single" w:sz="4" w:space="0" w:color="auto"/>
              <w:bottom w:val="single" w:sz="4" w:space="0" w:color="auto"/>
            </w:tcBorders>
          </w:tcPr>
          <w:p w14:paraId="5844ABB9" w14:textId="77777777" w:rsidR="00E301C7" w:rsidRPr="00C93F4D" w:rsidRDefault="00E301C7" w:rsidP="00867200">
            <w:pPr>
              <w:keepNext/>
              <w:spacing w:after="60"/>
              <w:jc w:val="both"/>
              <w:rPr>
                <w:ins w:id="1671" w:author="Administrator" w:date="2023-08-28T12:20:00Z"/>
                <w:rFonts w:ascii="Times New Roman" w:hAnsi="Times New Roman"/>
              </w:rPr>
            </w:pPr>
            <w:ins w:id="1672" w:author="Administrator" w:date="2023-08-28T12:20:00Z">
              <w:r w:rsidRPr="00C93F4D">
                <w:rPr>
                  <w:rFonts w:ascii="Times New Roman" w:hAnsi="Times New Roman"/>
                </w:rPr>
                <w:t>SBE3</w:t>
              </w:r>
            </w:ins>
          </w:p>
        </w:tc>
        <w:tc>
          <w:tcPr>
            <w:tcW w:w="0" w:type="auto"/>
            <w:tcBorders>
              <w:top w:val="single" w:sz="4" w:space="0" w:color="auto"/>
              <w:bottom w:val="single" w:sz="4" w:space="0" w:color="auto"/>
            </w:tcBorders>
          </w:tcPr>
          <w:p w14:paraId="5D7CAA54" w14:textId="77777777" w:rsidR="00E301C7" w:rsidRPr="00C93F4D" w:rsidRDefault="00E301C7" w:rsidP="00867200">
            <w:pPr>
              <w:keepNext/>
              <w:spacing w:after="60"/>
              <w:jc w:val="both"/>
              <w:rPr>
                <w:ins w:id="1673" w:author="Administrator" w:date="2023-08-28T12:20:00Z"/>
                <w:rFonts w:ascii="Times New Roman" w:hAnsi="Times New Roman"/>
              </w:rPr>
            </w:pPr>
          </w:p>
        </w:tc>
        <w:tc>
          <w:tcPr>
            <w:tcW w:w="0" w:type="auto"/>
            <w:tcBorders>
              <w:top w:val="single" w:sz="4" w:space="0" w:color="auto"/>
              <w:bottom w:val="single" w:sz="4" w:space="0" w:color="auto"/>
            </w:tcBorders>
          </w:tcPr>
          <w:p w14:paraId="129F355B" w14:textId="77777777" w:rsidR="00E301C7" w:rsidRPr="00C93F4D" w:rsidRDefault="00E301C7" w:rsidP="00867200">
            <w:pPr>
              <w:keepNext/>
              <w:spacing w:after="60"/>
              <w:jc w:val="both"/>
              <w:rPr>
                <w:ins w:id="1674" w:author="Administrator" w:date="2023-08-28T12:20:00Z"/>
                <w:rFonts w:ascii="Times New Roman" w:hAnsi="Times New Roman"/>
              </w:rPr>
            </w:pPr>
            <w:ins w:id="1675" w:author="Administrator" w:date="2023-08-28T12:20:00Z">
              <w:r w:rsidRPr="00C93F4D">
                <w:rPr>
                  <w:rFonts w:ascii="Times New Roman" w:hAnsi="Times New Roman"/>
                </w:rPr>
                <w:t>SBE4</w:t>
              </w:r>
            </w:ins>
          </w:p>
        </w:tc>
      </w:tr>
      <w:tr w:rsidR="00E301C7" w:rsidRPr="00C93F4D" w14:paraId="0A7B106F" w14:textId="77777777" w:rsidTr="00867200">
        <w:trPr>
          <w:cantSplit/>
          <w:jc w:val="center"/>
          <w:ins w:id="1676" w:author="Administrator" w:date="2023-08-28T12:20:00Z"/>
        </w:trPr>
        <w:tc>
          <w:tcPr>
            <w:tcW w:w="0" w:type="auto"/>
            <w:tcBorders>
              <w:top w:val="nil"/>
            </w:tcBorders>
          </w:tcPr>
          <w:p w14:paraId="10E5D0F4" w14:textId="77777777" w:rsidR="00E301C7" w:rsidRPr="00C93F4D" w:rsidRDefault="00E301C7" w:rsidP="00867200">
            <w:pPr>
              <w:keepNext/>
              <w:spacing w:after="60"/>
              <w:jc w:val="both"/>
              <w:rPr>
                <w:ins w:id="1677" w:author="Administrator" w:date="2023-08-28T12:20:00Z"/>
                <w:rFonts w:ascii="Times New Roman" w:hAnsi="Times New Roman"/>
                <w:i/>
                <w:iCs/>
              </w:rPr>
            </w:pPr>
            <w:ins w:id="1678" w:author="Administrator" w:date="2023-08-28T12:20:00Z">
              <w:r w:rsidRPr="00C93F4D">
                <w:rPr>
                  <w:rFonts w:ascii="Times New Roman" w:hAnsi="Times New Roman"/>
                  <w:i/>
                  <w:iCs/>
                </w:rPr>
                <w:t>A. mossambica</w:t>
              </w:r>
              <w:r>
                <w:rPr>
                  <w:rFonts w:ascii="Times New Roman" w:hAnsi="Times New Roman"/>
                  <w:i/>
                  <w:iCs/>
                </w:rPr>
                <w:t xml:space="preserve"> </w:t>
              </w:r>
            </w:ins>
          </w:p>
        </w:tc>
        <w:tc>
          <w:tcPr>
            <w:tcW w:w="0" w:type="auto"/>
            <w:tcBorders>
              <w:top w:val="nil"/>
            </w:tcBorders>
          </w:tcPr>
          <w:p w14:paraId="5B8DD77D" w14:textId="77777777" w:rsidR="00E301C7" w:rsidRPr="00C93F4D" w:rsidRDefault="00E301C7" w:rsidP="00867200">
            <w:pPr>
              <w:keepNext/>
              <w:spacing w:after="60"/>
              <w:jc w:val="both"/>
              <w:rPr>
                <w:ins w:id="1679" w:author="Administrator" w:date="2023-08-28T12:20:00Z"/>
                <w:rFonts w:ascii="Times New Roman" w:hAnsi="Times New Roman"/>
              </w:rPr>
            </w:pPr>
            <w:ins w:id="1680" w:author="Administrator" w:date="2023-08-28T12:20:00Z">
              <w:r w:rsidRPr="00C93F4D">
                <w:rPr>
                  <w:rFonts w:ascii="Times New Roman" w:hAnsi="Times New Roman"/>
                </w:rPr>
                <w:t>5.25±0.21</w:t>
              </w:r>
            </w:ins>
          </w:p>
        </w:tc>
        <w:tc>
          <w:tcPr>
            <w:tcW w:w="0" w:type="auto"/>
            <w:tcBorders>
              <w:top w:val="nil"/>
            </w:tcBorders>
          </w:tcPr>
          <w:p w14:paraId="6B90BA40" w14:textId="77777777" w:rsidR="00E301C7" w:rsidRPr="00C93F4D" w:rsidRDefault="00E301C7" w:rsidP="00867200">
            <w:pPr>
              <w:keepNext/>
              <w:spacing w:after="60"/>
              <w:jc w:val="both"/>
              <w:rPr>
                <w:ins w:id="1681" w:author="Administrator" w:date="2023-08-28T12:20:00Z"/>
                <w:rFonts w:ascii="Times New Roman" w:hAnsi="Times New Roman"/>
              </w:rPr>
            </w:pPr>
          </w:p>
        </w:tc>
        <w:tc>
          <w:tcPr>
            <w:tcW w:w="0" w:type="auto"/>
            <w:tcBorders>
              <w:top w:val="nil"/>
            </w:tcBorders>
          </w:tcPr>
          <w:p w14:paraId="2A4617B2" w14:textId="77777777" w:rsidR="00E301C7" w:rsidRPr="00C93F4D" w:rsidRDefault="00E301C7" w:rsidP="00867200">
            <w:pPr>
              <w:keepNext/>
              <w:spacing w:after="60"/>
              <w:jc w:val="both"/>
              <w:rPr>
                <w:ins w:id="1682" w:author="Administrator" w:date="2023-08-28T12:20:00Z"/>
                <w:rFonts w:ascii="Times New Roman" w:hAnsi="Times New Roman"/>
              </w:rPr>
            </w:pPr>
            <w:ins w:id="1683" w:author="Administrator" w:date="2023-08-28T12:20:00Z">
              <w:r w:rsidRPr="00C93F4D">
                <w:rPr>
                  <w:rFonts w:ascii="Times New Roman" w:hAnsi="Times New Roman"/>
                </w:rPr>
                <w:t>5.28±0.23</w:t>
              </w:r>
            </w:ins>
          </w:p>
        </w:tc>
        <w:tc>
          <w:tcPr>
            <w:tcW w:w="0" w:type="auto"/>
            <w:tcBorders>
              <w:top w:val="nil"/>
            </w:tcBorders>
          </w:tcPr>
          <w:p w14:paraId="5E07D79C" w14:textId="77777777" w:rsidR="00E301C7" w:rsidRPr="00C93F4D" w:rsidRDefault="00E301C7" w:rsidP="00867200">
            <w:pPr>
              <w:keepNext/>
              <w:spacing w:after="60"/>
              <w:jc w:val="both"/>
              <w:rPr>
                <w:ins w:id="1684" w:author="Administrator" w:date="2023-08-28T12:20:00Z"/>
                <w:rFonts w:ascii="Times New Roman" w:hAnsi="Times New Roman"/>
              </w:rPr>
            </w:pPr>
            <w:ins w:id="1685" w:author="Administrator" w:date="2023-08-28T12:20:00Z">
              <w:r w:rsidRPr="00C93F4D">
                <w:rPr>
                  <w:rFonts w:ascii="Times New Roman" w:hAnsi="Times New Roman"/>
                </w:rPr>
                <w:t>5.43±0.23</w:t>
              </w:r>
            </w:ins>
          </w:p>
        </w:tc>
        <w:tc>
          <w:tcPr>
            <w:tcW w:w="0" w:type="auto"/>
            <w:tcBorders>
              <w:top w:val="nil"/>
            </w:tcBorders>
          </w:tcPr>
          <w:p w14:paraId="6DE7749B" w14:textId="77777777" w:rsidR="00E301C7" w:rsidRPr="00C93F4D" w:rsidRDefault="00E301C7" w:rsidP="00867200">
            <w:pPr>
              <w:keepNext/>
              <w:spacing w:after="60"/>
              <w:jc w:val="both"/>
              <w:rPr>
                <w:ins w:id="1686" w:author="Administrator" w:date="2023-08-28T12:20:00Z"/>
                <w:rFonts w:ascii="Times New Roman" w:hAnsi="Times New Roman"/>
              </w:rPr>
            </w:pPr>
          </w:p>
        </w:tc>
        <w:tc>
          <w:tcPr>
            <w:tcW w:w="0" w:type="auto"/>
            <w:tcBorders>
              <w:top w:val="nil"/>
            </w:tcBorders>
          </w:tcPr>
          <w:p w14:paraId="63713E97" w14:textId="77777777" w:rsidR="00E301C7" w:rsidRPr="00C93F4D" w:rsidRDefault="00E301C7" w:rsidP="00867200">
            <w:pPr>
              <w:keepNext/>
              <w:spacing w:after="60"/>
              <w:jc w:val="both"/>
              <w:rPr>
                <w:ins w:id="1687" w:author="Administrator" w:date="2023-08-28T12:20:00Z"/>
                <w:rFonts w:ascii="Times New Roman" w:hAnsi="Times New Roman"/>
              </w:rPr>
            </w:pPr>
            <w:ins w:id="1688" w:author="Administrator" w:date="2023-08-28T12:20:00Z">
              <w:r w:rsidRPr="00C93F4D">
                <w:rPr>
                  <w:rFonts w:ascii="Times New Roman" w:hAnsi="Times New Roman"/>
                </w:rPr>
                <w:t>5.57±0.87</w:t>
              </w:r>
            </w:ins>
          </w:p>
        </w:tc>
      </w:tr>
      <w:tr w:rsidR="00E301C7" w:rsidRPr="00C93F4D" w14:paraId="1615C5CA" w14:textId="77777777" w:rsidTr="00867200">
        <w:trPr>
          <w:cantSplit/>
          <w:jc w:val="center"/>
          <w:ins w:id="1689" w:author="Administrator" w:date="2023-08-28T12:20:00Z"/>
        </w:trPr>
        <w:tc>
          <w:tcPr>
            <w:tcW w:w="0" w:type="auto"/>
          </w:tcPr>
          <w:p w14:paraId="2E32232E" w14:textId="77777777" w:rsidR="00E301C7" w:rsidRPr="00C93F4D" w:rsidRDefault="00E301C7" w:rsidP="00867200">
            <w:pPr>
              <w:keepNext/>
              <w:spacing w:after="60"/>
              <w:jc w:val="both"/>
              <w:rPr>
                <w:ins w:id="1690" w:author="Administrator" w:date="2023-08-28T12:20:00Z"/>
                <w:rFonts w:ascii="Times New Roman" w:hAnsi="Times New Roman"/>
                <w:i/>
                <w:iCs/>
              </w:rPr>
            </w:pPr>
            <w:ins w:id="1691" w:author="Administrator" w:date="2023-08-28T12:20:00Z">
              <w:r w:rsidRPr="00C93F4D">
                <w:rPr>
                  <w:rFonts w:ascii="Times New Roman" w:hAnsi="Times New Roman"/>
                  <w:i/>
                  <w:iCs/>
                </w:rPr>
                <w:t>A. bengalensis</w:t>
              </w:r>
            </w:ins>
          </w:p>
        </w:tc>
        <w:tc>
          <w:tcPr>
            <w:tcW w:w="0" w:type="auto"/>
          </w:tcPr>
          <w:p w14:paraId="547C5FAC" w14:textId="77777777" w:rsidR="00E301C7" w:rsidRPr="00C93F4D" w:rsidRDefault="00E301C7" w:rsidP="00867200">
            <w:pPr>
              <w:keepNext/>
              <w:spacing w:after="60"/>
              <w:jc w:val="both"/>
              <w:rPr>
                <w:ins w:id="1692" w:author="Administrator" w:date="2023-08-28T12:20:00Z"/>
                <w:rFonts w:ascii="Times New Roman" w:hAnsi="Times New Roman"/>
              </w:rPr>
            </w:pPr>
            <w:ins w:id="1693" w:author="Administrator" w:date="2023-08-28T12:20:00Z">
              <w:r w:rsidRPr="00C93F4D">
                <w:rPr>
                  <w:rFonts w:ascii="Times New Roman" w:hAnsi="Times New Roman"/>
                </w:rPr>
                <w:t>5.3±0.45</w:t>
              </w:r>
            </w:ins>
          </w:p>
        </w:tc>
        <w:tc>
          <w:tcPr>
            <w:tcW w:w="0" w:type="auto"/>
          </w:tcPr>
          <w:p w14:paraId="426F19A8" w14:textId="77777777" w:rsidR="00E301C7" w:rsidRPr="00C93F4D" w:rsidRDefault="00E301C7" w:rsidP="00867200">
            <w:pPr>
              <w:keepNext/>
              <w:spacing w:after="60"/>
              <w:jc w:val="both"/>
              <w:rPr>
                <w:ins w:id="1694" w:author="Administrator" w:date="2023-08-28T12:20:00Z"/>
                <w:rFonts w:ascii="Times New Roman" w:hAnsi="Times New Roman"/>
              </w:rPr>
            </w:pPr>
          </w:p>
        </w:tc>
        <w:tc>
          <w:tcPr>
            <w:tcW w:w="0" w:type="auto"/>
          </w:tcPr>
          <w:p w14:paraId="3B382982" w14:textId="77777777" w:rsidR="00E301C7" w:rsidRPr="00C93F4D" w:rsidRDefault="00E301C7" w:rsidP="00867200">
            <w:pPr>
              <w:keepNext/>
              <w:spacing w:after="60"/>
              <w:jc w:val="both"/>
              <w:rPr>
                <w:ins w:id="1695" w:author="Administrator" w:date="2023-08-28T12:20:00Z"/>
                <w:rFonts w:ascii="Times New Roman" w:hAnsi="Times New Roman"/>
              </w:rPr>
            </w:pPr>
            <w:ins w:id="1696" w:author="Administrator" w:date="2023-08-28T12:20:00Z">
              <w:r w:rsidRPr="00C93F4D">
                <w:rPr>
                  <w:rFonts w:ascii="Times New Roman" w:hAnsi="Times New Roman"/>
                </w:rPr>
                <w:t>5.37±0.35</w:t>
              </w:r>
            </w:ins>
          </w:p>
        </w:tc>
        <w:tc>
          <w:tcPr>
            <w:tcW w:w="0" w:type="auto"/>
          </w:tcPr>
          <w:p w14:paraId="749D3425" w14:textId="77777777" w:rsidR="00E301C7" w:rsidRPr="00C93F4D" w:rsidRDefault="00E301C7" w:rsidP="00867200">
            <w:pPr>
              <w:keepNext/>
              <w:spacing w:after="60"/>
              <w:jc w:val="both"/>
              <w:rPr>
                <w:ins w:id="1697" w:author="Administrator" w:date="2023-08-28T12:20:00Z"/>
                <w:rFonts w:ascii="Times New Roman" w:hAnsi="Times New Roman"/>
              </w:rPr>
            </w:pPr>
            <w:ins w:id="1698" w:author="Administrator" w:date="2023-08-28T12:20:00Z">
              <w:r w:rsidRPr="00C93F4D">
                <w:rPr>
                  <w:rFonts w:ascii="Times New Roman" w:hAnsi="Times New Roman"/>
                </w:rPr>
                <w:t>5.4±0.33</w:t>
              </w:r>
            </w:ins>
          </w:p>
        </w:tc>
        <w:tc>
          <w:tcPr>
            <w:tcW w:w="0" w:type="auto"/>
          </w:tcPr>
          <w:p w14:paraId="4DE65A10" w14:textId="77777777" w:rsidR="00E301C7" w:rsidRPr="00C93F4D" w:rsidRDefault="00E301C7" w:rsidP="00867200">
            <w:pPr>
              <w:keepNext/>
              <w:spacing w:after="60"/>
              <w:jc w:val="both"/>
              <w:rPr>
                <w:ins w:id="1699" w:author="Administrator" w:date="2023-08-28T12:20:00Z"/>
                <w:rFonts w:ascii="Times New Roman" w:hAnsi="Times New Roman"/>
              </w:rPr>
            </w:pPr>
          </w:p>
        </w:tc>
        <w:tc>
          <w:tcPr>
            <w:tcW w:w="0" w:type="auto"/>
          </w:tcPr>
          <w:p w14:paraId="191A03F0" w14:textId="77777777" w:rsidR="00E301C7" w:rsidRPr="00C93F4D" w:rsidRDefault="00E301C7" w:rsidP="00867200">
            <w:pPr>
              <w:keepNext/>
              <w:spacing w:after="60"/>
              <w:jc w:val="both"/>
              <w:rPr>
                <w:ins w:id="1700" w:author="Administrator" w:date="2023-08-28T12:20:00Z"/>
                <w:rFonts w:ascii="Times New Roman" w:hAnsi="Times New Roman"/>
              </w:rPr>
            </w:pPr>
            <w:ins w:id="1701" w:author="Administrator" w:date="2023-08-28T12:20:00Z">
              <w:r w:rsidRPr="00C93F4D">
                <w:rPr>
                  <w:rFonts w:ascii="Times New Roman" w:hAnsi="Times New Roman"/>
                </w:rPr>
                <w:t>5.4±0.2</w:t>
              </w:r>
            </w:ins>
          </w:p>
        </w:tc>
      </w:tr>
      <w:tr w:rsidR="00E301C7" w:rsidRPr="00C93F4D" w14:paraId="53305F38" w14:textId="77777777" w:rsidTr="00867200">
        <w:trPr>
          <w:cantSplit/>
          <w:jc w:val="center"/>
          <w:ins w:id="1702" w:author="Administrator" w:date="2023-08-28T12:20:00Z"/>
        </w:trPr>
        <w:tc>
          <w:tcPr>
            <w:tcW w:w="0" w:type="auto"/>
          </w:tcPr>
          <w:p w14:paraId="5C518151" w14:textId="77777777" w:rsidR="00E301C7" w:rsidRPr="00C93F4D" w:rsidRDefault="00E301C7" w:rsidP="00867200">
            <w:pPr>
              <w:keepNext/>
              <w:spacing w:after="60"/>
              <w:jc w:val="both"/>
              <w:rPr>
                <w:ins w:id="1703" w:author="Administrator" w:date="2023-08-28T12:20:00Z"/>
                <w:rFonts w:ascii="Times New Roman" w:hAnsi="Times New Roman"/>
                <w:i/>
                <w:iCs/>
              </w:rPr>
            </w:pPr>
            <w:ins w:id="1704" w:author="Administrator" w:date="2023-08-28T12:20:00Z">
              <w:r w:rsidRPr="00C93F4D">
                <w:rPr>
                  <w:rFonts w:ascii="Times New Roman" w:hAnsi="Times New Roman"/>
                  <w:i/>
                  <w:iCs/>
                </w:rPr>
                <w:t>A. marmorata</w:t>
              </w:r>
            </w:ins>
          </w:p>
        </w:tc>
        <w:tc>
          <w:tcPr>
            <w:tcW w:w="0" w:type="auto"/>
          </w:tcPr>
          <w:p w14:paraId="3DDADD56" w14:textId="77777777" w:rsidR="00E301C7" w:rsidRPr="00C93F4D" w:rsidRDefault="00E301C7" w:rsidP="00867200">
            <w:pPr>
              <w:keepNext/>
              <w:spacing w:after="60"/>
              <w:jc w:val="both"/>
              <w:rPr>
                <w:ins w:id="1705" w:author="Administrator" w:date="2023-08-28T12:20:00Z"/>
                <w:rFonts w:ascii="Times New Roman" w:hAnsi="Times New Roman"/>
              </w:rPr>
            </w:pPr>
            <w:ins w:id="1706" w:author="Administrator" w:date="2023-08-28T12:20:00Z">
              <w:r w:rsidRPr="00C93F4D">
                <w:rPr>
                  <w:rFonts w:ascii="Times New Roman" w:hAnsi="Times New Roman"/>
                </w:rPr>
                <w:t>_</w:t>
              </w:r>
            </w:ins>
          </w:p>
        </w:tc>
        <w:tc>
          <w:tcPr>
            <w:tcW w:w="0" w:type="auto"/>
          </w:tcPr>
          <w:p w14:paraId="106A0F13" w14:textId="77777777" w:rsidR="00E301C7" w:rsidRPr="00C93F4D" w:rsidRDefault="00E301C7" w:rsidP="00867200">
            <w:pPr>
              <w:keepNext/>
              <w:spacing w:after="60"/>
              <w:jc w:val="both"/>
              <w:rPr>
                <w:ins w:id="1707" w:author="Administrator" w:date="2023-08-28T12:20:00Z"/>
                <w:rFonts w:ascii="Times New Roman" w:hAnsi="Times New Roman"/>
              </w:rPr>
            </w:pPr>
          </w:p>
        </w:tc>
        <w:tc>
          <w:tcPr>
            <w:tcW w:w="0" w:type="auto"/>
          </w:tcPr>
          <w:p w14:paraId="4FD115C8" w14:textId="77777777" w:rsidR="00E301C7" w:rsidRPr="00C93F4D" w:rsidRDefault="00E301C7" w:rsidP="00867200">
            <w:pPr>
              <w:keepNext/>
              <w:spacing w:after="60"/>
              <w:jc w:val="both"/>
              <w:rPr>
                <w:ins w:id="1708" w:author="Administrator" w:date="2023-08-28T12:20:00Z"/>
                <w:rFonts w:ascii="Times New Roman" w:hAnsi="Times New Roman"/>
              </w:rPr>
            </w:pPr>
            <w:ins w:id="1709" w:author="Administrator" w:date="2023-08-28T12:20:00Z">
              <w:r w:rsidRPr="00C93F4D">
                <w:rPr>
                  <w:rFonts w:ascii="Times New Roman" w:hAnsi="Times New Roman"/>
                </w:rPr>
                <w:t>_</w:t>
              </w:r>
            </w:ins>
          </w:p>
        </w:tc>
        <w:tc>
          <w:tcPr>
            <w:tcW w:w="0" w:type="auto"/>
          </w:tcPr>
          <w:p w14:paraId="233D773E" w14:textId="77777777" w:rsidR="00E301C7" w:rsidRPr="00C93F4D" w:rsidRDefault="00E301C7" w:rsidP="00867200">
            <w:pPr>
              <w:keepNext/>
              <w:spacing w:after="60"/>
              <w:jc w:val="both"/>
              <w:rPr>
                <w:ins w:id="1710" w:author="Administrator" w:date="2023-08-28T12:20:00Z"/>
                <w:rFonts w:ascii="Times New Roman" w:hAnsi="Times New Roman"/>
              </w:rPr>
            </w:pPr>
            <w:ins w:id="1711" w:author="Administrator" w:date="2023-08-28T12:20:00Z">
              <w:r w:rsidRPr="00C93F4D">
                <w:rPr>
                  <w:rFonts w:ascii="Times New Roman" w:hAnsi="Times New Roman"/>
                </w:rPr>
                <w:t>_</w:t>
              </w:r>
            </w:ins>
          </w:p>
        </w:tc>
        <w:tc>
          <w:tcPr>
            <w:tcW w:w="0" w:type="auto"/>
          </w:tcPr>
          <w:p w14:paraId="08145A59" w14:textId="77777777" w:rsidR="00E301C7" w:rsidRPr="00C93F4D" w:rsidRDefault="00E301C7" w:rsidP="00867200">
            <w:pPr>
              <w:keepNext/>
              <w:spacing w:after="60"/>
              <w:jc w:val="both"/>
              <w:rPr>
                <w:ins w:id="1712" w:author="Administrator" w:date="2023-08-28T12:20:00Z"/>
                <w:rFonts w:ascii="Times New Roman" w:hAnsi="Times New Roman"/>
              </w:rPr>
            </w:pPr>
          </w:p>
        </w:tc>
        <w:tc>
          <w:tcPr>
            <w:tcW w:w="0" w:type="auto"/>
          </w:tcPr>
          <w:p w14:paraId="0FDAAD20" w14:textId="77777777" w:rsidR="00E301C7" w:rsidRPr="00C93F4D" w:rsidRDefault="00E301C7" w:rsidP="00867200">
            <w:pPr>
              <w:keepNext/>
              <w:spacing w:after="60"/>
              <w:jc w:val="both"/>
              <w:rPr>
                <w:ins w:id="1713" w:author="Administrator" w:date="2023-08-28T12:20:00Z"/>
                <w:rFonts w:ascii="Times New Roman" w:hAnsi="Times New Roman"/>
              </w:rPr>
            </w:pPr>
            <w:commentRangeStart w:id="1714"/>
            <w:ins w:id="1715" w:author="Administrator" w:date="2023-08-28T12:20:00Z">
              <w:r w:rsidRPr="00C93F4D">
                <w:rPr>
                  <w:rFonts w:ascii="Times New Roman" w:hAnsi="Times New Roman"/>
                </w:rPr>
                <w:t>5.2±0.28</w:t>
              </w:r>
              <w:commentRangeEnd w:id="1714"/>
              <w:r>
                <w:rPr>
                  <w:rStyle w:val="CommentReference"/>
                </w:rPr>
                <w:commentReference w:id="1714"/>
              </w:r>
            </w:ins>
          </w:p>
        </w:tc>
      </w:tr>
    </w:tbl>
    <w:p w14:paraId="01C1C2D6" w14:textId="77777777" w:rsidR="00E301C7" w:rsidRDefault="00E301C7" w:rsidP="00E301C7">
      <w:pPr>
        <w:pStyle w:val="ThesisTables"/>
        <w:jc w:val="both"/>
        <w:rPr>
          <w:ins w:id="1716" w:author="Administrator" w:date="2023-08-28T12:20:00Z"/>
        </w:rPr>
      </w:pPr>
    </w:p>
    <w:p w14:paraId="015C36E8" w14:textId="77777777" w:rsidR="00E301C7" w:rsidRDefault="00E301C7" w:rsidP="00E301C7">
      <w:pPr>
        <w:pStyle w:val="Caption"/>
        <w:rPr>
          <w:ins w:id="1717" w:author="Administrator" w:date="2023-08-28T12:20:00Z"/>
        </w:rPr>
      </w:pPr>
      <w:ins w:id="1718" w:author="Administrator" w:date="2023-08-28T12:20:00Z">
        <w:r>
          <w:t>Better presented in this form</w:t>
        </w:r>
      </w:ins>
    </w:p>
    <w:p w14:paraId="49B3075F" w14:textId="77777777" w:rsidR="00E301C7" w:rsidRDefault="00E301C7" w:rsidP="00E301C7">
      <w:pPr>
        <w:rPr>
          <w:ins w:id="1719" w:author="Administrator" w:date="2023-08-28T12:20:00Z"/>
        </w:rPr>
      </w:pPr>
      <w:ins w:id="1720" w:author="Administrator" w:date="2023-08-28T12:20:00Z">
        <w:r>
          <w:object w:dxaOrig="10336" w:dyaOrig="7846" w14:anchorId="31DA85CB">
            <v:shape id="_x0000_i1026" type="#_x0000_t75" style="width:468pt;height:354.75pt" o:ole="">
              <v:imagedata r:id="rId33" o:title=""/>
            </v:shape>
            <o:OLEObject Type="Embed" ProgID="SigmaPlotGraphicObject.11" ShapeID="_x0000_i1026" DrawAspect="Content" ObjectID="_1754743067" r:id="rId34"/>
          </w:object>
        </w:r>
      </w:ins>
    </w:p>
    <w:p w14:paraId="742EB4F9" w14:textId="77777777" w:rsidR="00E301C7" w:rsidRPr="00E301C7" w:rsidRDefault="00E301C7" w:rsidP="00E301C7">
      <w:pPr>
        <w:rPr>
          <w:ins w:id="1721" w:author="Administrator" w:date="2023-08-28T12:20:00Z"/>
        </w:rPr>
      </w:pPr>
      <w:ins w:id="1722" w:author="Administrator" w:date="2023-08-28T12:20:00Z">
        <w:r>
          <w:t>Results suggest no significant difference in length along the transect from ocean; how about other vairables such as Oi and EI which are better indicators if riverine adaptation?</w:t>
        </w:r>
      </w:ins>
    </w:p>
    <w:p w14:paraId="3EE1B004" w14:textId="77777777" w:rsidR="00E301C7" w:rsidRDefault="00E301C7" w:rsidP="00E301C7">
      <w:pPr>
        <w:pStyle w:val="ThesisTables"/>
        <w:jc w:val="both"/>
        <w:rPr>
          <w:ins w:id="1723" w:author="Administrator" w:date="2023-08-28T12:20:00Z"/>
        </w:rPr>
      </w:pPr>
      <w:ins w:id="1724" w:author="Administrator" w:date="2023-08-28T12:20:00Z">
        <w:r w:rsidRPr="00C93F4D">
          <w:rPr>
            <w:szCs w:val="24"/>
          </w:rPr>
          <w:t xml:space="preserve">Elvers of </w:t>
        </w:r>
        <w:r w:rsidRPr="00C93F4D">
          <w:rPr>
            <w:i/>
            <w:szCs w:val="24"/>
          </w:rPr>
          <w:t>A. mossambica</w:t>
        </w:r>
        <w:r w:rsidRPr="00C93F4D">
          <w:rPr>
            <w:szCs w:val="24"/>
          </w:rPr>
          <w:t xml:space="preserve"> in sampling site SBE1, SBE3 and SBE4 had </w:t>
        </w:r>
        <w:commentRangeStart w:id="1725"/>
        <w:r w:rsidRPr="00C93F4D">
          <w:rPr>
            <w:szCs w:val="24"/>
          </w:rPr>
          <w:t xml:space="preserve">mean </w:t>
        </w:r>
      </w:ins>
      <w:commentRangeEnd w:id="1725"/>
      <w:ins w:id="1726" w:author="Administrator" w:date="2023-08-28T13:15:00Z">
        <w:r w:rsidR="00C82779">
          <w:rPr>
            <w:rStyle w:val="CommentReference"/>
            <w:rFonts w:ascii="Calibri" w:hAnsi="Calibri"/>
            <w:iCs w:val="0"/>
          </w:rPr>
          <w:commentReference w:id="1725"/>
        </w:r>
      </w:ins>
      <w:ins w:id="1727" w:author="Administrator" w:date="2023-08-28T12:20:00Z">
        <w:r w:rsidRPr="00C93F4D">
          <w:rPr>
            <w:szCs w:val="24"/>
          </w:rPr>
          <w:t>total lengths (Mean ± SD) of 5.43±0.15 cm, 8.33±1.54 cm and 10.4±0.85 cm, respectively</w:t>
        </w:r>
        <w:r>
          <w:rPr>
            <w:szCs w:val="24"/>
          </w:rPr>
          <w:t xml:space="preserve"> (Table 13) (Figure 9)</w:t>
        </w:r>
        <w:r w:rsidRPr="00C93F4D">
          <w:rPr>
            <w:szCs w:val="24"/>
          </w:rPr>
          <w:t xml:space="preserve">. Elvers of </w:t>
        </w:r>
        <w:r w:rsidRPr="00C93F4D">
          <w:rPr>
            <w:i/>
            <w:szCs w:val="24"/>
          </w:rPr>
          <w:t>A. bengalensis</w:t>
        </w:r>
        <w:r w:rsidRPr="00C93F4D">
          <w:rPr>
            <w:szCs w:val="24"/>
          </w:rPr>
          <w:t xml:space="preserve"> present in sampling site SBE2, and SBE3 measured 7.5±0.1 cm and 7.3±0.1 respectively</w:t>
        </w:r>
        <w:r w:rsidRPr="00C93F4D">
          <w:t>.</w:t>
        </w:r>
      </w:ins>
    </w:p>
    <w:p w14:paraId="732A5128" w14:textId="77777777" w:rsidR="00E301C7" w:rsidRDefault="00E301C7" w:rsidP="00E301C7">
      <w:pPr>
        <w:pStyle w:val="Caption"/>
        <w:jc w:val="both"/>
        <w:rPr>
          <w:ins w:id="1728" w:author="Administrator" w:date="2023-08-28T12:20:00Z"/>
          <w:rFonts w:eastAsiaTheme="minorHAnsi"/>
        </w:rPr>
      </w:pPr>
    </w:p>
    <w:p w14:paraId="39786537" w14:textId="77777777" w:rsidR="00E301C7" w:rsidRDefault="00E301C7" w:rsidP="00E301C7">
      <w:pPr>
        <w:jc w:val="both"/>
        <w:rPr>
          <w:ins w:id="1729" w:author="Administrator" w:date="2023-08-28T12:20:00Z"/>
          <w:rFonts w:eastAsiaTheme="minorHAnsi"/>
        </w:rPr>
      </w:pPr>
    </w:p>
    <w:p w14:paraId="5ACFC838" w14:textId="77777777" w:rsidR="00E301C7" w:rsidRDefault="00E301C7" w:rsidP="00E301C7">
      <w:pPr>
        <w:jc w:val="both"/>
        <w:rPr>
          <w:ins w:id="1730" w:author="Administrator" w:date="2023-08-28T12:20:00Z"/>
          <w:rFonts w:eastAsiaTheme="minorHAnsi"/>
        </w:rPr>
      </w:pPr>
    </w:p>
    <w:p w14:paraId="7040F2FE" w14:textId="77777777" w:rsidR="00E301C7" w:rsidRPr="00572C10" w:rsidRDefault="00E301C7" w:rsidP="00E301C7">
      <w:pPr>
        <w:jc w:val="both"/>
        <w:rPr>
          <w:ins w:id="1731" w:author="Administrator" w:date="2023-08-28T12:20:00Z"/>
          <w:rFonts w:eastAsiaTheme="minorHAnsi"/>
        </w:rPr>
      </w:pPr>
    </w:p>
    <w:p w14:paraId="06B6F4A3" w14:textId="77777777" w:rsidR="00E301C7" w:rsidRPr="000D2224" w:rsidRDefault="00E301C7" w:rsidP="00E301C7">
      <w:pPr>
        <w:pStyle w:val="ThesisTables"/>
        <w:rPr>
          <w:ins w:id="1732" w:author="Administrator" w:date="2023-08-28T12:20:00Z"/>
        </w:rPr>
      </w:pPr>
      <w:ins w:id="1733" w:author="Administrator" w:date="2023-08-28T12:20:00Z">
        <w:r w:rsidRPr="000D2224">
          <w:rPr>
            <w:rFonts w:eastAsiaTheme="minorHAnsi"/>
          </w:rPr>
          <w:t>Table 13: Mean total lengths (Mean ± SD) of juvenile elvers caught across four sampling sites: SBE1, SBE2, SBE3, and SBE4 in Sabaki Estuary</w:t>
        </w:r>
      </w:ins>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535"/>
        <w:gridCol w:w="1759"/>
        <w:gridCol w:w="203"/>
        <w:gridCol w:w="1372"/>
        <w:gridCol w:w="1759"/>
        <w:gridCol w:w="203"/>
        <w:gridCol w:w="1759"/>
      </w:tblGrid>
      <w:tr w:rsidR="00E301C7" w:rsidRPr="00C93F4D" w14:paraId="0211E048" w14:textId="77777777" w:rsidTr="00867200">
        <w:trPr>
          <w:cantSplit/>
          <w:tblHeader/>
          <w:jc w:val="center"/>
          <w:ins w:id="1734" w:author="Administrator" w:date="2023-08-28T12:20:00Z"/>
        </w:trPr>
        <w:tc>
          <w:tcPr>
            <w:tcW w:w="0" w:type="auto"/>
            <w:tcBorders>
              <w:top w:val="single" w:sz="4" w:space="0" w:color="auto"/>
              <w:bottom w:val="single" w:sz="4" w:space="0" w:color="auto"/>
            </w:tcBorders>
          </w:tcPr>
          <w:p w14:paraId="33D3B628" w14:textId="77777777" w:rsidR="00E301C7" w:rsidRPr="00C93F4D" w:rsidRDefault="00E301C7" w:rsidP="00867200">
            <w:pPr>
              <w:keepNext/>
              <w:spacing w:after="60"/>
              <w:jc w:val="both"/>
              <w:rPr>
                <w:ins w:id="1735" w:author="Administrator" w:date="2023-08-28T12:20:00Z"/>
                <w:rFonts w:ascii="Times New Roman" w:hAnsi="Times New Roman"/>
              </w:rPr>
            </w:pPr>
            <w:ins w:id="1736" w:author="Administrator" w:date="2023-08-28T12:20:00Z">
              <w:r w:rsidRPr="00C93F4D">
                <w:rPr>
                  <w:rFonts w:ascii="Times New Roman" w:hAnsi="Times New Roman"/>
                </w:rPr>
                <w:t>Species</w:t>
              </w:r>
            </w:ins>
          </w:p>
        </w:tc>
        <w:tc>
          <w:tcPr>
            <w:tcW w:w="0" w:type="auto"/>
            <w:tcBorders>
              <w:top w:val="single" w:sz="4" w:space="0" w:color="auto"/>
              <w:bottom w:val="single" w:sz="4" w:space="0" w:color="auto"/>
            </w:tcBorders>
          </w:tcPr>
          <w:p w14:paraId="5BFFE50F" w14:textId="77777777" w:rsidR="00E301C7" w:rsidRPr="00C93F4D" w:rsidRDefault="00E301C7" w:rsidP="00867200">
            <w:pPr>
              <w:keepNext/>
              <w:spacing w:after="60"/>
              <w:jc w:val="both"/>
              <w:rPr>
                <w:ins w:id="1737" w:author="Administrator" w:date="2023-08-28T12:20:00Z"/>
                <w:rFonts w:ascii="Times New Roman" w:hAnsi="Times New Roman"/>
              </w:rPr>
            </w:pPr>
            <w:ins w:id="1738" w:author="Administrator" w:date="2023-08-28T12:20:00Z">
              <w:r w:rsidRPr="00C93F4D">
                <w:rPr>
                  <w:rFonts w:ascii="Times New Roman" w:hAnsi="Times New Roman"/>
                </w:rPr>
                <w:t>SBE1</w:t>
              </w:r>
            </w:ins>
          </w:p>
        </w:tc>
        <w:tc>
          <w:tcPr>
            <w:tcW w:w="0" w:type="auto"/>
            <w:tcBorders>
              <w:top w:val="single" w:sz="4" w:space="0" w:color="auto"/>
              <w:bottom w:val="single" w:sz="4" w:space="0" w:color="auto"/>
            </w:tcBorders>
          </w:tcPr>
          <w:p w14:paraId="03036A10" w14:textId="77777777" w:rsidR="00E301C7" w:rsidRPr="00C93F4D" w:rsidRDefault="00E301C7" w:rsidP="00867200">
            <w:pPr>
              <w:keepNext/>
              <w:spacing w:after="60"/>
              <w:jc w:val="both"/>
              <w:rPr>
                <w:ins w:id="1739" w:author="Administrator" w:date="2023-08-28T12:20:00Z"/>
                <w:rFonts w:ascii="Times New Roman" w:hAnsi="Times New Roman"/>
              </w:rPr>
            </w:pPr>
          </w:p>
        </w:tc>
        <w:tc>
          <w:tcPr>
            <w:tcW w:w="0" w:type="auto"/>
            <w:tcBorders>
              <w:top w:val="single" w:sz="4" w:space="0" w:color="auto"/>
              <w:bottom w:val="single" w:sz="4" w:space="0" w:color="auto"/>
            </w:tcBorders>
          </w:tcPr>
          <w:p w14:paraId="350893B9" w14:textId="77777777" w:rsidR="00E301C7" w:rsidRPr="00C93F4D" w:rsidRDefault="00E301C7" w:rsidP="00867200">
            <w:pPr>
              <w:keepNext/>
              <w:spacing w:after="60"/>
              <w:jc w:val="both"/>
              <w:rPr>
                <w:ins w:id="1740" w:author="Administrator" w:date="2023-08-28T12:20:00Z"/>
                <w:rFonts w:ascii="Times New Roman" w:hAnsi="Times New Roman"/>
              </w:rPr>
            </w:pPr>
            <w:ins w:id="1741" w:author="Administrator" w:date="2023-08-28T12:20:00Z">
              <w:r w:rsidRPr="00C93F4D">
                <w:rPr>
                  <w:rFonts w:ascii="Times New Roman" w:hAnsi="Times New Roman"/>
                </w:rPr>
                <w:t>SBE2</w:t>
              </w:r>
            </w:ins>
          </w:p>
        </w:tc>
        <w:tc>
          <w:tcPr>
            <w:tcW w:w="0" w:type="auto"/>
            <w:tcBorders>
              <w:top w:val="single" w:sz="4" w:space="0" w:color="auto"/>
              <w:bottom w:val="single" w:sz="4" w:space="0" w:color="auto"/>
            </w:tcBorders>
          </w:tcPr>
          <w:p w14:paraId="2517E49F" w14:textId="77777777" w:rsidR="00E301C7" w:rsidRPr="00C93F4D" w:rsidRDefault="00E301C7" w:rsidP="00867200">
            <w:pPr>
              <w:keepNext/>
              <w:spacing w:after="60"/>
              <w:jc w:val="both"/>
              <w:rPr>
                <w:ins w:id="1742" w:author="Administrator" w:date="2023-08-28T12:20:00Z"/>
                <w:rFonts w:ascii="Times New Roman" w:hAnsi="Times New Roman"/>
              </w:rPr>
            </w:pPr>
            <w:ins w:id="1743" w:author="Administrator" w:date="2023-08-28T12:20:00Z">
              <w:r w:rsidRPr="00C93F4D">
                <w:rPr>
                  <w:rFonts w:ascii="Times New Roman" w:hAnsi="Times New Roman"/>
                </w:rPr>
                <w:t>SBE3</w:t>
              </w:r>
            </w:ins>
          </w:p>
        </w:tc>
        <w:tc>
          <w:tcPr>
            <w:tcW w:w="0" w:type="auto"/>
            <w:tcBorders>
              <w:top w:val="single" w:sz="4" w:space="0" w:color="auto"/>
              <w:bottom w:val="single" w:sz="4" w:space="0" w:color="auto"/>
            </w:tcBorders>
          </w:tcPr>
          <w:p w14:paraId="20AA6C06" w14:textId="77777777" w:rsidR="00E301C7" w:rsidRPr="00C93F4D" w:rsidRDefault="00E301C7" w:rsidP="00867200">
            <w:pPr>
              <w:keepNext/>
              <w:spacing w:after="60"/>
              <w:jc w:val="both"/>
              <w:rPr>
                <w:ins w:id="1744" w:author="Administrator" w:date="2023-08-28T12:20:00Z"/>
                <w:rFonts w:ascii="Times New Roman" w:hAnsi="Times New Roman"/>
              </w:rPr>
            </w:pPr>
          </w:p>
        </w:tc>
        <w:tc>
          <w:tcPr>
            <w:tcW w:w="0" w:type="auto"/>
            <w:tcBorders>
              <w:top w:val="single" w:sz="4" w:space="0" w:color="auto"/>
              <w:bottom w:val="single" w:sz="4" w:space="0" w:color="auto"/>
            </w:tcBorders>
          </w:tcPr>
          <w:p w14:paraId="44FEE7DD" w14:textId="77777777" w:rsidR="00E301C7" w:rsidRPr="00C93F4D" w:rsidRDefault="00E301C7" w:rsidP="00867200">
            <w:pPr>
              <w:keepNext/>
              <w:spacing w:after="60"/>
              <w:jc w:val="both"/>
              <w:rPr>
                <w:ins w:id="1745" w:author="Administrator" w:date="2023-08-28T12:20:00Z"/>
                <w:rFonts w:ascii="Times New Roman" w:hAnsi="Times New Roman"/>
              </w:rPr>
            </w:pPr>
            <w:ins w:id="1746" w:author="Administrator" w:date="2023-08-28T12:20:00Z">
              <w:r w:rsidRPr="00C93F4D">
                <w:rPr>
                  <w:rFonts w:ascii="Times New Roman" w:hAnsi="Times New Roman"/>
                </w:rPr>
                <w:t>SBE4</w:t>
              </w:r>
            </w:ins>
          </w:p>
        </w:tc>
      </w:tr>
      <w:tr w:rsidR="00E301C7" w:rsidRPr="00C93F4D" w14:paraId="666798D6" w14:textId="77777777" w:rsidTr="00867200">
        <w:trPr>
          <w:cantSplit/>
          <w:jc w:val="center"/>
          <w:ins w:id="1747" w:author="Administrator" w:date="2023-08-28T12:20:00Z"/>
        </w:trPr>
        <w:tc>
          <w:tcPr>
            <w:tcW w:w="0" w:type="auto"/>
          </w:tcPr>
          <w:p w14:paraId="02D5D937" w14:textId="77777777" w:rsidR="00E301C7" w:rsidRPr="00C93F4D" w:rsidRDefault="00E301C7" w:rsidP="00867200">
            <w:pPr>
              <w:keepNext/>
              <w:spacing w:after="60"/>
              <w:jc w:val="both"/>
              <w:rPr>
                <w:ins w:id="1748" w:author="Administrator" w:date="2023-08-28T12:20:00Z"/>
                <w:rFonts w:ascii="Times New Roman" w:hAnsi="Times New Roman"/>
                <w:i/>
                <w:iCs/>
              </w:rPr>
            </w:pPr>
            <w:ins w:id="1749" w:author="Administrator" w:date="2023-08-28T12:20:00Z">
              <w:r w:rsidRPr="00C93F4D">
                <w:rPr>
                  <w:rFonts w:ascii="Times New Roman" w:hAnsi="Times New Roman"/>
                  <w:i/>
                  <w:iCs/>
                </w:rPr>
                <w:t>A. mossambica</w:t>
              </w:r>
            </w:ins>
          </w:p>
        </w:tc>
        <w:tc>
          <w:tcPr>
            <w:tcW w:w="0" w:type="auto"/>
          </w:tcPr>
          <w:p w14:paraId="60FAC927" w14:textId="77777777" w:rsidR="00E301C7" w:rsidRPr="00C93F4D" w:rsidRDefault="00E301C7" w:rsidP="00867200">
            <w:pPr>
              <w:keepNext/>
              <w:spacing w:after="60"/>
              <w:jc w:val="both"/>
              <w:rPr>
                <w:ins w:id="1750" w:author="Administrator" w:date="2023-08-28T12:20:00Z"/>
                <w:rFonts w:ascii="Times New Roman" w:hAnsi="Times New Roman"/>
              </w:rPr>
            </w:pPr>
            <w:ins w:id="1751" w:author="Administrator" w:date="2023-08-28T12:20:00Z">
              <w:r w:rsidRPr="00C93F4D">
                <w:rPr>
                  <w:rFonts w:ascii="Times New Roman" w:hAnsi="Times New Roman"/>
                </w:rPr>
                <w:t>5.43±0.15</w:t>
              </w:r>
            </w:ins>
          </w:p>
        </w:tc>
        <w:tc>
          <w:tcPr>
            <w:tcW w:w="0" w:type="auto"/>
          </w:tcPr>
          <w:p w14:paraId="1003DA86" w14:textId="77777777" w:rsidR="00E301C7" w:rsidRPr="00C93F4D" w:rsidRDefault="00E301C7" w:rsidP="00867200">
            <w:pPr>
              <w:keepNext/>
              <w:spacing w:after="60"/>
              <w:jc w:val="both"/>
              <w:rPr>
                <w:ins w:id="1752" w:author="Administrator" w:date="2023-08-28T12:20:00Z"/>
                <w:rFonts w:ascii="Times New Roman" w:hAnsi="Times New Roman"/>
              </w:rPr>
            </w:pPr>
          </w:p>
        </w:tc>
        <w:tc>
          <w:tcPr>
            <w:tcW w:w="0" w:type="auto"/>
          </w:tcPr>
          <w:p w14:paraId="7EE2EE17" w14:textId="77777777" w:rsidR="00E301C7" w:rsidRPr="00C93F4D" w:rsidRDefault="00E301C7" w:rsidP="00867200">
            <w:pPr>
              <w:keepNext/>
              <w:spacing w:after="60"/>
              <w:jc w:val="both"/>
              <w:rPr>
                <w:ins w:id="1753" w:author="Administrator" w:date="2023-08-28T12:20:00Z"/>
                <w:rFonts w:ascii="Times New Roman" w:hAnsi="Times New Roman"/>
              </w:rPr>
            </w:pPr>
            <w:ins w:id="1754" w:author="Administrator" w:date="2023-08-28T12:20:00Z">
              <w:r w:rsidRPr="00C93F4D">
                <w:rPr>
                  <w:rFonts w:ascii="Times New Roman" w:hAnsi="Times New Roman"/>
                </w:rPr>
                <w:t>_</w:t>
              </w:r>
            </w:ins>
          </w:p>
        </w:tc>
        <w:tc>
          <w:tcPr>
            <w:tcW w:w="0" w:type="auto"/>
          </w:tcPr>
          <w:p w14:paraId="62D4D706" w14:textId="77777777" w:rsidR="00E301C7" w:rsidRPr="00C93F4D" w:rsidRDefault="00E301C7" w:rsidP="00867200">
            <w:pPr>
              <w:keepNext/>
              <w:spacing w:after="60"/>
              <w:jc w:val="both"/>
              <w:rPr>
                <w:ins w:id="1755" w:author="Administrator" w:date="2023-08-28T12:20:00Z"/>
                <w:rFonts w:ascii="Times New Roman" w:hAnsi="Times New Roman"/>
              </w:rPr>
            </w:pPr>
            <w:ins w:id="1756" w:author="Administrator" w:date="2023-08-28T12:20:00Z">
              <w:r w:rsidRPr="00C93F4D">
                <w:rPr>
                  <w:rFonts w:ascii="Times New Roman" w:hAnsi="Times New Roman"/>
                </w:rPr>
                <w:t>8.33±1.54</w:t>
              </w:r>
            </w:ins>
          </w:p>
        </w:tc>
        <w:tc>
          <w:tcPr>
            <w:tcW w:w="0" w:type="auto"/>
          </w:tcPr>
          <w:p w14:paraId="1A49E5F6" w14:textId="77777777" w:rsidR="00E301C7" w:rsidRPr="00C93F4D" w:rsidRDefault="00E301C7" w:rsidP="00867200">
            <w:pPr>
              <w:keepNext/>
              <w:spacing w:after="60"/>
              <w:jc w:val="both"/>
              <w:rPr>
                <w:ins w:id="1757" w:author="Administrator" w:date="2023-08-28T12:20:00Z"/>
                <w:rFonts w:ascii="Times New Roman" w:hAnsi="Times New Roman"/>
              </w:rPr>
            </w:pPr>
          </w:p>
        </w:tc>
        <w:tc>
          <w:tcPr>
            <w:tcW w:w="0" w:type="auto"/>
          </w:tcPr>
          <w:p w14:paraId="2007CD9C" w14:textId="77777777" w:rsidR="00E301C7" w:rsidRPr="00C93F4D" w:rsidRDefault="00E301C7" w:rsidP="00867200">
            <w:pPr>
              <w:keepNext/>
              <w:spacing w:after="60"/>
              <w:jc w:val="both"/>
              <w:rPr>
                <w:ins w:id="1758" w:author="Administrator" w:date="2023-08-28T12:20:00Z"/>
                <w:rFonts w:ascii="Times New Roman" w:hAnsi="Times New Roman"/>
              </w:rPr>
            </w:pPr>
            <w:ins w:id="1759" w:author="Administrator" w:date="2023-08-28T12:20:00Z">
              <w:r w:rsidRPr="00C93F4D">
                <w:rPr>
                  <w:rFonts w:ascii="Times New Roman" w:hAnsi="Times New Roman"/>
                </w:rPr>
                <w:t>10.4±0.85</w:t>
              </w:r>
            </w:ins>
          </w:p>
        </w:tc>
      </w:tr>
      <w:tr w:rsidR="00E301C7" w:rsidRPr="00C93F4D" w14:paraId="391781BB" w14:textId="77777777" w:rsidTr="00867200">
        <w:trPr>
          <w:cantSplit/>
          <w:jc w:val="center"/>
          <w:ins w:id="1760" w:author="Administrator" w:date="2023-08-28T12:20:00Z"/>
        </w:trPr>
        <w:tc>
          <w:tcPr>
            <w:tcW w:w="0" w:type="auto"/>
          </w:tcPr>
          <w:p w14:paraId="2F5F284E" w14:textId="77777777" w:rsidR="00E301C7" w:rsidRPr="00C93F4D" w:rsidRDefault="00E301C7" w:rsidP="00867200">
            <w:pPr>
              <w:keepNext/>
              <w:spacing w:after="60"/>
              <w:jc w:val="both"/>
              <w:rPr>
                <w:ins w:id="1761" w:author="Administrator" w:date="2023-08-28T12:20:00Z"/>
                <w:rFonts w:ascii="Times New Roman" w:hAnsi="Times New Roman"/>
                <w:i/>
                <w:iCs/>
              </w:rPr>
            </w:pPr>
            <w:ins w:id="1762" w:author="Administrator" w:date="2023-08-28T12:20:00Z">
              <w:r w:rsidRPr="00C93F4D">
                <w:rPr>
                  <w:rFonts w:ascii="Times New Roman" w:hAnsi="Times New Roman"/>
                  <w:i/>
                  <w:iCs/>
                </w:rPr>
                <w:t>A. bengalensis</w:t>
              </w:r>
            </w:ins>
          </w:p>
        </w:tc>
        <w:tc>
          <w:tcPr>
            <w:tcW w:w="0" w:type="auto"/>
          </w:tcPr>
          <w:p w14:paraId="7099F4A7" w14:textId="77777777" w:rsidR="00E301C7" w:rsidRPr="00C93F4D" w:rsidRDefault="00E301C7" w:rsidP="00867200">
            <w:pPr>
              <w:keepNext/>
              <w:spacing w:after="60"/>
              <w:jc w:val="both"/>
              <w:rPr>
                <w:ins w:id="1763" w:author="Administrator" w:date="2023-08-28T12:20:00Z"/>
                <w:rFonts w:ascii="Times New Roman" w:hAnsi="Times New Roman"/>
              </w:rPr>
            </w:pPr>
            <w:ins w:id="1764" w:author="Administrator" w:date="2023-08-28T12:20:00Z">
              <w:r w:rsidRPr="00C93F4D">
                <w:rPr>
                  <w:rFonts w:ascii="Times New Roman" w:hAnsi="Times New Roman"/>
                </w:rPr>
                <w:t>_</w:t>
              </w:r>
            </w:ins>
          </w:p>
        </w:tc>
        <w:tc>
          <w:tcPr>
            <w:tcW w:w="0" w:type="auto"/>
          </w:tcPr>
          <w:p w14:paraId="5D4B8CF9" w14:textId="77777777" w:rsidR="00E301C7" w:rsidRPr="00C93F4D" w:rsidRDefault="00E301C7" w:rsidP="00867200">
            <w:pPr>
              <w:keepNext/>
              <w:spacing w:after="60"/>
              <w:jc w:val="both"/>
              <w:rPr>
                <w:ins w:id="1765" w:author="Administrator" w:date="2023-08-28T12:20:00Z"/>
                <w:rFonts w:ascii="Times New Roman" w:hAnsi="Times New Roman"/>
              </w:rPr>
            </w:pPr>
          </w:p>
        </w:tc>
        <w:tc>
          <w:tcPr>
            <w:tcW w:w="0" w:type="auto"/>
          </w:tcPr>
          <w:p w14:paraId="366C1249" w14:textId="77777777" w:rsidR="00E301C7" w:rsidRPr="00C93F4D" w:rsidRDefault="00E301C7" w:rsidP="00867200">
            <w:pPr>
              <w:keepNext/>
              <w:spacing w:after="60"/>
              <w:jc w:val="both"/>
              <w:rPr>
                <w:ins w:id="1766" w:author="Administrator" w:date="2023-08-28T12:20:00Z"/>
                <w:rFonts w:ascii="Times New Roman" w:hAnsi="Times New Roman"/>
              </w:rPr>
            </w:pPr>
            <w:ins w:id="1767" w:author="Administrator" w:date="2023-08-28T12:20:00Z">
              <w:r w:rsidRPr="00C93F4D">
                <w:rPr>
                  <w:rFonts w:ascii="Times New Roman" w:hAnsi="Times New Roman"/>
                </w:rPr>
                <w:t>7.5±0.1</w:t>
              </w:r>
            </w:ins>
          </w:p>
        </w:tc>
        <w:tc>
          <w:tcPr>
            <w:tcW w:w="0" w:type="auto"/>
          </w:tcPr>
          <w:p w14:paraId="6B064E96" w14:textId="77777777" w:rsidR="00E301C7" w:rsidRPr="00C93F4D" w:rsidRDefault="00E301C7" w:rsidP="00867200">
            <w:pPr>
              <w:keepNext/>
              <w:spacing w:after="60"/>
              <w:jc w:val="both"/>
              <w:rPr>
                <w:ins w:id="1768" w:author="Administrator" w:date="2023-08-28T12:20:00Z"/>
                <w:rFonts w:ascii="Times New Roman" w:hAnsi="Times New Roman"/>
              </w:rPr>
            </w:pPr>
            <w:ins w:id="1769" w:author="Administrator" w:date="2023-08-28T12:20:00Z">
              <w:r w:rsidRPr="00C93F4D">
                <w:rPr>
                  <w:rFonts w:ascii="Times New Roman" w:hAnsi="Times New Roman"/>
                </w:rPr>
                <w:t>7.3±0.1</w:t>
              </w:r>
            </w:ins>
          </w:p>
        </w:tc>
        <w:tc>
          <w:tcPr>
            <w:tcW w:w="0" w:type="auto"/>
          </w:tcPr>
          <w:p w14:paraId="6C01C90D" w14:textId="77777777" w:rsidR="00E301C7" w:rsidRPr="00C93F4D" w:rsidRDefault="00E301C7" w:rsidP="00867200">
            <w:pPr>
              <w:keepNext/>
              <w:spacing w:after="60"/>
              <w:jc w:val="both"/>
              <w:rPr>
                <w:ins w:id="1770" w:author="Administrator" w:date="2023-08-28T12:20:00Z"/>
                <w:rFonts w:ascii="Times New Roman" w:hAnsi="Times New Roman"/>
              </w:rPr>
            </w:pPr>
          </w:p>
        </w:tc>
        <w:tc>
          <w:tcPr>
            <w:tcW w:w="0" w:type="auto"/>
          </w:tcPr>
          <w:p w14:paraId="1B8ADB9B" w14:textId="77777777" w:rsidR="00E301C7" w:rsidRPr="00C93F4D" w:rsidRDefault="00E301C7" w:rsidP="00867200">
            <w:pPr>
              <w:keepNext/>
              <w:spacing w:after="60"/>
              <w:jc w:val="both"/>
              <w:rPr>
                <w:ins w:id="1771" w:author="Administrator" w:date="2023-08-28T12:20:00Z"/>
                <w:rFonts w:ascii="Times New Roman" w:hAnsi="Times New Roman"/>
              </w:rPr>
            </w:pPr>
            <w:ins w:id="1772" w:author="Administrator" w:date="2023-08-28T12:20:00Z">
              <w:r w:rsidRPr="00C93F4D">
                <w:rPr>
                  <w:rFonts w:ascii="Times New Roman" w:hAnsi="Times New Roman"/>
                </w:rPr>
                <w:t>_</w:t>
              </w:r>
            </w:ins>
          </w:p>
        </w:tc>
      </w:tr>
    </w:tbl>
    <w:p w14:paraId="55D8B428" w14:textId="77777777" w:rsidR="00E301C7" w:rsidRDefault="00E301C7" w:rsidP="00E301C7">
      <w:pPr>
        <w:pStyle w:val="BodyText"/>
        <w:spacing w:line="480" w:lineRule="auto"/>
        <w:jc w:val="both"/>
        <w:rPr>
          <w:ins w:id="1773" w:author="Administrator" w:date="2023-08-28T12:20:00Z"/>
          <w:rFonts w:ascii="Times New Roman" w:hAnsi="Times New Roman"/>
          <w:lang w:val="en-US" w:eastAsia="en-US"/>
        </w:rPr>
      </w:pPr>
    </w:p>
    <w:p w14:paraId="75843879" w14:textId="77777777" w:rsidR="00E301C7" w:rsidRDefault="00E301C7" w:rsidP="00E301C7">
      <w:pPr>
        <w:pStyle w:val="BodyText"/>
        <w:spacing w:line="480" w:lineRule="auto"/>
        <w:jc w:val="both"/>
        <w:rPr>
          <w:ins w:id="1774" w:author="Administrator" w:date="2023-08-28T12:20:00Z"/>
          <w:rFonts w:ascii="Times New Roman" w:hAnsi="Times New Roman"/>
          <w:lang w:val="en-US" w:eastAsia="en-US"/>
        </w:rPr>
      </w:pPr>
      <w:ins w:id="1775" w:author="Administrator" w:date="2023-08-28T12:20:00Z">
        <w:r w:rsidRPr="00C93F4D">
          <w:rPr>
            <w:rFonts w:ascii="Times New Roman" w:hAnsi="Times New Roman"/>
            <w:noProof/>
          </w:rPr>
          <w:drawing>
            <wp:inline distT="0" distB="0" distL="0" distR="0" wp14:anchorId="3ACD944D" wp14:editId="7BBF16BA">
              <wp:extent cx="5876925" cy="3190875"/>
              <wp:effectExtent l="0" t="0" r="9525" b="9525"/>
              <wp:docPr id="1476603498" name="Picture 1476603498"/>
              <wp:cNvGraphicFramePr/>
              <a:graphic xmlns:a="http://schemas.openxmlformats.org/drawingml/2006/main">
                <a:graphicData uri="http://schemas.openxmlformats.org/drawingml/2006/picture">
                  <pic:pic xmlns:pic="http://schemas.openxmlformats.org/drawingml/2006/picture">
                    <pic:nvPicPr>
                      <pic:cNvPr id="22" name="Picture" descr="Plots_files/figure-docx/unnamed-chunk-2-1.png"/>
                      <pic:cNvPicPr>
                        <a:picLocks noChangeAspect="1" noChangeArrowheads="1"/>
                      </pic:cNvPicPr>
                    </pic:nvPicPr>
                    <pic:blipFill>
                      <a:blip r:embed="rId29"/>
                      <a:stretch>
                        <a:fillRect/>
                      </a:stretch>
                    </pic:blipFill>
                    <pic:spPr bwMode="auto">
                      <a:xfrm>
                        <a:off x="0" y="0"/>
                        <a:ext cx="5877214" cy="3191032"/>
                      </a:xfrm>
                      <a:prstGeom prst="rect">
                        <a:avLst/>
                      </a:prstGeom>
                      <a:noFill/>
                      <a:ln w="9525">
                        <a:noFill/>
                        <a:headEnd/>
                        <a:tailEnd/>
                      </a:ln>
                    </pic:spPr>
                  </pic:pic>
                </a:graphicData>
              </a:graphic>
            </wp:inline>
          </w:drawing>
        </w:r>
      </w:ins>
    </w:p>
    <w:p w14:paraId="6C7760E8" w14:textId="77777777" w:rsidR="00E301C7" w:rsidRPr="00043A6B" w:rsidRDefault="00E301C7" w:rsidP="00E301C7">
      <w:pPr>
        <w:pStyle w:val="ThesisTables"/>
        <w:rPr>
          <w:ins w:id="1776" w:author="Administrator" w:date="2023-08-28T12:20:00Z"/>
        </w:rPr>
      </w:pPr>
      <w:ins w:id="1777" w:author="Administrator" w:date="2023-08-28T12:20:00Z">
        <w:r w:rsidRPr="00C93F4D">
          <w:t xml:space="preserve">Figure </w:t>
        </w:r>
        <w:r>
          <w:t>9</w:t>
        </w:r>
        <w:r w:rsidRPr="00C93F4D">
          <w:t>: Total length (TL) measurements of juvenile anguillid eel species caught from sampling site SBE1, SBE2, SBE3</w:t>
        </w:r>
        <w:r w:rsidRPr="00C93F4D">
          <w:rPr>
            <w:rStyle w:val="CommentReference"/>
            <w:rFonts w:eastAsiaTheme="majorEastAsia"/>
          </w:rPr>
          <w:t xml:space="preserve"> </w:t>
        </w:r>
        <w:r w:rsidRPr="00C93F4D">
          <w:t xml:space="preserve">and </w:t>
        </w:r>
        <w:commentRangeStart w:id="1778"/>
        <w:r w:rsidRPr="00C93F4D">
          <w:t xml:space="preserve">SBE4  </w:t>
        </w:r>
        <w:commentRangeEnd w:id="1778"/>
        <w:r>
          <w:rPr>
            <w:rStyle w:val="CommentReference"/>
            <w:rFonts w:ascii="Calibri" w:hAnsi="Calibri"/>
            <w:iCs w:val="0"/>
          </w:rPr>
          <w:commentReference w:id="1778"/>
        </w:r>
      </w:ins>
    </w:p>
    <w:p w14:paraId="29B4CF64" w14:textId="77777777" w:rsidR="00E301C7" w:rsidRDefault="00E301C7" w:rsidP="00043A6B">
      <w:pPr>
        <w:autoSpaceDE w:val="0"/>
        <w:autoSpaceDN w:val="0"/>
        <w:adjustRightInd w:val="0"/>
        <w:spacing w:before="240" w:after="0" w:line="480" w:lineRule="auto"/>
        <w:jc w:val="both"/>
        <w:rPr>
          <w:ins w:id="1779" w:author="Administrator" w:date="2023-08-28T12:19:00Z"/>
          <w:rFonts w:ascii="Times New Roman" w:hAnsi="Times New Roman"/>
          <w:color w:val="000000" w:themeColor="text1"/>
          <w:sz w:val="24"/>
          <w:szCs w:val="24"/>
        </w:rPr>
      </w:pPr>
    </w:p>
    <w:p w14:paraId="0C72A3FA" w14:textId="05550531" w:rsidR="00043A6B" w:rsidDel="00DE2415" w:rsidRDefault="00043A6B" w:rsidP="00043A6B">
      <w:pPr>
        <w:autoSpaceDE w:val="0"/>
        <w:autoSpaceDN w:val="0"/>
        <w:adjustRightInd w:val="0"/>
        <w:spacing w:before="240" w:after="0" w:line="480" w:lineRule="auto"/>
        <w:jc w:val="both"/>
        <w:rPr>
          <w:del w:id="1780" w:author="Administrator" w:date="2023-08-28T11:54:00Z"/>
          <w:rFonts w:ascii="Times New Roman" w:hAnsi="Times New Roman"/>
          <w:color w:val="000000"/>
          <w:sz w:val="24"/>
          <w:szCs w:val="24"/>
        </w:rPr>
      </w:pPr>
      <w:del w:id="1781" w:author="Administrator" w:date="2023-08-28T11:54:00Z">
        <w:r w:rsidRPr="006722D7" w:rsidDel="00DE2415">
          <w:rPr>
            <w:rFonts w:ascii="Times New Roman" w:hAnsi="Times New Roman"/>
            <w:color w:val="000000" w:themeColor="text1"/>
            <w:sz w:val="24"/>
            <w:szCs w:val="24"/>
          </w:rPr>
          <w:delText xml:space="preserve">There was no significant difference in physicochemical variables </w:delText>
        </w:r>
        <w:bookmarkEnd w:id="1566"/>
        <w:r w:rsidRPr="006722D7" w:rsidDel="00DE2415">
          <w:rPr>
            <w:rFonts w:ascii="Times New Roman" w:hAnsi="Times New Roman"/>
            <w:sz w:val="24"/>
            <w:szCs w:val="24"/>
          </w:rPr>
          <w:delText>(P&gt;0.05) in pH, Dissolved Oxygen, conductivity, temperature, salinity, and TDS</w:delText>
        </w:r>
        <w:r w:rsidRPr="006722D7" w:rsidDel="00DE2415">
          <w:rPr>
            <w:rFonts w:ascii="Times New Roman" w:hAnsi="Times New Roman"/>
            <w:color w:val="000000" w:themeColor="text1"/>
            <w:sz w:val="24"/>
            <w:szCs w:val="24"/>
          </w:rPr>
          <w:delText xml:space="preserve"> between site categories (SBE1, SBE2, SBE3, SBE4). High values of pH (</w:delText>
        </w:r>
        <w:r w:rsidRPr="006722D7" w:rsidDel="00DE2415">
          <w:rPr>
            <w:rFonts w:ascii="Times New Roman" w:hAnsi="Times New Roman"/>
            <w:sz w:val="24"/>
            <w:szCs w:val="24"/>
          </w:rPr>
          <w:delText>7.18 ±1.19</w:delText>
        </w:r>
        <w:r w:rsidRPr="006722D7" w:rsidDel="00DE2415">
          <w:rPr>
            <w:rFonts w:ascii="Times New Roman" w:hAnsi="Times New Roman"/>
            <w:color w:val="000000"/>
            <w:sz w:val="24"/>
            <w:szCs w:val="24"/>
          </w:rPr>
          <w:delText>) were recorded at SBE3, dissolved oxygen (</w:delText>
        </w:r>
        <w:r w:rsidRPr="006722D7" w:rsidDel="00DE2415">
          <w:rPr>
            <w:rFonts w:ascii="Times New Roman" w:hAnsi="Times New Roman"/>
            <w:sz w:val="24"/>
            <w:szCs w:val="24"/>
          </w:rPr>
          <w:delText>7.75 ± 2.72</w:delText>
        </w:r>
        <w:r w:rsidRPr="006722D7" w:rsidDel="00DE2415">
          <w:rPr>
            <w:rFonts w:ascii="Times New Roman" w:hAnsi="Times New Roman"/>
            <w:color w:val="000000"/>
            <w:sz w:val="24"/>
            <w:szCs w:val="24"/>
          </w:rPr>
          <w:delText>mg/l), and conductivity (</w:delText>
        </w:r>
        <w:r w:rsidRPr="006722D7" w:rsidDel="00DE2415">
          <w:rPr>
            <w:rFonts w:ascii="Times New Roman" w:hAnsi="Times New Roman"/>
            <w:sz w:val="24"/>
            <w:szCs w:val="24"/>
          </w:rPr>
          <w:delText>984 ± 1,143</w:delText>
        </w:r>
        <w:r w:rsidRPr="006722D7" w:rsidDel="00DE2415">
          <w:rPr>
            <w:rFonts w:ascii="Times New Roman" w:hAnsi="Times New Roman"/>
            <w:color w:val="000000"/>
            <w:sz w:val="24"/>
            <w:szCs w:val="24"/>
          </w:rPr>
          <w:delText>µS/cm) recorded the highest values at SBE4 sites whereas, temperature (</w:delText>
        </w:r>
        <w:r w:rsidRPr="006722D7" w:rsidDel="00DE2415">
          <w:rPr>
            <w:rFonts w:ascii="Times New Roman" w:hAnsi="Times New Roman"/>
            <w:sz w:val="24"/>
            <w:szCs w:val="24"/>
          </w:rPr>
          <w:delText>29.62 ± 2.50</w:delText>
        </w:r>
        <w:r w:rsidRPr="006722D7" w:rsidDel="00DE2415">
          <w:rPr>
            <w:rFonts w:ascii="Times New Roman" w:hAnsi="Times New Roman"/>
            <w:sz w:val="24"/>
            <w:szCs w:val="24"/>
            <w:vertAlign w:val="superscript"/>
          </w:rPr>
          <w:delText>o</w:delText>
        </w:r>
        <w:r w:rsidRPr="006722D7" w:rsidDel="00DE2415">
          <w:rPr>
            <w:rFonts w:ascii="Times New Roman" w:hAnsi="Times New Roman"/>
            <w:sz w:val="24"/>
            <w:szCs w:val="24"/>
          </w:rPr>
          <w:delText>c</w:delText>
        </w:r>
        <w:r w:rsidRPr="006722D7" w:rsidDel="00DE2415">
          <w:rPr>
            <w:rFonts w:ascii="Times New Roman" w:hAnsi="Times New Roman"/>
            <w:color w:val="000000"/>
            <w:sz w:val="24"/>
            <w:szCs w:val="24"/>
          </w:rPr>
          <w:delText>), salinity (</w:delText>
        </w:r>
        <w:r w:rsidRPr="006722D7" w:rsidDel="00DE2415">
          <w:rPr>
            <w:rFonts w:ascii="Times New Roman" w:hAnsi="Times New Roman"/>
            <w:sz w:val="24"/>
            <w:szCs w:val="24"/>
          </w:rPr>
          <w:delText>0.64 ± 0.80mg/l), and total dissolved solids</w:delText>
        </w:r>
        <w:r w:rsidRPr="006722D7" w:rsidDel="00DE2415">
          <w:rPr>
            <w:rFonts w:ascii="Times New Roman" w:hAnsi="Times New Roman"/>
            <w:color w:val="000000"/>
            <w:sz w:val="24"/>
            <w:szCs w:val="24"/>
          </w:rPr>
          <w:delText xml:space="preserve"> (</w:delText>
        </w:r>
        <w:r w:rsidRPr="006722D7" w:rsidDel="00DE2415">
          <w:rPr>
            <w:rFonts w:ascii="Times New Roman" w:hAnsi="Times New Roman"/>
            <w:sz w:val="24"/>
            <w:szCs w:val="24"/>
          </w:rPr>
          <w:delText xml:space="preserve">837 ± 983mg/l) </w:delText>
        </w:r>
        <w:r w:rsidRPr="006722D7" w:rsidDel="00DE2415">
          <w:rPr>
            <w:rFonts w:ascii="Times New Roman" w:hAnsi="Times New Roman"/>
            <w:color w:val="000000"/>
            <w:sz w:val="24"/>
            <w:szCs w:val="24"/>
          </w:rPr>
          <w:delText>had the highest values at SBE2 sites.  SBE1 and SBE2 recorded the lowest values for pH at (</w:delText>
        </w:r>
        <w:r w:rsidRPr="006722D7" w:rsidDel="00DE2415">
          <w:rPr>
            <w:rFonts w:ascii="Times New Roman" w:hAnsi="Times New Roman"/>
            <w:sz w:val="24"/>
            <w:szCs w:val="24"/>
          </w:rPr>
          <w:delText xml:space="preserve">6.97 ±1.00, </w:delText>
        </w:r>
        <w:r w:rsidRPr="006722D7" w:rsidDel="00DE2415">
          <w:rPr>
            <w:rFonts w:ascii="Times New Roman" w:hAnsi="Times New Roman"/>
            <w:color w:val="000000"/>
            <w:sz w:val="24"/>
            <w:szCs w:val="24"/>
          </w:rPr>
          <w:delText xml:space="preserve">and </w:delText>
        </w:r>
        <w:r w:rsidRPr="006722D7" w:rsidDel="00DE2415">
          <w:rPr>
            <w:rFonts w:ascii="Times New Roman" w:hAnsi="Times New Roman"/>
            <w:sz w:val="24"/>
            <w:szCs w:val="24"/>
          </w:rPr>
          <w:delText>6.97 ±1.07) respectively.</w:delText>
        </w:r>
        <w:r w:rsidRPr="006722D7" w:rsidDel="00DE2415">
          <w:rPr>
            <w:rFonts w:ascii="Times New Roman" w:hAnsi="Times New Roman"/>
            <w:color w:val="000000"/>
            <w:sz w:val="24"/>
            <w:szCs w:val="24"/>
          </w:rPr>
          <w:delText xml:space="preserve"> The lowest values for dissolved oxygen (</w:delText>
        </w:r>
        <w:r w:rsidRPr="006722D7" w:rsidDel="00DE2415">
          <w:rPr>
            <w:rFonts w:ascii="Times New Roman" w:hAnsi="Times New Roman"/>
            <w:sz w:val="24"/>
            <w:szCs w:val="24"/>
          </w:rPr>
          <w:delText>6.61±2.56mg/L)</w:delText>
        </w:r>
        <w:r w:rsidRPr="006722D7" w:rsidDel="00DE2415">
          <w:rPr>
            <w:rFonts w:ascii="Times New Roman" w:hAnsi="Times New Roman"/>
            <w:color w:val="000000"/>
            <w:sz w:val="24"/>
            <w:szCs w:val="24"/>
          </w:rPr>
          <w:delText xml:space="preserve"> and conductivity (</w:delText>
        </w:r>
        <w:r w:rsidRPr="006722D7" w:rsidDel="00DE2415">
          <w:rPr>
            <w:rFonts w:ascii="Times New Roman" w:hAnsi="Times New Roman"/>
            <w:sz w:val="24"/>
            <w:szCs w:val="24"/>
          </w:rPr>
          <w:delText>826 ± 996 µS/cm)</w:delText>
        </w:r>
        <w:r w:rsidRPr="006722D7" w:rsidDel="00DE2415">
          <w:rPr>
            <w:rFonts w:ascii="Times New Roman" w:hAnsi="Times New Roman"/>
            <w:color w:val="000000"/>
            <w:sz w:val="24"/>
            <w:szCs w:val="24"/>
          </w:rPr>
          <w:delText xml:space="preserve"> were recorded at SBE1 and SBE3 respectively, whereas the lowest values for temperature (</w:delText>
        </w:r>
        <w:r w:rsidRPr="006722D7" w:rsidDel="00DE2415">
          <w:rPr>
            <w:rFonts w:ascii="Times New Roman" w:hAnsi="Times New Roman"/>
            <w:sz w:val="24"/>
            <w:szCs w:val="24"/>
          </w:rPr>
          <w:delText>27.91 ± 2.73</w:delText>
        </w:r>
        <w:r w:rsidRPr="00CF2711" w:rsidDel="00DE2415">
          <w:rPr>
            <w:rFonts w:ascii="Times New Roman" w:hAnsi="Times New Roman"/>
            <w:sz w:val="24"/>
            <w:szCs w:val="24"/>
            <w:vertAlign w:val="superscript"/>
          </w:rPr>
          <w:delText>O</w:delText>
        </w:r>
        <w:r w:rsidDel="00DE2415">
          <w:rPr>
            <w:rFonts w:ascii="Times New Roman" w:hAnsi="Times New Roman"/>
            <w:sz w:val="24"/>
            <w:szCs w:val="24"/>
          </w:rPr>
          <w:delText>C</w:delText>
        </w:r>
        <w:r w:rsidRPr="006722D7" w:rsidDel="00DE2415">
          <w:rPr>
            <w:rFonts w:ascii="Times New Roman" w:hAnsi="Times New Roman"/>
            <w:sz w:val="24"/>
            <w:szCs w:val="24"/>
          </w:rPr>
          <w:delText xml:space="preserve">), salinity (0.49 ± 0.69mg/L), and total dissolved solids (601 ± 810mg/L) were </w:delText>
        </w:r>
        <w:r w:rsidRPr="006722D7" w:rsidDel="00DE2415">
          <w:rPr>
            <w:rFonts w:ascii="Times New Roman" w:hAnsi="Times New Roman"/>
            <w:color w:val="000000"/>
            <w:sz w:val="24"/>
            <w:szCs w:val="24"/>
          </w:rPr>
          <w:delText>recorded at SBE1, SBE3 and SBE3 sites, respectively (Table 1</w:delText>
        </w:r>
        <w:r w:rsidDel="00DE2415">
          <w:rPr>
            <w:rFonts w:ascii="Times New Roman" w:hAnsi="Times New Roman"/>
            <w:color w:val="000000"/>
            <w:sz w:val="24"/>
            <w:szCs w:val="24"/>
          </w:rPr>
          <w:delText>6</w:delText>
        </w:r>
        <w:r w:rsidRPr="006722D7" w:rsidDel="00DE2415">
          <w:rPr>
            <w:rFonts w:ascii="Times New Roman" w:hAnsi="Times New Roman"/>
            <w:color w:val="000000"/>
            <w:sz w:val="24"/>
            <w:szCs w:val="24"/>
          </w:rPr>
          <w:delText>).</w:delText>
        </w:r>
      </w:del>
    </w:p>
    <w:p w14:paraId="35A29B30" w14:textId="4323A5C9" w:rsidR="00043A6B" w:rsidRPr="00AF54AF" w:rsidDel="00DE2415" w:rsidRDefault="00043A6B" w:rsidP="000D2224">
      <w:pPr>
        <w:pStyle w:val="ThesisTables"/>
        <w:rPr>
          <w:del w:id="1782" w:author="Administrator" w:date="2023-08-28T11:54:00Z"/>
        </w:rPr>
      </w:pPr>
      <w:bookmarkStart w:id="1783" w:name="_Toc144072977"/>
      <w:del w:id="1784" w:author="Administrator" w:date="2023-08-28T11:54:00Z">
        <w:r w:rsidRPr="00AF54AF" w:rsidDel="00DE2415">
          <w:delText>Table 1</w:delText>
        </w:r>
        <w:r w:rsidDel="00DE2415">
          <w:delText>6</w:delText>
        </w:r>
        <w:r w:rsidRPr="00AF54AF" w:rsidDel="00DE2415">
          <w:delText xml:space="preserve">: One-way analysis of variance test (ANOVA) for the significance of physicochemical parameters between </w:delText>
        </w:r>
        <w:r w:rsidDel="00DE2415">
          <w:delText>sampling</w:delText>
        </w:r>
        <w:r w:rsidRPr="00AF54AF" w:rsidDel="00DE2415">
          <w:delText xml:space="preserve"> site</w:delText>
        </w:r>
        <w:r w:rsidDel="00DE2415">
          <w:delText>s</w:delText>
        </w:r>
        <w:r w:rsidRPr="00AF54AF" w:rsidDel="00DE2415">
          <w:delText xml:space="preserve"> (SBE1, SBE2, SBE3, SBE4) expressed as (</w:delText>
        </w:r>
        <w:r w:rsidDel="00DE2415">
          <w:delText>M</w:delText>
        </w:r>
        <w:r w:rsidRPr="00AF54AF" w:rsidDel="00DE2415">
          <w:delText>ean±</w:delText>
        </w:r>
        <w:r w:rsidDel="00DE2415">
          <w:delText>SD</w:delText>
        </w:r>
        <w:r w:rsidRPr="00AF54AF" w:rsidDel="00DE2415">
          <w:delText>)</w:delText>
        </w:r>
        <w:bookmarkEnd w:id="1783"/>
      </w:del>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844"/>
        <w:gridCol w:w="1420"/>
        <w:gridCol w:w="1420"/>
        <w:gridCol w:w="1366"/>
        <w:gridCol w:w="1366"/>
        <w:gridCol w:w="944"/>
      </w:tblGrid>
      <w:tr w:rsidR="00043A6B" w:rsidRPr="00104287" w:rsidDel="00DE2415" w14:paraId="49DB005B" w14:textId="16F28E3C" w:rsidTr="00721651">
        <w:trPr>
          <w:cantSplit/>
          <w:tblHeader/>
          <w:jc w:val="center"/>
          <w:del w:id="1785" w:author="Administrator" w:date="2023-08-28T11:54:00Z"/>
        </w:trPr>
        <w:tc>
          <w:tcPr>
            <w:tcW w:w="0" w:type="auto"/>
            <w:tcBorders>
              <w:top w:val="single" w:sz="4" w:space="0" w:color="auto"/>
              <w:bottom w:val="single" w:sz="4" w:space="0" w:color="auto"/>
            </w:tcBorders>
          </w:tcPr>
          <w:p w14:paraId="3A285E50" w14:textId="452697D9" w:rsidR="00043A6B" w:rsidRPr="00104287" w:rsidDel="00DE2415" w:rsidRDefault="00043A6B" w:rsidP="00721651">
            <w:pPr>
              <w:keepNext/>
              <w:spacing w:after="60"/>
              <w:jc w:val="both"/>
              <w:rPr>
                <w:del w:id="1786" w:author="Administrator" w:date="2023-08-28T11:54:00Z"/>
                <w:rFonts w:ascii="Times New Roman" w:hAnsi="Times New Roman"/>
              </w:rPr>
            </w:pPr>
            <w:del w:id="1787" w:author="Administrator" w:date="2023-08-28T11:54:00Z">
              <w:r w:rsidRPr="00104287" w:rsidDel="00DE2415">
                <w:rPr>
                  <w:rFonts w:ascii="Times New Roman" w:hAnsi="Times New Roman"/>
                  <w:b/>
                </w:rPr>
                <w:delText xml:space="preserve">Physico-chemical </w:delText>
              </w:r>
              <w:r w:rsidRPr="00104287" w:rsidDel="00DE2415">
                <w:rPr>
                  <w:rFonts w:ascii="Times New Roman" w:hAnsi="Times New Roman"/>
                  <w:b/>
                  <w:lang w:val="en-US"/>
                </w:rPr>
                <w:delText>p</w:delText>
              </w:r>
              <w:r w:rsidRPr="00104287" w:rsidDel="00DE2415">
                <w:rPr>
                  <w:rFonts w:ascii="Times New Roman" w:hAnsi="Times New Roman"/>
                  <w:b/>
                </w:rPr>
                <w:delText>arameters</w:delText>
              </w:r>
            </w:del>
          </w:p>
        </w:tc>
        <w:tc>
          <w:tcPr>
            <w:tcW w:w="0" w:type="auto"/>
            <w:tcBorders>
              <w:top w:val="single" w:sz="4" w:space="0" w:color="auto"/>
              <w:bottom w:val="single" w:sz="4" w:space="0" w:color="auto"/>
            </w:tcBorders>
          </w:tcPr>
          <w:p w14:paraId="39B70478" w14:textId="656B468A" w:rsidR="00043A6B" w:rsidRPr="00104287" w:rsidDel="00DE2415" w:rsidRDefault="00043A6B" w:rsidP="00721651">
            <w:pPr>
              <w:keepNext/>
              <w:spacing w:after="60"/>
              <w:jc w:val="both"/>
              <w:rPr>
                <w:del w:id="1788" w:author="Administrator" w:date="2023-08-28T11:54:00Z"/>
                <w:rFonts w:ascii="Times New Roman" w:hAnsi="Times New Roman"/>
              </w:rPr>
            </w:pPr>
            <w:del w:id="1789" w:author="Administrator" w:date="2023-08-28T11:54:00Z">
              <w:r w:rsidRPr="00104287" w:rsidDel="00DE2415">
                <w:rPr>
                  <w:rFonts w:ascii="Times New Roman" w:hAnsi="Times New Roman"/>
                  <w:b/>
                </w:rPr>
                <w:delText>SBE1</w:delText>
              </w:r>
              <w:r w:rsidRPr="00104287" w:rsidDel="00DE2415">
                <w:rPr>
                  <w:rFonts w:ascii="Times New Roman" w:hAnsi="Times New Roman"/>
                </w:rPr>
                <w:delText>, N = 52</w:delText>
              </w:r>
            </w:del>
          </w:p>
        </w:tc>
        <w:tc>
          <w:tcPr>
            <w:tcW w:w="0" w:type="auto"/>
            <w:tcBorders>
              <w:top w:val="single" w:sz="4" w:space="0" w:color="auto"/>
              <w:bottom w:val="single" w:sz="4" w:space="0" w:color="auto"/>
            </w:tcBorders>
          </w:tcPr>
          <w:p w14:paraId="3D334E87" w14:textId="6AFBF0E5" w:rsidR="00043A6B" w:rsidRPr="00104287" w:rsidDel="00DE2415" w:rsidRDefault="00043A6B" w:rsidP="00721651">
            <w:pPr>
              <w:keepNext/>
              <w:spacing w:after="60"/>
              <w:jc w:val="both"/>
              <w:rPr>
                <w:del w:id="1790" w:author="Administrator" w:date="2023-08-28T11:54:00Z"/>
                <w:rFonts w:ascii="Times New Roman" w:hAnsi="Times New Roman"/>
              </w:rPr>
            </w:pPr>
            <w:del w:id="1791" w:author="Administrator" w:date="2023-08-28T11:54:00Z">
              <w:r w:rsidRPr="00104287" w:rsidDel="00DE2415">
                <w:rPr>
                  <w:rFonts w:ascii="Times New Roman" w:hAnsi="Times New Roman"/>
                  <w:b/>
                </w:rPr>
                <w:delText>SBE2</w:delText>
              </w:r>
              <w:r w:rsidRPr="00104287" w:rsidDel="00DE2415">
                <w:rPr>
                  <w:rFonts w:ascii="Times New Roman" w:hAnsi="Times New Roman"/>
                </w:rPr>
                <w:delText>, N = 18</w:delText>
              </w:r>
            </w:del>
          </w:p>
        </w:tc>
        <w:tc>
          <w:tcPr>
            <w:tcW w:w="0" w:type="auto"/>
            <w:tcBorders>
              <w:top w:val="single" w:sz="4" w:space="0" w:color="auto"/>
              <w:bottom w:val="single" w:sz="4" w:space="0" w:color="auto"/>
            </w:tcBorders>
          </w:tcPr>
          <w:p w14:paraId="74587033" w14:textId="3C5AAD5A" w:rsidR="00043A6B" w:rsidRPr="00104287" w:rsidDel="00DE2415" w:rsidRDefault="00043A6B" w:rsidP="00721651">
            <w:pPr>
              <w:keepNext/>
              <w:spacing w:after="60"/>
              <w:jc w:val="both"/>
              <w:rPr>
                <w:del w:id="1792" w:author="Administrator" w:date="2023-08-28T11:54:00Z"/>
                <w:rFonts w:ascii="Times New Roman" w:hAnsi="Times New Roman"/>
              </w:rPr>
            </w:pPr>
            <w:del w:id="1793" w:author="Administrator" w:date="2023-08-28T11:54:00Z">
              <w:r w:rsidRPr="00104287" w:rsidDel="00DE2415">
                <w:rPr>
                  <w:rFonts w:ascii="Times New Roman" w:hAnsi="Times New Roman"/>
                  <w:b/>
                </w:rPr>
                <w:delText>SBE3</w:delText>
              </w:r>
              <w:r w:rsidRPr="00104287" w:rsidDel="00DE2415">
                <w:rPr>
                  <w:rFonts w:ascii="Times New Roman" w:hAnsi="Times New Roman"/>
                </w:rPr>
                <w:delText>, N = 46</w:delText>
              </w:r>
            </w:del>
          </w:p>
        </w:tc>
        <w:tc>
          <w:tcPr>
            <w:tcW w:w="0" w:type="auto"/>
            <w:tcBorders>
              <w:top w:val="single" w:sz="4" w:space="0" w:color="auto"/>
              <w:bottom w:val="single" w:sz="4" w:space="0" w:color="auto"/>
            </w:tcBorders>
          </w:tcPr>
          <w:p w14:paraId="7FD54896" w14:textId="03E52BFB" w:rsidR="00043A6B" w:rsidRPr="00104287" w:rsidDel="00DE2415" w:rsidRDefault="00043A6B" w:rsidP="00721651">
            <w:pPr>
              <w:keepNext/>
              <w:spacing w:after="60"/>
              <w:jc w:val="both"/>
              <w:rPr>
                <w:del w:id="1794" w:author="Administrator" w:date="2023-08-28T11:54:00Z"/>
                <w:rFonts w:ascii="Times New Roman" w:hAnsi="Times New Roman"/>
              </w:rPr>
            </w:pPr>
            <w:del w:id="1795" w:author="Administrator" w:date="2023-08-28T11:54:00Z">
              <w:r w:rsidRPr="00104287" w:rsidDel="00DE2415">
                <w:rPr>
                  <w:rFonts w:ascii="Times New Roman" w:hAnsi="Times New Roman"/>
                  <w:b/>
                </w:rPr>
                <w:delText>SBE4</w:delText>
              </w:r>
              <w:r w:rsidRPr="00104287" w:rsidDel="00DE2415">
                <w:rPr>
                  <w:rFonts w:ascii="Times New Roman" w:hAnsi="Times New Roman"/>
                </w:rPr>
                <w:delText>, N = 61</w:delText>
              </w:r>
            </w:del>
          </w:p>
        </w:tc>
        <w:tc>
          <w:tcPr>
            <w:tcW w:w="0" w:type="auto"/>
            <w:tcBorders>
              <w:top w:val="single" w:sz="4" w:space="0" w:color="auto"/>
              <w:bottom w:val="single" w:sz="4" w:space="0" w:color="auto"/>
            </w:tcBorders>
          </w:tcPr>
          <w:p w14:paraId="344EB0A2" w14:textId="165D5E2C" w:rsidR="00043A6B" w:rsidRPr="00104287" w:rsidDel="00DE2415" w:rsidRDefault="00043A6B" w:rsidP="00721651">
            <w:pPr>
              <w:keepNext/>
              <w:spacing w:after="60"/>
              <w:jc w:val="both"/>
              <w:rPr>
                <w:del w:id="1796" w:author="Administrator" w:date="2023-08-28T11:54:00Z"/>
                <w:rFonts w:ascii="Times New Roman" w:hAnsi="Times New Roman"/>
                <w:lang w:val="en-US"/>
              </w:rPr>
            </w:pPr>
            <w:del w:id="1797" w:author="Administrator" w:date="2023-08-28T11:54:00Z">
              <w:r w:rsidRPr="00104287" w:rsidDel="00DE2415">
                <w:rPr>
                  <w:rFonts w:ascii="Times New Roman" w:hAnsi="Times New Roman"/>
                  <w:b/>
                </w:rPr>
                <w:delText>P</w:delText>
              </w:r>
              <w:r w:rsidRPr="00104287" w:rsidDel="00DE2415">
                <w:rPr>
                  <w:rFonts w:ascii="Times New Roman" w:hAnsi="Times New Roman"/>
                  <w:b/>
                  <w:lang w:val="en-US"/>
                </w:rPr>
                <w:delText>&lt;0.005</w:delText>
              </w:r>
            </w:del>
          </w:p>
        </w:tc>
      </w:tr>
      <w:tr w:rsidR="00043A6B" w:rsidRPr="00104287" w:rsidDel="00DE2415" w14:paraId="4FD9A0EE" w14:textId="5D9BF3EB" w:rsidTr="00721651">
        <w:trPr>
          <w:cantSplit/>
          <w:jc w:val="center"/>
          <w:del w:id="1798" w:author="Administrator" w:date="2023-08-28T11:54:00Z"/>
        </w:trPr>
        <w:tc>
          <w:tcPr>
            <w:tcW w:w="0" w:type="auto"/>
            <w:tcBorders>
              <w:top w:val="single" w:sz="4" w:space="0" w:color="auto"/>
            </w:tcBorders>
          </w:tcPr>
          <w:p w14:paraId="71A9842A" w14:textId="369C968A" w:rsidR="00043A6B" w:rsidRPr="00104287" w:rsidDel="00DE2415" w:rsidRDefault="00043A6B" w:rsidP="00721651">
            <w:pPr>
              <w:keepNext/>
              <w:spacing w:after="60"/>
              <w:jc w:val="both"/>
              <w:rPr>
                <w:del w:id="1799" w:author="Administrator" w:date="2023-08-28T11:54:00Z"/>
                <w:rFonts w:ascii="Times New Roman" w:hAnsi="Times New Roman"/>
              </w:rPr>
            </w:pPr>
            <w:del w:id="1800" w:author="Administrator" w:date="2023-08-28T11:54:00Z">
              <w:r w:rsidRPr="00104287" w:rsidDel="00DE2415">
                <w:rPr>
                  <w:rFonts w:ascii="Times New Roman" w:hAnsi="Times New Roman"/>
                </w:rPr>
                <w:delText>pH</w:delText>
              </w:r>
            </w:del>
          </w:p>
        </w:tc>
        <w:tc>
          <w:tcPr>
            <w:tcW w:w="0" w:type="auto"/>
            <w:tcBorders>
              <w:top w:val="single" w:sz="4" w:space="0" w:color="auto"/>
            </w:tcBorders>
          </w:tcPr>
          <w:p w14:paraId="0F4028AF" w14:textId="52EF5799" w:rsidR="00043A6B" w:rsidRPr="00104287" w:rsidDel="00DE2415" w:rsidRDefault="00043A6B" w:rsidP="00721651">
            <w:pPr>
              <w:keepNext/>
              <w:spacing w:after="60"/>
              <w:jc w:val="both"/>
              <w:rPr>
                <w:del w:id="1801" w:author="Administrator" w:date="2023-08-28T11:54:00Z"/>
                <w:rFonts w:ascii="Times New Roman" w:hAnsi="Times New Roman"/>
              </w:rPr>
            </w:pPr>
            <w:del w:id="1802" w:author="Administrator" w:date="2023-08-28T11:54:00Z">
              <w:r w:rsidRPr="00104287" w:rsidDel="00DE2415">
                <w:rPr>
                  <w:rFonts w:ascii="Times New Roman" w:hAnsi="Times New Roman"/>
                </w:rPr>
                <w:delText>6.97 ±1.00</w:delText>
              </w:r>
            </w:del>
          </w:p>
        </w:tc>
        <w:tc>
          <w:tcPr>
            <w:tcW w:w="0" w:type="auto"/>
            <w:tcBorders>
              <w:top w:val="single" w:sz="4" w:space="0" w:color="auto"/>
            </w:tcBorders>
          </w:tcPr>
          <w:p w14:paraId="2B658AEE" w14:textId="026A884A" w:rsidR="00043A6B" w:rsidRPr="00104287" w:rsidDel="00DE2415" w:rsidRDefault="00043A6B" w:rsidP="00721651">
            <w:pPr>
              <w:keepNext/>
              <w:spacing w:after="60"/>
              <w:jc w:val="both"/>
              <w:rPr>
                <w:del w:id="1803" w:author="Administrator" w:date="2023-08-28T11:54:00Z"/>
                <w:rFonts w:ascii="Times New Roman" w:hAnsi="Times New Roman"/>
              </w:rPr>
            </w:pPr>
            <w:del w:id="1804" w:author="Administrator" w:date="2023-08-28T11:54:00Z">
              <w:r w:rsidRPr="00104287" w:rsidDel="00DE2415">
                <w:rPr>
                  <w:rFonts w:ascii="Times New Roman" w:hAnsi="Times New Roman"/>
                </w:rPr>
                <w:delText>6.81±1.02</w:delText>
              </w:r>
            </w:del>
          </w:p>
        </w:tc>
        <w:tc>
          <w:tcPr>
            <w:tcW w:w="0" w:type="auto"/>
            <w:tcBorders>
              <w:top w:val="single" w:sz="4" w:space="0" w:color="auto"/>
            </w:tcBorders>
          </w:tcPr>
          <w:p w14:paraId="718F9FA1" w14:textId="7C04A4E8" w:rsidR="00043A6B" w:rsidRPr="00104287" w:rsidDel="00DE2415" w:rsidRDefault="00043A6B" w:rsidP="00721651">
            <w:pPr>
              <w:keepNext/>
              <w:spacing w:after="60"/>
              <w:jc w:val="both"/>
              <w:rPr>
                <w:del w:id="1805" w:author="Administrator" w:date="2023-08-28T11:54:00Z"/>
                <w:rFonts w:ascii="Times New Roman" w:hAnsi="Times New Roman"/>
              </w:rPr>
            </w:pPr>
            <w:del w:id="1806" w:author="Administrator" w:date="2023-08-28T11:54:00Z">
              <w:r w:rsidRPr="00104287" w:rsidDel="00DE2415">
                <w:rPr>
                  <w:rFonts w:ascii="Times New Roman" w:hAnsi="Times New Roman"/>
                </w:rPr>
                <w:delText>7.18 ±1.19</w:delText>
              </w:r>
            </w:del>
          </w:p>
        </w:tc>
        <w:tc>
          <w:tcPr>
            <w:tcW w:w="0" w:type="auto"/>
            <w:tcBorders>
              <w:top w:val="single" w:sz="4" w:space="0" w:color="auto"/>
            </w:tcBorders>
          </w:tcPr>
          <w:p w14:paraId="2DEBD528" w14:textId="3B5E7DF7" w:rsidR="00043A6B" w:rsidRPr="00104287" w:rsidDel="00DE2415" w:rsidRDefault="00043A6B" w:rsidP="00721651">
            <w:pPr>
              <w:keepNext/>
              <w:spacing w:after="60"/>
              <w:jc w:val="both"/>
              <w:rPr>
                <w:del w:id="1807" w:author="Administrator" w:date="2023-08-28T11:54:00Z"/>
                <w:rFonts w:ascii="Times New Roman" w:hAnsi="Times New Roman"/>
              </w:rPr>
            </w:pPr>
            <w:del w:id="1808" w:author="Administrator" w:date="2023-08-28T11:54:00Z">
              <w:r w:rsidRPr="00104287" w:rsidDel="00DE2415">
                <w:rPr>
                  <w:rFonts w:ascii="Times New Roman" w:hAnsi="Times New Roman"/>
                </w:rPr>
                <w:delText>6.97 ±1.07</w:delText>
              </w:r>
            </w:del>
          </w:p>
        </w:tc>
        <w:tc>
          <w:tcPr>
            <w:tcW w:w="0" w:type="auto"/>
            <w:tcBorders>
              <w:top w:val="single" w:sz="4" w:space="0" w:color="auto"/>
            </w:tcBorders>
          </w:tcPr>
          <w:p w14:paraId="4B5D2823" w14:textId="0339DB3A" w:rsidR="00043A6B" w:rsidRPr="00104287" w:rsidDel="00DE2415" w:rsidRDefault="00043A6B" w:rsidP="00721651">
            <w:pPr>
              <w:keepNext/>
              <w:spacing w:after="60"/>
              <w:jc w:val="both"/>
              <w:rPr>
                <w:del w:id="1809" w:author="Administrator" w:date="2023-08-28T11:54:00Z"/>
                <w:rFonts w:ascii="Times New Roman" w:hAnsi="Times New Roman"/>
              </w:rPr>
            </w:pPr>
            <w:del w:id="1810" w:author="Administrator" w:date="2023-08-28T11:54:00Z">
              <w:r w:rsidRPr="00104287" w:rsidDel="00DE2415">
                <w:rPr>
                  <w:rFonts w:ascii="Times New Roman" w:hAnsi="Times New Roman"/>
                </w:rPr>
                <w:delText>0.8</w:delText>
              </w:r>
            </w:del>
          </w:p>
        </w:tc>
      </w:tr>
      <w:tr w:rsidR="00043A6B" w:rsidRPr="00104287" w:rsidDel="00DE2415" w14:paraId="75730E30" w14:textId="26E79E05" w:rsidTr="00721651">
        <w:trPr>
          <w:cantSplit/>
          <w:jc w:val="center"/>
          <w:del w:id="1811" w:author="Administrator" w:date="2023-08-28T11:54:00Z"/>
        </w:trPr>
        <w:tc>
          <w:tcPr>
            <w:tcW w:w="0" w:type="auto"/>
          </w:tcPr>
          <w:p w14:paraId="6AFF989C" w14:textId="196E3AB5" w:rsidR="00043A6B" w:rsidRPr="00104287" w:rsidDel="00DE2415" w:rsidRDefault="00043A6B" w:rsidP="00721651">
            <w:pPr>
              <w:keepNext/>
              <w:spacing w:after="60"/>
              <w:jc w:val="both"/>
              <w:rPr>
                <w:del w:id="1812" w:author="Administrator" w:date="2023-08-28T11:54:00Z"/>
                <w:rFonts w:ascii="Times New Roman" w:hAnsi="Times New Roman"/>
                <w:lang w:val="en-US"/>
              </w:rPr>
            </w:pPr>
            <w:bookmarkStart w:id="1813" w:name="_Hlk144033131"/>
            <w:del w:id="1814" w:author="Administrator" w:date="2023-08-28T11:54:00Z">
              <w:r w:rsidRPr="00104287" w:rsidDel="00DE2415">
                <w:rPr>
                  <w:rFonts w:ascii="Times New Roman" w:hAnsi="Times New Roman"/>
                </w:rPr>
                <w:delText xml:space="preserve">Dissolved oxygen </w:delText>
              </w:r>
              <w:r w:rsidRPr="00104287" w:rsidDel="00DE2415">
                <w:rPr>
                  <w:rFonts w:ascii="Times New Roman" w:hAnsi="Times New Roman"/>
                  <w:lang w:val="en-US"/>
                </w:rPr>
                <w:delText>(</w:delText>
              </w:r>
              <w:r w:rsidRPr="00104287" w:rsidDel="00DE2415">
                <w:rPr>
                  <w:rFonts w:ascii="Times New Roman" w:hAnsi="Times New Roman"/>
                </w:rPr>
                <w:delText>mg/</w:delText>
              </w:r>
              <w:r w:rsidRPr="00104287" w:rsidDel="00DE2415">
                <w:rPr>
                  <w:rFonts w:ascii="Times New Roman" w:hAnsi="Times New Roman"/>
                  <w:lang w:val="en-US"/>
                </w:rPr>
                <w:delText>L)</w:delText>
              </w:r>
              <w:bookmarkEnd w:id="1813"/>
            </w:del>
          </w:p>
        </w:tc>
        <w:tc>
          <w:tcPr>
            <w:tcW w:w="0" w:type="auto"/>
          </w:tcPr>
          <w:p w14:paraId="6A8E83D1" w14:textId="03DD5056" w:rsidR="00043A6B" w:rsidRPr="00104287" w:rsidDel="00DE2415" w:rsidRDefault="00043A6B" w:rsidP="00721651">
            <w:pPr>
              <w:keepNext/>
              <w:spacing w:after="60"/>
              <w:jc w:val="both"/>
              <w:rPr>
                <w:del w:id="1815" w:author="Administrator" w:date="2023-08-28T11:54:00Z"/>
                <w:rFonts w:ascii="Times New Roman" w:hAnsi="Times New Roman"/>
              </w:rPr>
            </w:pPr>
            <w:del w:id="1816" w:author="Administrator" w:date="2023-08-28T11:54:00Z">
              <w:r w:rsidRPr="00104287" w:rsidDel="00DE2415">
                <w:rPr>
                  <w:rFonts w:ascii="Times New Roman" w:hAnsi="Times New Roman"/>
                </w:rPr>
                <w:delText>6.61±2.56</w:delText>
              </w:r>
            </w:del>
          </w:p>
        </w:tc>
        <w:tc>
          <w:tcPr>
            <w:tcW w:w="0" w:type="auto"/>
          </w:tcPr>
          <w:p w14:paraId="7863DF89" w14:textId="5E37FF3F" w:rsidR="00043A6B" w:rsidRPr="00104287" w:rsidDel="00DE2415" w:rsidRDefault="00043A6B" w:rsidP="00721651">
            <w:pPr>
              <w:keepNext/>
              <w:spacing w:after="60"/>
              <w:jc w:val="both"/>
              <w:rPr>
                <w:del w:id="1817" w:author="Administrator" w:date="2023-08-28T11:54:00Z"/>
                <w:rFonts w:ascii="Times New Roman" w:hAnsi="Times New Roman"/>
              </w:rPr>
            </w:pPr>
            <w:del w:id="1818" w:author="Administrator" w:date="2023-08-28T11:54:00Z">
              <w:r w:rsidRPr="00104287" w:rsidDel="00DE2415">
                <w:rPr>
                  <w:rFonts w:ascii="Times New Roman" w:hAnsi="Times New Roman"/>
                </w:rPr>
                <w:delText>6.65±2.58</w:delText>
              </w:r>
            </w:del>
          </w:p>
        </w:tc>
        <w:tc>
          <w:tcPr>
            <w:tcW w:w="0" w:type="auto"/>
          </w:tcPr>
          <w:p w14:paraId="2A837937" w14:textId="535DEB68" w:rsidR="00043A6B" w:rsidRPr="00104287" w:rsidDel="00DE2415" w:rsidRDefault="00043A6B" w:rsidP="00721651">
            <w:pPr>
              <w:keepNext/>
              <w:spacing w:after="60"/>
              <w:jc w:val="both"/>
              <w:rPr>
                <w:del w:id="1819" w:author="Administrator" w:date="2023-08-28T11:54:00Z"/>
                <w:rFonts w:ascii="Times New Roman" w:hAnsi="Times New Roman"/>
              </w:rPr>
            </w:pPr>
            <w:del w:id="1820" w:author="Administrator" w:date="2023-08-28T11:54:00Z">
              <w:r w:rsidRPr="00104287" w:rsidDel="00DE2415">
                <w:rPr>
                  <w:rFonts w:ascii="Times New Roman" w:hAnsi="Times New Roman"/>
                </w:rPr>
                <w:delText>6.99 ± 2.74</w:delText>
              </w:r>
            </w:del>
          </w:p>
        </w:tc>
        <w:tc>
          <w:tcPr>
            <w:tcW w:w="0" w:type="auto"/>
          </w:tcPr>
          <w:p w14:paraId="10CE02EF" w14:textId="4CED5E68" w:rsidR="00043A6B" w:rsidRPr="00104287" w:rsidDel="00DE2415" w:rsidRDefault="00043A6B" w:rsidP="00721651">
            <w:pPr>
              <w:keepNext/>
              <w:spacing w:after="60"/>
              <w:jc w:val="both"/>
              <w:rPr>
                <w:del w:id="1821" w:author="Administrator" w:date="2023-08-28T11:54:00Z"/>
                <w:rFonts w:ascii="Times New Roman" w:hAnsi="Times New Roman"/>
              </w:rPr>
            </w:pPr>
            <w:del w:id="1822" w:author="Administrator" w:date="2023-08-28T11:54:00Z">
              <w:r w:rsidRPr="00104287" w:rsidDel="00DE2415">
                <w:rPr>
                  <w:rFonts w:ascii="Times New Roman" w:hAnsi="Times New Roman"/>
                </w:rPr>
                <w:delText>7.75 ± 2.72</w:delText>
              </w:r>
            </w:del>
          </w:p>
        </w:tc>
        <w:tc>
          <w:tcPr>
            <w:tcW w:w="0" w:type="auto"/>
          </w:tcPr>
          <w:p w14:paraId="4A533708" w14:textId="765B480A" w:rsidR="00043A6B" w:rsidRPr="00104287" w:rsidDel="00DE2415" w:rsidRDefault="00043A6B" w:rsidP="00721651">
            <w:pPr>
              <w:keepNext/>
              <w:spacing w:after="60"/>
              <w:jc w:val="both"/>
              <w:rPr>
                <w:del w:id="1823" w:author="Administrator" w:date="2023-08-28T11:54:00Z"/>
                <w:rFonts w:ascii="Times New Roman" w:hAnsi="Times New Roman"/>
              </w:rPr>
            </w:pPr>
            <w:del w:id="1824" w:author="Administrator" w:date="2023-08-28T11:54:00Z">
              <w:r w:rsidRPr="00104287" w:rsidDel="00DE2415">
                <w:rPr>
                  <w:rFonts w:ascii="Times New Roman" w:hAnsi="Times New Roman"/>
                </w:rPr>
                <w:delText>0.5</w:delText>
              </w:r>
            </w:del>
          </w:p>
        </w:tc>
      </w:tr>
      <w:tr w:rsidR="00043A6B" w:rsidRPr="00104287" w:rsidDel="00DE2415" w14:paraId="17CE425B" w14:textId="6A764F2A" w:rsidTr="00721651">
        <w:trPr>
          <w:cantSplit/>
          <w:jc w:val="center"/>
          <w:del w:id="1825" w:author="Administrator" w:date="2023-08-28T11:54:00Z"/>
        </w:trPr>
        <w:tc>
          <w:tcPr>
            <w:tcW w:w="0" w:type="auto"/>
          </w:tcPr>
          <w:p w14:paraId="59F430EF" w14:textId="5E334160" w:rsidR="00043A6B" w:rsidRPr="00104287" w:rsidDel="00DE2415" w:rsidRDefault="00043A6B" w:rsidP="00721651">
            <w:pPr>
              <w:keepNext/>
              <w:spacing w:after="60"/>
              <w:jc w:val="both"/>
              <w:rPr>
                <w:del w:id="1826" w:author="Administrator" w:date="2023-08-28T11:54:00Z"/>
                <w:rFonts w:ascii="Times New Roman" w:hAnsi="Times New Roman"/>
              </w:rPr>
            </w:pPr>
            <w:bookmarkStart w:id="1827" w:name="_Hlk144033180"/>
            <w:del w:id="1828" w:author="Administrator" w:date="2023-08-28T11:54:00Z">
              <w:r w:rsidRPr="00104287" w:rsidDel="00DE2415">
                <w:rPr>
                  <w:rFonts w:ascii="Times New Roman" w:hAnsi="Times New Roman"/>
                </w:rPr>
                <w:delText>Conductivity (EC) (µS/cm)</w:delText>
              </w:r>
              <w:bookmarkEnd w:id="1827"/>
            </w:del>
          </w:p>
        </w:tc>
        <w:tc>
          <w:tcPr>
            <w:tcW w:w="0" w:type="auto"/>
          </w:tcPr>
          <w:p w14:paraId="08063770" w14:textId="4FB67F09" w:rsidR="00043A6B" w:rsidRPr="00104287" w:rsidDel="00DE2415" w:rsidRDefault="00043A6B" w:rsidP="00721651">
            <w:pPr>
              <w:keepNext/>
              <w:spacing w:after="60"/>
              <w:jc w:val="both"/>
              <w:rPr>
                <w:del w:id="1829" w:author="Administrator" w:date="2023-08-28T11:54:00Z"/>
                <w:rFonts w:ascii="Times New Roman" w:hAnsi="Times New Roman"/>
              </w:rPr>
            </w:pPr>
            <w:del w:id="1830" w:author="Administrator" w:date="2023-08-28T11:54:00Z">
              <w:r w:rsidRPr="00104287" w:rsidDel="00DE2415">
                <w:rPr>
                  <w:rFonts w:ascii="Times New Roman" w:hAnsi="Times New Roman"/>
                </w:rPr>
                <w:delText>937 ± 1,081</w:delText>
              </w:r>
            </w:del>
          </w:p>
        </w:tc>
        <w:tc>
          <w:tcPr>
            <w:tcW w:w="0" w:type="auto"/>
          </w:tcPr>
          <w:p w14:paraId="71898BC4" w14:textId="1C1D95C3" w:rsidR="00043A6B" w:rsidRPr="00104287" w:rsidDel="00DE2415" w:rsidRDefault="00043A6B" w:rsidP="00721651">
            <w:pPr>
              <w:keepNext/>
              <w:spacing w:after="60"/>
              <w:jc w:val="both"/>
              <w:rPr>
                <w:del w:id="1831" w:author="Administrator" w:date="2023-08-28T11:54:00Z"/>
                <w:rFonts w:ascii="Times New Roman" w:hAnsi="Times New Roman"/>
              </w:rPr>
            </w:pPr>
            <w:del w:id="1832" w:author="Administrator" w:date="2023-08-28T11:54:00Z">
              <w:r w:rsidRPr="00104287" w:rsidDel="00DE2415">
                <w:rPr>
                  <w:rFonts w:ascii="Times New Roman" w:hAnsi="Times New Roman"/>
                </w:rPr>
                <w:delText>952 ± 1,153</w:delText>
              </w:r>
            </w:del>
          </w:p>
        </w:tc>
        <w:tc>
          <w:tcPr>
            <w:tcW w:w="0" w:type="auto"/>
          </w:tcPr>
          <w:p w14:paraId="44C3D45D" w14:textId="4AA48AEC" w:rsidR="00043A6B" w:rsidRPr="00104287" w:rsidDel="00DE2415" w:rsidRDefault="00043A6B" w:rsidP="00721651">
            <w:pPr>
              <w:keepNext/>
              <w:spacing w:after="60"/>
              <w:jc w:val="both"/>
              <w:rPr>
                <w:del w:id="1833" w:author="Administrator" w:date="2023-08-28T11:54:00Z"/>
                <w:rFonts w:ascii="Times New Roman" w:hAnsi="Times New Roman"/>
              </w:rPr>
            </w:pPr>
            <w:del w:id="1834" w:author="Administrator" w:date="2023-08-28T11:54:00Z">
              <w:r w:rsidRPr="00104287" w:rsidDel="00DE2415">
                <w:rPr>
                  <w:rFonts w:ascii="Times New Roman" w:hAnsi="Times New Roman"/>
                </w:rPr>
                <w:delText>826 ± 996</w:delText>
              </w:r>
            </w:del>
          </w:p>
        </w:tc>
        <w:tc>
          <w:tcPr>
            <w:tcW w:w="0" w:type="auto"/>
          </w:tcPr>
          <w:p w14:paraId="27B6DEDC" w14:textId="2D8FFD56" w:rsidR="00043A6B" w:rsidRPr="00104287" w:rsidDel="00DE2415" w:rsidRDefault="00043A6B" w:rsidP="00721651">
            <w:pPr>
              <w:keepNext/>
              <w:spacing w:after="60"/>
              <w:jc w:val="both"/>
              <w:rPr>
                <w:del w:id="1835" w:author="Administrator" w:date="2023-08-28T11:54:00Z"/>
                <w:rFonts w:ascii="Times New Roman" w:hAnsi="Times New Roman"/>
              </w:rPr>
            </w:pPr>
            <w:del w:id="1836" w:author="Administrator" w:date="2023-08-28T11:54:00Z">
              <w:r w:rsidRPr="00104287" w:rsidDel="00DE2415">
                <w:rPr>
                  <w:rFonts w:ascii="Times New Roman" w:hAnsi="Times New Roman"/>
                </w:rPr>
                <w:delText>984 ± 1,143</w:delText>
              </w:r>
            </w:del>
          </w:p>
        </w:tc>
        <w:tc>
          <w:tcPr>
            <w:tcW w:w="0" w:type="auto"/>
          </w:tcPr>
          <w:p w14:paraId="2D90670E" w14:textId="1A5FDB8C" w:rsidR="00043A6B" w:rsidRPr="00104287" w:rsidDel="00DE2415" w:rsidRDefault="00043A6B" w:rsidP="00721651">
            <w:pPr>
              <w:keepNext/>
              <w:spacing w:after="60"/>
              <w:jc w:val="both"/>
              <w:rPr>
                <w:del w:id="1837" w:author="Administrator" w:date="2023-08-28T11:54:00Z"/>
                <w:rFonts w:ascii="Times New Roman" w:hAnsi="Times New Roman"/>
              </w:rPr>
            </w:pPr>
            <w:del w:id="1838" w:author="Administrator" w:date="2023-08-28T11:54:00Z">
              <w:r w:rsidRPr="00104287" w:rsidDel="00DE2415">
                <w:rPr>
                  <w:rFonts w:ascii="Times New Roman" w:hAnsi="Times New Roman"/>
                </w:rPr>
                <w:delText>0.9</w:delText>
              </w:r>
            </w:del>
          </w:p>
        </w:tc>
      </w:tr>
      <w:tr w:rsidR="00043A6B" w:rsidRPr="00104287" w:rsidDel="00DE2415" w14:paraId="01D730E4" w14:textId="7356BBAA" w:rsidTr="00721651">
        <w:trPr>
          <w:cantSplit/>
          <w:jc w:val="center"/>
          <w:del w:id="1839" w:author="Administrator" w:date="2023-08-28T11:54:00Z"/>
        </w:trPr>
        <w:tc>
          <w:tcPr>
            <w:tcW w:w="0" w:type="auto"/>
          </w:tcPr>
          <w:p w14:paraId="5ED44E5C" w14:textId="2E93A560" w:rsidR="00043A6B" w:rsidRPr="00104287" w:rsidDel="00DE2415" w:rsidRDefault="00043A6B" w:rsidP="00721651">
            <w:pPr>
              <w:keepNext/>
              <w:spacing w:after="60"/>
              <w:jc w:val="both"/>
              <w:rPr>
                <w:del w:id="1840" w:author="Administrator" w:date="2023-08-28T11:54:00Z"/>
                <w:rFonts w:ascii="Times New Roman" w:hAnsi="Times New Roman"/>
              </w:rPr>
            </w:pPr>
            <w:del w:id="1841" w:author="Administrator" w:date="2023-08-28T11:54:00Z">
              <w:r w:rsidRPr="00104287" w:rsidDel="00DE2415">
                <w:rPr>
                  <w:rFonts w:ascii="Times New Roman" w:hAnsi="Times New Roman"/>
                </w:rPr>
                <w:delText>Temp (°c)</w:delText>
              </w:r>
            </w:del>
          </w:p>
        </w:tc>
        <w:tc>
          <w:tcPr>
            <w:tcW w:w="0" w:type="auto"/>
          </w:tcPr>
          <w:p w14:paraId="11CF0D32" w14:textId="2CD235BB" w:rsidR="00043A6B" w:rsidRPr="00104287" w:rsidDel="00DE2415" w:rsidRDefault="00043A6B" w:rsidP="00721651">
            <w:pPr>
              <w:keepNext/>
              <w:spacing w:after="60"/>
              <w:jc w:val="both"/>
              <w:rPr>
                <w:del w:id="1842" w:author="Administrator" w:date="2023-08-28T11:54:00Z"/>
                <w:rFonts w:ascii="Times New Roman" w:hAnsi="Times New Roman"/>
              </w:rPr>
            </w:pPr>
            <w:del w:id="1843" w:author="Administrator" w:date="2023-08-28T11:54:00Z">
              <w:r w:rsidRPr="00104287" w:rsidDel="00DE2415">
                <w:rPr>
                  <w:rFonts w:ascii="Times New Roman" w:hAnsi="Times New Roman"/>
                </w:rPr>
                <w:delText>27.91 ± 2.73</w:delText>
              </w:r>
            </w:del>
          </w:p>
        </w:tc>
        <w:tc>
          <w:tcPr>
            <w:tcW w:w="0" w:type="auto"/>
          </w:tcPr>
          <w:p w14:paraId="4F39EE9C" w14:textId="76306A46" w:rsidR="00043A6B" w:rsidRPr="00104287" w:rsidDel="00DE2415" w:rsidRDefault="00043A6B" w:rsidP="00721651">
            <w:pPr>
              <w:keepNext/>
              <w:spacing w:after="60"/>
              <w:jc w:val="both"/>
              <w:rPr>
                <w:del w:id="1844" w:author="Administrator" w:date="2023-08-28T11:54:00Z"/>
                <w:rFonts w:ascii="Times New Roman" w:hAnsi="Times New Roman"/>
              </w:rPr>
            </w:pPr>
            <w:del w:id="1845" w:author="Administrator" w:date="2023-08-28T11:54:00Z">
              <w:r w:rsidRPr="00104287" w:rsidDel="00DE2415">
                <w:rPr>
                  <w:rFonts w:ascii="Times New Roman" w:hAnsi="Times New Roman"/>
                </w:rPr>
                <w:delText>29.62 ± 2.50</w:delText>
              </w:r>
            </w:del>
          </w:p>
        </w:tc>
        <w:tc>
          <w:tcPr>
            <w:tcW w:w="0" w:type="auto"/>
          </w:tcPr>
          <w:p w14:paraId="7C83C064" w14:textId="0CB7DBAD" w:rsidR="00043A6B" w:rsidRPr="00104287" w:rsidDel="00DE2415" w:rsidRDefault="00043A6B" w:rsidP="00721651">
            <w:pPr>
              <w:keepNext/>
              <w:spacing w:after="60"/>
              <w:jc w:val="both"/>
              <w:rPr>
                <w:del w:id="1846" w:author="Administrator" w:date="2023-08-28T11:54:00Z"/>
                <w:rFonts w:ascii="Times New Roman" w:hAnsi="Times New Roman"/>
              </w:rPr>
            </w:pPr>
            <w:del w:id="1847" w:author="Administrator" w:date="2023-08-28T11:54:00Z">
              <w:r w:rsidRPr="00104287" w:rsidDel="00DE2415">
                <w:rPr>
                  <w:rFonts w:ascii="Times New Roman" w:hAnsi="Times New Roman"/>
                </w:rPr>
                <w:delText>28.51 ± 2.54</w:delText>
              </w:r>
            </w:del>
          </w:p>
        </w:tc>
        <w:tc>
          <w:tcPr>
            <w:tcW w:w="0" w:type="auto"/>
          </w:tcPr>
          <w:p w14:paraId="6578C7D8" w14:textId="50D4815E" w:rsidR="00043A6B" w:rsidRPr="00104287" w:rsidDel="00DE2415" w:rsidRDefault="00043A6B" w:rsidP="00721651">
            <w:pPr>
              <w:keepNext/>
              <w:spacing w:after="60"/>
              <w:jc w:val="both"/>
              <w:rPr>
                <w:del w:id="1848" w:author="Administrator" w:date="2023-08-28T11:54:00Z"/>
                <w:rFonts w:ascii="Times New Roman" w:hAnsi="Times New Roman"/>
              </w:rPr>
            </w:pPr>
            <w:del w:id="1849" w:author="Administrator" w:date="2023-08-28T11:54:00Z">
              <w:r w:rsidRPr="00104287" w:rsidDel="00DE2415">
                <w:rPr>
                  <w:rFonts w:ascii="Times New Roman" w:hAnsi="Times New Roman"/>
                </w:rPr>
                <w:delText>28.78 ± 2.65</w:delText>
              </w:r>
            </w:del>
          </w:p>
        </w:tc>
        <w:tc>
          <w:tcPr>
            <w:tcW w:w="0" w:type="auto"/>
          </w:tcPr>
          <w:p w14:paraId="65978BB3" w14:textId="0EE49C8E" w:rsidR="00043A6B" w:rsidRPr="00104287" w:rsidDel="00DE2415" w:rsidRDefault="00043A6B" w:rsidP="00721651">
            <w:pPr>
              <w:keepNext/>
              <w:spacing w:after="60"/>
              <w:jc w:val="both"/>
              <w:rPr>
                <w:del w:id="1850" w:author="Administrator" w:date="2023-08-28T11:54:00Z"/>
                <w:rFonts w:ascii="Times New Roman" w:hAnsi="Times New Roman"/>
              </w:rPr>
            </w:pPr>
            <w:del w:id="1851" w:author="Administrator" w:date="2023-08-28T11:54:00Z">
              <w:r w:rsidRPr="00104287" w:rsidDel="00DE2415">
                <w:rPr>
                  <w:rFonts w:ascii="Times New Roman" w:hAnsi="Times New Roman"/>
                </w:rPr>
                <w:delText>0.4</w:delText>
              </w:r>
            </w:del>
          </w:p>
        </w:tc>
      </w:tr>
      <w:tr w:rsidR="00043A6B" w:rsidRPr="00104287" w:rsidDel="00DE2415" w14:paraId="7C1CD0D1" w14:textId="4297A359" w:rsidTr="00721651">
        <w:trPr>
          <w:cantSplit/>
          <w:jc w:val="center"/>
          <w:del w:id="1852" w:author="Administrator" w:date="2023-08-28T11:54:00Z"/>
        </w:trPr>
        <w:tc>
          <w:tcPr>
            <w:tcW w:w="0" w:type="auto"/>
          </w:tcPr>
          <w:p w14:paraId="377B4CA8" w14:textId="1E57E721" w:rsidR="00043A6B" w:rsidRPr="00104287" w:rsidDel="00DE2415" w:rsidRDefault="00043A6B" w:rsidP="00721651">
            <w:pPr>
              <w:keepNext/>
              <w:spacing w:after="60"/>
              <w:jc w:val="both"/>
              <w:rPr>
                <w:del w:id="1853" w:author="Administrator" w:date="2023-08-28T11:54:00Z"/>
                <w:rFonts w:ascii="Times New Roman" w:hAnsi="Times New Roman"/>
              </w:rPr>
            </w:pPr>
            <w:del w:id="1854" w:author="Administrator" w:date="2023-08-28T11:54:00Z">
              <w:r w:rsidRPr="00104287" w:rsidDel="00DE2415">
                <w:rPr>
                  <w:rFonts w:ascii="Times New Roman" w:hAnsi="Times New Roman"/>
                </w:rPr>
                <w:delText>Salinity (</w:delText>
              </w:r>
              <w:r w:rsidRPr="00104287" w:rsidDel="00DE2415">
                <w:rPr>
                  <w:rFonts w:ascii="Times New Roman" w:hAnsi="Times New Roman"/>
                  <w:lang w:val="en-US"/>
                </w:rPr>
                <w:delText>mg/L</w:delText>
              </w:r>
              <w:r w:rsidRPr="00104287" w:rsidDel="00DE2415">
                <w:rPr>
                  <w:rFonts w:ascii="Times New Roman" w:hAnsi="Times New Roman"/>
                </w:rPr>
                <w:delText>)</w:delText>
              </w:r>
            </w:del>
          </w:p>
        </w:tc>
        <w:tc>
          <w:tcPr>
            <w:tcW w:w="0" w:type="auto"/>
          </w:tcPr>
          <w:p w14:paraId="10389ADC" w14:textId="20419AA8" w:rsidR="00043A6B" w:rsidRPr="00104287" w:rsidDel="00DE2415" w:rsidRDefault="00043A6B" w:rsidP="00721651">
            <w:pPr>
              <w:keepNext/>
              <w:spacing w:after="60"/>
              <w:jc w:val="both"/>
              <w:rPr>
                <w:del w:id="1855" w:author="Administrator" w:date="2023-08-28T11:54:00Z"/>
                <w:rFonts w:ascii="Times New Roman" w:hAnsi="Times New Roman"/>
              </w:rPr>
            </w:pPr>
            <w:del w:id="1856" w:author="Administrator" w:date="2023-08-28T11:54:00Z">
              <w:r w:rsidRPr="00104287" w:rsidDel="00DE2415">
                <w:rPr>
                  <w:rFonts w:ascii="Times New Roman" w:hAnsi="Times New Roman"/>
                </w:rPr>
                <w:delText>0.61 ± 0.80</w:delText>
              </w:r>
            </w:del>
          </w:p>
        </w:tc>
        <w:tc>
          <w:tcPr>
            <w:tcW w:w="0" w:type="auto"/>
          </w:tcPr>
          <w:p w14:paraId="66999B86" w14:textId="4C7BBB26" w:rsidR="00043A6B" w:rsidRPr="00104287" w:rsidDel="00DE2415" w:rsidRDefault="00043A6B" w:rsidP="00721651">
            <w:pPr>
              <w:keepNext/>
              <w:spacing w:after="60"/>
              <w:jc w:val="both"/>
              <w:rPr>
                <w:del w:id="1857" w:author="Administrator" w:date="2023-08-28T11:54:00Z"/>
                <w:rFonts w:ascii="Times New Roman" w:hAnsi="Times New Roman"/>
              </w:rPr>
            </w:pPr>
            <w:del w:id="1858" w:author="Administrator" w:date="2023-08-28T11:54:00Z">
              <w:r w:rsidRPr="00104287" w:rsidDel="00DE2415">
                <w:rPr>
                  <w:rFonts w:ascii="Times New Roman" w:hAnsi="Times New Roman"/>
                </w:rPr>
                <w:delText>0.64 ± 0.80</w:delText>
              </w:r>
            </w:del>
          </w:p>
        </w:tc>
        <w:tc>
          <w:tcPr>
            <w:tcW w:w="0" w:type="auto"/>
          </w:tcPr>
          <w:p w14:paraId="2DF046F6" w14:textId="1DF50F64" w:rsidR="00043A6B" w:rsidRPr="00104287" w:rsidDel="00DE2415" w:rsidRDefault="00043A6B" w:rsidP="00721651">
            <w:pPr>
              <w:keepNext/>
              <w:spacing w:after="60"/>
              <w:jc w:val="both"/>
              <w:rPr>
                <w:del w:id="1859" w:author="Administrator" w:date="2023-08-28T11:54:00Z"/>
                <w:rFonts w:ascii="Times New Roman" w:hAnsi="Times New Roman"/>
              </w:rPr>
            </w:pPr>
            <w:del w:id="1860" w:author="Administrator" w:date="2023-08-28T11:54:00Z">
              <w:r w:rsidRPr="00104287" w:rsidDel="00DE2415">
                <w:rPr>
                  <w:rFonts w:ascii="Times New Roman" w:hAnsi="Times New Roman"/>
                </w:rPr>
                <w:delText>0.49 ± 0.69</w:delText>
              </w:r>
            </w:del>
          </w:p>
        </w:tc>
        <w:tc>
          <w:tcPr>
            <w:tcW w:w="0" w:type="auto"/>
          </w:tcPr>
          <w:p w14:paraId="75DF18B1" w14:textId="33ACFF21" w:rsidR="00043A6B" w:rsidRPr="00104287" w:rsidDel="00DE2415" w:rsidRDefault="00043A6B" w:rsidP="00721651">
            <w:pPr>
              <w:keepNext/>
              <w:spacing w:after="60"/>
              <w:jc w:val="both"/>
              <w:rPr>
                <w:del w:id="1861" w:author="Administrator" w:date="2023-08-28T11:54:00Z"/>
                <w:rFonts w:ascii="Times New Roman" w:hAnsi="Times New Roman"/>
              </w:rPr>
            </w:pPr>
            <w:del w:id="1862" w:author="Administrator" w:date="2023-08-28T11:54:00Z">
              <w:r w:rsidRPr="00104287" w:rsidDel="00DE2415">
                <w:rPr>
                  <w:rFonts w:ascii="Times New Roman" w:hAnsi="Times New Roman"/>
                </w:rPr>
                <w:delText>0.59 ± 0.73</w:delText>
              </w:r>
            </w:del>
          </w:p>
        </w:tc>
        <w:tc>
          <w:tcPr>
            <w:tcW w:w="0" w:type="auto"/>
          </w:tcPr>
          <w:p w14:paraId="0AC32987" w14:textId="1E306B78" w:rsidR="00043A6B" w:rsidRPr="00104287" w:rsidDel="00DE2415" w:rsidRDefault="00043A6B" w:rsidP="00721651">
            <w:pPr>
              <w:keepNext/>
              <w:spacing w:after="60"/>
              <w:jc w:val="both"/>
              <w:rPr>
                <w:del w:id="1863" w:author="Administrator" w:date="2023-08-28T11:54:00Z"/>
                <w:rFonts w:ascii="Times New Roman" w:hAnsi="Times New Roman"/>
              </w:rPr>
            </w:pPr>
            <w:del w:id="1864" w:author="Administrator" w:date="2023-08-28T11:54:00Z">
              <w:r w:rsidRPr="00104287" w:rsidDel="00DE2415">
                <w:rPr>
                  <w:rFonts w:ascii="Times New Roman" w:hAnsi="Times New Roman"/>
                </w:rPr>
                <w:delText>0.9</w:delText>
              </w:r>
            </w:del>
          </w:p>
        </w:tc>
      </w:tr>
      <w:tr w:rsidR="00043A6B" w:rsidRPr="00104287" w:rsidDel="00DE2415" w14:paraId="0998EE79" w14:textId="40EE1C14" w:rsidTr="00721651">
        <w:trPr>
          <w:cantSplit/>
          <w:jc w:val="center"/>
          <w:del w:id="1865" w:author="Administrator" w:date="2023-08-28T11:54:00Z"/>
        </w:trPr>
        <w:tc>
          <w:tcPr>
            <w:tcW w:w="0" w:type="auto"/>
          </w:tcPr>
          <w:p w14:paraId="7883EBA4" w14:textId="43ADED19" w:rsidR="00043A6B" w:rsidRPr="00104287" w:rsidDel="00DE2415" w:rsidRDefault="00043A6B" w:rsidP="00721651">
            <w:pPr>
              <w:keepNext/>
              <w:spacing w:after="60"/>
              <w:jc w:val="both"/>
              <w:rPr>
                <w:del w:id="1866" w:author="Administrator" w:date="2023-08-28T11:54:00Z"/>
                <w:rFonts w:ascii="Times New Roman" w:hAnsi="Times New Roman"/>
              </w:rPr>
            </w:pPr>
            <w:bookmarkStart w:id="1867" w:name="_Hlk144033239"/>
            <w:del w:id="1868" w:author="Administrator" w:date="2023-08-28T11:54:00Z">
              <w:r w:rsidRPr="00104287" w:rsidDel="00DE2415">
                <w:rPr>
                  <w:rFonts w:ascii="Times New Roman" w:hAnsi="Times New Roman"/>
                </w:rPr>
                <w:delText>TDS (mg/l)</w:delText>
              </w:r>
              <w:bookmarkEnd w:id="1867"/>
            </w:del>
          </w:p>
        </w:tc>
        <w:tc>
          <w:tcPr>
            <w:tcW w:w="0" w:type="auto"/>
          </w:tcPr>
          <w:p w14:paraId="77F3ED62" w14:textId="459A390B" w:rsidR="00043A6B" w:rsidRPr="00104287" w:rsidDel="00DE2415" w:rsidRDefault="00043A6B" w:rsidP="00721651">
            <w:pPr>
              <w:keepNext/>
              <w:spacing w:after="60"/>
              <w:jc w:val="both"/>
              <w:rPr>
                <w:del w:id="1869" w:author="Administrator" w:date="2023-08-28T11:54:00Z"/>
                <w:rFonts w:ascii="Times New Roman" w:hAnsi="Times New Roman"/>
              </w:rPr>
            </w:pPr>
            <w:del w:id="1870" w:author="Administrator" w:date="2023-08-28T11:54:00Z">
              <w:r w:rsidRPr="00104287" w:rsidDel="00DE2415">
                <w:rPr>
                  <w:rFonts w:ascii="Times New Roman" w:hAnsi="Times New Roman"/>
                </w:rPr>
                <w:delText>778 ± 885</w:delText>
              </w:r>
            </w:del>
          </w:p>
        </w:tc>
        <w:tc>
          <w:tcPr>
            <w:tcW w:w="0" w:type="auto"/>
          </w:tcPr>
          <w:p w14:paraId="63E6BDB6" w14:textId="2096517D" w:rsidR="00043A6B" w:rsidRPr="00104287" w:rsidDel="00DE2415" w:rsidRDefault="00043A6B" w:rsidP="00721651">
            <w:pPr>
              <w:keepNext/>
              <w:spacing w:after="60"/>
              <w:jc w:val="both"/>
              <w:rPr>
                <w:del w:id="1871" w:author="Administrator" w:date="2023-08-28T11:54:00Z"/>
                <w:rFonts w:ascii="Times New Roman" w:hAnsi="Times New Roman"/>
              </w:rPr>
            </w:pPr>
            <w:del w:id="1872" w:author="Administrator" w:date="2023-08-28T11:54:00Z">
              <w:r w:rsidRPr="00104287" w:rsidDel="00DE2415">
                <w:rPr>
                  <w:rFonts w:ascii="Times New Roman" w:hAnsi="Times New Roman"/>
                </w:rPr>
                <w:delText>837 ± 983</w:delText>
              </w:r>
            </w:del>
          </w:p>
        </w:tc>
        <w:tc>
          <w:tcPr>
            <w:tcW w:w="0" w:type="auto"/>
          </w:tcPr>
          <w:p w14:paraId="2608EBBA" w14:textId="1ECEC47E" w:rsidR="00043A6B" w:rsidRPr="00104287" w:rsidDel="00DE2415" w:rsidRDefault="00043A6B" w:rsidP="00721651">
            <w:pPr>
              <w:keepNext/>
              <w:spacing w:after="60"/>
              <w:jc w:val="both"/>
              <w:rPr>
                <w:del w:id="1873" w:author="Administrator" w:date="2023-08-28T11:54:00Z"/>
                <w:rFonts w:ascii="Times New Roman" w:hAnsi="Times New Roman"/>
              </w:rPr>
            </w:pPr>
            <w:del w:id="1874" w:author="Administrator" w:date="2023-08-28T11:54:00Z">
              <w:r w:rsidRPr="00104287" w:rsidDel="00DE2415">
                <w:rPr>
                  <w:rFonts w:ascii="Times New Roman" w:hAnsi="Times New Roman"/>
                </w:rPr>
                <w:delText>601 ± 810</w:delText>
              </w:r>
            </w:del>
          </w:p>
        </w:tc>
        <w:tc>
          <w:tcPr>
            <w:tcW w:w="0" w:type="auto"/>
          </w:tcPr>
          <w:p w14:paraId="3F47F4AB" w14:textId="3B51700C" w:rsidR="00043A6B" w:rsidRPr="00104287" w:rsidDel="00DE2415" w:rsidRDefault="00043A6B" w:rsidP="00721651">
            <w:pPr>
              <w:keepNext/>
              <w:spacing w:after="60"/>
              <w:jc w:val="both"/>
              <w:rPr>
                <w:del w:id="1875" w:author="Administrator" w:date="2023-08-28T11:54:00Z"/>
                <w:rFonts w:ascii="Times New Roman" w:hAnsi="Times New Roman"/>
              </w:rPr>
            </w:pPr>
            <w:del w:id="1876" w:author="Administrator" w:date="2023-08-28T11:54:00Z">
              <w:r w:rsidRPr="00104287" w:rsidDel="00DE2415">
                <w:rPr>
                  <w:rFonts w:ascii="Times New Roman" w:hAnsi="Times New Roman"/>
                </w:rPr>
                <w:delText>741 ± 860</w:delText>
              </w:r>
            </w:del>
          </w:p>
        </w:tc>
        <w:tc>
          <w:tcPr>
            <w:tcW w:w="0" w:type="auto"/>
          </w:tcPr>
          <w:p w14:paraId="46822381" w14:textId="5FAE688F" w:rsidR="00043A6B" w:rsidRPr="00104287" w:rsidDel="00DE2415" w:rsidRDefault="00043A6B" w:rsidP="00721651">
            <w:pPr>
              <w:keepNext/>
              <w:spacing w:after="60"/>
              <w:jc w:val="both"/>
              <w:rPr>
                <w:del w:id="1877" w:author="Administrator" w:date="2023-08-28T11:54:00Z"/>
                <w:rFonts w:ascii="Times New Roman" w:hAnsi="Times New Roman"/>
              </w:rPr>
            </w:pPr>
            <w:del w:id="1878" w:author="Administrator" w:date="2023-08-28T11:54:00Z">
              <w:r w:rsidRPr="00104287" w:rsidDel="00DE2415">
                <w:rPr>
                  <w:rFonts w:ascii="Times New Roman" w:hAnsi="Times New Roman"/>
                </w:rPr>
                <w:delText>0.8</w:delText>
              </w:r>
            </w:del>
          </w:p>
        </w:tc>
      </w:tr>
    </w:tbl>
    <w:p w14:paraId="551B8181" w14:textId="77777777" w:rsidR="0082037F" w:rsidRDefault="0082037F" w:rsidP="00043A6B">
      <w:pPr>
        <w:spacing w:line="480" w:lineRule="auto"/>
        <w:jc w:val="both"/>
        <w:rPr>
          <w:ins w:id="1879" w:author="Administrator" w:date="2023-08-28T12:40:00Z"/>
          <w:rFonts w:ascii="Times New Roman" w:hAnsi="Times New Roman"/>
          <w:color w:val="000000" w:themeColor="text1"/>
          <w:sz w:val="24"/>
          <w:szCs w:val="24"/>
        </w:rPr>
      </w:pPr>
    </w:p>
    <w:p w14:paraId="4B014CEE" w14:textId="25CA1886" w:rsidR="00043A6B" w:rsidDel="0082037F" w:rsidRDefault="0082037F" w:rsidP="00043A6B">
      <w:pPr>
        <w:spacing w:line="480" w:lineRule="auto"/>
        <w:jc w:val="both"/>
        <w:rPr>
          <w:del w:id="1880" w:author="Administrator" w:date="2023-08-28T11:54:00Z"/>
          <w:rFonts w:ascii="Times New Roman" w:hAnsi="Times New Roman"/>
          <w:color w:val="000000" w:themeColor="text1"/>
          <w:sz w:val="24"/>
          <w:szCs w:val="24"/>
        </w:rPr>
      </w:pPr>
      <w:ins w:id="1881" w:author="Administrator" w:date="2023-08-28T12:37:00Z">
        <w:r>
          <w:rPr>
            <w:rFonts w:ascii="Times New Roman" w:hAnsi="Times New Roman"/>
            <w:color w:val="000000" w:themeColor="text1"/>
            <w:sz w:val="24"/>
            <w:szCs w:val="24"/>
          </w:rPr>
          <w:t>4.3.4 correlation with physicochemical parameter</w:t>
        </w:r>
      </w:ins>
    </w:p>
    <w:p w14:paraId="6DE7F6A0" w14:textId="056B7E07" w:rsidR="0082037F" w:rsidRDefault="0082037F" w:rsidP="00043A6B">
      <w:pPr>
        <w:spacing w:line="480" w:lineRule="auto"/>
        <w:jc w:val="both"/>
        <w:rPr>
          <w:ins w:id="1882" w:author="Administrator" w:date="2023-08-28T12:42:00Z"/>
          <w:rFonts w:ascii="Times New Roman" w:hAnsi="Times New Roman"/>
          <w:color w:val="000000" w:themeColor="text1"/>
          <w:sz w:val="24"/>
          <w:szCs w:val="24"/>
        </w:rPr>
      </w:pPr>
      <w:ins w:id="1883" w:author="Administrator" w:date="2023-08-28T12:37:00Z">
        <w:r>
          <w:rPr>
            <w:rFonts w:ascii="Times New Roman" w:hAnsi="Times New Roman"/>
            <w:color w:val="000000" w:themeColor="text1"/>
            <w:sz w:val="24"/>
            <w:szCs w:val="24"/>
          </w:rPr>
          <w:t xml:space="preserve">We need correlation with </w:t>
        </w:r>
      </w:ins>
      <w:ins w:id="1884" w:author="Administrator" w:date="2023-08-28T12:38:00Z">
        <w:r>
          <w:rPr>
            <w:rFonts w:ascii="Times New Roman" w:hAnsi="Times New Roman"/>
            <w:color w:val="000000" w:themeColor="text1"/>
            <w:sz w:val="24"/>
            <w:szCs w:val="24"/>
          </w:rPr>
          <w:t>physicochemical ask Tembo or someone else how to do simple PCA chart between species occurrence data and physicaochemeical parameter and determine which could be the</w:t>
        </w:r>
      </w:ins>
      <w:ins w:id="1885" w:author="Administrator" w:date="2023-08-28T12:39:00Z">
        <w:r>
          <w:rPr>
            <w:rFonts w:ascii="Times New Roman" w:hAnsi="Times New Roman"/>
            <w:color w:val="000000" w:themeColor="text1"/>
            <w:sz w:val="24"/>
            <w:szCs w:val="24"/>
          </w:rPr>
          <w:t xml:space="preserve"> major driver to observed pattern what you have done is not correct or enough.</w:t>
        </w:r>
      </w:ins>
    </w:p>
    <w:p w14:paraId="36384023" w14:textId="064472E1" w:rsidR="0000031E" w:rsidRDefault="0000031E" w:rsidP="00043A6B">
      <w:pPr>
        <w:spacing w:line="480" w:lineRule="auto"/>
        <w:jc w:val="both"/>
        <w:rPr>
          <w:ins w:id="1886" w:author="Administrator" w:date="2023-08-28T12:37:00Z"/>
          <w:rFonts w:ascii="Times New Roman" w:hAnsi="Times New Roman"/>
          <w:color w:val="000000" w:themeColor="text1"/>
          <w:sz w:val="24"/>
          <w:szCs w:val="24"/>
        </w:rPr>
      </w:pPr>
      <w:ins w:id="1887" w:author="Administrator" w:date="2023-08-28T12:42:00Z">
        <w:r>
          <w:rPr>
            <w:rFonts w:ascii="Times New Roman" w:hAnsi="Times New Roman"/>
            <w:color w:val="000000" w:themeColor="text1"/>
            <w:sz w:val="24"/>
            <w:szCs w:val="24"/>
          </w:rPr>
          <w:t>4.3.5 occurrence of other juvenile fish</w:t>
        </w:r>
      </w:ins>
    </w:p>
    <w:p w14:paraId="51C6EFAA" w14:textId="5EC4F956" w:rsidR="00173982" w:rsidRDefault="00173982">
      <w:pPr>
        <w:pStyle w:val="Heading3"/>
        <w:numPr>
          <w:ilvl w:val="2"/>
          <w:numId w:val="32"/>
        </w:numPr>
        <w:rPr>
          <w:ins w:id="1888" w:author="Administrator" w:date="2023-08-28T11:59:00Z"/>
        </w:rPr>
        <w:pPrChange w:id="1889" w:author="Administrator" w:date="2023-08-28T12:41:00Z">
          <w:pPr>
            <w:pStyle w:val="Heading2"/>
          </w:pPr>
        </w:pPrChange>
      </w:pPr>
      <w:ins w:id="1890" w:author="Administrator" w:date="2023-08-28T11:59:00Z">
        <w:r w:rsidRPr="00934281">
          <w:t xml:space="preserve">Occurrence of juvenile </w:t>
        </w:r>
        <w:r>
          <w:t>sympatric fish</w:t>
        </w:r>
        <w:r w:rsidRPr="00934281">
          <w:t xml:space="preserve"> in the Sabaki Estuary</w:t>
        </w:r>
      </w:ins>
    </w:p>
    <w:p w14:paraId="57E51E21" w14:textId="77777777" w:rsidR="00173982" w:rsidRPr="00C93F4D" w:rsidRDefault="00173982" w:rsidP="00173982">
      <w:pPr>
        <w:spacing w:line="480" w:lineRule="auto"/>
        <w:jc w:val="both"/>
        <w:rPr>
          <w:ins w:id="1891" w:author="Administrator" w:date="2023-08-28T11:59:00Z"/>
          <w:rFonts w:ascii="Times New Roman" w:hAnsi="Times New Roman"/>
          <w:sz w:val="24"/>
          <w:szCs w:val="24"/>
        </w:rPr>
      </w:pPr>
      <w:ins w:id="1892" w:author="Administrator" w:date="2023-08-28T11:59:00Z">
        <w:r w:rsidRPr="00C93F4D">
          <w:rPr>
            <w:rFonts w:ascii="Times New Roman" w:hAnsi="Times New Roman"/>
            <w:sz w:val="24"/>
            <w:szCs w:val="24"/>
            <w:lang w:val="en-US" w:eastAsia="en-US"/>
          </w:rPr>
          <w:t xml:space="preserve">A total of 1236 fish belonging to 9 species and 7 families </w:t>
        </w:r>
        <w:r w:rsidRPr="00C93F4D">
          <w:rPr>
            <w:rFonts w:ascii="Times New Roman" w:hAnsi="Times New Roman"/>
            <w:sz w:val="24"/>
            <w:szCs w:val="24"/>
          </w:rPr>
          <w:t>were sampled during the study period</w:t>
        </w:r>
        <w:r w:rsidRPr="00C93F4D">
          <w:rPr>
            <w:rFonts w:ascii="Times New Roman" w:hAnsi="Times New Roman"/>
            <w:sz w:val="24"/>
            <w:szCs w:val="24"/>
            <w:lang w:val="en-US" w:eastAsia="en-US"/>
          </w:rPr>
          <w:t xml:space="preserve"> (Table 1).</w:t>
        </w:r>
        <w:r w:rsidRPr="00C93F4D">
          <w:rPr>
            <w:rFonts w:ascii="Times New Roman" w:hAnsi="Times New Roman"/>
            <w:sz w:val="24"/>
            <w:szCs w:val="24"/>
          </w:rPr>
          <w:t xml:space="preserve"> The species </w:t>
        </w:r>
        <w:r w:rsidRPr="00C93F4D">
          <w:rPr>
            <w:rFonts w:ascii="Times New Roman" w:hAnsi="Times New Roman"/>
            <w:i/>
            <w:iCs/>
            <w:sz w:val="24"/>
            <w:szCs w:val="24"/>
            <w:lang w:val="en-US" w:eastAsia="en-US"/>
          </w:rPr>
          <w:t>Glossogobius giuris</w:t>
        </w:r>
        <w:r w:rsidRPr="00C93F4D">
          <w:rPr>
            <w:rFonts w:ascii="Times New Roman" w:hAnsi="Times New Roman"/>
            <w:sz w:val="24"/>
            <w:szCs w:val="24"/>
            <w:lang w:val="en-US" w:eastAsia="en-US"/>
          </w:rPr>
          <w:t xml:space="preserve"> (</w:t>
        </w:r>
        <w:r w:rsidRPr="00C93F4D">
          <w:rPr>
            <w:rFonts w:ascii="Times New Roman" w:hAnsi="Times New Roman"/>
            <w:color w:val="000000" w:themeColor="text1"/>
            <w:sz w:val="24"/>
            <w:szCs w:val="24"/>
            <w:lang w:val="en-US" w:eastAsia="en-US"/>
          </w:rPr>
          <w:t>Hamilton, 1822)</w:t>
        </w:r>
        <w:r w:rsidRPr="00C93F4D">
          <w:rPr>
            <w:rFonts w:ascii="Times New Roman" w:hAnsi="Times New Roman"/>
            <w:sz w:val="24"/>
            <w:szCs w:val="24"/>
          </w:rPr>
          <w:t xml:space="preserve"> belonging to the estuarine family </w:t>
        </w:r>
        <w:r w:rsidRPr="00C93F4D">
          <w:rPr>
            <w:rFonts w:ascii="Times New Roman" w:hAnsi="Times New Roman"/>
            <w:sz w:val="24"/>
            <w:szCs w:val="24"/>
            <w:lang w:val="en-US" w:eastAsia="en-US"/>
          </w:rPr>
          <w:t>Gobiidae</w:t>
        </w:r>
        <w:r w:rsidRPr="00C93F4D">
          <w:rPr>
            <w:rFonts w:ascii="Times New Roman" w:hAnsi="Times New Roman"/>
            <w:sz w:val="24"/>
            <w:szCs w:val="24"/>
          </w:rPr>
          <w:t xml:space="preserve"> were the most abundant with a relative abundance of 72.6%, followed by </w:t>
        </w:r>
        <w:r w:rsidRPr="00C93F4D">
          <w:rPr>
            <w:rFonts w:ascii="Times New Roman" w:hAnsi="Times New Roman"/>
            <w:i/>
            <w:iCs/>
            <w:color w:val="000000" w:themeColor="text1"/>
            <w:sz w:val="24"/>
            <w:szCs w:val="24"/>
          </w:rPr>
          <w:t>Oreochromis spirulus spirulus</w:t>
        </w:r>
        <w:r w:rsidRPr="00C93F4D">
          <w:rPr>
            <w:rFonts w:ascii="Times New Roman" w:hAnsi="Times New Roman"/>
            <w:color w:val="000000" w:themeColor="text1"/>
            <w:sz w:val="24"/>
            <w:szCs w:val="24"/>
            <w:lang w:val="en-US" w:eastAsia="en-US"/>
          </w:rPr>
          <w:t xml:space="preserve"> (Gunther, 1894)</w:t>
        </w:r>
        <w:r w:rsidRPr="00C93F4D">
          <w:rPr>
            <w:rFonts w:ascii="Times New Roman" w:hAnsi="Times New Roman"/>
            <w:sz w:val="24"/>
            <w:szCs w:val="24"/>
          </w:rPr>
          <w:t xml:space="preserve"> </w:t>
        </w:r>
        <w:r w:rsidRPr="00C93F4D">
          <w:rPr>
            <w:rFonts w:ascii="Times New Roman" w:hAnsi="Times New Roman"/>
          </w:rPr>
          <w:t>9.21</w:t>
        </w:r>
        <w:r w:rsidRPr="00C93F4D">
          <w:rPr>
            <w:rFonts w:ascii="Times New Roman" w:hAnsi="Times New Roman"/>
            <w:sz w:val="24"/>
            <w:szCs w:val="24"/>
          </w:rPr>
          <w:t xml:space="preserve">% and </w:t>
        </w:r>
        <w:r w:rsidRPr="00C93F4D">
          <w:rPr>
            <w:rFonts w:ascii="Times New Roman" w:hAnsi="Times New Roman"/>
            <w:i/>
            <w:iCs/>
            <w:color w:val="000000" w:themeColor="text1"/>
            <w:sz w:val="24"/>
            <w:szCs w:val="24"/>
          </w:rPr>
          <w:t>Oreochromis mossambicus</w:t>
        </w:r>
        <w:r w:rsidRPr="00C93F4D">
          <w:rPr>
            <w:rFonts w:ascii="Times New Roman" w:hAnsi="Times New Roman"/>
            <w:color w:val="000000" w:themeColor="text1"/>
            <w:sz w:val="24"/>
            <w:szCs w:val="24"/>
            <w:lang w:val="en-US" w:eastAsia="en-US"/>
          </w:rPr>
          <w:t xml:space="preserve"> (Peters, 1852)</w:t>
        </w:r>
        <w:r w:rsidRPr="00C93F4D">
          <w:rPr>
            <w:rFonts w:ascii="Times New Roman" w:hAnsi="Times New Roman"/>
            <w:sz w:val="24"/>
            <w:szCs w:val="24"/>
          </w:rPr>
          <w:t xml:space="preserve"> (</w:t>
        </w:r>
        <w:r w:rsidRPr="00C93F4D">
          <w:rPr>
            <w:rFonts w:ascii="Times New Roman" w:hAnsi="Times New Roman"/>
          </w:rPr>
          <w:t>3.67%</w:t>
        </w:r>
        <w:r w:rsidRPr="00C93F4D">
          <w:rPr>
            <w:rFonts w:ascii="Times New Roman" w:hAnsi="Times New Roman"/>
            <w:sz w:val="24"/>
            <w:szCs w:val="24"/>
          </w:rPr>
          <w:t>) belonging the family Cichlidae.</w:t>
        </w:r>
        <w:r w:rsidRPr="00C93F4D">
          <w:rPr>
            <w:rFonts w:ascii="Times New Roman" w:hAnsi="Times New Roman"/>
            <w:sz w:val="24"/>
            <w:szCs w:val="24"/>
            <w:lang w:val="en-US" w:eastAsia="en-US"/>
          </w:rPr>
          <w:t xml:space="preserve"> The species </w:t>
        </w:r>
        <w:r w:rsidRPr="00C93F4D">
          <w:rPr>
            <w:rFonts w:ascii="Times New Roman" w:hAnsi="Times New Roman"/>
            <w:i/>
            <w:iCs/>
            <w:sz w:val="24"/>
            <w:szCs w:val="24"/>
            <w:lang w:val="en-US" w:eastAsia="en-US"/>
          </w:rPr>
          <w:t>Pisonodophis boro</w:t>
        </w:r>
        <w:r w:rsidRPr="00C93F4D">
          <w:rPr>
            <w:rFonts w:ascii="Times New Roman" w:hAnsi="Times New Roman"/>
            <w:sz w:val="24"/>
            <w:szCs w:val="24"/>
            <w:lang w:val="en-US" w:eastAsia="en-US"/>
          </w:rPr>
          <w:t xml:space="preserve"> from the family Ophichthidae followed with a relative abundance of 3.51% followed by </w:t>
        </w:r>
        <w:r w:rsidRPr="00C93F4D">
          <w:rPr>
            <w:rFonts w:ascii="Times New Roman" w:hAnsi="Times New Roman"/>
            <w:i/>
            <w:iCs/>
            <w:sz w:val="24"/>
            <w:szCs w:val="24"/>
          </w:rPr>
          <w:t xml:space="preserve">Bagrus docmak </w:t>
        </w:r>
        <w:r w:rsidRPr="00C93F4D">
          <w:rPr>
            <w:rFonts w:ascii="Times New Roman" w:hAnsi="Times New Roman"/>
            <w:sz w:val="24"/>
            <w:szCs w:val="24"/>
          </w:rPr>
          <w:t xml:space="preserve">(Fabricius, 1775) </w:t>
        </w:r>
        <w:r w:rsidRPr="00C93F4D">
          <w:rPr>
            <w:rFonts w:ascii="Times New Roman" w:hAnsi="Times New Roman"/>
            <w:sz w:val="24"/>
            <w:szCs w:val="24"/>
            <w:lang w:val="en-US" w:eastAsia="en-US"/>
          </w:rPr>
          <w:t xml:space="preserve">from the </w:t>
        </w:r>
        <w:r w:rsidRPr="00C93F4D">
          <w:rPr>
            <w:rFonts w:ascii="Times New Roman" w:hAnsi="Times New Roman"/>
          </w:rPr>
          <w:t>Bagridae</w:t>
        </w:r>
        <w:r w:rsidRPr="00C93F4D">
          <w:rPr>
            <w:rFonts w:ascii="Times New Roman" w:hAnsi="Times New Roman"/>
            <w:sz w:val="24"/>
            <w:szCs w:val="24"/>
            <w:lang w:val="en-US" w:eastAsia="en-US"/>
          </w:rPr>
          <w:t xml:space="preserve"> family </w:t>
        </w:r>
        <w:r w:rsidRPr="00C93F4D">
          <w:rPr>
            <w:rFonts w:ascii="Times New Roman" w:hAnsi="Times New Roman"/>
            <w:sz w:val="24"/>
            <w:szCs w:val="24"/>
          </w:rPr>
          <w:t>2.73</w:t>
        </w:r>
        <w:r w:rsidRPr="00C93F4D">
          <w:rPr>
            <w:rFonts w:ascii="Times New Roman" w:hAnsi="Times New Roman"/>
            <w:sz w:val="24"/>
            <w:szCs w:val="24"/>
            <w:lang w:val="en-US" w:eastAsia="en-US"/>
          </w:rPr>
          <w:t>%. Other species</w:t>
        </w:r>
        <w:r w:rsidRPr="00C93F4D">
          <w:rPr>
            <w:rFonts w:ascii="Times New Roman" w:hAnsi="Times New Roman"/>
            <w:i/>
            <w:iCs/>
            <w:sz w:val="24"/>
            <w:szCs w:val="24"/>
          </w:rPr>
          <w:t xml:space="preserve">, </w:t>
        </w:r>
        <w:r w:rsidRPr="00C93F4D">
          <w:rPr>
            <w:rFonts w:ascii="Times New Roman" w:hAnsi="Times New Roman"/>
            <w:i/>
            <w:iCs/>
            <w:sz w:val="24"/>
            <w:szCs w:val="24"/>
            <w:lang w:val="en-US" w:eastAsia="en-US"/>
          </w:rPr>
          <w:t>Stenegobius kenyae</w:t>
        </w:r>
        <w:r w:rsidRPr="00C93F4D">
          <w:rPr>
            <w:rFonts w:ascii="Times New Roman" w:hAnsi="Times New Roman"/>
            <w:sz w:val="24"/>
            <w:szCs w:val="24"/>
            <w:lang w:val="en-US" w:eastAsia="en-US"/>
          </w:rPr>
          <w:t xml:space="preserve"> (Smith, 1959</w:t>
        </w:r>
        <w:r w:rsidRPr="00C93F4D">
          <w:rPr>
            <w:rFonts w:ascii="Times New Roman" w:hAnsi="Times New Roman"/>
            <w:sz w:val="24"/>
            <w:szCs w:val="24"/>
          </w:rPr>
          <w:t xml:space="preserve">), </w:t>
        </w:r>
        <w:r w:rsidRPr="00C93F4D">
          <w:rPr>
            <w:rFonts w:ascii="Times New Roman" w:hAnsi="Times New Roman"/>
            <w:i/>
            <w:iCs/>
            <w:sz w:val="24"/>
            <w:szCs w:val="24"/>
          </w:rPr>
          <w:t xml:space="preserve">Planiliza alata </w:t>
        </w:r>
        <w:r w:rsidRPr="00C93F4D">
          <w:rPr>
            <w:rFonts w:ascii="Times New Roman" w:hAnsi="Times New Roman"/>
            <w:sz w:val="24"/>
            <w:szCs w:val="24"/>
          </w:rPr>
          <w:t>(Steindachner, 1892)</w:t>
        </w:r>
        <w:r w:rsidRPr="00C93F4D">
          <w:rPr>
            <w:rFonts w:ascii="Times New Roman" w:hAnsi="Times New Roman"/>
            <w:i/>
            <w:iCs/>
            <w:sz w:val="24"/>
            <w:szCs w:val="24"/>
          </w:rPr>
          <w:t xml:space="preserve"> </w:t>
        </w:r>
        <w:r w:rsidRPr="00C93F4D">
          <w:rPr>
            <w:rFonts w:ascii="Times New Roman" w:hAnsi="Times New Roman"/>
            <w:sz w:val="24"/>
            <w:szCs w:val="24"/>
          </w:rPr>
          <w:t xml:space="preserve">and </w:t>
        </w:r>
        <w:r w:rsidRPr="00C93F4D">
          <w:rPr>
            <w:rFonts w:ascii="Times New Roman" w:hAnsi="Times New Roman"/>
            <w:i/>
            <w:iCs/>
            <w:sz w:val="24"/>
            <w:szCs w:val="24"/>
          </w:rPr>
          <w:t xml:space="preserve">Otolithes ruber </w:t>
        </w:r>
        <w:r w:rsidRPr="00C93F4D">
          <w:rPr>
            <w:rFonts w:ascii="Times New Roman" w:hAnsi="Times New Roman"/>
            <w:sz w:val="24"/>
            <w:szCs w:val="24"/>
          </w:rPr>
          <w:t xml:space="preserve">(Bloch &amp; Schneider, 1801), </w:t>
        </w:r>
        <w:r w:rsidRPr="00C93F4D">
          <w:rPr>
            <w:rFonts w:ascii="Times New Roman" w:hAnsi="Times New Roman"/>
            <w:i/>
            <w:iCs/>
            <w:sz w:val="24"/>
            <w:szCs w:val="24"/>
          </w:rPr>
          <w:t>Barbus oxyrhynchus</w:t>
        </w:r>
        <w:r w:rsidRPr="00C93F4D">
          <w:rPr>
            <w:rFonts w:ascii="Times New Roman" w:hAnsi="Times New Roman"/>
            <w:sz w:val="24"/>
            <w:szCs w:val="24"/>
          </w:rPr>
          <w:t xml:space="preserve"> (Pfeffer, 1889) showed lower relative abundance &lt; 2%</w:t>
        </w:r>
        <w:r>
          <w:rPr>
            <w:rFonts w:ascii="Times New Roman" w:hAnsi="Times New Roman"/>
            <w:sz w:val="24"/>
            <w:szCs w:val="24"/>
          </w:rPr>
          <w:t>.</w:t>
        </w:r>
      </w:ins>
    </w:p>
    <w:p w14:paraId="0BC1BBDF" w14:textId="77777777" w:rsidR="00173982" w:rsidRPr="00C93F4D" w:rsidRDefault="00173982" w:rsidP="00173982">
      <w:pPr>
        <w:pStyle w:val="ThesisTables"/>
        <w:jc w:val="both"/>
        <w:rPr>
          <w:ins w:id="1893" w:author="Administrator" w:date="2023-08-28T11:59:00Z"/>
        </w:rPr>
      </w:pPr>
      <w:ins w:id="1894" w:author="Administrator" w:date="2023-08-28T11:59:00Z">
        <w:r w:rsidRPr="00C93F4D">
          <w:rPr>
            <w:color w:val="000000" w:themeColor="text1"/>
          </w:rPr>
          <w:t xml:space="preserve">Table 1: </w:t>
        </w:r>
        <w:r w:rsidRPr="00C93F4D">
          <w:t>Species composition of fishes caught by glass eel fyke nets from the Sabaki Estuary during the study.</w:t>
        </w:r>
      </w:ins>
    </w:p>
    <w:tbl>
      <w:tblPr>
        <w:tblStyle w:val="Table"/>
        <w:tblW w:w="9630" w:type="dxa"/>
        <w:jc w:val="center"/>
        <w:tblBorders>
          <w:top w:val="single" w:sz="4" w:space="0" w:color="auto"/>
          <w:bottom w:val="single" w:sz="4" w:space="0" w:color="auto"/>
        </w:tblBorders>
        <w:tblLayout w:type="fixed"/>
        <w:tblCellMar>
          <w:left w:w="60" w:type="dxa"/>
          <w:right w:w="60" w:type="dxa"/>
        </w:tblCellMar>
        <w:tblLook w:val="0000" w:firstRow="0" w:lastRow="0" w:firstColumn="0" w:lastColumn="0" w:noHBand="0" w:noVBand="0"/>
      </w:tblPr>
      <w:tblGrid>
        <w:gridCol w:w="1413"/>
        <w:gridCol w:w="2907"/>
        <w:gridCol w:w="1057"/>
        <w:gridCol w:w="2003"/>
        <w:gridCol w:w="584"/>
        <w:gridCol w:w="136"/>
        <w:gridCol w:w="1530"/>
      </w:tblGrid>
      <w:tr w:rsidR="00173982" w:rsidRPr="00C93F4D" w14:paraId="3EE8B37E" w14:textId="77777777" w:rsidTr="00867200">
        <w:trPr>
          <w:cantSplit/>
          <w:jc w:val="center"/>
          <w:ins w:id="1895" w:author="Administrator" w:date="2023-08-28T11:59:00Z"/>
        </w:trPr>
        <w:tc>
          <w:tcPr>
            <w:tcW w:w="1413" w:type="dxa"/>
            <w:tcBorders>
              <w:top w:val="single" w:sz="4" w:space="0" w:color="auto"/>
              <w:bottom w:val="single" w:sz="4" w:space="0" w:color="auto"/>
            </w:tcBorders>
          </w:tcPr>
          <w:p w14:paraId="2251125C" w14:textId="77777777" w:rsidR="00173982" w:rsidRPr="00C93F4D" w:rsidRDefault="00173982" w:rsidP="00867200">
            <w:pPr>
              <w:keepNext/>
              <w:spacing w:after="60"/>
              <w:jc w:val="both"/>
              <w:rPr>
                <w:ins w:id="1896" w:author="Administrator" w:date="2023-08-28T11:59:00Z"/>
                <w:rFonts w:ascii="Times New Roman" w:hAnsi="Times New Roman"/>
              </w:rPr>
            </w:pPr>
            <w:ins w:id="1897" w:author="Administrator" w:date="2023-08-28T11:59:00Z">
              <w:r w:rsidRPr="00C93F4D">
                <w:rPr>
                  <w:rFonts w:ascii="Times New Roman" w:hAnsi="Times New Roman"/>
                </w:rPr>
                <w:t>Family</w:t>
              </w:r>
            </w:ins>
          </w:p>
        </w:tc>
        <w:tc>
          <w:tcPr>
            <w:tcW w:w="2907" w:type="dxa"/>
            <w:tcBorders>
              <w:top w:val="single" w:sz="4" w:space="0" w:color="auto"/>
              <w:bottom w:val="single" w:sz="4" w:space="0" w:color="auto"/>
            </w:tcBorders>
          </w:tcPr>
          <w:p w14:paraId="1B3A1DAE" w14:textId="77777777" w:rsidR="00173982" w:rsidRPr="00C93F4D" w:rsidRDefault="00173982" w:rsidP="00867200">
            <w:pPr>
              <w:keepNext/>
              <w:spacing w:after="60"/>
              <w:jc w:val="both"/>
              <w:rPr>
                <w:ins w:id="1898" w:author="Administrator" w:date="2023-08-28T11:59:00Z"/>
                <w:rFonts w:ascii="Times New Roman" w:hAnsi="Times New Roman"/>
              </w:rPr>
            </w:pPr>
            <w:ins w:id="1899" w:author="Administrator" w:date="2023-08-28T11:59:00Z">
              <w:r w:rsidRPr="00C93F4D">
                <w:rPr>
                  <w:rFonts w:ascii="Times New Roman" w:hAnsi="Times New Roman"/>
                </w:rPr>
                <w:t>Species</w:t>
              </w:r>
            </w:ins>
          </w:p>
        </w:tc>
        <w:tc>
          <w:tcPr>
            <w:tcW w:w="1057" w:type="dxa"/>
            <w:tcBorders>
              <w:top w:val="single" w:sz="4" w:space="0" w:color="auto"/>
              <w:bottom w:val="single" w:sz="4" w:space="0" w:color="auto"/>
            </w:tcBorders>
          </w:tcPr>
          <w:p w14:paraId="1F914FEA" w14:textId="77777777" w:rsidR="00173982" w:rsidRPr="00C93F4D" w:rsidRDefault="00173982" w:rsidP="00867200">
            <w:pPr>
              <w:keepNext/>
              <w:spacing w:after="60"/>
              <w:jc w:val="both"/>
              <w:rPr>
                <w:ins w:id="1900" w:author="Administrator" w:date="2023-08-28T11:59:00Z"/>
                <w:rFonts w:ascii="Times New Roman" w:hAnsi="Times New Roman"/>
              </w:rPr>
            </w:pPr>
            <w:ins w:id="1901" w:author="Administrator" w:date="2023-08-28T11:59:00Z">
              <w:r>
                <w:rPr>
                  <w:rFonts w:ascii="Times New Roman" w:hAnsi="Times New Roman"/>
                </w:rPr>
                <w:t>Swahili</w:t>
              </w:r>
              <w:r w:rsidRPr="00C93F4D">
                <w:rPr>
                  <w:rFonts w:ascii="Times New Roman" w:hAnsi="Times New Roman"/>
                </w:rPr>
                <w:t xml:space="preserve"> name</w:t>
              </w:r>
            </w:ins>
          </w:p>
        </w:tc>
        <w:tc>
          <w:tcPr>
            <w:tcW w:w="2003" w:type="dxa"/>
            <w:tcBorders>
              <w:top w:val="single" w:sz="4" w:space="0" w:color="auto"/>
              <w:bottom w:val="single" w:sz="4" w:space="0" w:color="auto"/>
            </w:tcBorders>
          </w:tcPr>
          <w:p w14:paraId="24B38439" w14:textId="77777777" w:rsidR="00173982" w:rsidRPr="00C93F4D" w:rsidRDefault="00173982" w:rsidP="00867200">
            <w:pPr>
              <w:keepNext/>
              <w:spacing w:after="60"/>
              <w:jc w:val="both"/>
              <w:rPr>
                <w:ins w:id="1902" w:author="Administrator" w:date="2023-08-28T11:59:00Z"/>
                <w:rFonts w:ascii="Times New Roman" w:hAnsi="Times New Roman"/>
              </w:rPr>
            </w:pPr>
            <w:ins w:id="1903" w:author="Administrator" w:date="2023-08-28T11:59:00Z">
              <w:r w:rsidRPr="00C93F4D">
                <w:rPr>
                  <w:rFonts w:ascii="Times New Roman" w:hAnsi="Times New Roman"/>
                </w:rPr>
                <w:t>English Name</w:t>
              </w:r>
            </w:ins>
          </w:p>
        </w:tc>
        <w:tc>
          <w:tcPr>
            <w:tcW w:w="584" w:type="dxa"/>
            <w:tcBorders>
              <w:top w:val="single" w:sz="4" w:space="0" w:color="auto"/>
              <w:bottom w:val="single" w:sz="4" w:space="0" w:color="auto"/>
            </w:tcBorders>
          </w:tcPr>
          <w:p w14:paraId="15E44BBC" w14:textId="77777777" w:rsidR="00173982" w:rsidRPr="00C93F4D" w:rsidRDefault="00173982" w:rsidP="00867200">
            <w:pPr>
              <w:keepNext/>
              <w:spacing w:after="60"/>
              <w:jc w:val="both"/>
              <w:rPr>
                <w:ins w:id="1904" w:author="Administrator" w:date="2023-08-28T11:59:00Z"/>
                <w:rFonts w:ascii="Times New Roman" w:hAnsi="Times New Roman"/>
              </w:rPr>
            </w:pPr>
            <w:ins w:id="1905" w:author="Administrator" w:date="2023-08-28T11:59:00Z">
              <w:r w:rsidRPr="00C93F4D">
                <w:rPr>
                  <w:rFonts w:ascii="Times New Roman" w:hAnsi="Times New Roman"/>
                </w:rPr>
                <w:t>N</w:t>
              </w:r>
            </w:ins>
          </w:p>
        </w:tc>
        <w:tc>
          <w:tcPr>
            <w:tcW w:w="1666" w:type="dxa"/>
            <w:gridSpan w:val="2"/>
            <w:tcBorders>
              <w:top w:val="single" w:sz="4" w:space="0" w:color="auto"/>
              <w:bottom w:val="single" w:sz="4" w:space="0" w:color="auto"/>
            </w:tcBorders>
          </w:tcPr>
          <w:p w14:paraId="723A3AA5" w14:textId="77777777" w:rsidR="00173982" w:rsidRPr="00C93F4D" w:rsidRDefault="00173982" w:rsidP="00867200">
            <w:pPr>
              <w:keepNext/>
              <w:spacing w:after="60"/>
              <w:jc w:val="both"/>
              <w:rPr>
                <w:ins w:id="1906" w:author="Administrator" w:date="2023-08-28T11:59:00Z"/>
                <w:rFonts w:ascii="Times New Roman" w:hAnsi="Times New Roman"/>
              </w:rPr>
            </w:pPr>
            <w:commentRangeStart w:id="1907"/>
            <w:ins w:id="1908" w:author="Administrator" w:date="2023-08-28T11:59:00Z">
              <w:r w:rsidRPr="00C93F4D">
                <w:rPr>
                  <w:rFonts w:ascii="Times New Roman" w:hAnsi="Times New Roman"/>
                </w:rPr>
                <w:t xml:space="preserve">Relative </w:t>
              </w:r>
              <w:commentRangeEnd w:id="1907"/>
              <w:r>
                <w:rPr>
                  <w:rStyle w:val="CommentReference"/>
                </w:rPr>
                <w:commentReference w:id="1907"/>
              </w:r>
              <w:r w:rsidRPr="00C93F4D">
                <w:rPr>
                  <w:rFonts w:ascii="Times New Roman" w:hAnsi="Times New Roman"/>
                </w:rPr>
                <w:t xml:space="preserve">Abundance (%)  </w:t>
              </w:r>
            </w:ins>
          </w:p>
        </w:tc>
      </w:tr>
      <w:tr w:rsidR="00173982" w:rsidRPr="00C93F4D" w14:paraId="51C8C2FB" w14:textId="77777777" w:rsidTr="00867200">
        <w:trPr>
          <w:cantSplit/>
          <w:jc w:val="center"/>
          <w:ins w:id="1909" w:author="Administrator" w:date="2023-08-28T11:59:00Z"/>
        </w:trPr>
        <w:tc>
          <w:tcPr>
            <w:tcW w:w="1413" w:type="dxa"/>
            <w:tcBorders>
              <w:top w:val="single" w:sz="4" w:space="0" w:color="auto"/>
            </w:tcBorders>
          </w:tcPr>
          <w:p w14:paraId="003AC3D1" w14:textId="77777777" w:rsidR="00173982" w:rsidRPr="00C93F4D" w:rsidRDefault="00173982" w:rsidP="00867200">
            <w:pPr>
              <w:keepNext/>
              <w:spacing w:after="60"/>
              <w:jc w:val="both"/>
              <w:rPr>
                <w:ins w:id="1910" w:author="Administrator" w:date="2023-08-28T11:59:00Z"/>
                <w:rFonts w:ascii="Times New Roman" w:hAnsi="Times New Roman"/>
              </w:rPr>
            </w:pPr>
            <w:ins w:id="1911" w:author="Administrator" w:date="2023-08-28T11:59:00Z">
              <w:r w:rsidRPr="00C93F4D">
                <w:rPr>
                  <w:rFonts w:ascii="Times New Roman" w:hAnsi="Times New Roman"/>
                </w:rPr>
                <w:t>Gobiidae</w:t>
              </w:r>
            </w:ins>
          </w:p>
        </w:tc>
        <w:tc>
          <w:tcPr>
            <w:tcW w:w="2907" w:type="dxa"/>
            <w:tcBorders>
              <w:top w:val="single" w:sz="4" w:space="0" w:color="auto"/>
            </w:tcBorders>
          </w:tcPr>
          <w:p w14:paraId="6976D0A3" w14:textId="77777777" w:rsidR="00173982" w:rsidRPr="00C93F4D" w:rsidRDefault="00173982" w:rsidP="00867200">
            <w:pPr>
              <w:keepNext/>
              <w:spacing w:after="60"/>
              <w:jc w:val="both"/>
              <w:rPr>
                <w:ins w:id="1912" w:author="Administrator" w:date="2023-08-28T11:59:00Z"/>
                <w:rFonts w:ascii="Times New Roman" w:hAnsi="Times New Roman"/>
                <w:i/>
                <w:iCs/>
              </w:rPr>
            </w:pPr>
            <w:ins w:id="1913" w:author="Administrator" w:date="2023-08-28T11:59:00Z">
              <w:r w:rsidRPr="00C93F4D">
                <w:rPr>
                  <w:rFonts w:ascii="Times New Roman" w:hAnsi="Times New Roman"/>
                  <w:i/>
                  <w:iCs/>
                </w:rPr>
                <w:t>Glossogobius giuris</w:t>
              </w:r>
            </w:ins>
          </w:p>
        </w:tc>
        <w:tc>
          <w:tcPr>
            <w:tcW w:w="1057" w:type="dxa"/>
            <w:tcBorders>
              <w:top w:val="single" w:sz="4" w:space="0" w:color="auto"/>
            </w:tcBorders>
          </w:tcPr>
          <w:p w14:paraId="0E2EE166" w14:textId="77777777" w:rsidR="00173982" w:rsidRPr="00C93F4D" w:rsidRDefault="00173982" w:rsidP="00867200">
            <w:pPr>
              <w:keepNext/>
              <w:spacing w:after="60"/>
              <w:jc w:val="both"/>
              <w:rPr>
                <w:ins w:id="1914" w:author="Administrator" w:date="2023-08-28T11:59:00Z"/>
                <w:rFonts w:ascii="Times New Roman" w:hAnsi="Times New Roman"/>
              </w:rPr>
            </w:pPr>
            <w:commentRangeStart w:id="1915"/>
            <w:ins w:id="1916" w:author="Administrator" w:date="2023-08-28T11:59:00Z">
              <w:r w:rsidRPr="00C93F4D">
                <w:rPr>
                  <w:rFonts w:ascii="Times New Roman" w:hAnsi="Times New Roman"/>
                </w:rPr>
                <w:t>Jumburu</w:t>
              </w:r>
              <w:commentRangeEnd w:id="1915"/>
              <w:r>
                <w:rPr>
                  <w:rStyle w:val="CommentReference"/>
                </w:rPr>
                <w:commentReference w:id="1915"/>
              </w:r>
            </w:ins>
          </w:p>
        </w:tc>
        <w:tc>
          <w:tcPr>
            <w:tcW w:w="2003" w:type="dxa"/>
            <w:tcBorders>
              <w:top w:val="single" w:sz="4" w:space="0" w:color="auto"/>
            </w:tcBorders>
          </w:tcPr>
          <w:p w14:paraId="3789C24C" w14:textId="77777777" w:rsidR="00173982" w:rsidRPr="00C93F4D" w:rsidRDefault="00173982" w:rsidP="00867200">
            <w:pPr>
              <w:keepNext/>
              <w:spacing w:after="60"/>
              <w:jc w:val="both"/>
              <w:rPr>
                <w:ins w:id="1917" w:author="Administrator" w:date="2023-08-28T11:59:00Z"/>
                <w:rFonts w:ascii="Times New Roman" w:hAnsi="Times New Roman"/>
              </w:rPr>
            </w:pPr>
            <w:ins w:id="1918" w:author="Administrator" w:date="2023-08-28T11:59:00Z">
              <w:r w:rsidRPr="00C93F4D">
                <w:rPr>
                  <w:rFonts w:ascii="Times New Roman" w:hAnsi="Times New Roman"/>
                </w:rPr>
                <w:t>Tank goby</w:t>
              </w:r>
            </w:ins>
          </w:p>
        </w:tc>
        <w:tc>
          <w:tcPr>
            <w:tcW w:w="720" w:type="dxa"/>
            <w:gridSpan w:val="2"/>
            <w:tcBorders>
              <w:top w:val="single" w:sz="4" w:space="0" w:color="auto"/>
            </w:tcBorders>
          </w:tcPr>
          <w:p w14:paraId="3AEFB8F3" w14:textId="77777777" w:rsidR="00173982" w:rsidRPr="00C93F4D" w:rsidRDefault="00173982" w:rsidP="00867200">
            <w:pPr>
              <w:keepNext/>
              <w:spacing w:after="60"/>
              <w:jc w:val="both"/>
              <w:rPr>
                <w:ins w:id="1919" w:author="Administrator" w:date="2023-08-28T11:59:00Z"/>
                <w:rFonts w:ascii="Times New Roman" w:hAnsi="Times New Roman"/>
              </w:rPr>
            </w:pPr>
            <w:ins w:id="1920" w:author="Administrator" w:date="2023-08-28T11:59:00Z">
              <w:r w:rsidRPr="00C93F4D">
                <w:rPr>
                  <w:rFonts w:ascii="Times New Roman" w:hAnsi="Times New Roman"/>
                </w:rPr>
                <w:t>927</w:t>
              </w:r>
              <w:r>
                <w:rPr>
                  <w:rFonts w:ascii="Times New Roman" w:hAnsi="Times New Roman"/>
                </w:rPr>
                <w:t>(72.3)</w:t>
              </w:r>
            </w:ins>
          </w:p>
        </w:tc>
        <w:tc>
          <w:tcPr>
            <w:tcW w:w="1530" w:type="dxa"/>
            <w:tcBorders>
              <w:top w:val="single" w:sz="4" w:space="0" w:color="auto"/>
            </w:tcBorders>
          </w:tcPr>
          <w:p w14:paraId="199705DE" w14:textId="77777777" w:rsidR="00173982" w:rsidRPr="00C93F4D" w:rsidRDefault="00173982" w:rsidP="00867200">
            <w:pPr>
              <w:keepNext/>
              <w:spacing w:after="60"/>
              <w:jc w:val="both"/>
              <w:rPr>
                <w:ins w:id="1921" w:author="Administrator" w:date="2023-08-28T11:59:00Z"/>
                <w:rFonts w:ascii="Times New Roman" w:hAnsi="Times New Roman"/>
              </w:rPr>
            </w:pPr>
            <w:ins w:id="1922" w:author="Administrator" w:date="2023-08-28T11:59:00Z">
              <w:r w:rsidRPr="00C93F4D">
                <w:rPr>
                  <w:rFonts w:ascii="Times New Roman" w:hAnsi="Times New Roman"/>
                </w:rPr>
                <w:t>72.36</w:t>
              </w:r>
            </w:ins>
          </w:p>
        </w:tc>
      </w:tr>
      <w:tr w:rsidR="00173982" w:rsidRPr="00C93F4D" w14:paraId="2DE6A1A2" w14:textId="77777777" w:rsidTr="00867200">
        <w:trPr>
          <w:cantSplit/>
          <w:jc w:val="center"/>
          <w:ins w:id="1923" w:author="Administrator" w:date="2023-08-28T11:59:00Z"/>
        </w:trPr>
        <w:tc>
          <w:tcPr>
            <w:tcW w:w="1413" w:type="dxa"/>
          </w:tcPr>
          <w:p w14:paraId="1DECECE7" w14:textId="77777777" w:rsidR="00173982" w:rsidRPr="00C93F4D" w:rsidRDefault="00173982" w:rsidP="00867200">
            <w:pPr>
              <w:keepNext/>
              <w:spacing w:after="60"/>
              <w:jc w:val="both"/>
              <w:rPr>
                <w:ins w:id="1924" w:author="Administrator" w:date="2023-08-28T11:59:00Z"/>
                <w:rFonts w:ascii="Times New Roman" w:hAnsi="Times New Roman"/>
              </w:rPr>
            </w:pPr>
          </w:p>
        </w:tc>
        <w:tc>
          <w:tcPr>
            <w:tcW w:w="2907" w:type="dxa"/>
          </w:tcPr>
          <w:p w14:paraId="25492BF7" w14:textId="77777777" w:rsidR="00173982" w:rsidRPr="00C93F4D" w:rsidRDefault="00173982" w:rsidP="00867200">
            <w:pPr>
              <w:keepNext/>
              <w:spacing w:after="60"/>
              <w:jc w:val="both"/>
              <w:rPr>
                <w:ins w:id="1925" w:author="Administrator" w:date="2023-08-28T11:59:00Z"/>
                <w:rFonts w:ascii="Times New Roman" w:hAnsi="Times New Roman"/>
                <w:i/>
                <w:iCs/>
              </w:rPr>
            </w:pPr>
            <w:ins w:id="1926" w:author="Administrator" w:date="2023-08-28T11:59:00Z">
              <w:r w:rsidRPr="00C93F4D">
                <w:rPr>
                  <w:rFonts w:ascii="Times New Roman" w:hAnsi="Times New Roman"/>
                  <w:i/>
                  <w:iCs/>
                </w:rPr>
                <w:t>Stenogobius kenyae</w:t>
              </w:r>
            </w:ins>
          </w:p>
        </w:tc>
        <w:tc>
          <w:tcPr>
            <w:tcW w:w="1057" w:type="dxa"/>
          </w:tcPr>
          <w:p w14:paraId="0328789A" w14:textId="77777777" w:rsidR="00173982" w:rsidRPr="00C93F4D" w:rsidRDefault="00173982" w:rsidP="00867200">
            <w:pPr>
              <w:keepNext/>
              <w:spacing w:after="60"/>
              <w:jc w:val="both"/>
              <w:rPr>
                <w:ins w:id="1927" w:author="Administrator" w:date="2023-08-28T11:59:00Z"/>
                <w:rFonts w:ascii="Times New Roman" w:hAnsi="Times New Roman"/>
              </w:rPr>
            </w:pPr>
            <w:ins w:id="1928" w:author="Administrator" w:date="2023-08-28T11:59:00Z">
              <w:r w:rsidRPr="00C93F4D">
                <w:rPr>
                  <w:rFonts w:ascii="Times New Roman" w:hAnsi="Times New Roman"/>
                </w:rPr>
                <w:t>Jumburu</w:t>
              </w:r>
            </w:ins>
          </w:p>
        </w:tc>
        <w:tc>
          <w:tcPr>
            <w:tcW w:w="2003" w:type="dxa"/>
          </w:tcPr>
          <w:p w14:paraId="42A76591" w14:textId="77777777" w:rsidR="00173982" w:rsidRPr="00C93F4D" w:rsidRDefault="00173982" w:rsidP="00867200">
            <w:pPr>
              <w:keepNext/>
              <w:spacing w:after="60"/>
              <w:jc w:val="both"/>
              <w:rPr>
                <w:ins w:id="1929" w:author="Administrator" w:date="2023-08-28T11:59:00Z"/>
                <w:rFonts w:ascii="Times New Roman" w:hAnsi="Times New Roman"/>
              </w:rPr>
            </w:pPr>
            <w:ins w:id="1930" w:author="Administrator" w:date="2023-08-28T11:59:00Z">
              <w:r w:rsidRPr="00C93F4D">
                <w:rPr>
                  <w:rFonts w:ascii="Times New Roman" w:hAnsi="Times New Roman"/>
                </w:rPr>
                <w:t>Africa river gobby</w:t>
              </w:r>
            </w:ins>
          </w:p>
        </w:tc>
        <w:tc>
          <w:tcPr>
            <w:tcW w:w="720" w:type="dxa"/>
            <w:gridSpan w:val="2"/>
          </w:tcPr>
          <w:p w14:paraId="2AF0394E" w14:textId="77777777" w:rsidR="00173982" w:rsidRPr="00C93F4D" w:rsidRDefault="00173982" w:rsidP="00867200">
            <w:pPr>
              <w:keepNext/>
              <w:spacing w:after="60"/>
              <w:jc w:val="both"/>
              <w:rPr>
                <w:ins w:id="1931" w:author="Administrator" w:date="2023-08-28T11:59:00Z"/>
                <w:rFonts w:ascii="Times New Roman" w:hAnsi="Times New Roman"/>
              </w:rPr>
            </w:pPr>
            <w:ins w:id="1932" w:author="Administrator" w:date="2023-08-28T11:59:00Z">
              <w:r w:rsidRPr="00C93F4D">
                <w:rPr>
                  <w:rFonts w:ascii="Times New Roman" w:hAnsi="Times New Roman"/>
                </w:rPr>
                <w:t>25</w:t>
              </w:r>
            </w:ins>
          </w:p>
        </w:tc>
        <w:tc>
          <w:tcPr>
            <w:tcW w:w="1530" w:type="dxa"/>
          </w:tcPr>
          <w:p w14:paraId="5CD336B5" w14:textId="77777777" w:rsidR="00173982" w:rsidRPr="00C93F4D" w:rsidRDefault="00173982" w:rsidP="00867200">
            <w:pPr>
              <w:keepNext/>
              <w:spacing w:after="60"/>
              <w:jc w:val="both"/>
              <w:rPr>
                <w:ins w:id="1933" w:author="Administrator" w:date="2023-08-28T11:59:00Z"/>
                <w:rFonts w:ascii="Times New Roman" w:hAnsi="Times New Roman"/>
              </w:rPr>
            </w:pPr>
            <w:ins w:id="1934" w:author="Administrator" w:date="2023-08-28T11:59:00Z">
              <w:r w:rsidRPr="00C93F4D">
                <w:rPr>
                  <w:rFonts w:ascii="Times New Roman" w:hAnsi="Times New Roman"/>
                </w:rPr>
                <w:t>1.95</w:t>
              </w:r>
            </w:ins>
          </w:p>
        </w:tc>
      </w:tr>
      <w:tr w:rsidR="00173982" w:rsidRPr="00C93F4D" w14:paraId="34D70892" w14:textId="77777777" w:rsidTr="00867200">
        <w:trPr>
          <w:cantSplit/>
          <w:jc w:val="center"/>
          <w:ins w:id="1935" w:author="Administrator" w:date="2023-08-28T11:59:00Z"/>
        </w:trPr>
        <w:tc>
          <w:tcPr>
            <w:tcW w:w="1413" w:type="dxa"/>
          </w:tcPr>
          <w:p w14:paraId="03D3A291" w14:textId="77777777" w:rsidR="00173982" w:rsidRPr="00C93F4D" w:rsidRDefault="00173982" w:rsidP="00867200">
            <w:pPr>
              <w:keepNext/>
              <w:spacing w:after="60"/>
              <w:jc w:val="both"/>
              <w:rPr>
                <w:ins w:id="1936" w:author="Administrator" w:date="2023-08-28T11:59:00Z"/>
                <w:rFonts w:ascii="Times New Roman" w:hAnsi="Times New Roman"/>
              </w:rPr>
            </w:pPr>
            <w:ins w:id="1937" w:author="Administrator" w:date="2023-08-28T11:59:00Z">
              <w:r w:rsidRPr="00C93F4D">
                <w:rPr>
                  <w:rFonts w:ascii="Times New Roman" w:hAnsi="Times New Roman"/>
                </w:rPr>
                <w:t>Ophichthidae</w:t>
              </w:r>
            </w:ins>
          </w:p>
        </w:tc>
        <w:tc>
          <w:tcPr>
            <w:tcW w:w="2907" w:type="dxa"/>
          </w:tcPr>
          <w:p w14:paraId="69103890" w14:textId="77777777" w:rsidR="00173982" w:rsidRPr="00C93F4D" w:rsidRDefault="00173982" w:rsidP="00867200">
            <w:pPr>
              <w:keepNext/>
              <w:spacing w:after="60"/>
              <w:jc w:val="both"/>
              <w:rPr>
                <w:ins w:id="1938" w:author="Administrator" w:date="2023-08-28T11:59:00Z"/>
                <w:rFonts w:ascii="Times New Roman" w:hAnsi="Times New Roman"/>
                <w:i/>
                <w:iCs/>
              </w:rPr>
            </w:pPr>
            <w:ins w:id="1939" w:author="Administrator" w:date="2023-08-28T11:59:00Z">
              <w:r w:rsidRPr="00C93F4D">
                <w:rPr>
                  <w:rFonts w:ascii="Times New Roman" w:hAnsi="Times New Roman"/>
                  <w:i/>
                  <w:iCs/>
                </w:rPr>
                <w:t>Pisonodophis boro</w:t>
              </w:r>
            </w:ins>
          </w:p>
        </w:tc>
        <w:tc>
          <w:tcPr>
            <w:tcW w:w="1057" w:type="dxa"/>
          </w:tcPr>
          <w:p w14:paraId="2E56ECBE" w14:textId="77777777" w:rsidR="00173982" w:rsidRPr="00C93F4D" w:rsidRDefault="00173982" w:rsidP="00867200">
            <w:pPr>
              <w:keepNext/>
              <w:spacing w:after="60"/>
              <w:jc w:val="both"/>
              <w:rPr>
                <w:ins w:id="1940" w:author="Administrator" w:date="2023-08-28T11:59:00Z"/>
                <w:rFonts w:ascii="Times New Roman" w:hAnsi="Times New Roman"/>
              </w:rPr>
            </w:pPr>
            <w:ins w:id="1941" w:author="Administrator" w:date="2023-08-28T11:59:00Z">
              <w:r w:rsidRPr="00C93F4D">
                <w:rPr>
                  <w:rFonts w:ascii="Times New Roman" w:hAnsi="Times New Roman"/>
                </w:rPr>
                <w:t>Mkunga nyoka</w:t>
              </w:r>
            </w:ins>
          </w:p>
        </w:tc>
        <w:tc>
          <w:tcPr>
            <w:tcW w:w="2003" w:type="dxa"/>
          </w:tcPr>
          <w:p w14:paraId="57C4F53C" w14:textId="77777777" w:rsidR="00173982" w:rsidRPr="00C93F4D" w:rsidRDefault="00173982" w:rsidP="00867200">
            <w:pPr>
              <w:keepNext/>
              <w:spacing w:after="60"/>
              <w:jc w:val="both"/>
              <w:rPr>
                <w:ins w:id="1942" w:author="Administrator" w:date="2023-08-28T11:59:00Z"/>
                <w:rFonts w:ascii="Times New Roman" w:hAnsi="Times New Roman"/>
              </w:rPr>
            </w:pPr>
            <w:ins w:id="1943" w:author="Administrator" w:date="2023-08-28T11:59:00Z">
              <w:r w:rsidRPr="00C93F4D">
                <w:rPr>
                  <w:rFonts w:ascii="Times New Roman" w:hAnsi="Times New Roman"/>
                </w:rPr>
                <w:t>Snake eel</w:t>
              </w:r>
            </w:ins>
          </w:p>
        </w:tc>
        <w:tc>
          <w:tcPr>
            <w:tcW w:w="720" w:type="dxa"/>
            <w:gridSpan w:val="2"/>
          </w:tcPr>
          <w:p w14:paraId="3A00F230" w14:textId="77777777" w:rsidR="00173982" w:rsidRPr="00C93F4D" w:rsidRDefault="00173982" w:rsidP="00867200">
            <w:pPr>
              <w:keepNext/>
              <w:spacing w:after="60"/>
              <w:jc w:val="both"/>
              <w:rPr>
                <w:ins w:id="1944" w:author="Administrator" w:date="2023-08-28T11:59:00Z"/>
                <w:rFonts w:ascii="Times New Roman" w:hAnsi="Times New Roman"/>
              </w:rPr>
            </w:pPr>
            <w:ins w:id="1945" w:author="Administrator" w:date="2023-08-28T11:59:00Z">
              <w:r w:rsidRPr="00C93F4D">
                <w:rPr>
                  <w:rFonts w:ascii="Times New Roman" w:hAnsi="Times New Roman"/>
                </w:rPr>
                <w:t>45</w:t>
              </w:r>
            </w:ins>
          </w:p>
        </w:tc>
        <w:tc>
          <w:tcPr>
            <w:tcW w:w="1530" w:type="dxa"/>
          </w:tcPr>
          <w:p w14:paraId="5157EAC9" w14:textId="77777777" w:rsidR="00173982" w:rsidRPr="00C93F4D" w:rsidRDefault="00173982" w:rsidP="00867200">
            <w:pPr>
              <w:keepNext/>
              <w:spacing w:after="60"/>
              <w:jc w:val="both"/>
              <w:rPr>
                <w:ins w:id="1946" w:author="Administrator" w:date="2023-08-28T11:59:00Z"/>
                <w:rFonts w:ascii="Times New Roman" w:hAnsi="Times New Roman"/>
              </w:rPr>
            </w:pPr>
            <w:ins w:id="1947" w:author="Administrator" w:date="2023-08-28T11:59:00Z">
              <w:r w:rsidRPr="00C93F4D">
                <w:rPr>
                  <w:rFonts w:ascii="Times New Roman" w:hAnsi="Times New Roman"/>
                </w:rPr>
                <w:t>3.51</w:t>
              </w:r>
            </w:ins>
          </w:p>
        </w:tc>
      </w:tr>
      <w:tr w:rsidR="00173982" w:rsidRPr="00C93F4D" w14:paraId="59314261" w14:textId="77777777" w:rsidTr="00867200">
        <w:trPr>
          <w:cantSplit/>
          <w:jc w:val="center"/>
          <w:ins w:id="1948" w:author="Administrator" w:date="2023-08-28T11:59:00Z"/>
        </w:trPr>
        <w:tc>
          <w:tcPr>
            <w:tcW w:w="1413" w:type="dxa"/>
          </w:tcPr>
          <w:p w14:paraId="3870A3EE" w14:textId="77777777" w:rsidR="00173982" w:rsidRPr="00C93F4D" w:rsidRDefault="00173982" w:rsidP="00867200">
            <w:pPr>
              <w:keepNext/>
              <w:spacing w:after="60"/>
              <w:jc w:val="both"/>
              <w:rPr>
                <w:ins w:id="1949" w:author="Administrator" w:date="2023-08-28T11:59:00Z"/>
                <w:rFonts w:ascii="Times New Roman" w:hAnsi="Times New Roman"/>
              </w:rPr>
            </w:pPr>
            <w:ins w:id="1950" w:author="Administrator" w:date="2023-08-28T11:59:00Z">
              <w:r w:rsidRPr="00C93F4D">
                <w:rPr>
                  <w:rFonts w:ascii="Times New Roman" w:hAnsi="Times New Roman"/>
                </w:rPr>
                <w:t>Sciaenidae</w:t>
              </w:r>
            </w:ins>
          </w:p>
        </w:tc>
        <w:tc>
          <w:tcPr>
            <w:tcW w:w="2907" w:type="dxa"/>
          </w:tcPr>
          <w:p w14:paraId="544DA199" w14:textId="77777777" w:rsidR="00173982" w:rsidRPr="00C93F4D" w:rsidRDefault="00173982" w:rsidP="00867200">
            <w:pPr>
              <w:keepNext/>
              <w:spacing w:after="60"/>
              <w:jc w:val="both"/>
              <w:rPr>
                <w:ins w:id="1951" w:author="Administrator" w:date="2023-08-28T11:59:00Z"/>
                <w:rFonts w:ascii="Times New Roman" w:hAnsi="Times New Roman"/>
                <w:i/>
                <w:iCs/>
              </w:rPr>
            </w:pPr>
            <w:ins w:id="1952" w:author="Administrator" w:date="2023-08-28T11:59:00Z">
              <w:r w:rsidRPr="00C93F4D">
                <w:rPr>
                  <w:rFonts w:ascii="Times New Roman" w:hAnsi="Times New Roman"/>
                  <w:i/>
                  <w:iCs/>
                </w:rPr>
                <w:t>Otolithes ruber</w:t>
              </w:r>
            </w:ins>
          </w:p>
        </w:tc>
        <w:tc>
          <w:tcPr>
            <w:tcW w:w="1057" w:type="dxa"/>
          </w:tcPr>
          <w:p w14:paraId="413D5701" w14:textId="77777777" w:rsidR="00173982" w:rsidRPr="00C93F4D" w:rsidRDefault="00173982" w:rsidP="00867200">
            <w:pPr>
              <w:keepNext/>
              <w:spacing w:after="60"/>
              <w:jc w:val="both"/>
              <w:rPr>
                <w:ins w:id="1953" w:author="Administrator" w:date="2023-08-28T11:59:00Z"/>
                <w:rFonts w:ascii="Times New Roman" w:hAnsi="Times New Roman"/>
              </w:rPr>
            </w:pPr>
            <w:ins w:id="1954" w:author="Administrator" w:date="2023-08-28T11:59:00Z">
              <w:r w:rsidRPr="00C93F4D">
                <w:rPr>
                  <w:rFonts w:ascii="Times New Roman" w:hAnsi="Times New Roman"/>
                </w:rPr>
                <w:t>Gufadi</w:t>
              </w:r>
            </w:ins>
          </w:p>
        </w:tc>
        <w:tc>
          <w:tcPr>
            <w:tcW w:w="2003" w:type="dxa"/>
          </w:tcPr>
          <w:p w14:paraId="693F94D5" w14:textId="77777777" w:rsidR="00173982" w:rsidRPr="00C93F4D" w:rsidRDefault="00173982" w:rsidP="00867200">
            <w:pPr>
              <w:keepNext/>
              <w:spacing w:after="60"/>
              <w:jc w:val="both"/>
              <w:rPr>
                <w:ins w:id="1955" w:author="Administrator" w:date="2023-08-28T11:59:00Z"/>
                <w:rFonts w:ascii="Times New Roman" w:hAnsi="Times New Roman"/>
              </w:rPr>
            </w:pPr>
            <w:ins w:id="1956" w:author="Administrator" w:date="2023-08-28T11:59:00Z">
              <w:r w:rsidRPr="00C93F4D">
                <w:rPr>
                  <w:rFonts w:ascii="Times New Roman" w:hAnsi="Times New Roman"/>
                </w:rPr>
                <w:t>Tiger tooth croaker</w:t>
              </w:r>
            </w:ins>
          </w:p>
        </w:tc>
        <w:tc>
          <w:tcPr>
            <w:tcW w:w="720" w:type="dxa"/>
            <w:gridSpan w:val="2"/>
          </w:tcPr>
          <w:p w14:paraId="473D968E" w14:textId="77777777" w:rsidR="00173982" w:rsidRPr="00C93F4D" w:rsidRDefault="00173982" w:rsidP="00867200">
            <w:pPr>
              <w:keepNext/>
              <w:spacing w:after="60"/>
              <w:jc w:val="both"/>
              <w:rPr>
                <w:ins w:id="1957" w:author="Administrator" w:date="2023-08-28T11:59:00Z"/>
                <w:rFonts w:ascii="Times New Roman" w:hAnsi="Times New Roman"/>
              </w:rPr>
            </w:pPr>
            <w:ins w:id="1958" w:author="Administrator" w:date="2023-08-28T11:59:00Z">
              <w:r w:rsidRPr="00C93F4D">
                <w:rPr>
                  <w:rFonts w:ascii="Times New Roman" w:hAnsi="Times New Roman"/>
                </w:rPr>
                <w:t>14</w:t>
              </w:r>
            </w:ins>
          </w:p>
        </w:tc>
        <w:tc>
          <w:tcPr>
            <w:tcW w:w="1530" w:type="dxa"/>
          </w:tcPr>
          <w:p w14:paraId="20C5A3FF" w14:textId="77777777" w:rsidR="00173982" w:rsidRPr="00C93F4D" w:rsidRDefault="00173982" w:rsidP="00867200">
            <w:pPr>
              <w:keepNext/>
              <w:spacing w:after="60"/>
              <w:jc w:val="both"/>
              <w:rPr>
                <w:ins w:id="1959" w:author="Administrator" w:date="2023-08-28T11:59:00Z"/>
                <w:rFonts w:ascii="Times New Roman" w:hAnsi="Times New Roman"/>
              </w:rPr>
            </w:pPr>
            <w:ins w:id="1960" w:author="Administrator" w:date="2023-08-28T11:59:00Z">
              <w:r w:rsidRPr="00C93F4D">
                <w:rPr>
                  <w:rFonts w:ascii="Times New Roman" w:hAnsi="Times New Roman"/>
                </w:rPr>
                <w:t>1.09</w:t>
              </w:r>
            </w:ins>
          </w:p>
        </w:tc>
      </w:tr>
      <w:tr w:rsidR="00173982" w:rsidRPr="00C93F4D" w14:paraId="36DFC1B8" w14:textId="77777777" w:rsidTr="00867200">
        <w:trPr>
          <w:cantSplit/>
          <w:jc w:val="center"/>
          <w:ins w:id="1961" w:author="Administrator" w:date="2023-08-28T11:59:00Z"/>
        </w:trPr>
        <w:tc>
          <w:tcPr>
            <w:tcW w:w="1413" w:type="dxa"/>
          </w:tcPr>
          <w:p w14:paraId="51CC6DC9" w14:textId="77777777" w:rsidR="00173982" w:rsidRPr="00C93F4D" w:rsidRDefault="00173982" w:rsidP="00867200">
            <w:pPr>
              <w:keepNext/>
              <w:spacing w:after="60"/>
              <w:jc w:val="both"/>
              <w:rPr>
                <w:ins w:id="1962" w:author="Administrator" w:date="2023-08-28T11:59:00Z"/>
                <w:rFonts w:ascii="Times New Roman" w:hAnsi="Times New Roman"/>
              </w:rPr>
            </w:pPr>
            <w:ins w:id="1963" w:author="Administrator" w:date="2023-08-28T11:59:00Z">
              <w:r w:rsidRPr="00C93F4D">
                <w:rPr>
                  <w:rFonts w:ascii="Times New Roman" w:hAnsi="Times New Roman"/>
                </w:rPr>
                <w:t>Mugilidae</w:t>
              </w:r>
            </w:ins>
          </w:p>
        </w:tc>
        <w:tc>
          <w:tcPr>
            <w:tcW w:w="2907" w:type="dxa"/>
          </w:tcPr>
          <w:p w14:paraId="2A9C9D19" w14:textId="77777777" w:rsidR="00173982" w:rsidRPr="00C93F4D" w:rsidRDefault="00173982" w:rsidP="00867200">
            <w:pPr>
              <w:keepNext/>
              <w:spacing w:after="60"/>
              <w:jc w:val="both"/>
              <w:rPr>
                <w:ins w:id="1964" w:author="Administrator" w:date="2023-08-28T11:59:00Z"/>
                <w:rFonts w:ascii="Times New Roman" w:hAnsi="Times New Roman"/>
                <w:i/>
                <w:iCs/>
              </w:rPr>
            </w:pPr>
            <w:ins w:id="1965" w:author="Administrator" w:date="2023-08-28T11:59:00Z">
              <w:r w:rsidRPr="00C93F4D">
                <w:rPr>
                  <w:rFonts w:ascii="Times New Roman" w:hAnsi="Times New Roman"/>
                  <w:i/>
                  <w:iCs/>
                </w:rPr>
                <w:t>Planiliza alata</w:t>
              </w:r>
            </w:ins>
          </w:p>
        </w:tc>
        <w:tc>
          <w:tcPr>
            <w:tcW w:w="1057" w:type="dxa"/>
          </w:tcPr>
          <w:p w14:paraId="5543A332" w14:textId="77777777" w:rsidR="00173982" w:rsidRPr="00C93F4D" w:rsidRDefault="00173982" w:rsidP="00867200">
            <w:pPr>
              <w:keepNext/>
              <w:spacing w:after="60"/>
              <w:jc w:val="both"/>
              <w:rPr>
                <w:ins w:id="1966" w:author="Administrator" w:date="2023-08-28T11:59:00Z"/>
                <w:rFonts w:ascii="Times New Roman" w:hAnsi="Times New Roman"/>
              </w:rPr>
            </w:pPr>
            <w:ins w:id="1967" w:author="Administrator" w:date="2023-08-28T11:59:00Z">
              <w:r w:rsidRPr="00C93F4D">
                <w:rPr>
                  <w:rFonts w:ascii="Times New Roman" w:hAnsi="Times New Roman"/>
                </w:rPr>
                <w:t>Mbinini</w:t>
              </w:r>
            </w:ins>
          </w:p>
        </w:tc>
        <w:tc>
          <w:tcPr>
            <w:tcW w:w="2003" w:type="dxa"/>
          </w:tcPr>
          <w:p w14:paraId="1ED88A36" w14:textId="77777777" w:rsidR="00173982" w:rsidRPr="00C93F4D" w:rsidRDefault="00173982" w:rsidP="00867200">
            <w:pPr>
              <w:keepNext/>
              <w:spacing w:after="60"/>
              <w:jc w:val="both"/>
              <w:rPr>
                <w:ins w:id="1968" w:author="Administrator" w:date="2023-08-28T11:59:00Z"/>
                <w:rFonts w:ascii="Times New Roman" w:hAnsi="Times New Roman"/>
              </w:rPr>
            </w:pPr>
            <w:ins w:id="1969" w:author="Administrator" w:date="2023-08-28T11:59:00Z">
              <w:r w:rsidRPr="00C93F4D">
                <w:rPr>
                  <w:rFonts w:ascii="Times New Roman" w:hAnsi="Times New Roman"/>
                </w:rPr>
                <w:t>Diamond mullet</w:t>
              </w:r>
            </w:ins>
          </w:p>
        </w:tc>
        <w:tc>
          <w:tcPr>
            <w:tcW w:w="720" w:type="dxa"/>
            <w:gridSpan w:val="2"/>
          </w:tcPr>
          <w:p w14:paraId="743AF34F" w14:textId="77777777" w:rsidR="00173982" w:rsidRPr="00C93F4D" w:rsidRDefault="00173982" w:rsidP="00867200">
            <w:pPr>
              <w:keepNext/>
              <w:spacing w:after="60"/>
              <w:jc w:val="both"/>
              <w:rPr>
                <w:ins w:id="1970" w:author="Administrator" w:date="2023-08-28T11:59:00Z"/>
                <w:rFonts w:ascii="Times New Roman" w:hAnsi="Times New Roman"/>
              </w:rPr>
            </w:pPr>
            <w:ins w:id="1971" w:author="Administrator" w:date="2023-08-28T11:59:00Z">
              <w:r w:rsidRPr="00C93F4D">
                <w:rPr>
                  <w:rFonts w:ascii="Times New Roman" w:hAnsi="Times New Roman"/>
                </w:rPr>
                <w:t>24</w:t>
              </w:r>
            </w:ins>
          </w:p>
        </w:tc>
        <w:tc>
          <w:tcPr>
            <w:tcW w:w="1530" w:type="dxa"/>
          </w:tcPr>
          <w:p w14:paraId="149518A9" w14:textId="77777777" w:rsidR="00173982" w:rsidRPr="00C93F4D" w:rsidRDefault="00173982" w:rsidP="00867200">
            <w:pPr>
              <w:keepNext/>
              <w:spacing w:after="60"/>
              <w:jc w:val="both"/>
              <w:rPr>
                <w:ins w:id="1972" w:author="Administrator" w:date="2023-08-28T11:59:00Z"/>
                <w:rFonts w:ascii="Times New Roman" w:hAnsi="Times New Roman"/>
              </w:rPr>
            </w:pPr>
            <w:ins w:id="1973" w:author="Administrator" w:date="2023-08-28T11:59:00Z">
              <w:r w:rsidRPr="00C93F4D">
                <w:rPr>
                  <w:rFonts w:ascii="Times New Roman" w:hAnsi="Times New Roman"/>
                </w:rPr>
                <w:t>1.87</w:t>
              </w:r>
            </w:ins>
          </w:p>
        </w:tc>
      </w:tr>
      <w:tr w:rsidR="00173982" w:rsidRPr="00C93F4D" w14:paraId="1F4BBBAB" w14:textId="77777777" w:rsidTr="00867200">
        <w:trPr>
          <w:cantSplit/>
          <w:jc w:val="center"/>
          <w:ins w:id="1974" w:author="Administrator" w:date="2023-08-28T11:59:00Z"/>
        </w:trPr>
        <w:tc>
          <w:tcPr>
            <w:tcW w:w="1413" w:type="dxa"/>
          </w:tcPr>
          <w:p w14:paraId="41177DC5" w14:textId="77777777" w:rsidR="00173982" w:rsidRPr="00C93F4D" w:rsidRDefault="00173982" w:rsidP="00867200">
            <w:pPr>
              <w:keepNext/>
              <w:spacing w:after="60"/>
              <w:jc w:val="both"/>
              <w:rPr>
                <w:ins w:id="1975" w:author="Administrator" w:date="2023-08-28T11:59:00Z"/>
                <w:rFonts w:ascii="Times New Roman" w:hAnsi="Times New Roman"/>
              </w:rPr>
            </w:pPr>
            <w:ins w:id="1976" w:author="Administrator" w:date="2023-08-28T11:59:00Z">
              <w:r w:rsidRPr="00C93F4D">
                <w:rPr>
                  <w:rFonts w:ascii="Times New Roman" w:hAnsi="Times New Roman"/>
                </w:rPr>
                <w:t>Cichlidae</w:t>
              </w:r>
            </w:ins>
          </w:p>
        </w:tc>
        <w:tc>
          <w:tcPr>
            <w:tcW w:w="2907" w:type="dxa"/>
          </w:tcPr>
          <w:p w14:paraId="3D40C4CF" w14:textId="77777777" w:rsidR="00173982" w:rsidRPr="00C93F4D" w:rsidRDefault="00173982" w:rsidP="00867200">
            <w:pPr>
              <w:keepNext/>
              <w:spacing w:after="60"/>
              <w:jc w:val="both"/>
              <w:rPr>
                <w:ins w:id="1977" w:author="Administrator" w:date="2023-08-28T11:59:00Z"/>
                <w:rFonts w:ascii="Times New Roman" w:hAnsi="Times New Roman"/>
                <w:i/>
                <w:iCs/>
              </w:rPr>
            </w:pPr>
            <w:ins w:id="1978" w:author="Administrator" w:date="2023-08-28T11:59:00Z">
              <w:r w:rsidRPr="00C93F4D">
                <w:rPr>
                  <w:rFonts w:ascii="Times New Roman" w:hAnsi="Times New Roman"/>
                  <w:i/>
                  <w:iCs/>
                </w:rPr>
                <w:t>Oreochromis spirulus spirulus</w:t>
              </w:r>
            </w:ins>
          </w:p>
        </w:tc>
        <w:tc>
          <w:tcPr>
            <w:tcW w:w="1057" w:type="dxa"/>
          </w:tcPr>
          <w:p w14:paraId="78CB15A8" w14:textId="77777777" w:rsidR="00173982" w:rsidRPr="00C93F4D" w:rsidRDefault="00173982" w:rsidP="00867200">
            <w:pPr>
              <w:keepNext/>
              <w:spacing w:after="60"/>
              <w:jc w:val="both"/>
              <w:rPr>
                <w:ins w:id="1979" w:author="Administrator" w:date="2023-08-28T11:59:00Z"/>
                <w:rFonts w:ascii="Times New Roman" w:hAnsi="Times New Roman"/>
              </w:rPr>
            </w:pPr>
            <w:ins w:id="1980" w:author="Administrator" w:date="2023-08-28T11:59:00Z">
              <w:r w:rsidRPr="00C93F4D">
                <w:rPr>
                  <w:rFonts w:ascii="Times New Roman" w:hAnsi="Times New Roman"/>
                </w:rPr>
                <w:t>Parapara</w:t>
              </w:r>
            </w:ins>
          </w:p>
        </w:tc>
        <w:tc>
          <w:tcPr>
            <w:tcW w:w="2003" w:type="dxa"/>
          </w:tcPr>
          <w:p w14:paraId="220AD3C8" w14:textId="77777777" w:rsidR="00173982" w:rsidRPr="00C93F4D" w:rsidRDefault="00173982" w:rsidP="00867200">
            <w:pPr>
              <w:keepNext/>
              <w:spacing w:after="60"/>
              <w:jc w:val="both"/>
              <w:rPr>
                <w:ins w:id="1981" w:author="Administrator" w:date="2023-08-28T11:59:00Z"/>
                <w:rFonts w:ascii="Times New Roman" w:hAnsi="Times New Roman"/>
              </w:rPr>
            </w:pPr>
            <w:ins w:id="1982" w:author="Administrator" w:date="2023-08-28T11:59:00Z">
              <w:r w:rsidRPr="00C93F4D">
                <w:rPr>
                  <w:rFonts w:ascii="Times New Roman" w:hAnsi="Times New Roman"/>
                </w:rPr>
                <w:t>Sabaki tilapia</w:t>
              </w:r>
            </w:ins>
          </w:p>
        </w:tc>
        <w:tc>
          <w:tcPr>
            <w:tcW w:w="720" w:type="dxa"/>
            <w:gridSpan w:val="2"/>
          </w:tcPr>
          <w:p w14:paraId="146B5BFA" w14:textId="77777777" w:rsidR="00173982" w:rsidRPr="00C93F4D" w:rsidRDefault="00173982" w:rsidP="00867200">
            <w:pPr>
              <w:keepNext/>
              <w:spacing w:after="60"/>
              <w:jc w:val="both"/>
              <w:rPr>
                <w:ins w:id="1983" w:author="Administrator" w:date="2023-08-28T11:59:00Z"/>
                <w:rFonts w:ascii="Times New Roman" w:hAnsi="Times New Roman"/>
              </w:rPr>
            </w:pPr>
            <w:ins w:id="1984" w:author="Administrator" w:date="2023-08-28T11:59:00Z">
              <w:r w:rsidRPr="00C93F4D">
                <w:rPr>
                  <w:rFonts w:ascii="Times New Roman" w:hAnsi="Times New Roman"/>
                </w:rPr>
                <w:t>118</w:t>
              </w:r>
            </w:ins>
          </w:p>
        </w:tc>
        <w:tc>
          <w:tcPr>
            <w:tcW w:w="1530" w:type="dxa"/>
          </w:tcPr>
          <w:p w14:paraId="75B441C3" w14:textId="77777777" w:rsidR="00173982" w:rsidRPr="00C93F4D" w:rsidRDefault="00173982" w:rsidP="00867200">
            <w:pPr>
              <w:keepNext/>
              <w:spacing w:after="60"/>
              <w:jc w:val="both"/>
              <w:rPr>
                <w:ins w:id="1985" w:author="Administrator" w:date="2023-08-28T11:59:00Z"/>
                <w:rFonts w:ascii="Times New Roman" w:hAnsi="Times New Roman"/>
              </w:rPr>
            </w:pPr>
            <w:ins w:id="1986" w:author="Administrator" w:date="2023-08-28T11:59:00Z">
              <w:r w:rsidRPr="00C93F4D">
                <w:rPr>
                  <w:rFonts w:ascii="Times New Roman" w:hAnsi="Times New Roman"/>
                </w:rPr>
                <w:t>9.21</w:t>
              </w:r>
            </w:ins>
          </w:p>
        </w:tc>
      </w:tr>
      <w:tr w:rsidR="00173982" w:rsidRPr="00C93F4D" w14:paraId="603D1C87" w14:textId="77777777" w:rsidTr="00867200">
        <w:trPr>
          <w:cantSplit/>
          <w:jc w:val="center"/>
          <w:ins w:id="1987" w:author="Administrator" w:date="2023-08-28T11:59:00Z"/>
        </w:trPr>
        <w:tc>
          <w:tcPr>
            <w:tcW w:w="1413" w:type="dxa"/>
          </w:tcPr>
          <w:p w14:paraId="376B6344" w14:textId="77777777" w:rsidR="00173982" w:rsidRPr="00C93F4D" w:rsidRDefault="00173982" w:rsidP="00867200">
            <w:pPr>
              <w:keepNext/>
              <w:spacing w:after="60"/>
              <w:jc w:val="both"/>
              <w:rPr>
                <w:ins w:id="1988" w:author="Administrator" w:date="2023-08-28T11:59:00Z"/>
                <w:rFonts w:ascii="Times New Roman" w:hAnsi="Times New Roman"/>
              </w:rPr>
            </w:pPr>
          </w:p>
        </w:tc>
        <w:tc>
          <w:tcPr>
            <w:tcW w:w="2907" w:type="dxa"/>
          </w:tcPr>
          <w:p w14:paraId="2DCC00DF" w14:textId="77777777" w:rsidR="00173982" w:rsidRPr="00C93F4D" w:rsidRDefault="00173982" w:rsidP="00867200">
            <w:pPr>
              <w:keepNext/>
              <w:spacing w:after="60"/>
              <w:jc w:val="both"/>
              <w:rPr>
                <w:ins w:id="1989" w:author="Administrator" w:date="2023-08-28T11:59:00Z"/>
                <w:rFonts w:ascii="Times New Roman" w:hAnsi="Times New Roman"/>
                <w:i/>
                <w:iCs/>
              </w:rPr>
            </w:pPr>
            <w:ins w:id="1990" w:author="Administrator" w:date="2023-08-28T11:59:00Z">
              <w:r w:rsidRPr="00C93F4D">
                <w:rPr>
                  <w:rFonts w:ascii="Times New Roman" w:hAnsi="Times New Roman"/>
                  <w:i/>
                  <w:iCs/>
                </w:rPr>
                <w:t>Oreochromis mossambicus</w:t>
              </w:r>
            </w:ins>
          </w:p>
        </w:tc>
        <w:tc>
          <w:tcPr>
            <w:tcW w:w="1057" w:type="dxa"/>
          </w:tcPr>
          <w:p w14:paraId="064A2456" w14:textId="77777777" w:rsidR="00173982" w:rsidRPr="00C93F4D" w:rsidRDefault="00173982" w:rsidP="00867200">
            <w:pPr>
              <w:keepNext/>
              <w:spacing w:after="60"/>
              <w:jc w:val="both"/>
              <w:rPr>
                <w:ins w:id="1991" w:author="Administrator" w:date="2023-08-28T11:59:00Z"/>
                <w:rFonts w:ascii="Times New Roman" w:hAnsi="Times New Roman"/>
              </w:rPr>
            </w:pPr>
            <w:ins w:id="1992" w:author="Administrator" w:date="2023-08-28T11:59:00Z">
              <w:r w:rsidRPr="00C93F4D">
                <w:rPr>
                  <w:rFonts w:ascii="Times New Roman" w:hAnsi="Times New Roman"/>
                </w:rPr>
                <w:t>Parapara</w:t>
              </w:r>
            </w:ins>
          </w:p>
        </w:tc>
        <w:tc>
          <w:tcPr>
            <w:tcW w:w="2003" w:type="dxa"/>
          </w:tcPr>
          <w:p w14:paraId="6560A8FE" w14:textId="77777777" w:rsidR="00173982" w:rsidRPr="00C93F4D" w:rsidRDefault="00173982" w:rsidP="00867200">
            <w:pPr>
              <w:keepNext/>
              <w:spacing w:after="60"/>
              <w:jc w:val="both"/>
              <w:rPr>
                <w:ins w:id="1993" w:author="Administrator" w:date="2023-08-28T11:59:00Z"/>
                <w:rFonts w:ascii="Times New Roman" w:hAnsi="Times New Roman"/>
              </w:rPr>
            </w:pPr>
            <w:ins w:id="1994" w:author="Administrator" w:date="2023-08-28T11:59:00Z">
              <w:r w:rsidRPr="00C93F4D">
                <w:rPr>
                  <w:rFonts w:ascii="Times New Roman" w:hAnsi="Times New Roman"/>
                </w:rPr>
                <w:t>Mozambique tilapia</w:t>
              </w:r>
            </w:ins>
          </w:p>
        </w:tc>
        <w:tc>
          <w:tcPr>
            <w:tcW w:w="720" w:type="dxa"/>
            <w:gridSpan w:val="2"/>
          </w:tcPr>
          <w:p w14:paraId="4840097D" w14:textId="77777777" w:rsidR="00173982" w:rsidRPr="00C93F4D" w:rsidRDefault="00173982" w:rsidP="00867200">
            <w:pPr>
              <w:keepNext/>
              <w:spacing w:after="60"/>
              <w:jc w:val="both"/>
              <w:rPr>
                <w:ins w:id="1995" w:author="Administrator" w:date="2023-08-28T11:59:00Z"/>
                <w:rFonts w:ascii="Times New Roman" w:hAnsi="Times New Roman"/>
              </w:rPr>
            </w:pPr>
            <w:ins w:id="1996" w:author="Administrator" w:date="2023-08-28T11:59:00Z">
              <w:r w:rsidRPr="00C93F4D">
                <w:rPr>
                  <w:rFonts w:ascii="Times New Roman" w:hAnsi="Times New Roman"/>
                </w:rPr>
                <w:t>47</w:t>
              </w:r>
            </w:ins>
          </w:p>
        </w:tc>
        <w:tc>
          <w:tcPr>
            <w:tcW w:w="1530" w:type="dxa"/>
          </w:tcPr>
          <w:p w14:paraId="5BB8EBDB" w14:textId="77777777" w:rsidR="00173982" w:rsidRPr="00C93F4D" w:rsidRDefault="00173982" w:rsidP="00867200">
            <w:pPr>
              <w:keepNext/>
              <w:spacing w:after="60"/>
              <w:jc w:val="both"/>
              <w:rPr>
                <w:ins w:id="1997" w:author="Administrator" w:date="2023-08-28T11:59:00Z"/>
                <w:rFonts w:ascii="Times New Roman" w:hAnsi="Times New Roman"/>
              </w:rPr>
            </w:pPr>
            <w:ins w:id="1998" w:author="Administrator" w:date="2023-08-28T11:59:00Z">
              <w:r w:rsidRPr="00C93F4D">
                <w:rPr>
                  <w:rFonts w:ascii="Times New Roman" w:hAnsi="Times New Roman"/>
                </w:rPr>
                <w:t>3.67</w:t>
              </w:r>
            </w:ins>
          </w:p>
        </w:tc>
      </w:tr>
      <w:tr w:rsidR="00173982" w:rsidRPr="00C93F4D" w14:paraId="19919992" w14:textId="77777777" w:rsidTr="00867200">
        <w:trPr>
          <w:cantSplit/>
          <w:jc w:val="center"/>
          <w:ins w:id="1999" w:author="Administrator" w:date="2023-08-28T11:59:00Z"/>
        </w:trPr>
        <w:tc>
          <w:tcPr>
            <w:tcW w:w="1413" w:type="dxa"/>
          </w:tcPr>
          <w:p w14:paraId="237C5D6F" w14:textId="77777777" w:rsidR="00173982" w:rsidRPr="00C93F4D" w:rsidRDefault="00173982" w:rsidP="00867200">
            <w:pPr>
              <w:keepNext/>
              <w:spacing w:after="60"/>
              <w:jc w:val="both"/>
              <w:rPr>
                <w:ins w:id="2000" w:author="Administrator" w:date="2023-08-28T11:59:00Z"/>
                <w:rFonts w:ascii="Times New Roman" w:hAnsi="Times New Roman"/>
              </w:rPr>
            </w:pPr>
            <w:ins w:id="2001" w:author="Administrator" w:date="2023-08-28T11:59:00Z">
              <w:r w:rsidRPr="00C93F4D">
                <w:rPr>
                  <w:rFonts w:ascii="Times New Roman" w:hAnsi="Times New Roman"/>
                </w:rPr>
                <w:t>Bagridae</w:t>
              </w:r>
            </w:ins>
          </w:p>
        </w:tc>
        <w:tc>
          <w:tcPr>
            <w:tcW w:w="2907" w:type="dxa"/>
          </w:tcPr>
          <w:p w14:paraId="75191E7F" w14:textId="77777777" w:rsidR="00173982" w:rsidRPr="00C93F4D" w:rsidRDefault="00173982" w:rsidP="00867200">
            <w:pPr>
              <w:keepNext/>
              <w:spacing w:after="60"/>
              <w:jc w:val="both"/>
              <w:rPr>
                <w:ins w:id="2002" w:author="Administrator" w:date="2023-08-28T11:59:00Z"/>
                <w:rFonts w:ascii="Times New Roman" w:hAnsi="Times New Roman"/>
                <w:i/>
                <w:iCs/>
              </w:rPr>
            </w:pPr>
            <w:ins w:id="2003" w:author="Administrator" w:date="2023-08-28T11:59:00Z">
              <w:r w:rsidRPr="00C93F4D">
                <w:rPr>
                  <w:rFonts w:ascii="Times New Roman" w:hAnsi="Times New Roman"/>
                  <w:i/>
                  <w:iCs/>
                </w:rPr>
                <w:t>Bagrus docmak</w:t>
              </w:r>
            </w:ins>
          </w:p>
        </w:tc>
        <w:tc>
          <w:tcPr>
            <w:tcW w:w="1057" w:type="dxa"/>
          </w:tcPr>
          <w:p w14:paraId="5FB3F0A9" w14:textId="77777777" w:rsidR="00173982" w:rsidRPr="00C93F4D" w:rsidRDefault="00173982" w:rsidP="00867200">
            <w:pPr>
              <w:keepNext/>
              <w:spacing w:after="60"/>
              <w:jc w:val="both"/>
              <w:rPr>
                <w:ins w:id="2004" w:author="Administrator" w:date="2023-08-28T11:59:00Z"/>
                <w:rFonts w:ascii="Times New Roman" w:hAnsi="Times New Roman"/>
              </w:rPr>
            </w:pPr>
            <w:ins w:id="2005" w:author="Administrator" w:date="2023-08-28T11:59:00Z">
              <w:r w:rsidRPr="00C93F4D">
                <w:rPr>
                  <w:rFonts w:ascii="Times New Roman" w:hAnsi="Times New Roman"/>
                </w:rPr>
                <w:t>Fume</w:t>
              </w:r>
            </w:ins>
          </w:p>
        </w:tc>
        <w:tc>
          <w:tcPr>
            <w:tcW w:w="2003" w:type="dxa"/>
          </w:tcPr>
          <w:p w14:paraId="15246D6C" w14:textId="77777777" w:rsidR="00173982" w:rsidRPr="00C93F4D" w:rsidRDefault="00173982" w:rsidP="00867200">
            <w:pPr>
              <w:keepNext/>
              <w:spacing w:after="60"/>
              <w:jc w:val="both"/>
              <w:rPr>
                <w:ins w:id="2006" w:author="Administrator" w:date="2023-08-28T11:59:00Z"/>
                <w:rFonts w:ascii="Times New Roman" w:hAnsi="Times New Roman"/>
              </w:rPr>
            </w:pPr>
            <w:ins w:id="2007" w:author="Administrator" w:date="2023-08-28T11:59:00Z">
              <w:r w:rsidRPr="00C93F4D">
                <w:rPr>
                  <w:rFonts w:ascii="Times New Roman" w:hAnsi="Times New Roman"/>
                </w:rPr>
                <w:t>Sudan catfish</w:t>
              </w:r>
            </w:ins>
          </w:p>
        </w:tc>
        <w:tc>
          <w:tcPr>
            <w:tcW w:w="720" w:type="dxa"/>
            <w:gridSpan w:val="2"/>
          </w:tcPr>
          <w:p w14:paraId="31867C89" w14:textId="77777777" w:rsidR="00173982" w:rsidRPr="00C93F4D" w:rsidRDefault="00173982" w:rsidP="00867200">
            <w:pPr>
              <w:keepNext/>
              <w:spacing w:after="60"/>
              <w:jc w:val="both"/>
              <w:rPr>
                <w:ins w:id="2008" w:author="Administrator" w:date="2023-08-28T11:59:00Z"/>
                <w:rFonts w:ascii="Times New Roman" w:hAnsi="Times New Roman"/>
              </w:rPr>
            </w:pPr>
            <w:ins w:id="2009" w:author="Administrator" w:date="2023-08-28T11:59:00Z">
              <w:r w:rsidRPr="00C93F4D">
                <w:rPr>
                  <w:rFonts w:ascii="Times New Roman" w:hAnsi="Times New Roman"/>
                </w:rPr>
                <w:t>35</w:t>
              </w:r>
            </w:ins>
          </w:p>
        </w:tc>
        <w:tc>
          <w:tcPr>
            <w:tcW w:w="1530" w:type="dxa"/>
          </w:tcPr>
          <w:p w14:paraId="0F64655F" w14:textId="77777777" w:rsidR="00173982" w:rsidRPr="00C93F4D" w:rsidRDefault="00173982" w:rsidP="00867200">
            <w:pPr>
              <w:keepNext/>
              <w:spacing w:after="60"/>
              <w:jc w:val="both"/>
              <w:rPr>
                <w:ins w:id="2010" w:author="Administrator" w:date="2023-08-28T11:59:00Z"/>
                <w:rFonts w:ascii="Times New Roman" w:hAnsi="Times New Roman"/>
              </w:rPr>
            </w:pPr>
            <w:ins w:id="2011" w:author="Administrator" w:date="2023-08-28T11:59:00Z">
              <w:r w:rsidRPr="00C93F4D">
                <w:rPr>
                  <w:rFonts w:ascii="Times New Roman" w:hAnsi="Times New Roman"/>
                </w:rPr>
                <w:t>2.73</w:t>
              </w:r>
            </w:ins>
          </w:p>
        </w:tc>
      </w:tr>
      <w:tr w:rsidR="00173982" w:rsidRPr="00C93F4D" w14:paraId="5484C405" w14:textId="77777777" w:rsidTr="00867200">
        <w:trPr>
          <w:cantSplit/>
          <w:jc w:val="center"/>
          <w:ins w:id="2012" w:author="Administrator" w:date="2023-08-28T11:59:00Z"/>
        </w:trPr>
        <w:tc>
          <w:tcPr>
            <w:tcW w:w="1413" w:type="dxa"/>
          </w:tcPr>
          <w:p w14:paraId="01BD4864" w14:textId="77777777" w:rsidR="00173982" w:rsidRPr="00C93F4D" w:rsidRDefault="00173982" w:rsidP="00867200">
            <w:pPr>
              <w:keepNext/>
              <w:spacing w:after="60"/>
              <w:jc w:val="both"/>
              <w:rPr>
                <w:ins w:id="2013" w:author="Administrator" w:date="2023-08-28T11:59:00Z"/>
                <w:rFonts w:ascii="Times New Roman" w:hAnsi="Times New Roman"/>
              </w:rPr>
            </w:pPr>
            <w:ins w:id="2014" w:author="Administrator" w:date="2023-08-28T11:59:00Z">
              <w:r w:rsidRPr="00C93F4D">
                <w:rPr>
                  <w:rFonts w:ascii="Times New Roman" w:hAnsi="Times New Roman"/>
                </w:rPr>
                <w:t>Cyprinidae</w:t>
              </w:r>
            </w:ins>
          </w:p>
        </w:tc>
        <w:tc>
          <w:tcPr>
            <w:tcW w:w="2907" w:type="dxa"/>
          </w:tcPr>
          <w:p w14:paraId="558EC957" w14:textId="77777777" w:rsidR="00173982" w:rsidRPr="00C93F4D" w:rsidRDefault="00173982" w:rsidP="00867200">
            <w:pPr>
              <w:keepNext/>
              <w:spacing w:after="60"/>
              <w:jc w:val="both"/>
              <w:rPr>
                <w:ins w:id="2015" w:author="Administrator" w:date="2023-08-28T11:59:00Z"/>
                <w:rFonts w:ascii="Times New Roman" w:hAnsi="Times New Roman"/>
                <w:i/>
                <w:iCs/>
              </w:rPr>
            </w:pPr>
            <w:ins w:id="2016" w:author="Administrator" w:date="2023-08-28T11:59:00Z">
              <w:r w:rsidRPr="00C93F4D">
                <w:rPr>
                  <w:rFonts w:ascii="Times New Roman" w:hAnsi="Times New Roman"/>
                  <w:i/>
                  <w:iCs/>
                </w:rPr>
                <w:t>Barbus oxyrhynchus</w:t>
              </w:r>
            </w:ins>
          </w:p>
        </w:tc>
        <w:tc>
          <w:tcPr>
            <w:tcW w:w="1057" w:type="dxa"/>
          </w:tcPr>
          <w:p w14:paraId="61CF0478" w14:textId="77777777" w:rsidR="00173982" w:rsidRPr="00C93F4D" w:rsidRDefault="00173982" w:rsidP="00867200">
            <w:pPr>
              <w:keepNext/>
              <w:spacing w:after="60"/>
              <w:jc w:val="both"/>
              <w:rPr>
                <w:ins w:id="2017" w:author="Administrator" w:date="2023-08-28T11:59:00Z"/>
                <w:rFonts w:ascii="Times New Roman" w:hAnsi="Times New Roman"/>
              </w:rPr>
            </w:pPr>
            <w:ins w:id="2018" w:author="Administrator" w:date="2023-08-28T11:59:00Z">
              <w:r w:rsidRPr="00C93F4D">
                <w:rPr>
                  <w:rFonts w:ascii="Times New Roman" w:hAnsi="Times New Roman"/>
                </w:rPr>
                <w:t>Karange</w:t>
              </w:r>
            </w:ins>
          </w:p>
        </w:tc>
        <w:tc>
          <w:tcPr>
            <w:tcW w:w="2003" w:type="dxa"/>
          </w:tcPr>
          <w:p w14:paraId="5DEB55B8" w14:textId="77777777" w:rsidR="00173982" w:rsidRPr="00C93F4D" w:rsidRDefault="00173982" w:rsidP="00867200">
            <w:pPr>
              <w:keepNext/>
              <w:spacing w:after="60"/>
              <w:jc w:val="both"/>
              <w:rPr>
                <w:ins w:id="2019" w:author="Administrator" w:date="2023-08-28T11:59:00Z"/>
                <w:rFonts w:ascii="Times New Roman" w:hAnsi="Times New Roman"/>
              </w:rPr>
            </w:pPr>
            <w:ins w:id="2020" w:author="Administrator" w:date="2023-08-28T11:59:00Z">
              <w:r w:rsidRPr="00C93F4D">
                <w:rPr>
                  <w:rFonts w:ascii="Times New Roman" w:hAnsi="Times New Roman"/>
                </w:rPr>
                <w:t>Pangani barb</w:t>
              </w:r>
            </w:ins>
          </w:p>
        </w:tc>
        <w:tc>
          <w:tcPr>
            <w:tcW w:w="720" w:type="dxa"/>
            <w:gridSpan w:val="2"/>
          </w:tcPr>
          <w:p w14:paraId="284463CA" w14:textId="77777777" w:rsidR="00173982" w:rsidRPr="00C93F4D" w:rsidRDefault="00173982" w:rsidP="00867200">
            <w:pPr>
              <w:keepNext/>
              <w:spacing w:after="60"/>
              <w:jc w:val="both"/>
              <w:rPr>
                <w:ins w:id="2021" w:author="Administrator" w:date="2023-08-28T11:59:00Z"/>
                <w:rFonts w:ascii="Times New Roman" w:hAnsi="Times New Roman"/>
              </w:rPr>
            </w:pPr>
            <w:ins w:id="2022" w:author="Administrator" w:date="2023-08-28T11:59:00Z">
              <w:r w:rsidRPr="00C93F4D">
                <w:rPr>
                  <w:rFonts w:ascii="Times New Roman" w:hAnsi="Times New Roman"/>
                </w:rPr>
                <w:t>1</w:t>
              </w:r>
            </w:ins>
          </w:p>
        </w:tc>
        <w:tc>
          <w:tcPr>
            <w:tcW w:w="1530" w:type="dxa"/>
          </w:tcPr>
          <w:p w14:paraId="62B4FE18" w14:textId="77777777" w:rsidR="00173982" w:rsidRPr="00C93F4D" w:rsidRDefault="00173982" w:rsidP="00867200">
            <w:pPr>
              <w:keepNext/>
              <w:spacing w:after="60"/>
              <w:jc w:val="both"/>
              <w:rPr>
                <w:ins w:id="2023" w:author="Administrator" w:date="2023-08-28T11:59:00Z"/>
                <w:rFonts w:ascii="Times New Roman" w:hAnsi="Times New Roman"/>
              </w:rPr>
            </w:pPr>
            <w:ins w:id="2024" w:author="Administrator" w:date="2023-08-28T11:59:00Z">
              <w:r w:rsidRPr="00C93F4D">
                <w:rPr>
                  <w:rFonts w:ascii="Times New Roman" w:hAnsi="Times New Roman"/>
                </w:rPr>
                <w:t>0.08</w:t>
              </w:r>
            </w:ins>
          </w:p>
        </w:tc>
      </w:tr>
    </w:tbl>
    <w:p w14:paraId="0460E3D7" w14:textId="77777777" w:rsidR="00173982" w:rsidRPr="00C93F4D" w:rsidRDefault="00173982" w:rsidP="00173982">
      <w:pPr>
        <w:spacing w:line="480" w:lineRule="auto"/>
        <w:jc w:val="both"/>
        <w:rPr>
          <w:ins w:id="2025" w:author="Administrator" w:date="2023-08-28T11:59:00Z"/>
          <w:rFonts w:ascii="Times New Roman" w:hAnsi="Times New Roman"/>
          <w:color w:val="C00000"/>
          <w:sz w:val="24"/>
          <w:szCs w:val="24"/>
          <w:lang w:val="en-US" w:eastAsia="en-US"/>
        </w:rPr>
      </w:pPr>
    </w:p>
    <w:p w14:paraId="1411516D" w14:textId="77777777" w:rsidR="00173982" w:rsidRPr="00C93F4D" w:rsidRDefault="00173982" w:rsidP="00173982">
      <w:pPr>
        <w:spacing w:line="480" w:lineRule="auto"/>
        <w:jc w:val="both"/>
        <w:rPr>
          <w:ins w:id="2026" w:author="Administrator" w:date="2023-08-28T11:59:00Z"/>
          <w:rFonts w:ascii="Times New Roman" w:hAnsi="Times New Roman"/>
          <w:sz w:val="24"/>
          <w:szCs w:val="24"/>
        </w:rPr>
      </w:pPr>
      <w:ins w:id="2027" w:author="Administrator" w:date="2023-08-28T11:59:00Z">
        <w:r w:rsidRPr="00C93F4D">
          <w:rPr>
            <w:rFonts w:ascii="Times New Roman" w:hAnsi="Times New Roman"/>
            <w:sz w:val="24"/>
            <w:szCs w:val="24"/>
          </w:rPr>
          <w:t xml:space="preserve">Descriptive statistics on mean total length and weight measured (Table 2) showed that the species </w:t>
        </w:r>
        <w:r w:rsidRPr="00C93F4D">
          <w:rPr>
            <w:rFonts w:ascii="Times New Roman" w:hAnsi="Times New Roman"/>
            <w:i/>
            <w:iCs/>
            <w:sz w:val="24"/>
            <w:szCs w:val="24"/>
          </w:rPr>
          <w:t>Glossogobius giuris</w:t>
        </w:r>
        <w:r w:rsidRPr="00C93F4D">
          <w:rPr>
            <w:rFonts w:ascii="Times New Roman" w:hAnsi="Times New Roman"/>
            <w:sz w:val="24"/>
            <w:szCs w:val="24"/>
          </w:rPr>
          <w:t xml:space="preserve"> with the highest abundance (n=927), had a mean total length of 14.6 ± 3.11 cm and a mean weight of 23.3 ± 3.2 g. Whereas, the species </w:t>
        </w:r>
        <w:r w:rsidRPr="00C93F4D">
          <w:rPr>
            <w:rFonts w:ascii="Times New Roman" w:hAnsi="Times New Roman"/>
            <w:i/>
            <w:iCs/>
            <w:sz w:val="24"/>
            <w:szCs w:val="24"/>
          </w:rPr>
          <w:t xml:space="preserve">Barbus oxyrhynchus </w:t>
        </w:r>
        <w:r w:rsidRPr="00C93F4D">
          <w:rPr>
            <w:rFonts w:ascii="Times New Roman" w:hAnsi="Times New Roman"/>
            <w:sz w:val="24"/>
            <w:szCs w:val="24"/>
          </w:rPr>
          <w:t xml:space="preserve">(Pfeffer, 1889) had the smallest sample size with only 2 individuals, but had the highest mean total length of 124 ± 0.1 cm and a mean weight of 19 ± 0.3 g. Species </w:t>
        </w:r>
        <w:r w:rsidRPr="00C93F4D">
          <w:rPr>
            <w:rFonts w:ascii="Times New Roman" w:hAnsi="Times New Roman"/>
            <w:i/>
            <w:iCs/>
            <w:sz w:val="24"/>
            <w:szCs w:val="24"/>
          </w:rPr>
          <w:t xml:space="preserve">Pisonodophis boro, </w:t>
        </w:r>
        <w:r w:rsidRPr="00C93F4D">
          <w:rPr>
            <w:rFonts w:ascii="Times New Roman" w:hAnsi="Times New Roman"/>
            <w:sz w:val="24"/>
            <w:szCs w:val="24"/>
          </w:rPr>
          <w:t>(</w:t>
        </w:r>
        <w:r w:rsidRPr="00C93F4D">
          <w:rPr>
            <w:rFonts w:ascii="Times New Roman" w:hAnsi="Times New Roman"/>
            <w:color w:val="000000" w:themeColor="text1"/>
            <w:sz w:val="24"/>
            <w:szCs w:val="24"/>
            <w:lang w:val="en-US" w:eastAsia="en-US"/>
          </w:rPr>
          <w:t>Hamilton, 1822)</w:t>
        </w:r>
        <w:r w:rsidRPr="00C93F4D">
          <w:rPr>
            <w:rFonts w:ascii="Times New Roman" w:hAnsi="Times New Roman"/>
            <w:color w:val="000000" w:themeColor="text1"/>
            <w:sz w:val="24"/>
            <w:szCs w:val="24"/>
          </w:rPr>
          <w:t xml:space="preserve"> (n=45)</w:t>
        </w:r>
        <w:r w:rsidRPr="00C93F4D">
          <w:rPr>
            <w:rFonts w:ascii="Times New Roman" w:hAnsi="Times New Roman"/>
            <w:sz w:val="24"/>
            <w:szCs w:val="24"/>
          </w:rPr>
          <w:t xml:space="preserve"> had a relatively larger mean total length of 108.7 ± 24.9 cm and a mean weight of 71.4 ± 6.1 g. Other species </w:t>
        </w:r>
        <w:r w:rsidRPr="00C93F4D">
          <w:rPr>
            <w:rFonts w:ascii="Times New Roman" w:hAnsi="Times New Roman"/>
            <w:i/>
            <w:iCs/>
            <w:sz w:val="24"/>
            <w:szCs w:val="24"/>
          </w:rPr>
          <w:t>Otolithes ruber, Planiliza alata, Bagrus docmak</w:t>
        </w:r>
        <w:r w:rsidRPr="00C93F4D">
          <w:rPr>
            <w:rFonts w:ascii="Times New Roman" w:hAnsi="Times New Roman"/>
            <w:sz w:val="24"/>
            <w:szCs w:val="24"/>
          </w:rPr>
          <w:t xml:space="preserve">, and </w:t>
        </w:r>
        <w:r w:rsidRPr="00C93F4D">
          <w:rPr>
            <w:rFonts w:ascii="Times New Roman" w:hAnsi="Times New Roman"/>
            <w:i/>
            <w:iCs/>
            <w:sz w:val="24"/>
            <w:szCs w:val="24"/>
          </w:rPr>
          <w:t>Oreochromis spirulus spirulus</w:t>
        </w:r>
        <w:r w:rsidRPr="00C93F4D">
          <w:rPr>
            <w:rFonts w:ascii="Times New Roman" w:hAnsi="Times New Roman"/>
            <w:sz w:val="24"/>
            <w:szCs w:val="24"/>
          </w:rPr>
          <w:t xml:space="preserve"> had mean measurements &lt;35cm.</w:t>
        </w:r>
      </w:ins>
    </w:p>
    <w:p w14:paraId="776D7D6A" w14:textId="77777777" w:rsidR="00173982" w:rsidRPr="00C93F4D" w:rsidRDefault="00173982" w:rsidP="00173982">
      <w:pPr>
        <w:pStyle w:val="ThesisTables"/>
        <w:jc w:val="both"/>
        <w:rPr>
          <w:ins w:id="2028" w:author="Administrator" w:date="2023-08-28T11:59:00Z"/>
        </w:rPr>
      </w:pPr>
      <w:ins w:id="2029" w:author="Administrator" w:date="2023-08-28T11:59:00Z">
        <w:r w:rsidRPr="00C93F4D">
          <w:t xml:space="preserve">Table 2: Total length and weight of </w:t>
        </w:r>
        <w:r>
          <w:t xml:space="preserve">sympatric </w:t>
        </w:r>
        <w:r w:rsidRPr="00C93F4D">
          <w:t xml:space="preserve">fish caught </w:t>
        </w:r>
        <w:r>
          <w:t xml:space="preserve">together with eels </w:t>
        </w:r>
        <w:r w:rsidRPr="00C93F4D">
          <w:t xml:space="preserve">in the Sabaki </w:t>
        </w:r>
        <w:commentRangeStart w:id="2030"/>
        <w:r w:rsidRPr="00C93F4D">
          <w:t xml:space="preserve">Estuary </w:t>
        </w:r>
        <w:commentRangeEnd w:id="2030"/>
        <w:r>
          <w:rPr>
            <w:rStyle w:val="CommentReference"/>
            <w:rFonts w:ascii="Calibri" w:hAnsi="Calibri"/>
            <w:iCs w:val="0"/>
          </w:rPr>
          <w:commentReference w:id="2030"/>
        </w:r>
      </w:ins>
    </w:p>
    <w:tbl>
      <w:tblPr>
        <w:tblStyle w:val="Table1"/>
        <w:tblW w:w="5000" w:type="pct"/>
        <w:jc w:val="center"/>
        <w:tblInd w:w="0" w:type="dxa"/>
        <w:tblBorders>
          <w:top w:val="single" w:sz="4" w:space="0" w:color="auto"/>
          <w:bottom w:val="single" w:sz="4" w:space="0" w:color="auto"/>
        </w:tblBorders>
        <w:tblCellMar>
          <w:left w:w="60" w:type="dxa"/>
          <w:right w:w="60" w:type="dxa"/>
        </w:tblCellMar>
        <w:tblLook w:val="04A0" w:firstRow="1" w:lastRow="0" w:firstColumn="1" w:lastColumn="0" w:noHBand="0" w:noVBand="1"/>
      </w:tblPr>
      <w:tblGrid>
        <w:gridCol w:w="3340"/>
        <w:gridCol w:w="2143"/>
        <w:gridCol w:w="2392"/>
        <w:gridCol w:w="1485"/>
      </w:tblGrid>
      <w:tr w:rsidR="00173982" w:rsidRPr="00C93F4D" w14:paraId="1B77D56E" w14:textId="77777777" w:rsidTr="00867200">
        <w:trPr>
          <w:cnfStyle w:val="100000000000" w:firstRow="1" w:lastRow="0" w:firstColumn="0" w:lastColumn="0" w:oddVBand="0" w:evenVBand="0" w:oddHBand="0" w:evenHBand="0" w:firstRowFirstColumn="0" w:firstRowLastColumn="0" w:lastRowFirstColumn="0" w:lastRowLastColumn="0"/>
          <w:cantSplit/>
          <w:tblHeader/>
          <w:jc w:val="center"/>
          <w:ins w:id="2031" w:author="Administrator" w:date="2023-08-28T11:59:00Z"/>
        </w:trPr>
        <w:tc>
          <w:tcPr>
            <w:tcW w:w="3340" w:type="dxa"/>
            <w:tcBorders>
              <w:top w:val="single" w:sz="4" w:space="0" w:color="auto"/>
              <w:left w:val="nil"/>
              <w:bottom w:val="single" w:sz="4" w:space="0" w:color="auto"/>
              <w:right w:val="nil"/>
            </w:tcBorders>
            <w:hideMark/>
          </w:tcPr>
          <w:p w14:paraId="3E713BE7" w14:textId="77777777" w:rsidR="00173982" w:rsidRPr="00C93F4D" w:rsidRDefault="00173982" w:rsidP="00867200">
            <w:pPr>
              <w:keepNext/>
              <w:spacing w:after="60"/>
              <w:jc w:val="both"/>
              <w:rPr>
                <w:ins w:id="2032" w:author="Administrator" w:date="2023-08-28T11:59:00Z"/>
                <w:rFonts w:ascii="Times New Roman" w:hAnsi="Times New Roman"/>
              </w:rPr>
            </w:pPr>
            <w:ins w:id="2033" w:author="Administrator" w:date="2023-08-28T11:59:00Z">
              <w:r w:rsidRPr="00C93F4D">
                <w:rPr>
                  <w:rFonts w:ascii="Times New Roman" w:hAnsi="Times New Roman"/>
                </w:rPr>
                <w:t>Species</w:t>
              </w:r>
            </w:ins>
          </w:p>
        </w:tc>
        <w:tc>
          <w:tcPr>
            <w:tcW w:w="2143" w:type="dxa"/>
            <w:tcBorders>
              <w:top w:val="single" w:sz="4" w:space="0" w:color="auto"/>
              <w:left w:val="nil"/>
              <w:bottom w:val="single" w:sz="4" w:space="0" w:color="auto"/>
              <w:right w:val="nil"/>
            </w:tcBorders>
            <w:hideMark/>
          </w:tcPr>
          <w:p w14:paraId="1913D214" w14:textId="77777777" w:rsidR="00173982" w:rsidRPr="00C93F4D" w:rsidRDefault="00173982" w:rsidP="00867200">
            <w:pPr>
              <w:keepNext/>
              <w:spacing w:after="60"/>
              <w:ind w:left="210"/>
              <w:jc w:val="both"/>
              <w:rPr>
                <w:ins w:id="2034" w:author="Administrator" w:date="2023-08-28T11:59:00Z"/>
                <w:rFonts w:ascii="Times New Roman" w:hAnsi="Times New Roman"/>
              </w:rPr>
            </w:pPr>
            <w:ins w:id="2035" w:author="Administrator" w:date="2023-08-28T11:59:00Z">
              <w:r w:rsidRPr="00C93F4D">
                <w:rPr>
                  <w:rFonts w:ascii="Times New Roman" w:hAnsi="Times New Roman"/>
                </w:rPr>
                <w:t>N</w:t>
              </w:r>
            </w:ins>
          </w:p>
        </w:tc>
        <w:tc>
          <w:tcPr>
            <w:tcW w:w="0" w:type="auto"/>
            <w:tcBorders>
              <w:top w:val="single" w:sz="4" w:space="0" w:color="auto"/>
              <w:left w:val="nil"/>
              <w:bottom w:val="single" w:sz="4" w:space="0" w:color="auto"/>
              <w:right w:val="nil"/>
            </w:tcBorders>
            <w:hideMark/>
          </w:tcPr>
          <w:p w14:paraId="286F15D8" w14:textId="77777777" w:rsidR="00173982" w:rsidRPr="00C93F4D" w:rsidRDefault="00173982" w:rsidP="00867200">
            <w:pPr>
              <w:keepNext/>
              <w:spacing w:after="60"/>
              <w:jc w:val="both"/>
              <w:rPr>
                <w:ins w:id="2036" w:author="Administrator" w:date="2023-08-28T11:59:00Z"/>
                <w:rFonts w:ascii="Times New Roman" w:hAnsi="Times New Roman"/>
              </w:rPr>
            </w:pPr>
            <w:ins w:id="2037" w:author="Administrator" w:date="2023-08-28T11:59:00Z">
              <w:r w:rsidRPr="00C93F4D">
                <w:rPr>
                  <w:rFonts w:ascii="Times New Roman" w:hAnsi="Times New Roman"/>
                </w:rPr>
                <w:t>Total Length (cm)</w:t>
              </w:r>
            </w:ins>
          </w:p>
        </w:tc>
        <w:tc>
          <w:tcPr>
            <w:tcW w:w="0" w:type="auto"/>
            <w:tcBorders>
              <w:top w:val="single" w:sz="4" w:space="0" w:color="auto"/>
              <w:left w:val="nil"/>
              <w:bottom w:val="single" w:sz="4" w:space="0" w:color="auto"/>
              <w:right w:val="nil"/>
            </w:tcBorders>
            <w:hideMark/>
          </w:tcPr>
          <w:p w14:paraId="48A5CB5F" w14:textId="77777777" w:rsidR="00173982" w:rsidRPr="00C93F4D" w:rsidRDefault="00173982" w:rsidP="00867200">
            <w:pPr>
              <w:keepNext/>
              <w:spacing w:after="60"/>
              <w:jc w:val="both"/>
              <w:rPr>
                <w:ins w:id="2038" w:author="Administrator" w:date="2023-08-28T11:59:00Z"/>
                <w:rFonts w:ascii="Times New Roman" w:hAnsi="Times New Roman"/>
              </w:rPr>
            </w:pPr>
            <w:ins w:id="2039" w:author="Administrator" w:date="2023-08-28T11:59:00Z">
              <w:r w:rsidRPr="00C93F4D">
                <w:rPr>
                  <w:rFonts w:ascii="Times New Roman" w:hAnsi="Times New Roman"/>
                </w:rPr>
                <w:t>Weight (g)</w:t>
              </w:r>
            </w:ins>
          </w:p>
        </w:tc>
      </w:tr>
      <w:tr w:rsidR="00173982" w:rsidRPr="00C93F4D" w14:paraId="718CD43B" w14:textId="77777777" w:rsidTr="00867200">
        <w:trPr>
          <w:cantSplit/>
          <w:jc w:val="center"/>
          <w:ins w:id="2040" w:author="Administrator" w:date="2023-08-28T11:59:00Z"/>
        </w:trPr>
        <w:tc>
          <w:tcPr>
            <w:tcW w:w="3340" w:type="dxa"/>
            <w:tcBorders>
              <w:top w:val="single" w:sz="4" w:space="0" w:color="auto"/>
              <w:left w:val="nil"/>
              <w:bottom w:val="nil"/>
              <w:right w:val="nil"/>
            </w:tcBorders>
            <w:hideMark/>
          </w:tcPr>
          <w:p w14:paraId="5F438F3C" w14:textId="77777777" w:rsidR="00173982" w:rsidRPr="00C93F4D" w:rsidRDefault="00173982" w:rsidP="00867200">
            <w:pPr>
              <w:keepNext/>
              <w:spacing w:after="60"/>
              <w:jc w:val="both"/>
              <w:rPr>
                <w:ins w:id="2041" w:author="Administrator" w:date="2023-08-28T11:59:00Z"/>
                <w:rFonts w:ascii="Times New Roman" w:hAnsi="Times New Roman"/>
                <w:i/>
                <w:iCs/>
              </w:rPr>
            </w:pPr>
            <w:ins w:id="2042" w:author="Administrator" w:date="2023-08-28T11:59:00Z">
              <w:r w:rsidRPr="00C93F4D">
                <w:rPr>
                  <w:rFonts w:ascii="Times New Roman" w:hAnsi="Times New Roman"/>
                  <w:i/>
                  <w:iCs/>
                </w:rPr>
                <w:t>Glossogobius giuris</w:t>
              </w:r>
            </w:ins>
          </w:p>
        </w:tc>
        <w:tc>
          <w:tcPr>
            <w:tcW w:w="2143" w:type="dxa"/>
            <w:tcBorders>
              <w:top w:val="single" w:sz="4" w:space="0" w:color="auto"/>
              <w:left w:val="nil"/>
              <w:bottom w:val="nil"/>
              <w:right w:val="nil"/>
            </w:tcBorders>
            <w:hideMark/>
          </w:tcPr>
          <w:p w14:paraId="3DDAEC6E" w14:textId="77777777" w:rsidR="00173982" w:rsidRPr="00C93F4D" w:rsidRDefault="00173982" w:rsidP="00867200">
            <w:pPr>
              <w:keepNext/>
              <w:spacing w:after="60"/>
              <w:jc w:val="both"/>
              <w:rPr>
                <w:ins w:id="2043" w:author="Administrator" w:date="2023-08-28T11:59:00Z"/>
                <w:rFonts w:ascii="Times New Roman" w:hAnsi="Times New Roman"/>
              </w:rPr>
            </w:pPr>
            <w:ins w:id="2044" w:author="Administrator" w:date="2023-08-28T11:59:00Z">
              <w:r w:rsidRPr="00C93F4D">
                <w:rPr>
                  <w:rFonts w:ascii="Times New Roman" w:hAnsi="Times New Roman"/>
                </w:rPr>
                <w:t>927</w:t>
              </w:r>
            </w:ins>
          </w:p>
        </w:tc>
        <w:tc>
          <w:tcPr>
            <w:tcW w:w="0" w:type="auto"/>
            <w:tcBorders>
              <w:top w:val="single" w:sz="4" w:space="0" w:color="auto"/>
              <w:left w:val="nil"/>
              <w:bottom w:val="nil"/>
              <w:right w:val="nil"/>
            </w:tcBorders>
            <w:hideMark/>
          </w:tcPr>
          <w:p w14:paraId="12AD0690" w14:textId="77777777" w:rsidR="00173982" w:rsidRPr="00C93F4D" w:rsidRDefault="00173982" w:rsidP="00867200">
            <w:pPr>
              <w:keepNext/>
              <w:spacing w:after="60"/>
              <w:jc w:val="both"/>
              <w:rPr>
                <w:ins w:id="2045" w:author="Administrator" w:date="2023-08-28T11:59:00Z"/>
                <w:rFonts w:ascii="Times New Roman" w:hAnsi="Times New Roman"/>
              </w:rPr>
            </w:pPr>
            <w:ins w:id="2046" w:author="Administrator" w:date="2023-08-28T11:59:00Z">
              <w:r w:rsidRPr="00C93F4D">
                <w:rPr>
                  <w:rFonts w:ascii="Times New Roman" w:hAnsi="Times New Roman"/>
                </w:rPr>
                <w:t>14.6 ± 3.11</w:t>
              </w:r>
            </w:ins>
          </w:p>
        </w:tc>
        <w:tc>
          <w:tcPr>
            <w:tcW w:w="0" w:type="auto"/>
            <w:tcBorders>
              <w:top w:val="single" w:sz="4" w:space="0" w:color="auto"/>
              <w:left w:val="nil"/>
              <w:bottom w:val="nil"/>
              <w:right w:val="nil"/>
            </w:tcBorders>
            <w:hideMark/>
          </w:tcPr>
          <w:p w14:paraId="12E18A8C" w14:textId="77777777" w:rsidR="00173982" w:rsidRPr="00C93F4D" w:rsidRDefault="00173982" w:rsidP="00867200">
            <w:pPr>
              <w:keepNext/>
              <w:spacing w:after="60"/>
              <w:jc w:val="both"/>
              <w:rPr>
                <w:ins w:id="2047" w:author="Administrator" w:date="2023-08-28T11:59:00Z"/>
                <w:rFonts w:ascii="Times New Roman" w:hAnsi="Times New Roman"/>
              </w:rPr>
            </w:pPr>
            <w:ins w:id="2048" w:author="Administrator" w:date="2023-08-28T11:59:00Z">
              <w:r w:rsidRPr="00C93F4D">
                <w:rPr>
                  <w:rFonts w:ascii="Times New Roman" w:hAnsi="Times New Roman"/>
                </w:rPr>
                <w:t>23.3 ± 3.2</w:t>
              </w:r>
            </w:ins>
          </w:p>
        </w:tc>
      </w:tr>
      <w:tr w:rsidR="00173982" w:rsidRPr="00C93F4D" w14:paraId="118FF3FB" w14:textId="77777777" w:rsidTr="00867200">
        <w:trPr>
          <w:cantSplit/>
          <w:jc w:val="center"/>
          <w:ins w:id="2049" w:author="Administrator" w:date="2023-08-28T11:59:00Z"/>
        </w:trPr>
        <w:tc>
          <w:tcPr>
            <w:tcW w:w="3340" w:type="dxa"/>
            <w:tcBorders>
              <w:top w:val="nil"/>
              <w:left w:val="nil"/>
              <w:bottom w:val="nil"/>
              <w:right w:val="nil"/>
            </w:tcBorders>
            <w:hideMark/>
          </w:tcPr>
          <w:p w14:paraId="42B6BE30" w14:textId="77777777" w:rsidR="00173982" w:rsidRPr="00C93F4D" w:rsidRDefault="00173982" w:rsidP="00867200">
            <w:pPr>
              <w:keepNext/>
              <w:spacing w:after="60"/>
              <w:jc w:val="both"/>
              <w:rPr>
                <w:ins w:id="2050" w:author="Administrator" w:date="2023-08-28T11:59:00Z"/>
                <w:rFonts w:ascii="Times New Roman" w:hAnsi="Times New Roman"/>
                <w:i/>
                <w:iCs/>
              </w:rPr>
            </w:pPr>
            <w:ins w:id="2051" w:author="Administrator" w:date="2023-08-28T11:59:00Z">
              <w:r w:rsidRPr="00C93F4D">
                <w:rPr>
                  <w:rFonts w:ascii="Times New Roman" w:hAnsi="Times New Roman"/>
                  <w:i/>
                  <w:iCs/>
                </w:rPr>
                <w:t>Pisonodophis boro</w:t>
              </w:r>
            </w:ins>
          </w:p>
        </w:tc>
        <w:tc>
          <w:tcPr>
            <w:tcW w:w="2143" w:type="dxa"/>
            <w:tcBorders>
              <w:top w:val="nil"/>
              <w:left w:val="nil"/>
              <w:bottom w:val="nil"/>
              <w:right w:val="nil"/>
            </w:tcBorders>
            <w:hideMark/>
          </w:tcPr>
          <w:p w14:paraId="77AB20DC" w14:textId="77777777" w:rsidR="00173982" w:rsidRPr="00C93F4D" w:rsidRDefault="00173982" w:rsidP="00867200">
            <w:pPr>
              <w:keepNext/>
              <w:spacing w:after="60"/>
              <w:jc w:val="both"/>
              <w:rPr>
                <w:ins w:id="2052" w:author="Administrator" w:date="2023-08-28T11:59:00Z"/>
                <w:rFonts w:ascii="Times New Roman" w:hAnsi="Times New Roman"/>
              </w:rPr>
            </w:pPr>
            <w:ins w:id="2053" w:author="Administrator" w:date="2023-08-28T11:59:00Z">
              <w:r w:rsidRPr="00C93F4D">
                <w:rPr>
                  <w:rFonts w:ascii="Times New Roman" w:hAnsi="Times New Roman"/>
                </w:rPr>
                <w:t>45</w:t>
              </w:r>
            </w:ins>
          </w:p>
        </w:tc>
        <w:tc>
          <w:tcPr>
            <w:tcW w:w="0" w:type="auto"/>
            <w:tcBorders>
              <w:top w:val="nil"/>
              <w:left w:val="nil"/>
              <w:bottom w:val="nil"/>
              <w:right w:val="nil"/>
            </w:tcBorders>
            <w:hideMark/>
          </w:tcPr>
          <w:p w14:paraId="7B188790" w14:textId="77777777" w:rsidR="00173982" w:rsidRPr="00C93F4D" w:rsidRDefault="00173982" w:rsidP="00867200">
            <w:pPr>
              <w:keepNext/>
              <w:spacing w:after="60"/>
              <w:jc w:val="both"/>
              <w:rPr>
                <w:ins w:id="2054" w:author="Administrator" w:date="2023-08-28T11:59:00Z"/>
                <w:rFonts w:ascii="Times New Roman" w:hAnsi="Times New Roman"/>
              </w:rPr>
            </w:pPr>
            <w:ins w:id="2055" w:author="Administrator" w:date="2023-08-28T11:59:00Z">
              <w:r w:rsidRPr="00C93F4D">
                <w:rPr>
                  <w:rFonts w:ascii="Times New Roman" w:hAnsi="Times New Roman"/>
                </w:rPr>
                <w:t>108.7 ± 24.9</w:t>
              </w:r>
            </w:ins>
          </w:p>
        </w:tc>
        <w:tc>
          <w:tcPr>
            <w:tcW w:w="0" w:type="auto"/>
            <w:tcBorders>
              <w:top w:val="nil"/>
              <w:left w:val="nil"/>
              <w:bottom w:val="nil"/>
              <w:right w:val="nil"/>
            </w:tcBorders>
            <w:hideMark/>
          </w:tcPr>
          <w:p w14:paraId="77159206" w14:textId="77777777" w:rsidR="00173982" w:rsidRPr="00C93F4D" w:rsidRDefault="00173982" w:rsidP="00867200">
            <w:pPr>
              <w:keepNext/>
              <w:spacing w:after="60"/>
              <w:jc w:val="both"/>
              <w:rPr>
                <w:ins w:id="2056" w:author="Administrator" w:date="2023-08-28T11:59:00Z"/>
                <w:rFonts w:ascii="Times New Roman" w:hAnsi="Times New Roman"/>
              </w:rPr>
            </w:pPr>
            <w:ins w:id="2057" w:author="Administrator" w:date="2023-08-28T11:59:00Z">
              <w:r w:rsidRPr="00C93F4D">
                <w:rPr>
                  <w:rFonts w:ascii="Times New Roman" w:hAnsi="Times New Roman"/>
                </w:rPr>
                <w:t>71.4 ± 6.1</w:t>
              </w:r>
            </w:ins>
          </w:p>
        </w:tc>
      </w:tr>
      <w:tr w:rsidR="00173982" w:rsidRPr="00C93F4D" w14:paraId="328EDA9C" w14:textId="77777777" w:rsidTr="00867200">
        <w:trPr>
          <w:cantSplit/>
          <w:jc w:val="center"/>
          <w:ins w:id="2058" w:author="Administrator" w:date="2023-08-28T11:59:00Z"/>
        </w:trPr>
        <w:tc>
          <w:tcPr>
            <w:tcW w:w="3340" w:type="dxa"/>
            <w:tcBorders>
              <w:top w:val="nil"/>
              <w:left w:val="nil"/>
              <w:bottom w:val="nil"/>
              <w:right w:val="nil"/>
            </w:tcBorders>
            <w:hideMark/>
          </w:tcPr>
          <w:p w14:paraId="5A8FAB24" w14:textId="77777777" w:rsidR="00173982" w:rsidRPr="00C93F4D" w:rsidRDefault="00173982" w:rsidP="00867200">
            <w:pPr>
              <w:keepNext/>
              <w:spacing w:after="60"/>
              <w:jc w:val="both"/>
              <w:rPr>
                <w:ins w:id="2059" w:author="Administrator" w:date="2023-08-28T11:59:00Z"/>
                <w:rFonts w:ascii="Times New Roman" w:hAnsi="Times New Roman"/>
                <w:i/>
                <w:iCs/>
              </w:rPr>
            </w:pPr>
            <w:ins w:id="2060" w:author="Administrator" w:date="2023-08-28T11:59:00Z">
              <w:r w:rsidRPr="00C93F4D">
                <w:rPr>
                  <w:rFonts w:ascii="Times New Roman" w:hAnsi="Times New Roman"/>
                  <w:i/>
                  <w:iCs/>
                </w:rPr>
                <w:t>Otolithes ruber</w:t>
              </w:r>
            </w:ins>
          </w:p>
        </w:tc>
        <w:tc>
          <w:tcPr>
            <w:tcW w:w="2143" w:type="dxa"/>
            <w:tcBorders>
              <w:top w:val="nil"/>
              <w:left w:val="nil"/>
              <w:bottom w:val="nil"/>
              <w:right w:val="nil"/>
            </w:tcBorders>
            <w:hideMark/>
          </w:tcPr>
          <w:p w14:paraId="54A55E71" w14:textId="77777777" w:rsidR="00173982" w:rsidRPr="00C93F4D" w:rsidRDefault="00173982" w:rsidP="00867200">
            <w:pPr>
              <w:keepNext/>
              <w:spacing w:after="60"/>
              <w:jc w:val="both"/>
              <w:rPr>
                <w:ins w:id="2061" w:author="Administrator" w:date="2023-08-28T11:59:00Z"/>
                <w:rFonts w:ascii="Times New Roman" w:hAnsi="Times New Roman"/>
              </w:rPr>
            </w:pPr>
            <w:ins w:id="2062" w:author="Administrator" w:date="2023-08-28T11:59:00Z">
              <w:r w:rsidRPr="00C93F4D">
                <w:rPr>
                  <w:rFonts w:ascii="Times New Roman" w:hAnsi="Times New Roman"/>
                </w:rPr>
                <w:t>14</w:t>
              </w:r>
            </w:ins>
          </w:p>
        </w:tc>
        <w:tc>
          <w:tcPr>
            <w:tcW w:w="0" w:type="auto"/>
            <w:tcBorders>
              <w:top w:val="nil"/>
              <w:left w:val="nil"/>
              <w:bottom w:val="nil"/>
              <w:right w:val="nil"/>
            </w:tcBorders>
            <w:hideMark/>
          </w:tcPr>
          <w:p w14:paraId="6724F123" w14:textId="77777777" w:rsidR="00173982" w:rsidRPr="00C93F4D" w:rsidRDefault="00173982" w:rsidP="00867200">
            <w:pPr>
              <w:keepNext/>
              <w:spacing w:after="60"/>
              <w:jc w:val="both"/>
              <w:rPr>
                <w:ins w:id="2063" w:author="Administrator" w:date="2023-08-28T11:59:00Z"/>
                <w:rFonts w:ascii="Times New Roman" w:hAnsi="Times New Roman"/>
              </w:rPr>
            </w:pPr>
            <w:ins w:id="2064" w:author="Administrator" w:date="2023-08-28T11:59:00Z">
              <w:r w:rsidRPr="00C93F4D">
                <w:rPr>
                  <w:rFonts w:ascii="Times New Roman" w:hAnsi="Times New Roman"/>
                </w:rPr>
                <w:t>20.2 ± 9.6</w:t>
              </w:r>
            </w:ins>
          </w:p>
        </w:tc>
        <w:tc>
          <w:tcPr>
            <w:tcW w:w="0" w:type="auto"/>
            <w:tcBorders>
              <w:top w:val="nil"/>
              <w:left w:val="nil"/>
              <w:bottom w:val="nil"/>
              <w:right w:val="nil"/>
            </w:tcBorders>
            <w:hideMark/>
          </w:tcPr>
          <w:p w14:paraId="0F43AEA0" w14:textId="77777777" w:rsidR="00173982" w:rsidRPr="00C93F4D" w:rsidRDefault="00173982" w:rsidP="00867200">
            <w:pPr>
              <w:keepNext/>
              <w:spacing w:after="60"/>
              <w:jc w:val="both"/>
              <w:rPr>
                <w:ins w:id="2065" w:author="Administrator" w:date="2023-08-28T11:59:00Z"/>
                <w:rFonts w:ascii="Times New Roman" w:hAnsi="Times New Roman"/>
              </w:rPr>
            </w:pPr>
            <w:ins w:id="2066" w:author="Administrator" w:date="2023-08-28T11:59:00Z">
              <w:r w:rsidRPr="00C93F4D">
                <w:rPr>
                  <w:rFonts w:ascii="Times New Roman" w:hAnsi="Times New Roman"/>
                </w:rPr>
                <w:t>21.7 ± 4.8</w:t>
              </w:r>
            </w:ins>
          </w:p>
        </w:tc>
      </w:tr>
      <w:tr w:rsidR="00173982" w:rsidRPr="00C93F4D" w14:paraId="778665CD" w14:textId="77777777" w:rsidTr="00867200">
        <w:trPr>
          <w:cantSplit/>
          <w:jc w:val="center"/>
          <w:ins w:id="2067" w:author="Administrator" w:date="2023-08-28T11:59:00Z"/>
        </w:trPr>
        <w:tc>
          <w:tcPr>
            <w:tcW w:w="3340" w:type="dxa"/>
            <w:tcBorders>
              <w:top w:val="nil"/>
              <w:left w:val="nil"/>
              <w:bottom w:val="nil"/>
              <w:right w:val="nil"/>
            </w:tcBorders>
            <w:hideMark/>
          </w:tcPr>
          <w:p w14:paraId="2D656C23" w14:textId="77777777" w:rsidR="00173982" w:rsidRPr="00C93F4D" w:rsidRDefault="00173982" w:rsidP="00867200">
            <w:pPr>
              <w:keepNext/>
              <w:spacing w:after="60"/>
              <w:jc w:val="both"/>
              <w:rPr>
                <w:ins w:id="2068" w:author="Administrator" w:date="2023-08-28T11:59:00Z"/>
                <w:rFonts w:ascii="Times New Roman" w:hAnsi="Times New Roman"/>
                <w:i/>
                <w:iCs/>
              </w:rPr>
            </w:pPr>
            <w:ins w:id="2069" w:author="Administrator" w:date="2023-08-28T11:59:00Z">
              <w:r w:rsidRPr="00C93F4D">
                <w:rPr>
                  <w:rFonts w:ascii="Times New Roman" w:hAnsi="Times New Roman"/>
                  <w:i/>
                  <w:iCs/>
                </w:rPr>
                <w:t>Planiliza alata</w:t>
              </w:r>
            </w:ins>
          </w:p>
        </w:tc>
        <w:tc>
          <w:tcPr>
            <w:tcW w:w="2143" w:type="dxa"/>
            <w:tcBorders>
              <w:top w:val="nil"/>
              <w:left w:val="nil"/>
              <w:bottom w:val="nil"/>
              <w:right w:val="nil"/>
            </w:tcBorders>
            <w:hideMark/>
          </w:tcPr>
          <w:p w14:paraId="26F24FE9" w14:textId="77777777" w:rsidR="00173982" w:rsidRPr="00C93F4D" w:rsidRDefault="00173982" w:rsidP="00867200">
            <w:pPr>
              <w:keepNext/>
              <w:spacing w:after="60"/>
              <w:jc w:val="both"/>
              <w:rPr>
                <w:ins w:id="2070" w:author="Administrator" w:date="2023-08-28T11:59:00Z"/>
                <w:rFonts w:ascii="Times New Roman" w:hAnsi="Times New Roman"/>
              </w:rPr>
            </w:pPr>
            <w:ins w:id="2071" w:author="Administrator" w:date="2023-08-28T11:59:00Z">
              <w:r w:rsidRPr="00C93F4D">
                <w:rPr>
                  <w:rFonts w:ascii="Times New Roman" w:hAnsi="Times New Roman"/>
                </w:rPr>
                <w:t>24</w:t>
              </w:r>
            </w:ins>
          </w:p>
        </w:tc>
        <w:tc>
          <w:tcPr>
            <w:tcW w:w="0" w:type="auto"/>
            <w:tcBorders>
              <w:top w:val="nil"/>
              <w:left w:val="nil"/>
              <w:bottom w:val="nil"/>
              <w:right w:val="nil"/>
            </w:tcBorders>
            <w:hideMark/>
          </w:tcPr>
          <w:p w14:paraId="38F06547" w14:textId="77777777" w:rsidR="00173982" w:rsidRPr="00C93F4D" w:rsidRDefault="00173982" w:rsidP="00867200">
            <w:pPr>
              <w:keepNext/>
              <w:spacing w:after="60"/>
              <w:jc w:val="both"/>
              <w:rPr>
                <w:ins w:id="2072" w:author="Administrator" w:date="2023-08-28T11:59:00Z"/>
                <w:rFonts w:ascii="Times New Roman" w:hAnsi="Times New Roman"/>
              </w:rPr>
            </w:pPr>
            <w:ins w:id="2073" w:author="Administrator" w:date="2023-08-28T11:59:00Z">
              <w:r w:rsidRPr="00C93F4D">
                <w:rPr>
                  <w:rFonts w:ascii="Times New Roman" w:hAnsi="Times New Roman"/>
                </w:rPr>
                <w:t>4.3 ± 0.17</w:t>
              </w:r>
            </w:ins>
          </w:p>
        </w:tc>
        <w:tc>
          <w:tcPr>
            <w:tcW w:w="0" w:type="auto"/>
            <w:tcBorders>
              <w:top w:val="nil"/>
              <w:left w:val="nil"/>
              <w:bottom w:val="nil"/>
              <w:right w:val="nil"/>
            </w:tcBorders>
            <w:hideMark/>
          </w:tcPr>
          <w:p w14:paraId="796A2124" w14:textId="77777777" w:rsidR="00173982" w:rsidRPr="00C93F4D" w:rsidRDefault="00173982" w:rsidP="00867200">
            <w:pPr>
              <w:keepNext/>
              <w:spacing w:after="60"/>
              <w:jc w:val="both"/>
              <w:rPr>
                <w:ins w:id="2074" w:author="Administrator" w:date="2023-08-28T11:59:00Z"/>
                <w:rFonts w:ascii="Times New Roman" w:hAnsi="Times New Roman"/>
              </w:rPr>
            </w:pPr>
            <w:ins w:id="2075" w:author="Administrator" w:date="2023-08-28T11:59:00Z">
              <w:r w:rsidRPr="00C93F4D">
                <w:rPr>
                  <w:rFonts w:ascii="Times New Roman" w:hAnsi="Times New Roman"/>
                </w:rPr>
                <w:t>2.7 ± 1.1</w:t>
              </w:r>
            </w:ins>
          </w:p>
        </w:tc>
      </w:tr>
      <w:tr w:rsidR="00173982" w:rsidRPr="00C93F4D" w14:paraId="137C8319" w14:textId="77777777" w:rsidTr="00867200">
        <w:trPr>
          <w:cantSplit/>
          <w:jc w:val="center"/>
          <w:ins w:id="2076" w:author="Administrator" w:date="2023-08-28T11:59:00Z"/>
        </w:trPr>
        <w:tc>
          <w:tcPr>
            <w:tcW w:w="3340" w:type="dxa"/>
            <w:tcBorders>
              <w:top w:val="nil"/>
              <w:left w:val="nil"/>
              <w:bottom w:val="nil"/>
              <w:right w:val="nil"/>
            </w:tcBorders>
            <w:hideMark/>
          </w:tcPr>
          <w:p w14:paraId="79FC4FE5" w14:textId="77777777" w:rsidR="00173982" w:rsidRPr="00C93F4D" w:rsidRDefault="00173982" w:rsidP="00867200">
            <w:pPr>
              <w:keepNext/>
              <w:spacing w:after="60"/>
              <w:jc w:val="both"/>
              <w:rPr>
                <w:ins w:id="2077" w:author="Administrator" w:date="2023-08-28T11:59:00Z"/>
                <w:rFonts w:ascii="Times New Roman" w:hAnsi="Times New Roman"/>
                <w:i/>
                <w:iCs/>
              </w:rPr>
            </w:pPr>
            <w:ins w:id="2078" w:author="Administrator" w:date="2023-08-28T11:59:00Z">
              <w:r w:rsidRPr="00C93F4D">
                <w:rPr>
                  <w:rFonts w:ascii="Times New Roman" w:hAnsi="Times New Roman"/>
                  <w:i/>
                  <w:iCs/>
                </w:rPr>
                <w:t>Bagrus docmak</w:t>
              </w:r>
            </w:ins>
          </w:p>
        </w:tc>
        <w:tc>
          <w:tcPr>
            <w:tcW w:w="2143" w:type="dxa"/>
            <w:tcBorders>
              <w:top w:val="nil"/>
              <w:left w:val="nil"/>
              <w:bottom w:val="nil"/>
              <w:right w:val="nil"/>
            </w:tcBorders>
            <w:hideMark/>
          </w:tcPr>
          <w:p w14:paraId="5F921015" w14:textId="77777777" w:rsidR="00173982" w:rsidRPr="00C93F4D" w:rsidRDefault="00173982" w:rsidP="00867200">
            <w:pPr>
              <w:keepNext/>
              <w:spacing w:after="60"/>
              <w:jc w:val="both"/>
              <w:rPr>
                <w:ins w:id="2079" w:author="Administrator" w:date="2023-08-28T11:59:00Z"/>
                <w:rFonts w:ascii="Times New Roman" w:hAnsi="Times New Roman"/>
              </w:rPr>
            </w:pPr>
            <w:ins w:id="2080" w:author="Administrator" w:date="2023-08-28T11:59:00Z">
              <w:r w:rsidRPr="00C93F4D">
                <w:rPr>
                  <w:rFonts w:ascii="Times New Roman" w:hAnsi="Times New Roman"/>
                </w:rPr>
                <w:t>35</w:t>
              </w:r>
            </w:ins>
          </w:p>
        </w:tc>
        <w:tc>
          <w:tcPr>
            <w:tcW w:w="0" w:type="auto"/>
            <w:tcBorders>
              <w:top w:val="nil"/>
              <w:left w:val="nil"/>
              <w:bottom w:val="nil"/>
              <w:right w:val="nil"/>
            </w:tcBorders>
            <w:hideMark/>
          </w:tcPr>
          <w:p w14:paraId="017FD444" w14:textId="77777777" w:rsidR="00173982" w:rsidRPr="00C93F4D" w:rsidRDefault="00173982" w:rsidP="00867200">
            <w:pPr>
              <w:keepNext/>
              <w:spacing w:after="60"/>
              <w:jc w:val="both"/>
              <w:rPr>
                <w:ins w:id="2081" w:author="Administrator" w:date="2023-08-28T11:59:00Z"/>
                <w:rFonts w:ascii="Times New Roman" w:hAnsi="Times New Roman"/>
              </w:rPr>
            </w:pPr>
            <w:ins w:id="2082" w:author="Administrator" w:date="2023-08-28T11:59:00Z">
              <w:r w:rsidRPr="00C93F4D">
                <w:rPr>
                  <w:rFonts w:ascii="Times New Roman" w:hAnsi="Times New Roman"/>
                </w:rPr>
                <w:t>35.1 ± 8.8</w:t>
              </w:r>
            </w:ins>
          </w:p>
        </w:tc>
        <w:tc>
          <w:tcPr>
            <w:tcW w:w="0" w:type="auto"/>
            <w:tcBorders>
              <w:top w:val="nil"/>
              <w:left w:val="nil"/>
              <w:bottom w:val="nil"/>
              <w:right w:val="nil"/>
            </w:tcBorders>
            <w:hideMark/>
          </w:tcPr>
          <w:p w14:paraId="1FFEF7FE" w14:textId="77777777" w:rsidR="00173982" w:rsidRPr="00C93F4D" w:rsidRDefault="00173982" w:rsidP="00867200">
            <w:pPr>
              <w:keepNext/>
              <w:spacing w:after="60"/>
              <w:jc w:val="both"/>
              <w:rPr>
                <w:ins w:id="2083" w:author="Administrator" w:date="2023-08-28T11:59:00Z"/>
                <w:rFonts w:ascii="Times New Roman" w:hAnsi="Times New Roman"/>
              </w:rPr>
            </w:pPr>
            <w:ins w:id="2084" w:author="Administrator" w:date="2023-08-28T11:59:00Z">
              <w:r w:rsidRPr="00C93F4D">
                <w:rPr>
                  <w:rFonts w:ascii="Times New Roman" w:hAnsi="Times New Roman"/>
                </w:rPr>
                <w:t>79 ± 7.5</w:t>
              </w:r>
            </w:ins>
          </w:p>
        </w:tc>
      </w:tr>
      <w:tr w:rsidR="00173982" w:rsidRPr="00C93F4D" w14:paraId="1BCD2889" w14:textId="77777777" w:rsidTr="00867200">
        <w:trPr>
          <w:cantSplit/>
          <w:jc w:val="center"/>
          <w:ins w:id="2085" w:author="Administrator" w:date="2023-08-28T11:59:00Z"/>
        </w:trPr>
        <w:tc>
          <w:tcPr>
            <w:tcW w:w="3340" w:type="dxa"/>
            <w:tcBorders>
              <w:top w:val="nil"/>
              <w:left w:val="nil"/>
              <w:bottom w:val="nil"/>
              <w:right w:val="nil"/>
            </w:tcBorders>
            <w:hideMark/>
          </w:tcPr>
          <w:p w14:paraId="2ABE216D" w14:textId="77777777" w:rsidR="00173982" w:rsidRPr="00C93F4D" w:rsidRDefault="00173982" w:rsidP="00867200">
            <w:pPr>
              <w:keepNext/>
              <w:spacing w:after="60"/>
              <w:jc w:val="both"/>
              <w:rPr>
                <w:ins w:id="2086" w:author="Administrator" w:date="2023-08-28T11:59:00Z"/>
                <w:rFonts w:ascii="Times New Roman" w:hAnsi="Times New Roman"/>
                <w:i/>
                <w:iCs/>
              </w:rPr>
            </w:pPr>
            <w:ins w:id="2087" w:author="Administrator" w:date="2023-08-28T11:59:00Z">
              <w:r w:rsidRPr="00C93F4D">
                <w:rPr>
                  <w:rFonts w:ascii="Times New Roman" w:hAnsi="Times New Roman"/>
                  <w:i/>
                  <w:iCs/>
                </w:rPr>
                <w:t>Oreochromis spirulus spirulus</w:t>
              </w:r>
            </w:ins>
          </w:p>
        </w:tc>
        <w:tc>
          <w:tcPr>
            <w:tcW w:w="2143" w:type="dxa"/>
            <w:tcBorders>
              <w:top w:val="nil"/>
              <w:left w:val="nil"/>
              <w:bottom w:val="nil"/>
              <w:right w:val="nil"/>
            </w:tcBorders>
            <w:hideMark/>
          </w:tcPr>
          <w:p w14:paraId="5B150B6E" w14:textId="77777777" w:rsidR="00173982" w:rsidRPr="00C93F4D" w:rsidRDefault="00173982" w:rsidP="00867200">
            <w:pPr>
              <w:keepNext/>
              <w:spacing w:after="60"/>
              <w:jc w:val="both"/>
              <w:rPr>
                <w:ins w:id="2088" w:author="Administrator" w:date="2023-08-28T11:59:00Z"/>
                <w:rFonts w:ascii="Times New Roman" w:hAnsi="Times New Roman"/>
              </w:rPr>
            </w:pPr>
            <w:ins w:id="2089" w:author="Administrator" w:date="2023-08-28T11:59:00Z">
              <w:r w:rsidRPr="00C93F4D">
                <w:rPr>
                  <w:rFonts w:ascii="Times New Roman" w:hAnsi="Times New Roman"/>
                </w:rPr>
                <w:t>118</w:t>
              </w:r>
            </w:ins>
          </w:p>
        </w:tc>
        <w:tc>
          <w:tcPr>
            <w:tcW w:w="0" w:type="auto"/>
            <w:tcBorders>
              <w:top w:val="nil"/>
              <w:left w:val="nil"/>
              <w:bottom w:val="nil"/>
              <w:right w:val="nil"/>
            </w:tcBorders>
            <w:hideMark/>
          </w:tcPr>
          <w:p w14:paraId="51645F54" w14:textId="77777777" w:rsidR="00173982" w:rsidRPr="00C93F4D" w:rsidRDefault="00173982" w:rsidP="00867200">
            <w:pPr>
              <w:keepNext/>
              <w:spacing w:after="60"/>
              <w:jc w:val="both"/>
              <w:rPr>
                <w:ins w:id="2090" w:author="Administrator" w:date="2023-08-28T11:59:00Z"/>
                <w:rFonts w:ascii="Times New Roman" w:hAnsi="Times New Roman"/>
              </w:rPr>
            </w:pPr>
            <w:ins w:id="2091" w:author="Administrator" w:date="2023-08-28T11:59:00Z">
              <w:r w:rsidRPr="00C93F4D">
                <w:rPr>
                  <w:rFonts w:ascii="Times New Roman" w:hAnsi="Times New Roman"/>
                </w:rPr>
                <w:t>15.4 ± 3.2</w:t>
              </w:r>
            </w:ins>
          </w:p>
        </w:tc>
        <w:tc>
          <w:tcPr>
            <w:tcW w:w="0" w:type="auto"/>
            <w:tcBorders>
              <w:top w:val="nil"/>
              <w:left w:val="nil"/>
              <w:bottom w:val="nil"/>
              <w:right w:val="nil"/>
            </w:tcBorders>
            <w:hideMark/>
          </w:tcPr>
          <w:p w14:paraId="12A9EBF1" w14:textId="77777777" w:rsidR="00173982" w:rsidRPr="00C93F4D" w:rsidRDefault="00173982" w:rsidP="00867200">
            <w:pPr>
              <w:keepNext/>
              <w:spacing w:after="60"/>
              <w:jc w:val="both"/>
              <w:rPr>
                <w:ins w:id="2092" w:author="Administrator" w:date="2023-08-28T11:59:00Z"/>
                <w:rFonts w:ascii="Times New Roman" w:hAnsi="Times New Roman"/>
              </w:rPr>
            </w:pPr>
            <w:ins w:id="2093" w:author="Administrator" w:date="2023-08-28T11:59:00Z">
              <w:r w:rsidRPr="00C93F4D">
                <w:rPr>
                  <w:rFonts w:ascii="Times New Roman" w:hAnsi="Times New Roman"/>
                </w:rPr>
                <w:t>26.6 ± 7.4</w:t>
              </w:r>
            </w:ins>
          </w:p>
        </w:tc>
      </w:tr>
      <w:tr w:rsidR="00173982" w:rsidRPr="00C93F4D" w14:paraId="6D666CD7" w14:textId="77777777" w:rsidTr="00867200">
        <w:trPr>
          <w:cantSplit/>
          <w:jc w:val="center"/>
          <w:ins w:id="2094" w:author="Administrator" w:date="2023-08-28T11:59:00Z"/>
        </w:trPr>
        <w:tc>
          <w:tcPr>
            <w:tcW w:w="3340" w:type="dxa"/>
            <w:tcBorders>
              <w:top w:val="nil"/>
              <w:left w:val="nil"/>
              <w:bottom w:val="nil"/>
              <w:right w:val="nil"/>
            </w:tcBorders>
            <w:hideMark/>
          </w:tcPr>
          <w:p w14:paraId="2898DB26" w14:textId="77777777" w:rsidR="00173982" w:rsidRPr="00C93F4D" w:rsidRDefault="00173982" w:rsidP="00867200">
            <w:pPr>
              <w:keepNext/>
              <w:spacing w:after="60"/>
              <w:jc w:val="both"/>
              <w:rPr>
                <w:ins w:id="2095" w:author="Administrator" w:date="2023-08-28T11:59:00Z"/>
                <w:rFonts w:ascii="Times New Roman" w:hAnsi="Times New Roman"/>
                <w:i/>
                <w:iCs/>
              </w:rPr>
            </w:pPr>
            <w:ins w:id="2096" w:author="Administrator" w:date="2023-08-28T11:59:00Z">
              <w:r w:rsidRPr="00C93F4D">
                <w:rPr>
                  <w:rFonts w:ascii="Times New Roman" w:hAnsi="Times New Roman"/>
                  <w:i/>
                  <w:iCs/>
                </w:rPr>
                <w:t>Oreochromis mossambicus</w:t>
              </w:r>
            </w:ins>
          </w:p>
        </w:tc>
        <w:tc>
          <w:tcPr>
            <w:tcW w:w="2143" w:type="dxa"/>
            <w:tcBorders>
              <w:top w:val="nil"/>
              <w:left w:val="nil"/>
              <w:bottom w:val="nil"/>
              <w:right w:val="nil"/>
            </w:tcBorders>
            <w:hideMark/>
          </w:tcPr>
          <w:p w14:paraId="0B1C104F" w14:textId="77777777" w:rsidR="00173982" w:rsidRPr="00C93F4D" w:rsidRDefault="00173982" w:rsidP="00867200">
            <w:pPr>
              <w:keepNext/>
              <w:spacing w:after="60"/>
              <w:jc w:val="both"/>
              <w:rPr>
                <w:ins w:id="2097" w:author="Administrator" w:date="2023-08-28T11:59:00Z"/>
                <w:rFonts w:ascii="Times New Roman" w:hAnsi="Times New Roman"/>
              </w:rPr>
            </w:pPr>
            <w:ins w:id="2098" w:author="Administrator" w:date="2023-08-28T11:59:00Z">
              <w:r w:rsidRPr="00C93F4D">
                <w:rPr>
                  <w:rFonts w:ascii="Times New Roman" w:hAnsi="Times New Roman"/>
                </w:rPr>
                <w:t>23</w:t>
              </w:r>
            </w:ins>
          </w:p>
        </w:tc>
        <w:tc>
          <w:tcPr>
            <w:tcW w:w="0" w:type="auto"/>
            <w:tcBorders>
              <w:top w:val="nil"/>
              <w:left w:val="nil"/>
              <w:bottom w:val="nil"/>
              <w:right w:val="nil"/>
            </w:tcBorders>
            <w:hideMark/>
          </w:tcPr>
          <w:p w14:paraId="4EAA4F76" w14:textId="77777777" w:rsidR="00173982" w:rsidRPr="00C93F4D" w:rsidRDefault="00173982" w:rsidP="00867200">
            <w:pPr>
              <w:keepNext/>
              <w:spacing w:after="60"/>
              <w:jc w:val="both"/>
              <w:rPr>
                <w:ins w:id="2099" w:author="Administrator" w:date="2023-08-28T11:59:00Z"/>
                <w:rFonts w:ascii="Times New Roman" w:hAnsi="Times New Roman"/>
              </w:rPr>
            </w:pPr>
            <w:ins w:id="2100" w:author="Administrator" w:date="2023-08-28T11:59:00Z">
              <w:r w:rsidRPr="00C93F4D">
                <w:rPr>
                  <w:rFonts w:ascii="Times New Roman" w:hAnsi="Times New Roman"/>
                </w:rPr>
                <w:t>16.3 ± 3.7</w:t>
              </w:r>
            </w:ins>
          </w:p>
        </w:tc>
        <w:tc>
          <w:tcPr>
            <w:tcW w:w="0" w:type="auto"/>
            <w:tcBorders>
              <w:top w:val="nil"/>
              <w:left w:val="nil"/>
              <w:bottom w:val="nil"/>
              <w:right w:val="nil"/>
            </w:tcBorders>
            <w:hideMark/>
          </w:tcPr>
          <w:p w14:paraId="76B73483" w14:textId="77777777" w:rsidR="00173982" w:rsidRPr="00C93F4D" w:rsidRDefault="00173982" w:rsidP="00867200">
            <w:pPr>
              <w:keepNext/>
              <w:spacing w:after="60"/>
              <w:jc w:val="both"/>
              <w:rPr>
                <w:ins w:id="2101" w:author="Administrator" w:date="2023-08-28T11:59:00Z"/>
                <w:rFonts w:ascii="Times New Roman" w:hAnsi="Times New Roman"/>
              </w:rPr>
            </w:pPr>
            <w:ins w:id="2102" w:author="Administrator" w:date="2023-08-28T11:59:00Z">
              <w:r w:rsidRPr="00C93F4D">
                <w:rPr>
                  <w:rFonts w:ascii="Times New Roman" w:hAnsi="Times New Roman"/>
                </w:rPr>
                <w:t>15.9 ± 3.1</w:t>
              </w:r>
            </w:ins>
          </w:p>
        </w:tc>
      </w:tr>
      <w:tr w:rsidR="00173982" w:rsidRPr="00C93F4D" w14:paraId="4E09DD1C" w14:textId="77777777" w:rsidTr="00867200">
        <w:trPr>
          <w:cantSplit/>
          <w:jc w:val="center"/>
          <w:ins w:id="2103" w:author="Administrator" w:date="2023-08-28T11:59:00Z"/>
        </w:trPr>
        <w:tc>
          <w:tcPr>
            <w:tcW w:w="3340" w:type="dxa"/>
            <w:tcBorders>
              <w:top w:val="nil"/>
              <w:left w:val="nil"/>
              <w:bottom w:val="nil"/>
              <w:right w:val="nil"/>
            </w:tcBorders>
            <w:hideMark/>
          </w:tcPr>
          <w:p w14:paraId="0D6A59A3" w14:textId="77777777" w:rsidR="00173982" w:rsidRPr="00C93F4D" w:rsidRDefault="00173982" w:rsidP="00867200">
            <w:pPr>
              <w:keepNext/>
              <w:spacing w:after="60"/>
              <w:jc w:val="both"/>
              <w:rPr>
                <w:ins w:id="2104" w:author="Administrator" w:date="2023-08-28T11:59:00Z"/>
                <w:rFonts w:ascii="Times New Roman" w:hAnsi="Times New Roman"/>
                <w:i/>
                <w:iCs/>
              </w:rPr>
            </w:pPr>
            <w:ins w:id="2105" w:author="Administrator" w:date="2023-08-28T11:59:00Z">
              <w:r w:rsidRPr="00C93F4D">
                <w:rPr>
                  <w:rFonts w:ascii="Times New Roman" w:hAnsi="Times New Roman"/>
                  <w:i/>
                  <w:iCs/>
                </w:rPr>
                <w:t>Stenogobius kenyae</w:t>
              </w:r>
            </w:ins>
          </w:p>
        </w:tc>
        <w:tc>
          <w:tcPr>
            <w:tcW w:w="2143" w:type="dxa"/>
            <w:tcBorders>
              <w:top w:val="nil"/>
              <w:left w:val="nil"/>
              <w:bottom w:val="nil"/>
              <w:right w:val="nil"/>
            </w:tcBorders>
            <w:hideMark/>
          </w:tcPr>
          <w:p w14:paraId="43FD7A7C" w14:textId="77777777" w:rsidR="00173982" w:rsidRPr="00C93F4D" w:rsidRDefault="00173982" w:rsidP="00867200">
            <w:pPr>
              <w:keepNext/>
              <w:spacing w:after="60"/>
              <w:jc w:val="both"/>
              <w:rPr>
                <w:ins w:id="2106" w:author="Administrator" w:date="2023-08-28T11:59:00Z"/>
                <w:rFonts w:ascii="Times New Roman" w:hAnsi="Times New Roman"/>
              </w:rPr>
            </w:pPr>
            <w:ins w:id="2107" w:author="Administrator" w:date="2023-08-28T11:59:00Z">
              <w:r w:rsidRPr="00C93F4D">
                <w:rPr>
                  <w:rFonts w:ascii="Times New Roman" w:hAnsi="Times New Roman"/>
                </w:rPr>
                <w:t>25</w:t>
              </w:r>
            </w:ins>
          </w:p>
        </w:tc>
        <w:tc>
          <w:tcPr>
            <w:tcW w:w="0" w:type="auto"/>
            <w:tcBorders>
              <w:top w:val="nil"/>
              <w:left w:val="nil"/>
              <w:bottom w:val="nil"/>
              <w:right w:val="nil"/>
            </w:tcBorders>
            <w:hideMark/>
          </w:tcPr>
          <w:p w14:paraId="6E50D0B1" w14:textId="77777777" w:rsidR="00173982" w:rsidRPr="00C93F4D" w:rsidRDefault="00173982" w:rsidP="00867200">
            <w:pPr>
              <w:keepNext/>
              <w:spacing w:after="60"/>
              <w:jc w:val="both"/>
              <w:rPr>
                <w:ins w:id="2108" w:author="Administrator" w:date="2023-08-28T11:59:00Z"/>
                <w:rFonts w:ascii="Times New Roman" w:hAnsi="Times New Roman"/>
              </w:rPr>
            </w:pPr>
            <w:ins w:id="2109" w:author="Administrator" w:date="2023-08-28T11:59:00Z">
              <w:r w:rsidRPr="00C93F4D">
                <w:rPr>
                  <w:rFonts w:ascii="Times New Roman" w:hAnsi="Times New Roman"/>
                </w:rPr>
                <w:t>69.9 ± 8.4</w:t>
              </w:r>
            </w:ins>
          </w:p>
        </w:tc>
        <w:tc>
          <w:tcPr>
            <w:tcW w:w="0" w:type="auto"/>
            <w:tcBorders>
              <w:top w:val="nil"/>
              <w:left w:val="nil"/>
              <w:bottom w:val="nil"/>
              <w:right w:val="nil"/>
            </w:tcBorders>
            <w:hideMark/>
          </w:tcPr>
          <w:p w14:paraId="2D631ADA" w14:textId="77777777" w:rsidR="00173982" w:rsidRPr="00C93F4D" w:rsidRDefault="00173982" w:rsidP="00867200">
            <w:pPr>
              <w:keepNext/>
              <w:spacing w:after="60"/>
              <w:jc w:val="both"/>
              <w:rPr>
                <w:ins w:id="2110" w:author="Administrator" w:date="2023-08-28T11:59:00Z"/>
                <w:rFonts w:ascii="Times New Roman" w:hAnsi="Times New Roman"/>
              </w:rPr>
            </w:pPr>
            <w:ins w:id="2111" w:author="Administrator" w:date="2023-08-28T11:59:00Z">
              <w:r w:rsidRPr="00C93F4D">
                <w:rPr>
                  <w:rFonts w:ascii="Times New Roman" w:hAnsi="Times New Roman"/>
                </w:rPr>
                <w:t>17.3 ± 6.3</w:t>
              </w:r>
            </w:ins>
          </w:p>
        </w:tc>
      </w:tr>
      <w:tr w:rsidR="00173982" w:rsidRPr="00C93F4D" w14:paraId="332E409A" w14:textId="77777777" w:rsidTr="00867200">
        <w:trPr>
          <w:cantSplit/>
          <w:jc w:val="center"/>
          <w:ins w:id="2112" w:author="Administrator" w:date="2023-08-28T11:59:00Z"/>
        </w:trPr>
        <w:tc>
          <w:tcPr>
            <w:tcW w:w="3340" w:type="dxa"/>
            <w:tcBorders>
              <w:top w:val="nil"/>
              <w:left w:val="nil"/>
              <w:bottom w:val="nil"/>
              <w:right w:val="nil"/>
            </w:tcBorders>
            <w:hideMark/>
          </w:tcPr>
          <w:p w14:paraId="6B7452B0" w14:textId="77777777" w:rsidR="00173982" w:rsidRPr="00C93F4D" w:rsidRDefault="00173982" w:rsidP="00867200">
            <w:pPr>
              <w:keepNext/>
              <w:spacing w:after="60"/>
              <w:jc w:val="both"/>
              <w:rPr>
                <w:ins w:id="2113" w:author="Administrator" w:date="2023-08-28T11:59:00Z"/>
                <w:rFonts w:ascii="Times New Roman" w:hAnsi="Times New Roman"/>
                <w:i/>
                <w:iCs/>
              </w:rPr>
            </w:pPr>
            <w:ins w:id="2114" w:author="Administrator" w:date="2023-08-28T11:59:00Z">
              <w:r w:rsidRPr="00C93F4D">
                <w:rPr>
                  <w:rFonts w:ascii="Times New Roman" w:hAnsi="Times New Roman"/>
                  <w:i/>
                  <w:iCs/>
                </w:rPr>
                <w:t>Barbus oxyrhynchus</w:t>
              </w:r>
            </w:ins>
          </w:p>
        </w:tc>
        <w:tc>
          <w:tcPr>
            <w:tcW w:w="2143" w:type="dxa"/>
            <w:tcBorders>
              <w:top w:val="nil"/>
              <w:left w:val="nil"/>
              <w:bottom w:val="nil"/>
              <w:right w:val="nil"/>
            </w:tcBorders>
            <w:hideMark/>
          </w:tcPr>
          <w:p w14:paraId="689509C5" w14:textId="77777777" w:rsidR="00173982" w:rsidRPr="00C93F4D" w:rsidRDefault="00173982" w:rsidP="00867200">
            <w:pPr>
              <w:keepNext/>
              <w:spacing w:after="60"/>
              <w:jc w:val="both"/>
              <w:rPr>
                <w:ins w:id="2115" w:author="Administrator" w:date="2023-08-28T11:59:00Z"/>
                <w:rFonts w:ascii="Times New Roman" w:hAnsi="Times New Roman"/>
                <w:i/>
                <w:iCs/>
              </w:rPr>
            </w:pPr>
            <w:ins w:id="2116" w:author="Administrator" w:date="2023-08-28T11:59:00Z">
              <w:r w:rsidRPr="00C93F4D">
                <w:rPr>
                  <w:rFonts w:ascii="Times New Roman" w:hAnsi="Times New Roman"/>
                  <w:i/>
                  <w:iCs/>
                </w:rPr>
                <w:t>2</w:t>
              </w:r>
            </w:ins>
          </w:p>
        </w:tc>
        <w:tc>
          <w:tcPr>
            <w:tcW w:w="0" w:type="auto"/>
            <w:tcBorders>
              <w:top w:val="nil"/>
              <w:left w:val="nil"/>
              <w:bottom w:val="nil"/>
              <w:right w:val="nil"/>
            </w:tcBorders>
            <w:hideMark/>
          </w:tcPr>
          <w:p w14:paraId="38A4B0B2" w14:textId="77777777" w:rsidR="00173982" w:rsidRPr="00C93F4D" w:rsidRDefault="00173982" w:rsidP="00867200">
            <w:pPr>
              <w:keepNext/>
              <w:spacing w:after="60"/>
              <w:jc w:val="both"/>
              <w:rPr>
                <w:ins w:id="2117" w:author="Administrator" w:date="2023-08-28T11:59:00Z"/>
                <w:rFonts w:ascii="Times New Roman" w:hAnsi="Times New Roman"/>
              </w:rPr>
            </w:pPr>
            <w:ins w:id="2118" w:author="Administrator" w:date="2023-08-28T11:59:00Z">
              <w:r w:rsidRPr="00C93F4D">
                <w:rPr>
                  <w:rFonts w:ascii="Times New Roman" w:hAnsi="Times New Roman"/>
                </w:rPr>
                <w:t>124 ± 0.1</w:t>
              </w:r>
            </w:ins>
          </w:p>
        </w:tc>
        <w:tc>
          <w:tcPr>
            <w:tcW w:w="0" w:type="auto"/>
            <w:tcBorders>
              <w:top w:val="nil"/>
              <w:left w:val="nil"/>
              <w:bottom w:val="nil"/>
              <w:right w:val="nil"/>
            </w:tcBorders>
            <w:hideMark/>
          </w:tcPr>
          <w:p w14:paraId="211B663F" w14:textId="77777777" w:rsidR="00173982" w:rsidRPr="00C93F4D" w:rsidRDefault="00173982" w:rsidP="00867200">
            <w:pPr>
              <w:keepNext/>
              <w:spacing w:after="60"/>
              <w:jc w:val="both"/>
              <w:rPr>
                <w:ins w:id="2119" w:author="Administrator" w:date="2023-08-28T11:59:00Z"/>
                <w:rFonts w:ascii="Times New Roman" w:hAnsi="Times New Roman"/>
              </w:rPr>
            </w:pPr>
            <w:ins w:id="2120" w:author="Administrator" w:date="2023-08-28T11:59:00Z">
              <w:r w:rsidRPr="00C93F4D">
                <w:rPr>
                  <w:rFonts w:ascii="Times New Roman" w:hAnsi="Times New Roman"/>
                </w:rPr>
                <w:t>19 ± 0.3</w:t>
              </w:r>
            </w:ins>
          </w:p>
        </w:tc>
      </w:tr>
    </w:tbl>
    <w:p w14:paraId="107112E3" w14:textId="77777777" w:rsidR="00173982" w:rsidRDefault="00173982" w:rsidP="00173982">
      <w:pPr>
        <w:spacing w:line="480" w:lineRule="auto"/>
        <w:jc w:val="both"/>
        <w:rPr>
          <w:ins w:id="2121" w:author="Administrator" w:date="2023-08-28T12:41:00Z"/>
          <w:rFonts w:ascii="Times New Roman" w:hAnsi="Times New Roman"/>
          <w:color w:val="000000" w:themeColor="text1"/>
          <w:sz w:val="24"/>
          <w:szCs w:val="24"/>
        </w:rPr>
      </w:pPr>
    </w:p>
    <w:p w14:paraId="442264BE" w14:textId="345DD580" w:rsidR="0000031E" w:rsidRDefault="0000031E" w:rsidP="00173982">
      <w:pPr>
        <w:spacing w:line="480" w:lineRule="auto"/>
        <w:jc w:val="both"/>
        <w:rPr>
          <w:ins w:id="2122" w:author="Administrator" w:date="2023-08-28T11:59:00Z"/>
          <w:rFonts w:ascii="Times New Roman" w:hAnsi="Times New Roman"/>
          <w:color w:val="000000" w:themeColor="text1"/>
          <w:sz w:val="24"/>
          <w:szCs w:val="24"/>
        </w:rPr>
      </w:pPr>
      <w:ins w:id="2123" w:author="Administrator" w:date="2023-08-28T12:41:00Z">
        <w:r>
          <w:rPr>
            <w:rFonts w:ascii="Times New Roman" w:hAnsi="Times New Roman"/>
            <w:color w:val="000000" w:themeColor="text1"/>
            <w:sz w:val="24"/>
            <w:szCs w:val="24"/>
          </w:rPr>
          <w:t>I would try to correlat</w:t>
        </w:r>
      </w:ins>
      <w:ins w:id="2124" w:author="Administrator" w:date="2023-08-28T12:42:00Z">
        <w:r>
          <w:rPr>
            <w:rFonts w:ascii="Times New Roman" w:hAnsi="Times New Roman"/>
            <w:color w:val="000000" w:themeColor="text1"/>
            <w:sz w:val="24"/>
            <w:szCs w:val="24"/>
          </w:rPr>
          <w:t>e</w:t>
        </w:r>
      </w:ins>
      <w:ins w:id="2125" w:author="Administrator" w:date="2023-08-28T12:41:00Z">
        <w:r>
          <w:rPr>
            <w:rFonts w:ascii="Times New Roman" w:hAnsi="Times New Roman"/>
            <w:color w:val="000000" w:themeColor="text1"/>
            <w:sz w:val="24"/>
            <w:szCs w:val="24"/>
          </w:rPr>
          <w:t xml:space="preserve"> juvenile occurrence with those of these species and find which is most associated with h</w:t>
        </w:r>
      </w:ins>
      <w:ins w:id="2126" w:author="Administrator" w:date="2023-08-28T12:42:00Z">
        <w:r>
          <w:rPr>
            <w:rFonts w:ascii="Times New Roman" w:hAnsi="Times New Roman"/>
            <w:color w:val="000000" w:themeColor="text1"/>
            <w:sz w:val="24"/>
            <w:szCs w:val="24"/>
          </w:rPr>
          <w:t>igher abunadne.</w:t>
        </w:r>
      </w:ins>
    </w:p>
    <w:p w14:paraId="63681338" w14:textId="77777777" w:rsidR="00173982" w:rsidRDefault="00173982" w:rsidP="00043A6B">
      <w:pPr>
        <w:spacing w:line="480" w:lineRule="auto"/>
        <w:jc w:val="both"/>
        <w:rPr>
          <w:ins w:id="2127" w:author="Administrator" w:date="2023-08-28T11:59:00Z"/>
          <w:rFonts w:ascii="Times New Roman" w:hAnsi="Times New Roman"/>
          <w:color w:val="000000" w:themeColor="text1"/>
          <w:sz w:val="24"/>
          <w:szCs w:val="24"/>
        </w:rPr>
      </w:pPr>
    </w:p>
    <w:p w14:paraId="0BF1306A" w14:textId="77777777" w:rsidR="00043A6B" w:rsidRPr="00C93F4D" w:rsidRDefault="00043A6B" w:rsidP="00043A6B">
      <w:pPr>
        <w:spacing w:line="480" w:lineRule="auto"/>
        <w:jc w:val="both"/>
        <w:rPr>
          <w:rFonts w:ascii="Times New Roman" w:hAnsi="Times New Roman"/>
          <w:sz w:val="24"/>
          <w:szCs w:val="24"/>
        </w:rPr>
      </w:pPr>
      <w:r w:rsidRPr="00C93F4D">
        <w:rPr>
          <w:rFonts w:ascii="Times New Roman" w:hAnsi="Times New Roman"/>
          <w:color w:val="000000" w:themeColor="text1"/>
          <w:sz w:val="24"/>
          <w:szCs w:val="24"/>
        </w:rPr>
        <w:t xml:space="preserve">Results of </w:t>
      </w:r>
      <w:r w:rsidRPr="00C93F4D">
        <w:rPr>
          <w:rFonts w:ascii="Times New Roman" w:hAnsi="Times New Roman"/>
          <w:sz w:val="24"/>
          <w:szCs w:val="24"/>
        </w:rPr>
        <w:t xml:space="preserve">one-way analysis of variance (ANOVA) </w:t>
      </w:r>
      <w:commentRangeStart w:id="2128"/>
      <w:r w:rsidRPr="00C93F4D">
        <w:rPr>
          <w:rFonts w:ascii="Times New Roman" w:hAnsi="Times New Roman"/>
          <w:sz w:val="24"/>
          <w:szCs w:val="24"/>
        </w:rPr>
        <w:t xml:space="preserve">showed </w:t>
      </w:r>
      <w:commentRangeEnd w:id="2128"/>
      <w:r w:rsidR="0082037F">
        <w:rPr>
          <w:rStyle w:val="CommentReference"/>
        </w:rPr>
        <w:commentReference w:id="2128"/>
      </w:r>
      <w:r w:rsidRPr="00C93F4D">
        <w:rPr>
          <w:rFonts w:ascii="Times New Roman" w:hAnsi="Times New Roman"/>
          <w:sz w:val="24"/>
          <w:szCs w:val="24"/>
        </w:rPr>
        <w:t>spatial differences in discharge flow rates among all four sampling sites (Table 1</w:t>
      </w:r>
      <w:r>
        <w:rPr>
          <w:rFonts w:ascii="Times New Roman" w:hAnsi="Times New Roman"/>
          <w:sz w:val="24"/>
          <w:szCs w:val="24"/>
        </w:rPr>
        <w:t>7</w:t>
      </w:r>
      <w:r w:rsidRPr="00C93F4D">
        <w:rPr>
          <w:rFonts w:ascii="Times New Roman" w:hAnsi="Times New Roman"/>
          <w:sz w:val="24"/>
          <w:szCs w:val="24"/>
        </w:rPr>
        <w:t>). Sampling site SBE2 and SBE3 had relatively higher discharge flow rate at 11 m³/s and 10 m³/s respectively. Sampling site SBE4 showed lower discharge flow rate of 1 m³/s while no discharge was reported at site SBE1.</w:t>
      </w:r>
    </w:p>
    <w:p w14:paraId="3EDAFFD7" w14:textId="77777777" w:rsidR="00043A6B" w:rsidRPr="000D2224" w:rsidRDefault="00043A6B" w:rsidP="000D2224">
      <w:pPr>
        <w:pStyle w:val="ThesisTables"/>
      </w:pPr>
      <w:bookmarkStart w:id="2129" w:name="_Toc143167120"/>
      <w:bookmarkStart w:id="2130" w:name="_Toc144072978"/>
      <w:r w:rsidRPr="000D2224">
        <w:t xml:space="preserve">Table 17: Variations of discharge flow rates (m³/s) across </w:t>
      </w:r>
      <w:r w:rsidRPr="000D2224">
        <w:rPr>
          <w:rFonts w:eastAsiaTheme="minorHAnsi"/>
        </w:rPr>
        <w:t xml:space="preserve">four sampling sites </w:t>
      </w:r>
      <w:r w:rsidRPr="000D2224">
        <w:t>(SBE1, SBE2, SBE3, SBE4)</w:t>
      </w:r>
      <w:r w:rsidRPr="000D2224">
        <w:rPr>
          <w:rFonts w:eastAsiaTheme="minorHAnsi"/>
        </w:rPr>
        <w:t xml:space="preserve"> in the Sabaki Estuary</w:t>
      </w:r>
      <w:bookmarkEnd w:id="2129"/>
      <w:bookmarkEnd w:id="2130"/>
    </w:p>
    <w:tbl>
      <w:tblPr>
        <w:tblStyle w:val="TableGrid"/>
        <w:tblW w:w="0" w:type="auto"/>
        <w:tblInd w:w="5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1596"/>
        <w:gridCol w:w="1440"/>
        <w:gridCol w:w="1530"/>
        <w:gridCol w:w="1282"/>
      </w:tblGrid>
      <w:tr w:rsidR="00043A6B" w:rsidRPr="00C93F4D" w14:paraId="34EC8B49" w14:textId="77777777" w:rsidTr="00721651">
        <w:tc>
          <w:tcPr>
            <w:tcW w:w="2345" w:type="dxa"/>
            <w:tcBorders>
              <w:top w:val="single" w:sz="4" w:space="0" w:color="auto"/>
              <w:bottom w:val="single" w:sz="4" w:space="0" w:color="auto"/>
            </w:tcBorders>
          </w:tcPr>
          <w:p w14:paraId="7295B0D2"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Sampling Site</w:t>
            </w:r>
          </w:p>
        </w:tc>
        <w:tc>
          <w:tcPr>
            <w:tcW w:w="1596" w:type="dxa"/>
            <w:tcBorders>
              <w:top w:val="single" w:sz="4" w:space="0" w:color="auto"/>
              <w:bottom w:val="single" w:sz="4" w:space="0" w:color="auto"/>
            </w:tcBorders>
          </w:tcPr>
          <w:p w14:paraId="73AD60B2"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SBE1</w:t>
            </w:r>
          </w:p>
        </w:tc>
        <w:tc>
          <w:tcPr>
            <w:tcW w:w="1440" w:type="dxa"/>
            <w:tcBorders>
              <w:top w:val="single" w:sz="4" w:space="0" w:color="auto"/>
              <w:bottom w:val="single" w:sz="4" w:space="0" w:color="auto"/>
            </w:tcBorders>
          </w:tcPr>
          <w:p w14:paraId="5D6388F8"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SBE2</w:t>
            </w:r>
          </w:p>
        </w:tc>
        <w:tc>
          <w:tcPr>
            <w:tcW w:w="1530" w:type="dxa"/>
            <w:tcBorders>
              <w:top w:val="single" w:sz="4" w:space="0" w:color="auto"/>
              <w:bottom w:val="single" w:sz="4" w:space="0" w:color="auto"/>
            </w:tcBorders>
          </w:tcPr>
          <w:p w14:paraId="4E8A791F"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SBE3</w:t>
            </w:r>
          </w:p>
        </w:tc>
        <w:tc>
          <w:tcPr>
            <w:tcW w:w="1282" w:type="dxa"/>
            <w:tcBorders>
              <w:top w:val="single" w:sz="4" w:space="0" w:color="auto"/>
              <w:bottom w:val="single" w:sz="4" w:space="0" w:color="auto"/>
            </w:tcBorders>
          </w:tcPr>
          <w:p w14:paraId="31556ABC"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SBE4</w:t>
            </w:r>
          </w:p>
        </w:tc>
      </w:tr>
      <w:tr w:rsidR="00043A6B" w:rsidRPr="00C93F4D" w14:paraId="586B9A6D" w14:textId="77777777" w:rsidTr="00721651">
        <w:tc>
          <w:tcPr>
            <w:tcW w:w="2345" w:type="dxa"/>
            <w:tcBorders>
              <w:top w:val="single" w:sz="4" w:space="0" w:color="auto"/>
            </w:tcBorders>
          </w:tcPr>
          <w:p w14:paraId="71A832F4"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Discharge</w:t>
            </w:r>
            <w:r w:rsidRPr="00C93F4D">
              <w:rPr>
                <w:rFonts w:ascii="Times New Roman" w:hAnsi="Times New Roman"/>
                <w:spacing w:val="-6"/>
                <w:sz w:val="24"/>
                <w:szCs w:val="24"/>
              </w:rPr>
              <w:t xml:space="preserve"> </w:t>
            </w:r>
            <w:r w:rsidRPr="00C93F4D">
              <w:rPr>
                <w:rFonts w:ascii="Times New Roman" w:hAnsi="Times New Roman"/>
                <w:sz w:val="24"/>
                <w:szCs w:val="24"/>
              </w:rPr>
              <w:t>(m3/s)</w:t>
            </w:r>
          </w:p>
        </w:tc>
        <w:tc>
          <w:tcPr>
            <w:tcW w:w="1596" w:type="dxa"/>
            <w:tcBorders>
              <w:top w:val="single" w:sz="4" w:space="0" w:color="auto"/>
            </w:tcBorders>
          </w:tcPr>
          <w:p w14:paraId="5CB7A6C3"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0</w:t>
            </w:r>
          </w:p>
        </w:tc>
        <w:tc>
          <w:tcPr>
            <w:tcW w:w="1440" w:type="dxa"/>
            <w:tcBorders>
              <w:top w:val="single" w:sz="4" w:space="0" w:color="auto"/>
            </w:tcBorders>
          </w:tcPr>
          <w:p w14:paraId="0C8564E1"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11</w:t>
            </w:r>
          </w:p>
        </w:tc>
        <w:tc>
          <w:tcPr>
            <w:tcW w:w="1530" w:type="dxa"/>
            <w:tcBorders>
              <w:top w:val="single" w:sz="4" w:space="0" w:color="auto"/>
            </w:tcBorders>
          </w:tcPr>
          <w:p w14:paraId="747BBDA3"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10</w:t>
            </w:r>
          </w:p>
        </w:tc>
        <w:tc>
          <w:tcPr>
            <w:tcW w:w="1282" w:type="dxa"/>
            <w:tcBorders>
              <w:top w:val="single" w:sz="4" w:space="0" w:color="auto"/>
            </w:tcBorders>
          </w:tcPr>
          <w:p w14:paraId="4A27155E" w14:textId="77777777" w:rsidR="00043A6B" w:rsidRPr="00C93F4D" w:rsidRDefault="00043A6B" w:rsidP="00721651">
            <w:pPr>
              <w:pStyle w:val="BodyText"/>
              <w:spacing w:before="74"/>
              <w:jc w:val="both"/>
              <w:rPr>
                <w:rFonts w:ascii="Times New Roman" w:hAnsi="Times New Roman"/>
                <w:sz w:val="24"/>
                <w:szCs w:val="24"/>
              </w:rPr>
            </w:pPr>
            <w:r w:rsidRPr="00C93F4D">
              <w:rPr>
                <w:rFonts w:ascii="Times New Roman" w:hAnsi="Times New Roman"/>
                <w:sz w:val="24"/>
                <w:szCs w:val="24"/>
              </w:rPr>
              <w:t>1</w:t>
            </w:r>
          </w:p>
        </w:tc>
      </w:tr>
    </w:tbl>
    <w:p w14:paraId="33103B4A" w14:textId="77777777" w:rsidR="00043A6B" w:rsidRDefault="00043A6B" w:rsidP="00043A6B">
      <w:pPr>
        <w:spacing w:line="480" w:lineRule="auto"/>
        <w:jc w:val="both"/>
        <w:rPr>
          <w:rFonts w:ascii="Times New Roman" w:hAnsi="Times New Roman"/>
          <w:sz w:val="24"/>
          <w:szCs w:val="24"/>
        </w:rPr>
      </w:pPr>
    </w:p>
    <w:p w14:paraId="10BF4ABF" w14:textId="77777777" w:rsidR="00043A6B" w:rsidRPr="00C93F4D" w:rsidRDefault="00043A6B" w:rsidP="00043A6B">
      <w:pPr>
        <w:spacing w:line="480" w:lineRule="auto"/>
        <w:jc w:val="both"/>
        <w:rPr>
          <w:rFonts w:ascii="Times New Roman" w:hAnsi="Times New Roman"/>
          <w:sz w:val="24"/>
          <w:szCs w:val="24"/>
        </w:rPr>
      </w:pPr>
      <w:r w:rsidRPr="00C93F4D">
        <w:rPr>
          <w:rFonts w:ascii="Times New Roman" w:hAnsi="Times New Roman"/>
          <w:sz w:val="24"/>
          <w:szCs w:val="24"/>
        </w:rPr>
        <w:t xml:space="preserve">Species composition varied across different discharge rates. </w:t>
      </w:r>
      <w:r w:rsidRPr="00572C10">
        <w:rPr>
          <w:rFonts w:ascii="Times New Roman" w:hAnsi="Times New Roman"/>
          <w:i/>
          <w:iCs/>
          <w:sz w:val="24"/>
          <w:szCs w:val="24"/>
        </w:rPr>
        <w:t>A. bengalensis</w:t>
      </w:r>
      <w:r w:rsidRPr="00C93F4D">
        <w:rPr>
          <w:rFonts w:ascii="Times New Roman" w:hAnsi="Times New Roman"/>
          <w:sz w:val="24"/>
          <w:szCs w:val="24"/>
        </w:rPr>
        <w:t xml:space="preserve"> and </w:t>
      </w:r>
      <w:r w:rsidRPr="00572C10">
        <w:rPr>
          <w:rFonts w:ascii="Times New Roman" w:hAnsi="Times New Roman"/>
          <w:i/>
          <w:iCs/>
          <w:sz w:val="24"/>
          <w:szCs w:val="24"/>
        </w:rPr>
        <w:t>A. mossambica</w:t>
      </w:r>
      <w:r w:rsidRPr="00C93F4D">
        <w:rPr>
          <w:rFonts w:ascii="Times New Roman" w:hAnsi="Times New Roman"/>
          <w:sz w:val="24"/>
          <w:szCs w:val="24"/>
        </w:rPr>
        <w:t xml:space="preserve"> occurred at similar discharge flow rates of 8 m³/s, while </w:t>
      </w:r>
      <w:r w:rsidRPr="00572C10">
        <w:rPr>
          <w:rFonts w:ascii="Times New Roman" w:hAnsi="Times New Roman"/>
          <w:i/>
          <w:iCs/>
          <w:sz w:val="24"/>
          <w:szCs w:val="24"/>
        </w:rPr>
        <w:t>A. marmorata</w:t>
      </w:r>
      <w:r w:rsidRPr="00C93F4D">
        <w:rPr>
          <w:rFonts w:ascii="Times New Roman" w:hAnsi="Times New Roman"/>
          <w:sz w:val="24"/>
          <w:szCs w:val="24"/>
        </w:rPr>
        <w:t xml:space="preserve"> showed to occur when the estuarine discharge rate was lower at 1 m³/s. One way analysis of variance (ANOVA) showed no significant difference (p-value = 0.1)</w:t>
      </w:r>
      <w:r>
        <w:rPr>
          <w:rFonts w:ascii="Times New Roman" w:hAnsi="Times New Roman"/>
          <w:sz w:val="24"/>
          <w:szCs w:val="24"/>
        </w:rPr>
        <w:t xml:space="preserve"> (Table 18).</w:t>
      </w:r>
      <w:r w:rsidRPr="00C93F4D">
        <w:rPr>
          <w:rFonts w:ascii="Times New Roman" w:hAnsi="Times New Roman"/>
          <w:sz w:val="24"/>
          <w:szCs w:val="24"/>
        </w:rPr>
        <w:t xml:space="preserve"> </w:t>
      </w:r>
    </w:p>
    <w:p w14:paraId="15A33218" w14:textId="77777777" w:rsidR="00043A6B" w:rsidRPr="000D2224" w:rsidRDefault="00043A6B" w:rsidP="000D2224">
      <w:pPr>
        <w:pStyle w:val="ThesisTables"/>
      </w:pPr>
      <w:bookmarkStart w:id="2131" w:name="_Toc143167121"/>
      <w:bookmarkStart w:id="2132" w:name="_Toc144072979"/>
      <w:r w:rsidRPr="000D2224">
        <w:t>Table 18: Species composition of juvenile anguillid eels caught at varying discharge flow rates (m³/s) in the Sabaki Estuary</w:t>
      </w:r>
      <w:bookmarkEnd w:id="2131"/>
      <w:bookmarkEnd w:id="2132"/>
    </w:p>
    <w:tbl>
      <w:tblPr>
        <w:tblStyle w:val="Table"/>
        <w:tblW w:w="4415"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20"/>
        <w:gridCol w:w="1981"/>
        <w:gridCol w:w="1912"/>
        <w:gridCol w:w="2052"/>
      </w:tblGrid>
      <w:tr w:rsidR="00043A6B" w:rsidRPr="00C93F4D" w14:paraId="54B48610" w14:textId="77777777" w:rsidTr="00721651">
        <w:trPr>
          <w:cantSplit/>
          <w:tblHeader/>
          <w:jc w:val="center"/>
        </w:trPr>
        <w:tc>
          <w:tcPr>
            <w:tcW w:w="0" w:type="auto"/>
            <w:tcBorders>
              <w:top w:val="single" w:sz="4" w:space="0" w:color="auto"/>
              <w:bottom w:val="single" w:sz="4" w:space="0" w:color="auto"/>
            </w:tcBorders>
          </w:tcPr>
          <w:p w14:paraId="30C578BE" w14:textId="77777777" w:rsidR="00043A6B" w:rsidRPr="00C93F4D" w:rsidRDefault="00043A6B" w:rsidP="00721651">
            <w:pPr>
              <w:keepNext/>
              <w:spacing w:after="60" w:line="360" w:lineRule="auto"/>
              <w:jc w:val="both"/>
              <w:rPr>
                <w:rFonts w:ascii="Times New Roman" w:hAnsi="Times New Roman"/>
                <w:bCs/>
              </w:rPr>
            </w:pPr>
            <w:r w:rsidRPr="00C93F4D">
              <w:rPr>
                <w:rFonts w:ascii="Times New Roman" w:hAnsi="Times New Roman"/>
                <w:bCs/>
              </w:rPr>
              <w:t>Species</w:t>
            </w:r>
          </w:p>
        </w:tc>
        <w:tc>
          <w:tcPr>
            <w:tcW w:w="0" w:type="auto"/>
            <w:tcBorders>
              <w:top w:val="single" w:sz="4" w:space="0" w:color="auto"/>
              <w:bottom w:val="single" w:sz="4" w:space="0" w:color="auto"/>
            </w:tcBorders>
          </w:tcPr>
          <w:p w14:paraId="22B5E971" w14:textId="77777777" w:rsidR="00043A6B" w:rsidRPr="00C93F4D" w:rsidRDefault="00043A6B" w:rsidP="00721651">
            <w:pPr>
              <w:keepNext/>
              <w:spacing w:after="60" w:line="360" w:lineRule="auto"/>
              <w:jc w:val="both"/>
              <w:rPr>
                <w:rFonts w:ascii="Times New Roman" w:hAnsi="Times New Roman"/>
                <w:bCs/>
                <w:i/>
                <w:iCs/>
              </w:rPr>
            </w:pPr>
            <w:r w:rsidRPr="00C93F4D">
              <w:rPr>
                <w:rFonts w:ascii="Times New Roman" w:hAnsi="Times New Roman"/>
                <w:bCs/>
                <w:i/>
                <w:iCs/>
              </w:rPr>
              <w:t>A. bengalensis</w:t>
            </w:r>
          </w:p>
        </w:tc>
        <w:tc>
          <w:tcPr>
            <w:tcW w:w="0" w:type="auto"/>
            <w:tcBorders>
              <w:top w:val="single" w:sz="4" w:space="0" w:color="auto"/>
              <w:bottom w:val="single" w:sz="4" w:space="0" w:color="auto"/>
            </w:tcBorders>
          </w:tcPr>
          <w:p w14:paraId="37C9546A" w14:textId="77777777" w:rsidR="00043A6B" w:rsidRPr="00C93F4D" w:rsidRDefault="00043A6B" w:rsidP="00721651">
            <w:pPr>
              <w:keepNext/>
              <w:spacing w:after="60" w:line="360" w:lineRule="auto"/>
              <w:jc w:val="both"/>
              <w:rPr>
                <w:rFonts w:ascii="Times New Roman" w:hAnsi="Times New Roman"/>
                <w:bCs/>
                <w:i/>
                <w:iCs/>
              </w:rPr>
            </w:pPr>
            <w:r w:rsidRPr="00C93F4D">
              <w:rPr>
                <w:rFonts w:ascii="Times New Roman" w:hAnsi="Times New Roman"/>
                <w:bCs/>
                <w:i/>
                <w:iCs/>
              </w:rPr>
              <w:t>A. marmorata</w:t>
            </w:r>
          </w:p>
        </w:tc>
        <w:tc>
          <w:tcPr>
            <w:tcW w:w="0" w:type="auto"/>
            <w:tcBorders>
              <w:top w:val="single" w:sz="4" w:space="0" w:color="auto"/>
              <w:bottom w:val="single" w:sz="4" w:space="0" w:color="auto"/>
            </w:tcBorders>
          </w:tcPr>
          <w:p w14:paraId="41B84179" w14:textId="77777777" w:rsidR="00043A6B" w:rsidRPr="00C93F4D" w:rsidRDefault="00043A6B" w:rsidP="00721651">
            <w:pPr>
              <w:keepNext/>
              <w:spacing w:after="60" w:line="360" w:lineRule="auto"/>
              <w:jc w:val="both"/>
              <w:rPr>
                <w:rFonts w:ascii="Times New Roman" w:hAnsi="Times New Roman"/>
                <w:bCs/>
                <w:i/>
                <w:iCs/>
              </w:rPr>
            </w:pPr>
            <w:r w:rsidRPr="00C93F4D">
              <w:rPr>
                <w:rFonts w:ascii="Times New Roman" w:hAnsi="Times New Roman"/>
                <w:bCs/>
                <w:i/>
                <w:iCs/>
              </w:rPr>
              <w:t>A. mossambica</w:t>
            </w:r>
          </w:p>
        </w:tc>
      </w:tr>
      <w:tr w:rsidR="00043A6B" w:rsidRPr="00C93F4D" w14:paraId="5B93A2FE" w14:textId="77777777" w:rsidTr="00721651">
        <w:trPr>
          <w:cantSplit/>
          <w:jc w:val="center"/>
        </w:trPr>
        <w:tc>
          <w:tcPr>
            <w:tcW w:w="0" w:type="auto"/>
            <w:tcBorders>
              <w:top w:val="single" w:sz="4" w:space="0" w:color="auto"/>
            </w:tcBorders>
          </w:tcPr>
          <w:p w14:paraId="2C87FC1D" w14:textId="77777777" w:rsidR="00043A6B" w:rsidRPr="00C93F4D" w:rsidRDefault="00043A6B" w:rsidP="00721651">
            <w:pPr>
              <w:keepNext/>
              <w:spacing w:after="60" w:line="360" w:lineRule="auto"/>
              <w:jc w:val="both"/>
              <w:rPr>
                <w:rFonts w:ascii="Times New Roman" w:hAnsi="Times New Roman"/>
              </w:rPr>
            </w:pPr>
            <w:r w:rsidRPr="00C93F4D">
              <w:rPr>
                <w:rFonts w:ascii="Times New Roman" w:hAnsi="Times New Roman"/>
              </w:rPr>
              <w:t>Discharge (m3/s)</w:t>
            </w:r>
          </w:p>
        </w:tc>
        <w:tc>
          <w:tcPr>
            <w:tcW w:w="0" w:type="auto"/>
            <w:tcBorders>
              <w:top w:val="single" w:sz="4" w:space="0" w:color="auto"/>
            </w:tcBorders>
          </w:tcPr>
          <w:p w14:paraId="77DFB860" w14:textId="77777777" w:rsidR="00043A6B" w:rsidRPr="00C93F4D" w:rsidRDefault="00043A6B" w:rsidP="00721651">
            <w:pPr>
              <w:keepNext/>
              <w:spacing w:after="60" w:line="360" w:lineRule="auto"/>
              <w:jc w:val="both"/>
              <w:rPr>
                <w:rFonts w:ascii="Times New Roman" w:hAnsi="Times New Roman"/>
              </w:rPr>
            </w:pPr>
            <w:r w:rsidRPr="00C93F4D">
              <w:rPr>
                <w:rFonts w:ascii="Times New Roman" w:hAnsi="Times New Roman"/>
              </w:rPr>
              <w:t>8</w:t>
            </w:r>
          </w:p>
        </w:tc>
        <w:tc>
          <w:tcPr>
            <w:tcW w:w="0" w:type="auto"/>
            <w:tcBorders>
              <w:top w:val="single" w:sz="4" w:space="0" w:color="auto"/>
            </w:tcBorders>
          </w:tcPr>
          <w:p w14:paraId="5CB144E4" w14:textId="77777777" w:rsidR="00043A6B" w:rsidRPr="00C93F4D" w:rsidRDefault="00043A6B" w:rsidP="00721651">
            <w:pPr>
              <w:keepNext/>
              <w:spacing w:after="60" w:line="360" w:lineRule="auto"/>
              <w:jc w:val="both"/>
              <w:rPr>
                <w:rFonts w:ascii="Times New Roman" w:hAnsi="Times New Roman"/>
              </w:rPr>
            </w:pPr>
            <w:r w:rsidRPr="00C93F4D">
              <w:rPr>
                <w:rFonts w:ascii="Times New Roman" w:hAnsi="Times New Roman"/>
              </w:rPr>
              <w:t>1</w:t>
            </w:r>
          </w:p>
        </w:tc>
        <w:tc>
          <w:tcPr>
            <w:tcW w:w="0" w:type="auto"/>
            <w:tcBorders>
              <w:top w:val="single" w:sz="4" w:space="0" w:color="auto"/>
            </w:tcBorders>
          </w:tcPr>
          <w:p w14:paraId="17ACCF26" w14:textId="77777777" w:rsidR="00043A6B" w:rsidRPr="00C93F4D" w:rsidRDefault="00043A6B" w:rsidP="00721651">
            <w:pPr>
              <w:keepNext/>
              <w:spacing w:after="60" w:line="360" w:lineRule="auto"/>
              <w:jc w:val="both"/>
              <w:rPr>
                <w:rFonts w:ascii="Times New Roman" w:hAnsi="Times New Roman"/>
              </w:rPr>
            </w:pPr>
            <w:r w:rsidRPr="00C93F4D">
              <w:rPr>
                <w:rFonts w:ascii="Times New Roman" w:hAnsi="Times New Roman"/>
              </w:rPr>
              <w:t>8</w:t>
            </w:r>
          </w:p>
        </w:tc>
      </w:tr>
    </w:tbl>
    <w:p w14:paraId="49E0E156" w14:textId="77777777" w:rsidR="00043A6B" w:rsidRDefault="00043A6B" w:rsidP="00043A6B">
      <w:pPr>
        <w:jc w:val="both"/>
      </w:pPr>
    </w:p>
    <w:p w14:paraId="671091AA" w14:textId="77777777" w:rsidR="00723B31" w:rsidRDefault="00723B31" w:rsidP="00723B31">
      <w:pPr>
        <w:pStyle w:val="Title"/>
        <w:jc w:val="both"/>
        <w:rPr>
          <w:rFonts w:cs="Times New Roman"/>
        </w:rPr>
      </w:pPr>
    </w:p>
    <w:p w14:paraId="0424FD8F" w14:textId="77777777" w:rsidR="00723B31" w:rsidRDefault="00723B31" w:rsidP="000D2224">
      <w:pPr>
        <w:pStyle w:val="Title"/>
        <w:jc w:val="both"/>
        <w:rPr>
          <w:rFonts w:cs="Times New Roman"/>
        </w:rPr>
      </w:pPr>
    </w:p>
    <w:p w14:paraId="5CA40496" w14:textId="77777777" w:rsidR="00723B31" w:rsidRDefault="00723B31" w:rsidP="00F2370D">
      <w:pPr>
        <w:pStyle w:val="Title"/>
        <w:rPr>
          <w:rFonts w:cs="Times New Roman"/>
        </w:rPr>
      </w:pPr>
    </w:p>
    <w:p w14:paraId="073D2E58" w14:textId="77777777" w:rsidR="00723B31" w:rsidRDefault="00723B31" w:rsidP="00F2370D">
      <w:pPr>
        <w:pStyle w:val="Title"/>
        <w:rPr>
          <w:rFonts w:cs="Times New Roman"/>
        </w:rPr>
      </w:pPr>
    </w:p>
    <w:p w14:paraId="76DA8039" w14:textId="77777777" w:rsidR="00723B31" w:rsidRDefault="00723B31" w:rsidP="00F2370D">
      <w:pPr>
        <w:pStyle w:val="Title"/>
        <w:rPr>
          <w:rFonts w:cs="Times New Roman"/>
        </w:rPr>
      </w:pPr>
    </w:p>
    <w:p w14:paraId="4340446A" w14:textId="77777777" w:rsidR="00723B31" w:rsidRDefault="00723B31" w:rsidP="00F2370D">
      <w:pPr>
        <w:pStyle w:val="Title"/>
        <w:rPr>
          <w:rFonts w:cs="Times New Roman"/>
        </w:rPr>
      </w:pPr>
    </w:p>
    <w:p w14:paraId="32AEC86E" w14:textId="77777777" w:rsidR="00723B31" w:rsidRDefault="00723B31" w:rsidP="00F2370D">
      <w:pPr>
        <w:pStyle w:val="Title"/>
        <w:rPr>
          <w:rFonts w:cs="Times New Roman"/>
        </w:rPr>
      </w:pPr>
    </w:p>
    <w:p w14:paraId="5A352B96" w14:textId="77777777" w:rsidR="00723B31" w:rsidRDefault="00723B31" w:rsidP="00F2370D">
      <w:pPr>
        <w:pStyle w:val="Title"/>
        <w:rPr>
          <w:rFonts w:cs="Times New Roman"/>
        </w:rPr>
      </w:pPr>
    </w:p>
    <w:p w14:paraId="60940226" w14:textId="77777777" w:rsidR="00723B31" w:rsidRDefault="00723B31" w:rsidP="00F2370D">
      <w:pPr>
        <w:pStyle w:val="Title"/>
        <w:rPr>
          <w:rFonts w:cs="Times New Roman"/>
        </w:rPr>
      </w:pPr>
    </w:p>
    <w:p w14:paraId="4E3B62AD" w14:textId="77777777" w:rsidR="00723B31" w:rsidRDefault="00723B31" w:rsidP="00F2370D">
      <w:pPr>
        <w:pStyle w:val="Title"/>
        <w:rPr>
          <w:rFonts w:cs="Times New Roman"/>
        </w:rPr>
      </w:pPr>
    </w:p>
    <w:p w14:paraId="1AD1DAAA" w14:textId="77777777" w:rsidR="00723B31" w:rsidRDefault="00723B31" w:rsidP="00F2370D">
      <w:pPr>
        <w:pStyle w:val="Title"/>
        <w:rPr>
          <w:rFonts w:cs="Times New Roman"/>
        </w:rPr>
      </w:pPr>
    </w:p>
    <w:p w14:paraId="5C934279" w14:textId="77777777" w:rsidR="00723B31" w:rsidRDefault="00723B31" w:rsidP="00DC74E9">
      <w:pPr>
        <w:pStyle w:val="Title"/>
        <w:jc w:val="left"/>
        <w:rPr>
          <w:rFonts w:cs="Times New Roman"/>
        </w:rPr>
      </w:pPr>
    </w:p>
    <w:p w14:paraId="676AE3FE" w14:textId="39CBDABC" w:rsidR="00B00156" w:rsidRPr="00C93F4D" w:rsidRDefault="00B00156" w:rsidP="00F2370D">
      <w:pPr>
        <w:pStyle w:val="Title"/>
        <w:rPr>
          <w:rFonts w:cs="Times New Roman"/>
        </w:rPr>
      </w:pPr>
      <w:bookmarkStart w:id="2133" w:name="_Toc144063175"/>
      <w:r w:rsidRPr="00C93F4D">
        <w:rPr>
          <w:rFonts w:cs="Times New Roman"/>
        </w:rPr>
        <w:t>CHAPTER FIVE</w:t>
      </w:r>
      <w:bookmarkEnd w:id="214"/>
      <w:bookmarkEnd w:id="215"/>
      <w:bookmarkEnd w:id="216"/>
      <w:bookmarkEnd w:id="217"/>
      <w:bookmarkEnd w:id="218"/>
      <w:bookmarkEnd w:id="2133"/>
    </w:p>
    <w:p w14:paraId="0AB96FF4" w14:textId="77777777" w:rsidR="00B00156" w:rsidRPr="00C93F4D" w:rsidRDefault="00B00156" w:rsidP="00F2370D">
      <w:pPr>
        <w:pStyle w:val="Heading1"/>
        <w:jc w:val="center"/>
      </w:pPr>
      <w:bookmarkStart w:id="2134" w:name="_Toc20687104"/>
      <w:bookmarkStart w:id="2135" w:name="_Toc120099707"/>
      <w:bookmarkStart w:id="2136" w:name="_Toc120101064"/>
      <w:bookmarkStart w:id="2137" w:name="_Toc128808313"/>
      <w:bookmarkStart w:id="2138" w:name="_Toc128809610"/>
      <w:bookmarkStart w:id="2139" w:name="_Toc144063176"/>
      <w:r w:rsidRPr="00C93F4D">
        <w:t>DISCUSSION</w:t>
      </w:r>
      <w:bookmarkEnd w:id="2134"/>
      <w:bookmarkEnd w:id="2135"/>
      <w:bookmarkEnd w:id="2136"/>
      <w:bookmarkEnd w:id="2137"/>
      <w:bookmarkEnd w:id="2138"/>
      <w:bookmarkEnd w:id="2139"/>
    </w:p>
    <w:p w14:paraId="7CD84CE8" w14:textId="5AF80C54" w:rsidR="004D1C55" w:rsidRPr="00C93F4D" w:rsidRDefault="004D1C55" w:rsidP="00F2370D">
      <w:pPr>
        <w:spacing w:line="480" w:lineRule="auto"/>
        <w:jc w:val="both"/>
        <w:rPr>
          <w:rFonts w:ascii="Times New Roman" w:hAnsi="Times New Roman"/>
          <w:color w:val="000000" w:themeColor="text1"/>
          <w:sz w:val="24"/>
          <w:szCs w:val="24"/>
        </w:rPr>
      </w:pPr>
      <w:bookmarkStart w:id="2140" w:name="_Hlk141284808"/>
      <w:bookmarkStart w:id="2141" w:name="_Hlk141284706"/>
      <w:r w:rsidRPr="00C93F4D">
        <w:rPr>
          <w:rFonts w:ascii="Times New Roman" w:hAnsi="Times New Roman"/>
          <w:color w:val="000000" w:themeColor="text1"/>
          <w:sz w:val="24"/>
          <w:szCs w:val="24"/>
        </w:rPr>
        <w:t xml:space="preserve">The present study is the first to investigate the presence of juvenile anguillid eels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While there are many different species of eels, those belonging to the genus </w:t>
      </w:r>
      <w:r w:rsidRPr="00C93F4D">
        <w:rPr>
          <w:rFonts w:ascii="Times New Roman" w:hAnsi="Times New Roman"/>
          <w:i/>
          <w:iCs/>
          <w:color w:val="000000" w:themeColor="text1"/>
          <w:sz w:val="24"/>
          <w:szCs w:val="24"/>
        </w:rPr>
        <w:t>Anguilla</w:t>
      </w:r>
      <w:r w:rsidRPr="00C93F4D">
        <w:rPr>
          <w:rFonts w:ascii="Times New Roman" w:hAnsi="Times New Roman"/>
          <w:color w:val="000000" w:themeColor="text1"/>
          <w:sz w:val="24"/>
          <w:szCs w:val="24"/>
        </w:rPr>
        <w:t xml:space="preserve"> are the sole representatives of the </w:t>
      </w:r>
      <w:r w:rsidRPr="00C93F4D">
        <w:rPr>
          <w:rFonts w:ascii="Times New Roman" w:hAnsi="Times New Roman"/>
          <w:i/>
          <w:iCs/>
          <w:color w:val="000000" w:themeColor="text1"/>
          <w:sz w:val="24"/>
          <w:szCs w:val="24"/>
        </w:rPr>
        <w:t>Anguillidae</w:t>
      </w:r>
      <w:r w:rsidRPr="00C93F4D">
        <w:rPr>
          <w:rFonts w:ascii="Times New Roman" w:hAnsi="Times New Roman"/>
          <w:color w:val="000000" w:themeColor="text1"/>
          <w:sz w:val="24"/>
          <w:szCs w:val="24"/>
        </w:rPr>
        <w:t xml:space="preserve"> family, which is one of the numerous families comprising the order Anguilliformes (Arai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2002; Arai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2015; Miller and Mc Cleave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2018). In the present study, the juvenile anguillid life stages present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were the glass eel and elver lif</w:t>
      </w:r>
      <w:r w:rsidR="00F670D1" w:rsidRPr="00C93F4D">
        <w:rPr>
          <w:rFonts w:ascii="Times New Roman" w:hAnsi="Times New Roman"/>
          <w:color w:val="000000" w:themeColor="text1"/>
          <w:sz w:val="24"/>
          <w:szCs w:val="24"/>
        </w:rPr>
        <w:t xml:space="preserve">e </w:t>
      </w:r>
      <w:r w:rsidRPr="00C93F4D">
        <w:rPr>
          <w:rFonts w:ascii="Times New Roman" w:hAnsi="Times New Roman"/>
          <w:color w:val="000000" w:themeColor="text1"/>
          <w:sz w:val="24"/>
          <w:szCs w:val="24"/>
        </w:rPr>
        <w:t xml:space="preserve">stage. Glass eels (n=66) were more abundant, while a very limited number of elvers (n=10) were captured. In contrast to earlier records, only elvers have been reported in Kenya rivers (Frost, 1995; Van Someren and Whitehead, 1959). In April 1958, an investigation of the draft tubes </w:t>
      </w:r>
      <w:bookmarkStart w:id="2142" w:name="_Hlk141285167"/>
      <w:r w:rsidRPr="00C93F4D">
        <w:rPr>
          <w:rFonts w:ascii="Times New Roman" w:hAnsi="Times New Roman"/>
          <w:color w:val="000000" w:themeColor="text1"/>
          <w:sz w:val="24"/>
          <w:szCs w:val="24"/>
        </w:rPr>
        <w:t xml:space="preserve">in the turbines of the Tana Hydro-electric Power Station, located on the Tana River </w:t>
      </w:r>
      <w:bookmarkEnd w:id="2142"/>
      <w:r w:rsidRPr="00C93F4D">
        <w:rPr>
          <w:rFonts w:ascii="Times New Roman" w:hAnsi="Times New Roman"/>
          <w:color w:val="000000" w:themeColor="text1"/>
          <w:sz w:val="24"/>
          <w:szCs w:val="24"/>
        </w:rPr>
        <w:t>by Van Someren and Whitehead, 1959, resulted in the discovery of eighteen juvenile anguillid eels. These eels had been trapped in the syphon-priming chamber of the dam, designed to serve as an effective mechanism for capturing young eels. The eighteen juvenile eels reported were mottled, this colouration highlights the specimens observed were indeed not glass eels.</w:t>
      </w:r>
    </w:p>
    <w:p w14:paraId="110B4EBB" w14:textId="06E44BE3"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effectiveness of modern sampling methods </w:t>
      </w:r>
      <w:r w:rsidR="00DD0811" w:rsidRPr="00C93F4D">
        <w:rPr>
          <w:rFonts w:ascii="Times New Roman" w:hAnsi="Times New Roman"/>
          <w:color w:val="000000" w:themeColor="text1"/>
          <w:sz w:val="24"/>
          <w:szCs w:val="24"/>
        </w:rPr>
        <w:t>such as</w:t>
      </w:r>
      <w:r w:rsidRPr="00C93F4D">
        <w:rPr>
          <w:rFonts w:ascii="Times New Roman" w:hAnsi="Times New Roman"/>
          <w:color w:val="000000" w:themeColor="text1"/>
          <w:sz w:val="24"/>
          <w:szCs w:val="24"/>
        </w:rPr>
        <w:t xml:space="preserve"> glass eel fyke nets, attributes to the difference in abundance of caught juvenile anguillid eels caught in the present as compared to earlier records. Glass eel fyke nets are designed with a funnel shape and a small mesh size that permits glass eels to swim into the entrance but impedes their ability to exit, ultimately ensnaring them within the meshed chamber. Thereby, given how the relatively smaller size of glass eels are in comparison to elvers, the deployment of glass eel fyke nets in the present study increased the likelihood of capturing this life stage, as opposed to the draft turbine tubes implemented by Van Someren and Whitehead, (1959). </w:t>
      </w:r>
    </w:p>
    <w:p w14:paraId="79D80584" w14:textId="3AB851B1" w:rsidR="004D1C55" w:rsidRPr="00C93F4D" w:rsidRDefault="00D77383" w:rsidP="00F2370D">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While o</w:t>
      </w:r>
      <w:r w:rsidR="004D1C55" w:rsidRPr="00C93F4D">
        <w:rPr>
          <w:rFonts w:ascii="Times New Roman" w:hAnsi="Times New Roman"/>
          <w:color w:val="000000" w:themeColor="text1"/>
          <w:sz w:val="24"/>
          <w:szCs w:val="24"/>
        </w:rPr>
        <w:t>ne of the key influences of upstream migration of juvenile anguillid eels is predicted largely by seasonal rainfall</w:t>
      </w:r>
      <w:r>
        <w:rPr>
          <w:rFonts w:ascii="Times New Roman" w:hAnsi="Times New Roman"/>
          <w:color w:val="000000" w:themeColor="text1"/>
          <w:sz w:val="24"/>
          <w:szCs w:val="24"/>
        </w:rPr>
        <w:t xml:space="preserve">, </w:t>
      </w:r>
      <w:r>
        <w:rPr>
          <w:rFonts w:ascii="Times New Roman" w:hAnsi="Times New Roman"/>
          <w:sz w:val="24"/>
          <w:szCs w:val="24"/>
        </w:rPr>
        <w:t>s</w:t>
      </w:r>
      <w:r w:rsidRPr="004B6427">
        <w:rPr>
          <w:rFonts w:ascii="Times New Roman" w:hAnsi="Times New Roman"/>
          <w:sz w:val="24"/>
          <w:szCs w:val="24"/>
        </w:rPr>
        <w:t>pecies composition and abundance patterns differed in both the short rain season (NEM) and long rain season (SEM</w:t>
      </w:r>
      <w:r>
        <w:rPr>
          <w:rFonts w:ascii="Times New Roman" w:hAnsi="Times New Roman"/>
          <w:sz w:val="24"/>
          <w:szCs w:val="24"/>
        </w:rPr>
        <w:t>)</w:t>
      </w:r>
      <w:r w:rsidR="004D1C55" w:rsidRPr="00C93F4D">
        <w:rPr>
          <w:rFonts w:ascii="Times New Roman" w:hAnsi="Times New Roman"/>
          <w:color w:val="000000" w:themeColor="text1"/>
          <w:sz w:val="24"/>
          <w:szCs w:val="24"/>
        </w:rPr>
        <w:t xml:space="preserve"> (</w:t>
      </w:r>
      <w:bookmarkStart w:id="2143" w:name="_Hlk140497304"/>
      <w:r w:rsidR="004D1C55" w:rsidRPr="00C93F4D">
        <w:rPr>
          <w:rFonts w:ascii="Times New Roman" w:hAnsi="Times New Roman"/>
          <w:sz w:val="24"/>
          <w:szCs w:val="24"/>
        </w:rPr>
        <w:t xml:space="preserve">Chisnall </w:t>
      </w:r>
      <w:r w:rsidR="003C391E" w:rsidRPr="003C391E">
        <w:rPr>
          <w:rFonts w:ascii="Times New Roman" w:hAnsi="Times New Roman"/>
          <w:i/>
          <w:iCs/>
          <w:sz w:val="24"/>
          <w:szCs w:val="24"/>
        </w:rPr>
        <w:t>et al.,</w:t>
      </w:r>
      <w:r w:rsidR="004D1C55" w:rsidRPr="00C93F4D">
        <w:rPr>
          <w:rFonts w:ascii="Times New Roman" w:hAnsi="Times New Roman"/>
          <w:sz w:val="24"/>
          <w:szCs w:val="24"/>
        </w:rPr>
        <w:t xml:space="preserve"> 2002</w:t>
      </w:r>
      <w:bookmarkEnd w:id="2143"/>
      <w:r w:rsidR="004D1C55" w:rsidRPr="00C93F4D">
        <w:rPr>
          <w:rFonts w:ascii="Times New Roman" w:hAnsi="Times New Roman"/>
          <w:color w:val="000000" w:themeColor="text1"/>
          <w:sz w:val="24"/>
          <w:szCs w:val="24"/>
        </w:rPr>
        <w:t xml:space="preserve">). The </w:t>
      </w:r>
      <w:r>
        <w:rPr>
          <w:rFonts w:ascii="Times New Roman" w:hAnsi="Times New Roman"/>
          <w:color w:val="000000" w:themeColor="text1"/>
          <w:sz w:val="24"/>
          <w:szCs w:val="24"/>
        </w:rPr>
        <w:t xml:space="preserve">SEM season </w:t>
      </w:r>
      <w:r w:rsidR="004D1C55" w:rsidRPr="00C93F4D">
        <w:rPr>
          <w:rFonts w:ascii="Times New Roman" w:hAnsi="Times New Roman"/>
          <w:color w:val="000000" w:themeColor="text1"/>
          <w:sz w:val="24"/>
          <w:szCs w:val="24"/>
        </w:rPr>
        <w:t xml:space="preserve">occurs between the months of </w:t>
      </w:r>
      <w:r>
        <w:rPr>
          <w:rFonts w:ascii="Times New Roman" w:hAnsi="Times New Roman"/>
          <w:color w:val="000000" w:themeColor="text1"/>
          <w:sz w:val="24"/>
          <w:szCs w:val="24"/>
        </w:rPr>
        <w:t>April</w:t>
      </w:r>
      <w:r w:rsidRPr="00C93F4D">
        <w:rPr>
          <w:rFonts w:ascii="Times New Roman" w:hAnsi="Times New Roman"/>
          <w:color w:val="000000" w:themeColor="text1"/>
          <w:sz w:val="24"/>
          <w:szCs w:val="24"/>
        </w:rPr>
        <w:t xml:space="preserve"> and </w:t>
      </w:r>
      <w:r>
        <w:rPr>
          <w:rFonts w:ascii="Times New Roman" w:hAnsi="Times New Roman"/>
          <w:color w:val="000000" w:themeColor="text1"/>
          <w:sz w:val="24"/>
          <w:szCs w:val="24"/>
        </w:rPr>
        <w:t>October</w:t>
      </w:r>
      <w:r w:rsidRPr="00C93F4D">
        <w:rPr>
          <w:rFonts w:ascii="Times New Roman" w:hAnsi="Times New Roman"/>
          <w:color w:val="000000" w:themeColor="text1"/>
          <w:sz w:val="24"/>
          <w:szCs w:val="24"/>
        </w:rPr>
        <w:t xml:space="preserve"> </w:t>
      </w:r>
      <w:r w:rsidR="004D1C55" w:rsidRPr="00C93F4D">
        <w:rPr>
          <w:rFonts w:ascii="Times New Roman" w:hAnsi="Times New Roman"/>
          <w:color w:val="000000" w:themeColor="text1"/>
          <w:sz w:val="24"/>
          <w:szCs w:val="24"/>
        </w:rPr>
        <w:t xml:space="preserve">while the </w:t>
      </w:r>
      <w:r>
        <w:rPr>
          <w:rFonts w:ascii="Times New Roman" w:hAnsi="Times New Roman"/>
          <w:color w:val="000000" w:themeColor="text1"/>
          <w:sz w:val="24"/>
          <w:szCs w:val="24"/>
        </w:rPr>
        <w:t>NEM</w:t>
      </w:r>
      <w:r w:rsidR="004D1C55" w:rsidRPr="00C93F4D">
        <w:rPr>
          <w:rFonts w:ascii="Times New Roman" w:hAnsi="Times New Roman"/>
          <w:color w:val="000000" w:themeColor="text1"/>
          <w:sz w:val="24"/>
          <w:szCs w:val="24"/>
        </w:rPr>
        <w:t xml:space="preserve"> is experienced between the months of </w:t>
      </w:r>
      <w:r>
        <w:rPr>
          <w:rFonts w:ascii="Times New Roman" w:hAnsi="Times New Roman"/>
          <w:color w:val="000000" w:themeColor="text1"/>
          <w:sz w:val="24"/>
          <w:szCs w:val="24"/>
        </w:rPr>
        <w:t>November</w:t>
      </w:r>
      <w:r w:rsidRPr="00C93F4D">
        <w:rPr>
          <w:rFonts w:ascii="Times New Roman" w:hAnsi="Times New Roman"/>
          <w:color w:val="000000" w:themeColor="text1"/>
          <w:sz w:val="24"/>
          <w:szCs w:val="24"/>
        </w:rPr>
        <w:t xml:space="preserve"> and March </w:t>
      </w:r>
      <w:r w:rsidR="004D1C55" w:rsidRPr="00C93F4D">
        <w:rPr>
          <w:rFonts w:ascii="Times New Roman" w:hAnsi="Times New Roman"/>
          <w:color w:val="000000" w:themeColor="text1"/>
          <w:sz w:val="24"/>
          <w:szCs w:val="24"/>
        </w:rPr>
        <w:t xml:space="preserve">(ASCLME, 2012). In the present study, abundance of juvenile anguillids was observed to be higher in the month of August. In contrast, the eighteen elvers documented to be caught in the turbines of the Tana Hydro-electric Power Station, in Tana River by Van Someren and Whitehead, (1959), were captured in the month of April during the short rainy seasons, however subsequent visits during the season did not any positive results. The report suggested that an increase in young stages could be anticipated during the long rainy season, between March and May when the region experiences prolonged rain floods. </w:t>
      </w:r>
    </w:p>
    <w:p w14:paraId="6F5891E3" w14:textId="4DC3DC1A" w:rsidR="004D1C55" w:rsidRPr="00C93F4D" w:rsidRDefault="007D4183"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Rainy seasons </w:t>
      </w:r>
      <w:r w:rsidR="004D1C55" w:rsidRPr="00C93F4D">
        <w:rPr>
          <w:rFonts w:ascii="Times New Roman" w:hAnsi="Times New Roman"/>
          <w:color w:val="000000" w:themeColor="text1"/>
          <w:sz w:val="24"/>
          <w:szCs w:val="24"/>
        </w:rPr>
        <w:t>offer advantageous conditions for the recruitment process, due to the presence of freshwater runoff</w:t>
      </w:r>
      <w:r w:rsidR="00A86BB4" w:rsidRPr="00C93F4D">
        <w:rPr>
          <w:rFonts w:ascii="Times New Roman" w:hAnsi="Times New Roman"/>
          <w:color w:val="000000" w:themeColor="text1"/>
          <w:sz w:val="24"/>
          <w:szCs w:val="24"/>
        </w:rPr>
        <w:t xml:space="preserve"> (Robinett </w:t>
      </w:r>
      <w:r w:rsidR="003C391E" w:rsidRPr="003C391E">
        <w:rPr>
          <w:rFonts w:ascii="Times New Roman" w:hAnsi="Times New Roman"/>
          <w:i/>
          <w:iCs/>
          <w:color w:val="000000" w:themeColor="text1"/>
          <w:sz w:val="24"/>
          <w:szCs w:val="24"/>
        </w:rPr>
        <w:t>et al.,</w:t>
      </w:r>
      <w:r w:rsidR="00A86BB4" w:rsidRPr="00C93F4D">
        <w:rPr>
          <w:rFonts w:ascii="Times New Roman" w:hAnsi="Times New Roman"/>
          <w:color w:val="000000" w:themeColor="text1"/>
          <w:sz w:val="24"/>
          <w:szCs w:val="24"/>
        </w:rPr>
        <w:t xml:space="preserve"> 2003; </w:t>
      </w:r>
      <w:r w:rsidR="00A86BB4" w:rsidRPr="00C93F4D">
        <w:rPr>
          <w:rFonts w:ascii="Times New Roman" w:hAnsi="Times New Roman"/>
          <w:color w:val="000000" w:themeColor="text1"/>
          <w:sz w:val="24"/>
          <w:szCs w:val="24"/>
          <w:shd w:val="clear" w:color="auto" w:fill="FFFFFF"/>
        </w:rPr>
        <w:t xml:space="preserve">Meynecke </w:t>
      </w:r>
      <w:r w:rsidR="003C391E" w:rsidRPr="003C391E">
        <w:rPr>
          <w:rFonts w:ascii="Times New Roman" w:hAnsi="Times New Roman"/>
          <w:i/>
          <w:iCs/>
          <w:color w:val="000000" w:themeColor="text1"/>
          <w:sz w:val="24"/>
          <w:szCs w:val="24"/>
          <w:shd w:val="clear" w:color="auto" w:fill="FFFFFF"/>
        </w:rPr>
        <w:t>et al.,</w:t>
      </w:r>
      <w:r w:rsidR="00A86BB4" w:rsidRPr="00C93F4D">
        <w:rPr>
          <w:rFonts w:ascii="Times New Roman" w:hAnsi="Times New Roman"/>
          <w:color w:val="000000" w:themeColor="text1"/>
          <w:sz w:val="24"/>
          <w:szCs w:val="24"/>
          <w:shd w:val="clear" w:color="auto" w:fill="FFFFFF"/>
        </w:rPr>
        <w:t xml:space="preserve"> 2006)</w:t>
      </w:r>
      <w:r w:rsidR="004D1C55" w:rsidRPr="00C93F4D">
        <w:rPr>
          <w:rFonts w:ascii="Times New Roman" w:hAnsi="Times New Roman"/>
          <w:color w:val="000000" w:themeColor="text1"/>
          <w:sz w:val="24"/>
          <w:szCs w:val="24"/>
        </w:rPr>
        <w:t xml:space="preserve">. Arguably, a study on fish community structure and distribution in the </w:t>
      </w:r>
      <w:r w:rsidR="00E877C8" w:rsidRPr="00C93F4D">
        <w:rPr>
          <w:rFonts w:ascii="Times New Roman" w:hAnsi="Times New Roman"/>
          <w:color w:val="000000" w:themeColor="text1"/>
          <w:sz w:val="24"/>
          <w:szCs w:val="24"/>
        </w:rPr>
        <w:t>Sabaki</w:t>
      </w:r>
      <w:r w:rsidR="004D1C55" w:rsidRPr="00C93F4D">
        <w:rPr>
          <w:rFonts w:ascii="Times New Roman" w:hAnsi="Times New Roman"/>
          <w:color w:val="000000" w:themeColor="text1"/>
          <w:sz w:val="24"/>
          <w:szCs w:val="24"/>
        </w:rPr>
        <w:t xml:space="preserve"> river, Kimwaka, (2004) highlighted that during the wet season, the sea became rough leading to an increase in river discharge, bringing with it a significant amount of silt-laden runoff from the surrounding upland areas. This resulted to fish becoming dispersed over a much larger area, making it difficult </w:t>
      </w:r>
      <w:r w:rsidR="00A86BB4" w:rsidRPr="00C93F4D">
        <w:rPr>
          <w:rFonts w:ascii="Times New Roman" w:hAnsi="Times New Roman"/>
          <w:color w:val="000000" w:themeColor="text1"/>
          <w:sz w:val="24"/>
          <w:szCs w:val="24"/>
        </w:rPr>
        <w:t>for their capture</w:t>
      </w:r>
      <w:r w:rsidR="004D1C55" w:rsidRPr="00C93F4D">
        <w:rPr>
          <w:rFonts w:ascii="Times New Roman" w:hAnsi="Times New Roman"/>
          <w:color w:val="000000" w:themeColor="text1"/>
          <w:sz w:val="24"/>
          <w:szCs w:val="24"/>
        </w:rPr>
        <w:t>.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33E191E6" w14:textId="5DDB14FC"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However, while Arai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(2016) reported that recruitment of tropical glass eels, do occur all year round this was not observed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In the present study, no occurrence of juvenile anguillid eels observed to occur in the month of January. Similarly, the single elver caught in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was documented to have been captured in the month of November during the short rainy season. In the Ré Union Island rivers, recruitment of tropical glass eels is documented to only occur 5 months in a year, recruiting between the months of November and March</w:t>
      </w:r>
      <w:r w:rsidR="007122EE" w:rsidRPr="00C93F4D">
        <w:rPr>
          <w:rFonts w:ascii="Times New Roman" w:hAnsi="Times New Roman"/>
          <w:color w:val="000000" w:themeColor="text1"/>
          <w:sz w:val="24"/>
          <w:szCs w:val="24"/>
        </w:rPr>
        <w:t xml:space="preserve"> (R</w:t>
      </w:r>
      <w:r w:rsidRPr="00C93F4D">
        <w:rPr>
          <w:rFonts w:ascii="Times New Roman" w:hAnsi="Times New Roman"/>
          <w:color w:val="000000" w:themeColor="text1"/>
          <w:sz w:val="24"/>
          <w:szCs w:val="24"/>
        </w:rPr>
        <w:t xml:space="preserve">obinet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In the Eastern Cape of South Africa recruitment of smaller-sized elvers into freshwater habitats has a recognized pattern with high abundance of elvers observed to be greater during summer and autumn seasons compared to winter and spring (Wasserman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2012).</w:t>
      </w:r>
    </w:p>
    <w:p w14:paraId="6FA6F5B3" w14:textId="2CAEDC90" w:rsidR="004D1C55" w:rsidRPr="00C93F4D" w:rsidRDefault="004D1C55" w:rsidP="00F2370D">
      <w:pPr>
        <w:spacing w:line="480" w:lineRule="auto"/>
        <w:jc w:val="both"/>
        <w:rPr>
          <w:rFonts w:ascii="Times New Roman" w:hAnsi="Times New Roman"/>
          <w:color w:val="000000" w:themeColor="text1"/>
          <w:sz w:val="24"/>
          <w:szCs w:val="24"/>
          <w:shd w:val="clear" w:color="auto" w:fill="F7F7F8"/>
        </w:rPr>
      </w:pPr>
      <w:r w:rsidRPr="00C93F4D">
        <w:rPr>
          <w:rFonts w:ascii="Times New Roman" w:hAnsi="Times New Roman"/>
          <w:i/>
          <w:iCs/>
          <w:color w:val="000000" w:themeColor="text1"/>
          <w:sz w:val="24"/>
          <w:szCs w:val="24"/>
        </w:rPr>
        <w:t>Anguilla bengalensis</w:t>
      </w:r>
      <w:r w:rsidRPr="00C93F4D">
        <w:rPr>
          <w:rFonts w:ascii="Times New Roman" w:hAnsi="Times New Roman"/>
          <w:color w:val="000000" w:themeColor="text1"/>
          <w:sz w:val="24"/>
          <w:szCs w:val="24"/>
        </w:rPr>
        <w:t xml:space="preserve"> was consistently the most abundant species of juvenile anguillid eels that were caught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followed by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and, to a much lesser extent,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This corroborates with the preliminary study on the species diversity of adult eels in Kenyan rivers reported by Frost, (1995) whereby the species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bengalensis</w:t>
      </w:r>
      <w:r w:rsidRPr="00C93F4D">
        <w:rPr>
          <w:rFonts w:ascii="Times New Roman" w:hAnsi="Times New Roman"/>
          <w:color w:val="000000" w:themeColor="text1"/>
          <w:sz w:val="24"/>
          <w:szCs w:val="24"/>
        </w:rPr>
        <w:t xml:space="preserve"> were found in greater numbers in altitudes above of 3,000 ft, while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was reported as not common and </w:t>
      </w:r>
      <w:r w:rsidRPr="00C93F4D">
        <w:rPr>
          <w:rFonts w:ascii="Times New Roman" w:hAnsi="Times New Roman"/>
          <w:i/>
          <w:iCs/>
          <w:color w:val="000000" w:themeColor="text1"/>
          <w:sz w:val="24"/>
          <w:szCs w:val="24"/>
        </w:rPr>
        <w:t>A. bicolor</w:t>
      </w:r>
      <w:r w:rsidRPr="00C93F4D">
        <w:rPr>
          <w:rFonts w:ascii="Times New Roman" w:hAnsi="Times New Roman"/>
          <w:color w:val="000000" w:themeColor="text1"/>
          <w:sz w:val="24"/>
          <w:szCs w:val="24"/>
        </w:rPr>
        <w:t xml:space="preserve"> as rarely found, as it seemed to have limited distribution in the lower areas of rivers. Additionally, the 18 Tana River elvers documented by Van Someren and Whitehead, (1959) were identified as </w:t>
      </w:r>
      <w:r w:rsidRPr="00C93F4D">
        <w:rPr>
          <w:rFonts w:ascii="Times New Roman" w:hAnsi="Times New Roman"/>
          <w:i/>
          <w:iCs/>
          <w:color w:val="000000" w:themeColor="text1"/>
          <w:sz w:val="24"/>
          <w:szCs w:val="24"/>
        </w:rPr>
        <w:t>A. bengalensis</w:t>
      </w:r>
      <w:r w:rsidRPr="00C93F4D">
        <w:rPr>
          <w:rFonts w:ascii="Times New Roman" w:hAnsi="Times New Roman"/>
          <w:color w:val="000000" w:themeColor="text1"/>
          <w:sz w:val="24"/>
          <w:szCs w:val="24"/>
        </w:rPr>
        <w:t xml:space="preserve"> the only documentation of a juvenile anguillid eel within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was documented to have been captured 20 miles from the sea at an altitude 100 ft in Jilore (Van Someren and Whitehead, 1959). The elver was identified to be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species.</w:t>
      </w:r>
      <w:r w:rsidRPr="00C93F4D">
        <w:rPr>
          <w:rFonts w:ascii="Times New Roman" w:hAnsi="Times New Roman"/>
          <w:color w:val="000000" w:themeColor="text1"/>
          <w:sz w:val="24"/>
          <w:szCs w:val="24"/>
          <w:shd w:val="clear" w:color="auto" w:fill="F7F7F8"/>
        </w:rPr>
        <w:t xml:space="preserve"> </w:t>
      </w:r>
    </w:p>
    <w:p w14:paraId="15ED91C6" w14:textId="5F1FAFFD" w:rsidR="00FC098F" w:rsidRPr="0061506C"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While </w:t>
      </w:r>
      <w:r w:rsidRPr="00C93F4D">
        <w:rPr>
          <w:rFonts w:ascii="Times New Roman" w:hAnsi="Times New Roman"/>
          <w:i/>
          <w:color w:val="000000" w:themeColor="text1"/>
          <w:sz w:val="24"/>
          <w:szCs w:val="24"/>
        </w:rPr>
        <w:t>A. marmorata</w:t>
      </w:r>
      <w:r w:rsidRPr="00C93F4D">
        <w:rPr>
          <w:rFonts w:ascii="Times New Roman" w:hAnsi="Times New Roman"/>
          <w:color w:val="000000" w:themeColor="text1"/>
          <w:sz w:val="24"/>
          <w:szCs w:val="24"/>
        </w:rPr>
        <w:t xml:space="preserve"> is considered the most widely distributed species, occurring in the southern cape of South Africa, all the way to the east African coast (Hanzen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as well as the only documented species in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according to earlier records (Van Someren and Whitehead, 1959), it was however the least dominant species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This can be explained by. geographic ranges, temperature preferences, and behavioural patterns of adult anguillid eels. For instance, spawning grounds of adult anguillid eels and transportation of their larvae by different currents to their destination better explains the abundance of specific juvenile anguillid species (Fukuda </w:t>
      </w:r>
      <w:r w:rsidR="003C391E" w:rsidRPr="003C391E">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2013).</w:t>
      </w:r>
    </w:p>
    <w:p w14:paraId="1835E003" w14:textId="5C0084BD"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identification of freshwater anguillid eels commonly employs the use of pigmentation patterns on the caudal fin and the ratio of fin morphometrics to total length as a significant criterion. The caudal fins of all 76 individuals sampled were observed to be rounded and pigmented, allowing for clear species identification</w:t>
      </w:r>
      <w:r w:rsidR="00973873"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Pigmentation patterns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juveniles appeared as a dark blotch just at the tip of the caudal keel, however, not extending towards the end of the caudal fin. </w:t>
      </w:r>
      <w:r w:rsidRPr="00C93F4D">
        <w:rPr>
          <w:rFonts w:ascii="Times New Roman" w:hAnsi="Times New Roman"/>
          <w:i/>
          <w:iCs/>
          <w:color w:val="000000" w:themeColor="text1"/>
          <w:sz w:val="24"/>
          <w:szCs w:val="24"/>
        </w:rPr>
        <w:t>Anguill</w:t>
      </w:r>
      <w:r w:rsidR="003570C6" w:rsidRPr="003570C6">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pigmentation begun from the tip of the caudal keel and extended inwards towards the body merging together with the medio-lateral line while </w:t>
      </w:r>
      <w:r w:rsidRPr="00C93F4D">
        <w:rPr>
          <w:rFonts w:ascii="Times New Roman" w:hAnsi="Times New Roman"/>
          <w:i/>
          <w:iCs/>
          <w:color w:val="000000" w:themeColor="text1"/>
          <w:sz w:val="24"/>
          <w:szCs w:val="24"/>
        </w:rPr>
        <w:t xml:space="preserve">A. bengalensis </w:t>
      </w:r>
      <w:r w:rsidRPr="00C93F4D">
        <w:rPr>
          <w:rFonts w:ascii="Times New Roman" w:hAnsi="Times New Roman"/>
          <w:color w:val="000000" w:themeColor="text1"/>
          <w:sz w:val="24"/>
          <w:szCs w:val="24"/>
        </w:rPr>
        <w:t xml:space="preserve">pigmentation begun from the tip of the caudal fin and extended inwards towards the body merging together with the medio-lateral line. </w:t>
      </w:r>
    </w:p>
    <w:p w14:paraId="65DF83DE" w14:textId="5D626ED5"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While Revelliac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(2009</w:t>
      </w:r>
      <w:r w:rsidR="00973873" w:rsidRPr="00C93F4D">
        <w:rPr>
          <w:rFonts w:ascii="Times New Roman" w:hAnsi="Times New Roman"/>
          <w:color w:val="000000" w:themeColor="text1"/>
          <w:sz w:val="24"/>
          <w:szCs w:val="24"/>
        </w:rPr>
        <w:t>) m</w:t>
      </w:r>
      <w:r w:rsidRPr="00C93F4D">
        <w:rPr>
          <w:rFonts w:ascii="Times New Roman" w:hAnsi="Times New Roman"/>
          <w:color w:val="000000" w:themeColor="text1"/>
          <w:sz w:val="24"/>
          <w:szCs w:val="24"/>
        </w:rPr>
        <w:t>ethod proved to be a successful protocol for the identification of morphological characteristics in the present study,</w:t>
      </w:r>
      <w:r w:rsidR="006E2F3A">
        <w:rPr>
          <w:rFonts w:ascii="Times New Roman" w:hAnsi="Times New Roman"/>
          <w:color w:val="000000" w:themeColor="text1"/>
          <w:sz w:val="24"/>
          <w:szCs w:val="24"/>
        </w:rPr>
        <w:t xml:space="preserve"> it is deemed not subjective hence </w:t>
      </w:r>
      <w:r w:rsidRPr="00C93F4D">
        <w:rPr>
          <w:rFonts w:ascii="Times New Roman" w:hAnsi="Times New Roman"/>
          <w:color w:val="000000" w:themeColor="text1"/>
          <w:sz w:val="24"/>
          <w:szCs w:val="24"/>
        </w:rPr>
        <w:t>accurate identification of tropical anguillid eels needs to be validated by molecular genetics after morphological observation (</w:t>
      </w:r>
      <w:r w:rsidR="00521660" w:rsidRPr="00C93F4D">
        <w:rPr>
          <w:rFonts w:ascii="Times New Roman" w:hAnsi="Times New Roman"/>
          <w:color w:val="000000" w:themeColor="text1"/>
          <w:sz w:val="24"/>
          <w:szCs w:val="24"/>
        </w:rPr>
        <w:t xml:space="preserve">Hebert </w:t>
      </w:r>
      <w:r w:rsidR="003C391E" w:rsidRPr="003C391E">
        <w:rPr>
          <w:rFonts w:ascii="Times New Roman" w:hAnsi="Times New Roman"/>
          <w:i/>
          <w:iCs/>
          <w:color w:val="000000" w:themeColor="text1"/>
          <w:sz w:val="24"/>
          <w:szCs w:val="24"/>
        </w:rPr>
        <w:t>et al.,</w:t>
      </w:r>
      <w:r w:rsidR="00521660" w:rsidRPr="00C93F4D">
        <w:rPr>
          <w:rFonts w:ascii="Times New Roman" w:hAnsi="Times New Roman"/>
          <w:color w:val="000000" w:themeColor="text1"/>
          <w:sz w:val="24"/>
          <w:szCs w:val="24"/>
        </w:rPr>
        <w:t xml:space="preserve"> 2003; </w:t>
      </w:r>
      <w:r w:rsidR="006E2F3A">
        <w:rPr>
          <w:rFonts w:ascii="Times New Roman" w:hAnsi="Times New Roman"/>
          <w:color w:val="000000" w:themeColor="text1"/>
          <w:sz w:val="24"/>
          <w:szCs w:val="24"/>
        </w:rPr>
        <w:t xml:space="preserve">Acou </w:t>
      </w:r>
      <w:r w:rsidR="003C391E" w:rsidRPr="003C391E">
        <w:rPr>
          <w:rFonts w:ascii="Times New Roman" w:hAnsi="Times New Roman"/>
          <w:i/>
          <w:iCs/>
          <w:color w:val="000000" w:themeColor="text1"/>
          <w:sz w:val="24"/>
          <w:szCs w:val="24"/>
        </w:rPr>
        <w:t>et al.,</w:t>
      </w:r>
      <w:r w:rsidR="006E2F3A">
        <w:rPr>
          <w:rFonts w:ascii="Times New Roman" w:hAnsi="Times New Roman"/>
          <w:color w:val="000000" w:themeColor="text1"/>
          <w:sz w:val="24"/>
          <w:szCs w:val="24"/>
        </w:rPr>
        <w:t xml:space="preserve"> 2005; </w:t>
      </w:r>
      <w:r w:rsidRPr="00C93F4D">
        <w:rPr>
          <w:rFonts w:ascii="Times New Roman" w:hAnsi="Times New Roman"/>
          <w:color w:val="000000" w:themeColor="text1"/>
          <w:sz w:val="24"/>
          <w:szCs w:val="24"/>
        </w:rPr>
        <w:t xml:space="preserve">Raudah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2015</w:t>
      </w:r>
      <w:r w:rsidR="005F5EAE" w:rsidRPr="00C93F4D">
        <w:rPr>
          <w:rFonts w:ascii="Times New Roman" w:hAnsi="Times New Roman"/>
          <w:color w:val="000000" w:themeColor="text1"/>
          <w:sz w:val="24"/>
          <w:szCs w:val="24"/>
        </w:rPr>
        <w:t xml:space="preserve">; </w:t>
      </w:r>
      <w:r w:rsidR="00011858" w:rsidRPr="00C93F4D">
        <w:rPr>
          <w:rFonts w:ascii="Times New Roman" w:hAnsi="Times New Roman"/>
          <w:color w:val="000000" w:themeColor="text1"/>
          <w:sz w:val="24"/>
          <w:szCs w:val="24"/>
        </w:rPr>
        <w:t xml:space="preserve">Trivedi </w:t>
      </w:r>
      <w:r w:rsidR="003C391E" w:rsidRPr="003C391E">
        <w:rPr>
          <w:rFonts w:ascii="Times New Roman" w:hAnsi="Times New Roman"/>
          <w:i/>
          <w:iCs/>
          <w:color w:val="000000" w:themeColor="text1"/>
          <w:sz w:val="24"/>
          <w:szCs w:val="24"/>
        </w:rPr>
        <w:t>et al.,</w:t>
      </w:r>
      <w:r w:rsidR="00011858" w:rsidRPr="00C93F4D">
        <w:rPr>
          <w:rFonts w:ascii="Times New Roman" w:hAnsi="Times New Roman"/>
          <w:color w:val="000000" w:themeColor="text1"/>
          <w:sz w:val="24"/>
          <w:szCs w:val="24"/>
        </w:rPr>
        <w:t xml:space="preserve"> 2016; </w:t>
      </w:r>
      <w:r w:rsidR="005F5EAE" w:rsidRPr="00C93F4D">
        <w:rPr>
          <w:rFonts w:ascii="Times New Roman" w:hAnsi="Times New Roman"/>
          <w:color w:val="000000" w:themeColor="text1"/>
          <w:sz w:val="24"/>
          <w:szCs w:val="24"/>
        </w:rPr>
        <w:t xml:space="preserve">Peninal </w:t>
      </w:r>
      <w:r w:rsidR="003C391E" w:rsidRPr="003C391E">
        <w:rPr>
          <w:rFonts w:ascii="Times New Roman" w:hAnsi="Times New Roman"/>
          <w:i/>
          <w:iCs/>
          <w:color w:val="000000" w:themeColor="text1"/>
          <w:sz w:val="24"/>
          <w:szCs w:val="24"/>
        </w:rPr>
        <w:t>et al.,</w:t>
      </w:r>
      <w:r w:rsidR="005F5EAE" w:rsidRPr="00C93F4D">
        <w:rPr>
          <w:rFonts w:ascii="Times New Roman" w:hAnsi="Times New Roman"/>
          <w:color w:val="000000" w:themeColor="text1"/>
          <w:sz w:val="24"/>
          <w:szCs w:val="24"/>
        </w:rPr>
        <w:t xml:space="preserve"> 2017</w:t>
      </w:r>
      <w:r w:rsidR="00011858" w:rsidRPr="00C93F4D">
        <w:rPr>
          <w:rFonts w:ascii="Times New Roman" w:hAnsi="Times New Roman"/>
          <w:color w:val="000000" w:themeColor="text1"/>
          <w:sz w:val="24"/>
          <w:szCs w:val="24"/>
        </w:rPr>
        <w:t xml:space="preserve">; Wang </w:t>
      </w:r>
      <w:r w:rsidR="003C391E" w:rsidRPr="003C391E">
        <w:rPr>
          <w:rFonts w:ascii="Times New Roman" w:hAnsi="Times New Roman"/>
          <w:i/>
          <w:iCs/>
          <w:color w:val="000000" w:themeColor="text1"/>
          <w:sz w:val="24"/>
          <w:szCs w:val="24"/>
        </w:rPr>
        <w:t>et al.,</w:t>
      </w:r>
      <w:r w:rsidR="00011858" w:rsidRPr="00C93F4D">
        <w:rPr>
          <w:rFonts w:ascii="Times New Roman" w:hAnsi="Times New Roman"/>
          <w:color w:val="000000" w:themeColor="text1"/>
          <w:sz w:val="24"/>
          <w:szCs w:val="24"/>
        </w:rPr>
        <w:t xml:space="preserve"> 2018</w:t>
      </w:r>
      <w:r w:rsidRPr="00C93F4D">
        <w:rPr>
          <w:rFonts w:ascii="Times New Roman" w:hAnsi="Times New Roman"/>
          <w:color w:val="000000" w:themeColor="text1"/>
          <w:sz w:val="24"/>
          <w:szCs w:val="24"/>
        </w:rPr>
        <w:t xml:space="preserve">). For instance, in sub samples of 205 glass eel sub species morphologically identified as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by Revelliac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(2009), 3 were validated through molecular analysis as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A study on the identification of tropical anguillid eels in Cagayan River, Philippines by Hilario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(2022) through sequencing of the mitochondrial cytochrome b gene showed that morphological analysis of elvers was not entirely reliable as it resulted in the misidentification of certain elvers of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species as </w:t>
      </w:r>
      <w:r w:rsidRPr="00C93F4D">
        <w:rPr>
          <w:rFonts w:ascii="Times New Roman" w:hAnsi="Times New Roman"/>
          <w:i/>
          <w:iCs/>
          <w:color w:val="000000" w:themeColor="text1"/>
          <w:sz w:val="24"/>
          <w:szCs w:val="24"/>
        </w:rPr>
        <w:t>A. luzonensis</w:t>
      </w:r>
      <w:r w:rsidRPr="00C93F4D">
        <w:rPr>
          <w:rFonts w:ascii="Times New Roman" w:hAnsi="Times New Roman"/>
          <w:color w:val="000000" w:themeColor="text1"/>
          <w:sz w:val="24"/>
          <w:szCs w:val="24"/>
        </w:rPr>
        <w:t>, and vice versa.</w:t>
      </w:r>
    </w:p>
    <w:p w14:paraId="22F62CA1" w14:textId="30DA3044" w:rsidR="006E2F3A" w:rsidRPr="00117315" w:rsidRDefault="004D1C55" w:rsidP="004C014E">
      <w:pPr>
        <w:spacing w:line="480" w:lineRule="auto"/>
        <w:jc w:val="both"/>
        <w:rPr>
          <w:rFonts w:ascii="Times New Roman" w:hAnsi="Times New Roman"/>
          <w:color w:val="000000" w:themeColor="text1"/>
          <w:sz w:val="24"/>
          <w:szCs w:val="24"/>
        </w:rPr>
      </w:pPr>
      <w:r w:rsidRPr="00117315">
        <w:rPr>
          <w:rFonts w:ascii="Times New Roman" w:hAnsi="Times New Roman"/>
          <w:color w:val="000000" w:themeColor="text1"/>
          <w:sz w:val="24"/>
          <w:szCs w:val="24"/>
        </w:rPr>
        <w:t>However, the feasibility of integrating both morphological and molecular analyses in the current study was not possible. Thereby, the application of alternative morphological techniques such as the use of</w:t>
      </w:r>
      <w:r w:rsidR="006E2F3A" w:rsidRPr="00117315">
        <w:rPr>
          <w:rFonts w:ascii="Times New Roman" w:hAnsi="Times New Roman"/>
          <w:color w:val="000000" w:themeColor="text1"/>
          <w:sz w:val="24"/>
          <w:szCs w:val="24"/>
        </w:rPr>
        <w:t xml:space="preserve"> ocular</w:t>
      </w:r>
      <w:r w:rsidRPr="00117315">
        <w:rPr>
          <w:rFonts w:ascii="Times New Roman" w:hAnsi="Times New Roman"/>
          <w:color w:val="000000" w:themeColor="text1"/>
          <w:sz w:val="24"/>
          <w:szCs w:val="24"/>
        </w:rPr>
        <w:t xml:space="preserve"> and fin indices, </w:t>
      </w:r>
      <w:r w:rsidR="006E2F3A" w:rsidRPr="00117315">
        <w:rPr>
          <w:rFonts w:ascii="Times New Roman" w:hAnsi="Times New Roman"/>
          <w:color w:val="000000" w:themeColor="text1"/>
          <w:sz w:val="24"/>
          <w:szCs w:val="24"/>
        </w:rPr>
        <w:t>typically employed in the identification of adult anguillids</w:t>
      </w:r>
      <w:r w:rsidR="004C014E" w:rsidRPr="00117315">
        <w:rPr>
          <w:rFonts w:ascii="Times New Roman" w:hAnsi="Times New Roman"/>
          <w:color w:val="000000" w:themeColor="text1"/>
          <w:sz w:val="24"/>
          <w:szCs w:val="24"/>
        </w:rPr>
        <w:t xml:space="preserve"> to asses sexual maturation in silvering anguillid eels as well as </w:t>
      </w:r>
      <w:r w:rsidR="004C014E" w:rsidRPr="00117315">
        <w:rPr>
          <w:rFonts w:ascii="Times New Roman" w:hAnsi="Times New Roman"/>
          <w:color w:val="000000" w:themeColor="text1"/>
          <w:sz w:val="24"/>
          <w:szCs w:val="24"/>
          <w:shd w:val="clear" w:color="auto" w:fill="FFFFFF"/>
        </w:rPr>
        <w:t>developmental stages of gonads</w:t>
      </w:r>
      <w:r w:rsidR="004C014E" w:rsidRPr="00117315">
        <w:rPr>
          <w:rFonts w:ascii="Times New Roman" w:hAnsi="Times New Roman"/>
          <w:color w:val="000000" w:themeColor="text1"/>
          <w:sz w:val="24"/>
          <w:szCs w:val="24"/>
        </w:rPr>
        <w:t xml:space="preserve"> (</w:t>
      </w:r>
      <w:r w:rsidR="004C014E" w:rsidRPr="00117315">
        <w:rPr>
          <w:rFonts w:ascii="Times New Roman" w:hAnsi="Times New Roman"/>
          <w:color w:val="000000" w:themeColor="text1"/>
          <w:sz w:val="24"/>
          <w:szCs w:val="24"/>
          <w:shd w:val="clear" w:color="auto" w:fill="FFFFFF"/>
        </w:rPr>
        <w:t xml:space="preserve">Beullens </w:t>
      </w:r>
      <w:r w:rsidR="003C391E" w:rsidRPr="003C391E">
        <w:rPr>
          <w:rFonts w:ascii="Times New Roman" w:hAnsi="Times New Roman"/>
          <w:i/>
          <w:iCs/>
          <w:color w:val="000000" w:themeColor="text1"/>
          <w:sz w:val="24"/>
          <w:szCs w:val="24"/>
          <w:shd w:val="clear" w:color="auto" w:fill="FFFFFF"/>
        </w:rPr>
        <w:t>et al.,</w:t>
      </w:r>
      <w:r w:rsidR="004C014E" w:rsidRPr="00117315">
        <w:rPr>
          <w:rFonts w:ascii="Times New Roman" w:hAnsi="Times New Roman"/>
          <w:color w:val="000000" w:themeColor="text1"/>
          <w:sz w:val="24"/>
          <w:szCs w:val="24"/>
          <w:shd w:val="clear" w:color="auto" w:fill="FFFFFF"/>
        </w:rPr>
        <w:t xml:space="preserve"> 1997: </w:t>
      </w:r>
      <w:r w:rsidR="004C014E" w:rsidRPr="00117315">
        <w:rPr>
          <w:rFonts w:ascii="Times New Roman" w:hAnsi="Times New Roman"/>
          <w:color w:val="000000" w:themeColor="text1"/>
          <w:sz w:val="24"/>
          <w:szCs w:val="24"/>
        </w:rPr>
        <w:t>Francis, 2006</w:t>
      </w:r>
      <w:r w:rsidR="004C014E" w:rsidRPr="00117315">
        <w:rPr>
          <w:rFonts w:ascii="Times New Roman" w:hAnsi="Times New Roman"/>
          <w:color w:val="000000" w:themeColor="text1"/>
          <w:sz w:val="24"/>
          <w:szCs w:val="24"/>
          <w:shd w:val="clear" w:color="auto" w:fill="FFFFFF"/>
        </w:rPr>
        <w:t xml:space="preserve">; Okamura </w:t>
      </w:r>
      <w:r w:rsidR="003C391E" w:rsidRPr="003C391E">
        <w:rPr>
          <w:rFonts w:ascii="Times New Roman" w:hAnsi="Times New Roman"/>
          <w:i/>
          <w:iCs/>
          <w:color w:val="000000" w:themeColor="text1"/>
          <w:sz w:val="24"/>
          <w:szCs w:val="24"/>
          <w:shd w:val="clear" w:color="auto" w:fill="FFFFFF"/>
        </w:rPr>
        <w:t>et al.,</w:t>
      </w:r>
      <w:r w:rsidR="004C014E" w:rsidRPr="00117315">
        <w:rPr>
          <w:rFonts w:ascii="Times New Roman" w:hAnsi="Times New Roman"/>
          <w:color w:val="000000" w:themeColor="text1"/>
          <w:sz w:val="24"/>
          <w:szCs w:val="24"/>
          <w:shd w:val="clear" w:color="auto" w:fill="FFFFFF"/>
        </w:rPr>
        <w:t xml:space="preserve"> 2007; Hagihara </w:t>
      </w:r>
      <w:r w:rsidR="003C391E" w:rsidRPr="003C391E">
        <w:rPr>
          <w:rFonts w:ascii="Times New Roman" w:hAnsi="Times New Roman"/>
          <w:i/>
          <w:iCs/>
          <w:color w:val="000000" w:themeColor="text1"/>
          <w:sz w:val="24"/>
          <w:szCs w:val="24"/>
          <w:shd w:val="clear" w:color="auto" w:fill="FFFFFF"/>
        </w:rPr>
        <w:t>et al.,</w:t>
      </w:r>
      <w:r w:rsidR="004C014E" w:rsidRPr="00117315">
        <w:rPr>
          <w:rFonts w:ascii="Times New Roman" w:hAnsi="Times New Roman"/>
          <w:color w:val="000000" w:themeColor="text1"/>
          <w:sz w:val="24"/>
          <w:szCs w:val="24"/>
          <w:shd w:val="clear" w:color="auto" w:fill="FFFFFF"/>
        </w:rPr>
        <w:t xml:space="preserve"> 2012),</w:t>
      </w:r>
      <w:r w:rsidR="006E2F3A" w:rsidRPr="00117315">
        <w:rPr>
          <w:rFonts w:ascii="Times New Roman" w:hAnsi="Times New Roman"/>
          <w:color w:val="000000" w:themeColor="text1"/>
          <w:sz w:val="24"/>
          <w:szCs w:val="24"/>
        </w:rPr>
        <w:t xml:space="preserve"> </w:t>
      </w:r>
      <w:r w:rsidRPr="00117315">
        <w:rPr>
          <w:rFonts w:ascii="Times New Roman" w:hAnsi="Times New Roman"/>
          <w:color w:val="000000" w:themeColor="text1"/>
          <w:sz w:val="24"/>
          <w:szCs w:val="24"/>
        </w:rPr>
        <w:t>revealed certain distinctions amon</w:t>
      </w:r>
      <w:r w:rsidR="006E2F3A" w:rsidRPr="00117315">
        <w:rPr>
          <w:rFonts w:ascii="Times New Roman" w:hAnsi="Times New Roman"/>
          <w:color w:val="000000" w:themeColor="text1"/>
          <w:sz w:val="24"/>
          <w:szCs w:val="24"/>
        </w:rPr>
        <w:t>g specimens of juvenile anguillids caught in the present study</w:t>
      </w:r>
      <w:r w:rsidRPr="00117315">
        <w:rPr>
          <w:rFonts w:ascii="Times New Roman" w:hAnsi="Times New Roman"/>
          <w:color w:val="000000" w:themeColor="text1"/>
          <w:sz w:val="24"/>
          <w:szCs w:val="24"/>
        </w:rPr>
        <w:t xml:space="preserve">. </w:t>
      </w:r>
      <w:r w:rsidR="00D72F35" w:rsidRPr="00117315">
        <w:rPr>
          <w:rFonts w:ascii="Times New Roman" w:hAnsi="Times New Roman"/>
          <w:color w:val="000000" w:themeColor="text1"/>
          <w:sz w:val="24"/>
          <w:szCs w:val="24"/>
        </w:rPr>
        <w:t xml:space="preserve">The results showed that ocular diameter correlated with species TL allowing different juvenile anguillids to fall into different OI range. Results showed that species of </w:t>
      </w:r>
      <w:r w:rsidR="00D72F35" w:rsidRPr="00117315">
        <w:rPr>
          <w:rFonts w:ascii="Times New Roman" w:hAnsi="Times New Roman"/>
          <w:i/>
          <w:iCs/>
          <w:color w:val="000000" w:themeColor="text1"/>
          <w:sz w:val="24"/>
          <w:szCs w:val="24"/>
        </w:rPr>
        <w:t>A. bengalensis</w:t>
      </w:r>
      <w:r w:rsidR="00D72F35" w:rsidRPr="00117315">
        <w:rPr>
          <w:rFonts w:ascii="Times New Roman" w:hAnsi="Times New Roman"/>
          <w:color w:val="000000" w:themeColor="text1"/>
          <w:sz w:val="24"/>
          <w:szCs w:val="24"/>
        </w:rPr>
        <w:t xml:space="preserve"> were characterised by an average OI of </w:t>
      </w:r>
      <w:bookmarkStart w:id="2144" w:name="_Hlk144043413"/>
      <w:r w:rsidR="00D72F35" w:rsidRPr="00117315">
        <w:rPr>
          <w:rFonts w:ascii="Times New Roman" w:hAnsi="Times New Roman"/>
          <w:sz w:val="24"/>
          <w:szCs w:val="24"/>
        </w:rPr>
        <w:t>5.43</w:t>
      </w:r>
      <w:bookmarkEnd w:id="2144"/>
      <w:r w:rsidR="00D72F35" w:rsidRPr="00117315">
        <w:rPr>
          <w:rFonts w:ascii="Times New Roman" w:hAnsi="Times New Roman"/>
          <w:sz w:val="24"/>
          <w:szCs w:val="24"/>
        </w:rPr>
        <w:t>±1.38</w:t>
      </w:r>
      <w:r w:rsidR="00E837E8" w:rsidRPr="00117315">
        <w:rPr>
          <w:rFonts w:ascii="Times New Roman" w:hAnsi="Times New Roman"/>
          <w:sz w:val="24"/>
          <w:szCs w:val="24"/>
        </w:rPr>
        <w:t xml:space="preserve"> </w:t>
      </w:r>
      <w:bookmarkStart w:id="2145" w:name="_Hlk144043433"/>
      <w:r w:rsidR="00E837E8" w:rsidRPr="00117315">
        <w:rPr>
          <w:rFonts w:ascii="Times New Roman" w:hAnsi="Times New Roman"/>
          <w:sz w:val="24"/>
          <w:szCs w:val="24"/>
        </w:rPr>
        <w:t>µm</w:t>
      </w:r>
      <w:bookmarkEnd w:id="2145"/>
      <w:r w:rsidR="0062199E" w:rsidRPr="00117315">
        <w:rPr>
          <w:rFonts w:ascii="Times New Roman" w:hAnsi="Times New Roman"/>
          <w:sz w:val="24"/>
          <w:szCs w:val="24"/>
        </w:rPr>
        <w:t xml:space="preserve">, </w:t>
      </w:r>
      <w:r w:rsidR="003570C6" w:rsidRPr="003570C6">
        <w:rPr>
          <w:rFonts w:ascii="Times New Roman" w:hAnsi="Times New Roman"/>
          <w:i/>
          <w:iCs/>
          <w:sz w:val="24"/>
          <w:szCs w:val="24"/>
        </w:rPr>
        <w:t>A marmorata</w:t>
      </w:r>
      <w:r w:rsidR="0062199E" w:rsidRPr="00117315">
        <w:rPr>
          <w:rFonts w:ascii="Times New Roman" w:hAnsi="Times New Roman"/>
          <w:sz w:val="24"/>
          <w:szCs w:val="24"/>
        </w:rPr>
        <w:t xml:space="preserve"> by 6.31±2.06 µm while </w:t>
      </w:r>
      <w:r w:rsidR="0062199E" w:rsidRPr="00117315">
        <w:rPr>
          <w:rFonts w:ascii="Times New Roman" w:hAnsi="Times New Roman"/>
          <w:i/>
          <w:iCs/>
          <w:sz w:val="24"/>
          <w:szCs w:val="24"/>
        </w:rPr>
        <w:t>A. mossambica</w:t>
      </w:r>
      <w:r w:rsidR="0062199E" w:rsidRPr="00117315">
        <w:rPr>
          <w:rFonts w:ascii="Times New Roman" w:hAnsi="Times New Roman"/>
          <w:sz w:val="24"/>
          <w:szCs w:val="24"/>
        </w:rPr>
        <w:t xml:space="preserve"> were characterized by large average OI of 23.50±66.59 µm.</w:t>
      </w:r>
      <w:r w:rsidR="005830E4" w:rsidRPr="00117315">
        <w:rPr>
          <w:rFonts w:ascii="Times New Roman" w:hAnsi="Times New Roman"/>
          <w:sz w:val="24"/>
          <w:szCs w:val="24"/>
        </w:rPr>
        <w:t xml:space="preserve"> Although ocular index</w:t>
      </w:r>
      <w:r w:rsidR="004C014E" w:rsidRPr="00117315">
        <w:rPr>
          <w:rFonts w:ascii="Times New Roman" w:hAnsi="Times New Roman"/>
          <w:sz w:val="24"/>
          <w:szCs w:val="24"/>
        </w:rPr>
        <w:t>es for tropical</w:t>
      </w:r>
      <w:r w:rsidR="005830E4" w:rsidRPr="00117315">
        <w:rPr>
          <w:rFonts w:ascii="Times New Roman" w:hAnsi="Times New Roman"/>
          <w:sz w:val="24"/>
          <w:szCs w:val="24"/>
        </w:rPr>
        <w:t xml:space="preserve"> juvenile anguillid species have not been </w:t>
      </w:r>
      <w:r w:rsidR="004C014E" w:rsidRPr="00117315">
        <w:rPr>
          <w:rFonts w:ascii="Times New Roman" w:hAnsi="Times New Roman"/>
          <w:sz w:val="24"/>
          <w:szCs w:val="24"/>
        </w:rPr>
        <w:t>previously described, this study highlights that they have a significant morphometric component that is to be considered for future identification.</w:t>
      </w:r>
    </w:p>
    <w:p w14:paraId="11F65DA9" w14:textId="2DB26171" w:rsidR="004D1C55" w:rsidRPr="00117315" w:rsidRDefault="004D1C55" w:rsidP="00F2370D">
      <w:pPr>
        <w:spacing w:line="480" w:lineRule="auto"/>
        <w:jc w:val="both"/>
        <w:rPr>
          <w:rFonts w:ascii="Times New Roman" w:hAnsi="Times New Roman"/>
          <w:color w:val="000000" w:themeColor="text1"/>
          <w:sz w:val="24"/>
          <w:szCs w:val="24"/>
        </w:rPr>
      </w:pPr>
      <w:r w:rsidRPr="00117315">
        <w:rPr>
          <w:rFonts w:ascii="Times New Roman" w:hAnsi="Times New Roman"/>
          <w:color w:val="000000" w:themeColor="text1"/>
          <w:sz w:val="24"/>
          <w:szCs w:val="24"/>
        </w:rPr>
        <w:t xml:space="preserve"> Similar to eye morphometrics, fin indices showed distinctions between species of juvenile anguillid eels sampled. Fin morphometrics showed that species </w:t>
      </w:r>
      <w:r w:rsidRPr="00117315">
        <w:rPr>
          <w:rFonts w:ascii="Times New Roman" w:hAnsi="Times New Roman"/>
          <w:i/>
          <w:iCs/>
          <w:color w:val="000000" w:themeColor="text1"/>
          <w:sz w:val="24"/>
          <w:szCs w:val="24"/>
        </w:rPr>
        <w:t>A. mossambica</w:t>
      </w:r>
      <w:r w:rsidRPr="00117315">
        <w:rPr>
          <w:rFonts w:ascii="Times New Roman" w:hAnsi="Times New Roman"/>
          <w:color w:val="000000" w:themeColor="text1"/>
          <w:sz w:val="24"/>
          <w:szCs w:val="24"/>
        </w:rPr>
        <w:t xml:space="preserve"> were much larger followed by </w:t>
      </w:r>
      <w:r w:rsidRPr="00117315">
        <w:rPr>
          <w:rFonts w:ascii="Times New Roman" w:hAnsi="Times New Roman"/>
          <w:i/>
          <w:iCs/>
          <w:color w:val="000000" w:themeColor="text1"/>
          <w:sz w:val="24"/>
          <w:szCs w:val="24"/>
        </w:rPr>
        <w:t>A. marmorata</w:t>
      </w:r>
      <w:r w:rsidRPr="00117315">
        <w:rPr>
          <w:rFonts w:ascii="Times New Roman" w:hAnsi="Times New Roman"/>
          <w:color w:val="000000" w:themeColor="text1"/>
          <w:sz w:val="24"/>
          <w:szCs w:val="24"/>
        </w:rPr>
        <w:t xml:space="preserve"> and </w:t>
      </w:r>
      <w:r w:rsidRPr="00117315">
        <w:rPr>
          <w:rFonts w:ascii="Times New Roman" w:hAnsi="Times New Roman"/>
          <w:i/>
          <w:iCs/>
          <w:color w:val="000000" w:themeColor="text1"/>
          <w:sz w:val="24"/>
          <w:szCs w:val="24"/>
        </w:rPr>
        <w:t xml:space="preserve">A. bengalensis </w:t>
      </w:r>
      <w:r w:rsidRPr="00117315">
        <w:rPr>
          <w:rFonts w:ascii="Times New Roman" w:hAnsi="Times New Roman"/>
          <w:color w:val="000000" w:themeColor="text1"/>
          <w:sz w:val="24"/>
          <w:szCs w:val="24"/>
        </w:rPr>
        <w:t>species. However, results of FDI measurements calculated as the length between dorsal and dorsal fin relative to the total length (TL), for all for all specimens were &lt; 1% and did not conform to Ege, (193) taxonomic key for all three species of juvenile anguillid eels caught</w:t>
      </w:r>
      <w:r w:rsidR="00F54FB5" w:rsidRPr="00117315">
        <w:rPr>
          <w:rStyle w:val="CommentReference"/>
          <w:rFonts w:ascii="Times New Roman" w:hAnsi="Times New Roman"/>
          <w:sz w:val="24"/>
          <w:szCs w:val="24"/>
        </w:rPr>
        <w:t xml:space="preserve">. </w:t>
      </w:r>
      <w:r w:rsidR="00F54FB5" w:rsidRPr="00117315">
        <w:rPr>
          <w:rFonts w:ascii="Times New Roman" w:hAnsi="Times New Roman"/>
          <w:color w:val="000000" w:themeColor="text1"/>
          <w:sz w:val="24"/>
          <w:szCs w:val="24"/>
        </w:rPr>
        <w:t>Th</w:t>
      </w:r>
      <w:r w:rsidRPr="00117315">
        <w:rPr>
          <w:rFonts w:ascii="Times New Roman" w:hAnsi="Times New Roman"/>
          <w:color w:val="000000" w:themeColor="text1"/>
          <w:sz w:val="24"/>
          <w:szCs w:val="24"/>
        </w:rPr>
        <w:t>erefore, while the key has been successful in identifying adult anguillid eels (</w:t>
      </w:r>
      <w:r w:rsidRPr="00117315">
        <w:rPr>
          <w:rFonts w:ascii="Times New Roman" w:hAnsi="Times New Roman"/>
          <w:color w:val="000000" w:themeColor="text1"/>
          <w:sz w:val="24"/>
          <w:szCs w:val="24"/>
          <w:shd w:val="clear" w:color="auto" w:fill="FFFFFF"/>
        </w:rPr>
        <w:t xml:space="preserve">Watanabe </w:t>
      </w:r>
      <w:r w:rsidR="003C391E" w:rsidRPr="003C391E">
        <w:rPr>
          <w:rFonts w:ascii="Times New Roman" w:hAnsi="Times New Roman"/>
          <w:i/>
          <w:iCs/>
          <w:color w:val="000000" w:themeColor="text1"/>
          <w:sz w:val="24"/>
          <w:szCs w:val="24"/>
          <w:shd w:val="clear" w:color="auto" w:fill="FFFFFF"/>
        </w:rPr>
        <w:t>et al.,</w:t>
      </w:r>
      <w:r w:rsidRPr="00117315">
        <w:rPr>
          <w:rFonts w:ascii="Times New Roman" w:hAnsi="Times New Roman"/>
          <w:color w:val="000000" w:themeColor="text1"/>
          <w:sz w:val="24"/>
          <w:szCs w:val="24"/>
          <w:shd w:val="clear" w:color="auto" w:fill="FFFFFF"/>
        </w:rPr>
        <w:t xml:space="preserve"> 2004; </w:t>
      </w:r>
      <w:r w:rsidRPr="00117315">
        <w:rPr>
          <w:rFonts w:ascii="Times New Roman" w:hAnsi="Times New Roman"/>
          <w:color w:val="000000" w:themeColor="text1"/>
          <w:sz w:val="24"/>
          <w:szCs w:val="24"/>
        </w:rPr>
        <w:t xml:space="preserve">Raudah </w:t>
      </w:r>
      <w:r w:rsidR="003C391E" w:rsidRPr="003C391E">
        <w:rPr>
          <w:rFonts w:ascii="Times New Roman" w:hAnsi="Times New Roman"/>
          <w:i/>
          <w:iCs/>
          <w:color w:val="000000" w:themeColor="text1"/>
          <w:sz w:val="24"/>
          <w:szCs w:val="24"/>
        </w:rPr>
        <w:t>et al.,</w:t>
      </w:r>
      <w:r w:rsidRPr="00117315">
        <w:rPr>
          <w:rFonts w:ascii="Times New Roman" w:hAnsi="Times New Roman"/>
          <w:color w:val="000000" w:themeColor="text1"/>
          <w:sz w:val="24"/>
          <w:szCs w:val="24"/>
        </w:rPr>
        <w:t xml:space="preserve"> 2015), it is however limited when it comes to the identification of their juveniles.</w:t>
      </w:r>
    </w:p>
    <w:p w14:paraId="3373DD22" w14:textId="79F29231" w:rsidR="004D1C55" w:rsidRPr="00117315" w:rsidRDefault="00117315" w:rsidP="00F2370D">
      <w:pPr>
        <w:spacing w:line="480" w:lineRule="auto"/>
        <w:jc w:val="both"/>
        <w:rPr>
          <w:rFonts w:ascii="Times New Roman" w:hAnsi="Times New Roman"/>
          <w:sz w:val="24"/>
          <w:szCs w:val="24"/>
        </w:rPr>
      </w:pPr>
      <w:r>
        <w:rPr>
          <w:rFonts w:ascii="Times New Roman" w:hAnsi="Times New Roman"/>
          <w:color w:val="000000" w:themeColor="text1"/>
          <w:sz w:val="24"/>
          <w:szCs w:val="24"/>
        </w:rPr>
        <w:t>Species</w:t>
      </w:r>
      <w:r w:rsidR="004D1C55" w:rsidRPr="00117315">
        <w:rPr>
          <w:rFonts w:ascii="Times New Roman" w:hAnsi="Times New Roman"/>
          <w:color w:val="000000" w:themeColor="text1"/>
          <w:sz w:val="24"/>
          <w:szCs w:val="24"/>
        </w:rPr>
        <w:t xml:space="preserve"> distribution of eels was observed in all four sampling points. </w:t>
      </w:r>
      <w:r>
        <w:rPr>
          <w:rFonts w:ascii="Times New Roman" w:hAnsi="Times New Roman"/>
          <w:color w:val="000000" w:themeColor="text1"/>
          <w:sz w:val="24"/>
          <w:szCs w:val="24"/>
        </w:rPr>
        <w:t>Species a</w:t>
      </w:r>
      <w:r w:rsidR="004D1C55" w:rsidRPr="00117315">
        <w:rPr>
          <w:rFonts w:ascii="Times New Roman" w:hAnsi="Times New Roman"/>
          <w:color w:val="000000" w:themeColor="text1"/>
          <w:sz w:val="24"/>
          <w:szCs w:val="24"/>
        </w:rPr>
        <w:t>bundance</w:t>
      </w:r>
      <w:r>
        <w:rPr>
          <w:rFonts w:ascii="Times New Roman" w:hAnsi="Times New Roman"/>
          <w:color w:val="000000" w:themeColor="text1"/>
          <w:sz w:val="24"/>
          <w:szCs w:val="24"/>
        </w:rPr>
        <w:t xml:space="preserve"> of juvenile anguillid eels</w:t>
      </w:r>
      <w:r w:rsidR="00E95867">
        <w:rPr>
          <w:rFonts w:ascii="Times New Roman" w:hAnsi="Times New Roman"/>
          <w:color w:val="000000" w:themeColor="text1"/>
          <w:sz w:val="24"/>
          <w:szCs w:val="24"/>
        </w:rPr>
        <w:t>,</w:t>
      </w:r>
      <w:r w:rsidR="004D1C55" w:rsidRPr="00117315">
        <w:rPr>
          <w:rFonts w:ascii="Times New Roman" w:hAnsi="Times New Roman"/>
          <w:color w:val="000000" w:themeColor="text1"/>
          <w:sz w:val="24"/>
          <w:szCs w:val="24"/>
        </w:rPr>
        <w:t xml:space="preserve"> was significantly higher</w:t>
      </w:r>
      <w:r w:rsidR="00E95867">
        <w:rPr>
          <w:rFonts w:ascii="Times New Roman" w:hAnsi="Times New Roman"/>
          <w:color w:val="000000" w:themeColor="text1"/>
          <w:sz w:val="24"/>
          <w:szCs w:val="24"/>
        </w:rPr>
        <w:t xml:space="preserve"> in</w:t>
      </w:r>
      <w:r w:rsidR="004D1C55" w:rsidRPr="00117315">
        <w:rPr>
          <w:rFonts w:ascii="Times New Roman" w:hAnsi="Times New Roman"/>
          <w:color w:val="000000" w:themeColor="text1"/>
          <w:sz w:val="24"/>
          <w:szCs w:val="24"/>
        </w:rPr>
        <w:t xml:space="preserve"> sampling station (1) furthest from the mouth</w:t>
      </w:r>
      <w:r w:rsidR="00E95867">
        <w:rPr>
          <w:rFonts w:ascii="Times New Roman" w:hAnsi="Times New Roman"/>
          <w:color w:val="000000" w:themeColor="text1"/>
          <w:sz w:val="24"/>
          <w:szCs w:val="24"/>
        </w:rPr>
        <w:t xml:space="preserve"> i.e. SBE4</w:t>
      </w:r>
      <w:r w:rsidR="004D1C55" w:rsidRPr="00117315">
        <w:rPr>
          <w:rFonts w:ascii="Times New Roman" w:hAnsi="Times New Roman"/>
          <w:color w:val="000000" w:themeColor="text1"/>
          <w:sz w:val="24"/>
          <w:szCs w:val="24"/>
        </w:rPr>
        <w:t xml:space="preserve"> and (2) most proximate to the </w:t>
      </w:r>
      <w:r w:rsidR="00E95867">
        <w:rPr>
          <w:rFonts w:ascii="Times New Roman" w:hAnsi="Times New Roman"/>
          <w:color w:val="000000" w:themeColor="text1"/>
          <w:sz w:val="24"/>
          <w:szCs w:val="24"/>
        </w:rPr>
        <w:t xml:space="preserve">estuarine </w:t>
      </w:r>
      <w:r w:rsidR="004D1C55" w:rsidRPr="00117315">
        <w:rPr>
          <w:rFonts w:ascii="Times New Roman" w:hAnsi="Times New Roman"/>
          <w:color w:val="000000" w:themeColor="text1"/>
          <w:sz w:val="24"/>
          <w:szCs w:val="24"/>
        </w:rPr>
        <w:t>mouth</w:t>
      </w:r>
      <w:r w:rsidR="00E95867">
        <w:rPr>
          <w:rFonts w:ascii="Times New Roman" w:hAnsi="Times New Roman"/>
          <w:color w:val="000000" w:themeColor="text1"/>
          <w:sz w:val="24"/>
          <w:szCs w:val="24"/>
        </w:rPr>
        <w:t>; SBE1.</w:t>
      </w:r>
      <w:r w:rsidR="004D1C55" w:rsidRPr="00117315">
        <w:rPr>
          <w:rFonts w:ascii="Times New Roman" w:hAnsi="Times New Roman"/>
          <w:color w:val="000000" w:themeColor="text1"/>
          <w:sz w:val="24"/>
          <w:szCs w:val="24"/>
        </w:rPr>
        <w:t xml:space="preserve"> </w:t>
      </w:r>
      <w:r w:rsidR="00E95867">
        <w:rPr>
          <w:rFonts w:ascii="Times New Roman" w:hAnsi="Times New Roman"/>
          <w:color w:val="000000" w:themeColor="text1"/>
          <w:sz w:val="24"/>
          <w:szCs w:val="24"/>
        </w:rPr>
        <w:t xml:space="preserve">Species </w:t>
      </w:r>
      <w:r w:rsidR="004D1C55" w:rsidRPr="00117315">
        <w:rPr>
          <w:rFonts w:ascii="Times New Roman" w:hAnsi="Times New Roman"/>
          <w:sz w:val="24"/>
          <w:szCs w:val="24"/>
        </w:rPr>
        <w:t xml:space="preserve">abundance was lower in the mid sampling </w:t>
      </w:r>
      <w:r w:rsidR="00E95867">
        <w:rPr>
          <w:rFonts w:ascii="Times New Roman" w:hAnsi="Times New Roman"/>
          <w:sz w:val="24"/>
          <w:szCs w:val="24"/>
        </w:rPr>
        <w:t>station</w:t>
      </w:r>
      <w:r w:rsidR="004D1C55" w:rsidRPr="00117315">
        <w:rPr>
          <w:rFonts w:ascii="Times New Roman" w:hAnsi="Times New Roman"/>
          <w:sz w:val="24"/>
          <w:szCs w:val="24"/>
        </w:rPr>
        <w:t xml:space="preserve"> SBE2 and SBE3 proximate to the </w:t>
      </w:r>
      <w:r w:rsidR="00E877C8" w:rsidRPr="00117315">
        <w:rPr>
          <w:rFonts w:ascii="Times New Roman" w:hAnsi="Times New Roman"/>
          <w:sz w:val="24"/>
          <w:szCs w:val="24"/>
        </w:rPr>
        <w:t>Sabaki</w:t>
      </w:r>
      <w:r w:rsidR="004D1C55" w:rsidRPr="00117315">
        <w:rPr>
          <w:rFonts w:ascii="Times New Roman" w:hAnsi="Times New Roman"/>
          <w:sz w:val="24"/>
          <w:szCs w:val="24"/>
        </w:rPr>
        <w:t xml:space="preserve"> bridge. Additionally, </w:t>
      </w:r>
      <w:r w:rsidR="00E95867">
        <w:rPr>
          <w:rFonts w:ascii="Times New Roman" w:hAnsi="Times New Roman"/>
          <w:sz w:val="24"/>
          <w:szCs w:val="24"/>
        </w:rPr>
        <w:t xml:space="preserve">species </w:t>
      </w:r>
      <w:r w:rsidR="000073E7">
        <w:rPr>
          <w:rFonts w:ascii="Times New Roman" w:hAnsi="Times New Roman"/>
          <w:sz w:val="24"/>
          <w:szCs w:val="24"/>
        </w:rPr>
        <w:t xml:space="preserve">morphometrics showed an increase in size </w:t>
      </w:r>
      <w:r w:rsidR="004D1C55" w:rsidRPr="00117315">
        <w:rPr>
          <w:rFonts w:ascii="Times New Roman" w:hAnsi="Times New Roman"/>
          <w:sz w:val="24"/>
          <w:szCs w:val="24"/>
        </w:rPr>
        <w:t>from sampling site SBE1 most proximate to the estuary mouth, to site SBE4 furthest to from the mouth</w:t>
      </w:r>
      <w:r w:rsidR="000073E7">
        <w:rPr>
          <w:rFonts w:ascii="Times New Roman" w:hAnsi="Times New Roman"/>
          <w:sz w:val="24"/>
          <w:szCs w:val="24"/>
        </w:rPr>
        <w:t xml:space="preserve"> as they moved upstream</w:t>
      </w:r>
      <w:r w:rsidR="004D1C55" w:rsidRPr="00117315">
        <w:rPr>
          <w:rFonts w:ascii="Times New Roman" w:hAnsi="Times New Roman"/>
          <w:sz w:val="24"/>
          <w:szCs w:val="24"/>
        </w:rPr>
        <w:t xml:space="preserve">. For instance, glass eels of </w:t>
      </w:r>
      <w:r w:rsidR="004D1C55" w:rsidRPr="00117315">
        <w:rPr>
          <w:rFonts w:ascii="Times New Roman" w:eastAsiaTheme="minorHAnsi" w:hAnsi="Times New Roman"/>
          <w:i/>
          <w:iCs/>
          <w:sz w:val="24"/>
          <w:szCs w:val="24"/>
        </w:rPr>
        <w:t>A. bengalensis</w:t>
      </w:r>
      <w:r w:rsidR="004D1C55" w:rsidRPr="00117315">
        <w:rPr>
          <w:rFonts w:ascii="Times New Roman" w:hAnsi="Times New Roman"/>
          <w:sz w:val="24"/>
          <w:szCs w:val="24"/>
        </w:rPr>
        <w:t xml:space="preserve"> slightly increased in size from site SBE1 </w:t>
      </w:r>
      <w:r w:rsidR="004D1C55" w:rsidRPr="00117315">
        <w:rPr>
          <w:rFonts w:ascii="Times New Roman" w:eastAsiaTheme="minorHAnsi" w:hAnsi="Times New Roman"/>
          <w:sz w:val="24"/>
          <w:szCs w:val="24"/>
        </w:rPr>
        <w:t>5.3±0.45</w:t>
      </w:r>
      <w:r w:rsidR="004D1C55" w:rsidRPr="00117315">
        <w:rPr>
          <w:rFonts w:ascii="Times New Roman" w:hAnsi="Times New Roman"/>
          <w:sz w:val="24"/>
          <w:szCs w:val="24"/>
        </w:rPr>
        <w:t xml:space="preserve"> cm too site SBE4 </w:t>
      </w:r>
      <w:r w:rsidR="004D1C55" w:rsidRPr="00117315">
        <w:rPr>
          <w:rFonts w:ascii="Times New Roman" w:eastAsiaTheme="minorHAnsi" w:hAnsi="Times New Roman"/>
          <w:sz w:val="24"/>
          <w:szCs w:val="24"/>
        </w:rPr>
        <w:t>5.4±0.2</w:t>
      </w:r>
      <w:r w:rsidR="004D1C55" w:rsidRPr="00117315">
        <w:rPr>
          <w:rFonts w:ascii="Times New Roman" w:hAnsi="Times New Roman"/>
          <w:sz w:val="24"/>
          <w:szCs w:val="24"/>
        </w:rPr>
        <w:t xml:space="preserve"> cm.</w:t>
      </w:r>
      <w:r w:rsidR="000073E7">
        <w:rPr>
          <w:rFonts w:ascii="Times New Roman" w:eastAsiaTheme="minorHAnsi" w:hAnsi="Times New Roman"/>
          <w:sz w:val="24"/>
          <w:szCs w:val="24"/>
        </w:rPr>
        <w:t xml:space="preserve"> G</w:t>
      </w:r>
      <w:r w:rsidR="004D1C55" w:rsidRPr="00117315">
        <w:rPr>
          <w:rFonts w:ascii="Times New Roman" w:hAnsi="Times New Roman"/>
          <w:sz w:val="24"/>
          <w:szCs w:val="24"/>
        </w:rPr>
        <w:t xml:space="preserve">lass eels of </w:t>
      </w:r>
      <w:r w:rsidR="004D1C55" w:rsidRPr="00117315">
        <w:rPr>
          <w:rFonts w:ascii="Times New Roman" w:hAnsi="Times New Roman"/>
          <w:i/>
          <w:iCs/>
          <w:sz w:val="24"/>
          <w:szCs w:val="24"/>
        </w:rPr>
        <w:t>A. mossambica</w:t>
      </w:r>
      <w:r w:rsidR="004D1C55" w:rsidRPr="00117315">
        <w:rPr>
          <w:rFonts w:ascii="Times New Roman" w:hAnsi="Times New Roman"/>
          <w:sz w:val="24"/>
          <w:szCs w:val="24"/>
        </w:rPr>
        <w:t xml:space="preserve"> </w:t>
      </w:r>
      <w:r w:rsidR="000073E7">
        <w:rPr>
          <w:rFonts w:ascii="Times New Roman" w:hAnsi="Times New Roman"/>
          <w:sz w:val="24"/>
          <w:szCs w:val="24"/>
        </w:rPr>
        <w:t xml:space="preserve">similarly </w:t>
      </w:r>
      <w:r w:rsidR="004D1C55" w:rsidRPr="00117315">
        <w:rPr>
          <w:rFonts w:ascii="Times New Roman" w:hAnsi="Times New Roman"/>
          <w:sz w:val="24"/>
          <w:szCs w:val="24"/>
        </w:rPr>
        <w:t xml:space="preserve">showed a gradual increase in size as the species moved from site SBE1 </w:t>
      </w:r>
      <w:r w:rsidR="004D1C55" w:rsidRPr="00117315">
        <w:rPr>
          <w:rFonts w:ascii="Times New Roman" w:eastAsiaTheme="minorHAnsi" w:hAnsi="Times New Roman"/>
          <w:sz w:val="24"/>
          <w:szCs w:val="24"/>
        </w:rPr>
        <w:t>5.25±0.21</w:t>
      </w:r>
      <w:r w:rsidR="004D1C55" w:rsidRPr="00117315">
        <w:rPr>
          <w:rFonts w:ascii="Times New Roman" w:hAnsi="Times New Roman"/>
          <w:sz w:val="24"/>
          <w:szCs w:val="24"/>
        </w:rPr>
        <w:t xml:space="preserve"> cm to SBE4 </w:t>
      </w:r>
      <w:r w:rsidR="004D1C55" w:rsidRPr="00117315">
        <w:rPr>
          <w:rFonts w:ascii="Times New Roman" w:eastAsiaTheme="minorHAnsi" w:hAnsi="Times New Roman"/>
          <w:sz w:val="24"/>
          <w:szCs w:val="24"/>
        </w:rPr>
        <w:t>5.57±0.87</w:t>
      </w:r>
      <w:r w:rsidR="004D1C55" w:rsidRPr="00117315">
        <w:rPr>
          <w:rFonts w:ascii="Times New Roman" w:hAnsi="Times New Roman"/>
          <w:sz w:val="24"/>
          <w:szCs w:val="24"/>
        </w:rPr>
        <w:t xml:space="preserve"> cm. Elvers also depicted a similar trend increasing in size from 5.43±0.15 cm at site SBE1 to 10.4±0.85 cm at sampling site SBE4 respectively for </w:t>
      </w:r>
      <w:r w:rsidR="004D1C55" w:rsidRPr="00117315">
        <w:rPr>
          <w:rFonts w:ascii="Times New Roman" w:hAnsi="Times New Roman"/>
          <w:i/>
          <w:iCs/>
          <w:sz w:val="24"/>
          <w:szCs w:val="24"/>
        </w:rPr>
        <w:t>A. mossambica</w:t>
      </w:r>
      <w:r w:rsidR="004D1C55" w:rsidRPr="00117315">
        <w:rPr>
          <w:rFonts w:ascii="Times New Roman" w:hAnsi="Times New Roman"/>
          <w:sz w:val="24"/>
          <w:szCs w:val="24"/>
        </w:rPr>
        <w:t xml:space="preserve"> species.</w:t>
      </w:r>
      <w:r w:rsidR="000073E7">
        <w:rPr>
          <w:rFonts w:ascii="Times New Roman" w:hAnsi="Times New Roman"/>
          <w:sz w:val="24"/>
          <w:szCs w:val="24"/>
        </w:rPr>
        <w:t xml:space="preserve"> </w:t>
      </w:r>
      <w:r w:rsidR="004D1C55" w:rsidRPr="00117315">
        <w:rPr>
          <w:rFonts w:ascii="Times New Roman" w:hAnsi="Times New Roman"/>
          <w:sz w:val="24"/>
          <w:szCs w:val="24"/>
        </w:rPr>
        <w:t xml:space="preserve"> According to Feunteunet </w:t>
      </w:r>
      <w:r w:rsidR="004836E1" w:rsidRPr="00117315">
        <w:rPr>
          <w:rFonts w:ascii="Times New Roman" w:hAnsi="Times New Roman"/>
          <w:i/>
          <w:iCs/>
          <w:sz w:val="24"/>
          <w:szCs w:val="24"/>
        </w:rPr>
        <w:t>et al</w:t>
      </w:r>
      <w:r w:rsidR="004D1C55" w:rsidRPr="00117315">
        <w:rPr>
          <w:rFonts w:ascii="Times New Roman" w:hAnsi="Times New Roman"/>
          <w:i/>
          <w:iCs/>
          <w:sz w:val="24"/>
          <w:szCs w:val="24"/>
        </w:rPr>
        <w:t>.</w:t>
      </w:r>
      <w:r w:rsidR="004D1C55" w:rsidRPr="00117315">
        <w:rPr>
          <w:rFonts w:ascii="Times New Roman" w:hAnsi="Times New Roman"/>
          <w:sz w:val="24"/>
          <w:szCs w:val="24"/>
        </w:rPr>
        <w:t xml:space="preserve"> (2003) upstream migration of juvenile anguillid eels into freshwaters, decrease in abundance but increase in size and age when moving from downstream to upstream.</w:t>
      </w:r>
    </w:p>
    <w:p w14:paraId="05DC281C" w14:textId="1A2D083C" w:rsidR="007122EE" w:rsidRPr="00C93F4D" w:rsidRDefault="0061506C" w:rsidP="007122EE">
      <w:pPr>
        <w:spacing w:line="480" w:lineRule="auto"/>
        <w:jc w:val="both"/>
        <w:rPr>
          <w:rFonts w:ascii="Times New Roman" w:hAnsi="Times New Roman"/>
          <w:sz w:val="24"/>
          <w:szCs w:val="24"/>
        </w:rPr>
      </w:pPr>
      <w:r>
        <w:rPr>
          <w:rFonts w:ascii="Times New Roman" w:hAnsi="Times New Roman"/>
          <w:sz w:val="24"/>
          <w:szCs w:val="24"/>
        </w:rPr>
        <w:t>Environmental influence on the</w:t>
      </w:r>
      <w:r w:rsidR="004D1C55" w:rsidRPr="00C93F4D">
        <w:rPr>
          <w:rFonts w:ascii="Times New Roman" w:hAnsi="Times New Roman"/>
          <w:sz w:val="24"/>
          <w:szCs w:val="24"/>
        </w:rPr>
        <w:t xml:space="preserve"> abundance of juvenile anguillid eels during inshore and upstream migration can be attributed to several factors such as estuarine depth, predation and habitat preference (Jellyman </w:t>
      </w:r>
      <w:r w:rsidR="003C391E" w:rsidRPr="003C391E">
        <w:rPr>
          <w:rFonts w:ascii="Times New Roman" w:hAnsi="Times New Roman"/>
          <w:i/>
          <w:iCs/>
          <w:sz w:val="24"/>
          <w:szCs w:val="24"/>
        </w:rPr>
        <w:t>et al.,</w:t>
      </w:r>
      <w:r w:rsidR="004D1C55" w:rsidRPr="00C93F4D">
        <w:rPr>
          <w:rFonts w:ascii="Times New Roman" w:hAnsi="Times New Roman"/>
          <w:sz w:val="24"/>
          <w:szCs w:val="24"/>
        </w:rPr>
        <w:t xml:space="preserve"> 1977; Glova., 1999; </w:t>
      </w:r>
      <w:r w:rsidR="005F5EAE" w:rsidRPr="00C93F4D">
        <w:rPr>
          <w:rFonts w:ascii="Times New Roman" w:hAnsi="Times New Roman"/>
          <w:color w:val="000000" w:themeColor="text1"/>
          <w:sz w:val="24"/>
          <w:szCs w:val="24"/>
          <w:shd w:val="clear" w:color="auto" w:fill="FFFFFF"/>
          <w:lang w:val="fr-FR"/>
        </w:rPr>
        <w:t xml:space="preserve">Pease, 1999; </w:t>
      </w:r>
      <w:r w:rsidR="004D1C55" w:rsidRPr="00C93F4D">
        <w:rPr>
          <w:rFonts w:ascii="Times New Roman" w:hAnsi="Times New Roman"/>
          <w:sz w:val="24"/>
          <w:szCs w:val="24"/>
        </w:rPr>
        <w:t xml:space="preserve">Sugeha </w:t>
      </w:r>
      <w:r w:rsidR="003C391E" w:rsidRPr="003C391E">
        <w:rPr>
          <w:rFonts w:ascii="Times New Roman" w:hAnsi="Times New Roman"/>
          <w:i/>
          <w:iCs/>
          <w:sz w:val="24"/>
          <w:szCs w:val="24"/>
        </w:rPr>
        <w:t>et al.,</w:t>
      </w:r>
      <w:r w:rsidR="004D1C55" w:rsidRPr="00C93F4D">
        <w:rPr>
          <w:rFonts w:ascii="Times New Roman" w:hAnsi="Times New Roman"/>
          <w:sz w:val="24"/>
          <w:szCs w:val="24"/>
        </w:rPr>
        <w:t xml:space="preserve"> 2001;</w:t>
      </w:r>
      <w:r w:rsidR="00CC0EEB" w:rsidRPr="00C93F4D">
        <w:rPr>
          <w:rFonts w:ascii="Times New Roman" w:hAnsi="Times New Roman"/>
          <w:sz w:val="24"/>
          <w:szCs w:val="24"/>
        </w:rPr>
        <w:t xml:space="preserve"> </w:t>
      </w:r>
      <w:r w:rsidR="00CC0EEB" w:rsidRPr="00C93F4D">
        <w:rPr>
          <w:rFonts w:ascii="Times New Roman" w:hAnsi="Times New Roman"/>
          <w:color w:val="000000" w:themeColor="text1"/>
          <w:sz w:val="24"/>
          <w:szCs w:val="24"/>
        </w:rPr>
        <w:t>Gomez, 2005;</w:t>
      </w:r>
      <w:r w:rsidR="004D1C55" w:rsidRPr="00C93F4D">
        <w:rPr>
          <w:rFonts w:ascii="Times New Roman" w:hAnsi="Times New Roman"/>
          <w:sz w:val="24"/>
          <w:szCs w:val="24"/>
        </w:rPr>
        <w:t xml:space="preserve"> Harrison </w:t>
      </w:r>
      <w:r w:rsidR="003C391E" w:rsidRPr="003C391E">
        <w:rPr>
          <w:rFonts w:ascii="Times New Roman" w:hAnsi="Times New Roman"/>
          <w:i/>
          <w:iCs/>
          <w:sz w:val="24"/>
          <w:szCs w:val="24"/>
        </w:rPr>
        <w:t>et al.,</w:t>
      </w:r>
      <w:r w:rsidR="004D1C55" w:rsidRPr="00C93F4D">
        <w:rPr>
          <w:rFonts w:ascii="Times New Roman" w:hAnsi="Times New Roman"/>
          <w:sz w:val="24"/>
          <w:szCs w:val="24"/>
        </w:rPr>
        <w:t xml:space="preserve"> 2014; </w:t>
      </w:r>
      <w:r w:rsidR="004D1C55" w:rsidRPr="00C93F4D">
        <w:rPr>
          <w:rFonts w:ascii="Times New Roman" w:hAnsi="Times New Roman"/>
          <w:color w:val="000000" w:themeColor="text1"/>
          <w:sz w:val="24"/>
          <w:szCs w:val="24"/>
        </w:rPr>
        <w:t xml:space="preserve">Miyake </w:t>
      </w:r>
      <w:r w:rsidR="003C391E" w:rsidRPr="003C391E">
        <w:rPr>
          <w:rFonts w:ascii="Times New Roman" w:hAnsi="Times New Roman"/>
          <w:i/>
          <w:iCs/>
          <w:color w:val="000000" w:themeColor="text1"/>
          <w:sz w:val="24"/>
          <w:szCs w:val="24"/>
        </w:rPr>
        <w:t>et al.,</w:t>
      </w:r>
      <w:r w:rsidR="004D1C55" w:rsidRPr="00C93F4D">
        <w:rPr>
          <w:rFonts w:ascii="Times New Roman" w:hAnsi="Times New Roman"/>
          <w:color w:val="000000" w:themeColor="text1"/>
          <w:sz w:val="24"/>
          <w:szCs w:val="24"/>
        </w:rPr>
        <w:t xml:space="preserve"> 2018</w:t>
      </w:r>
      <w:r w:rsidR="004D1C55" w:rsidRPr="00C93F4D">
        <w:rPr>
          <w:rFonts w:ascii="Times New Roman" w:hAnsi="Times New Roman"/>
          <w:sz w:val="24"/>
          <w:szCs w:val="24"/>
        </w:rPr>
        <w:t xml:space="preserve">). A study by Laffaille </w:t>
      </w:r>
      <w:r w:rsidR="004836E1" w:rsidRPr="00C93F4D">
        <w:rPr>
          <w:rFonts w:ascii="Times New Roman" w:hAnsi="Times New Roman"/>
          <w:i/>
          <w:iCs/>
          <w:sz w:val="24"/>
          <w:szCs w:val="24"/>
        </w:rPr>
        <w:t>et al</w:t>
      </w:r>
      <w:r w:rsidR="004D1C55" w:rsidRPr="00C93F4D">
        <w:rPr>
          <w:rFonts w:ascii="Times New Roman" w:hAnsi="Times New Roman"/>
          <w:i/>
          <w:iCs/>
          <w:sz w:val="24"/>
          <w:szCs w:val="24"/>
        </w:rPr>
        <w:t>.</w:t>
      </w:r>
      <w:r w:rsidR="004D1C55" w:rsidRPr="00C93F4D">
        <w:rPr>
          <w:rFonts w:ascii="Times New Roman" w:hAnsi="Times New Roman"/>
          <w:sz w:val="24"/>
          <w:szCs w:val="24"/>
        </w:rPr>
        <w:t xml:space="preserve"> (2007) showed that glass eels migrate into more deep waters as they got older in search for food and refugia, hence their increase in size in sites furthest to the mouth. This phenomenon can be explained by the influence of lunar cycles on light intensity, which causes glass eels to migrate deeper in the water column hence reduced catchability (</w:t>
      </w:r>
      <w:r w:rsidR="00CC0EEB" w:rsidRPr="00C93F4D">
        <w:rPr>
          <w:rFonts w:ascii="Times New Roman" w:hAnsi="Times New Roman"/>
          <w:color w:val="000000" w:themeColor="text1"/>
          <w:sz w:val="24"/>
          <w:szCs w:val="24"/>
        </w:rPr>
        <w:t>Gomez, 2005;</w:t>
      </w:r>
      <w:r w:rsidR="00CC0EEB" w:rsidRPr="00C93F4D">
        <w:rPr>
          <w:rFonts w:ascii="Times New Roman" w:hAnsi="Times New Roman"/>
          <w:sz w:val="24"/>
          <w:szCs w:val="24"/>
        </w:rPr>
        <w:t xml:space="preserve"> </w:t>
      </w:r>
      <w:r w:rsidR="004D1C55" w:rsidRPr="00C93F4D">
        <w:rPr>
          <w:rFonts w:ascii="Times New Roman" w:hAnsi="Times New Roman"/>
          <w:sz w:val="24"/>
          <w:szCs w:val="24"/>
        </w:rPr>
        <w:t xml:space="preserve">Harrison </w:t>
      </w:r>
      <w:r w:rsidR="003C391E" w:rsidRPr="003C391E">
        <w:rPr>
          <w:rFonts w:ascii="Times New Roman" w:hAnsi="Times New Roman"/>
          <w:i/>
          <w:iCs/>
          <w:sz w:val="24"/>
          <w:szCs w:val="24"/>
        </w:rPr>
        <w:t>et al.,</w:t>
      </w:r>
      <w:r w:rsidR="004D1C55" w:rsidRPr="00C93F4D">
        <w:rPr>
          <w:rFonts w:ascii="Times New Roman" w:hAnsi="Times New Roman"/>
          <w:sz w:val="24"/>
          <w:szCs w:val="24"/>
        </w:rPr>
        <w:t xml:space="preserve"> 2014). The greatest number of juvenile anguillid eels were caught during the </w:t>
      </w:r>
      <w:r w:rsidR="002E0EF9" w:rsidRPr="00C93F4D">
        <w:rPr>
          <w:rFonts w:ascii="Times New Roman" w:hAnsi="Times New Roman"/>
          <w:sz w:val="24"/>
          <w:szCs w:val="24"/>
        </w:rPr>
        <w:t>waning</w:t>
      </w:r>
      <w:r w:rsidR="004D1C55" w:rsidRPr="00C93F4D">
        <w:rPr>
          <w:rFonts w:ascii="Times New Roman" w:hAnsi="Times New Roman"/>
          <w:sz w:val="24"/>
          <w:szCs w:val="24"/>
        </w:rPr>
        <w:t xml:space="preserve"> gibbous lunar phase, suggesting that the lunar phase has a strong effect on inshore migration mechanism of juvenile anguillid eels in the </w:t>
      </w:r>
      <w:r w:rsidR="00E877C8" w:rsidRPr="00C93F4D">
        <w:rPr>
          <w:rFonts w:ascii="Times New Roman" w:hAnsi="Times New Roman"/>
          <w:sz w:val="24"/>
          <w:szCs w:val="24"/>
        </w:rPr>
        <w:t>Sabaki Estuary</w:t>
      </w:r>
      <w:r w:rsidR="004D1C55" w:rsidRPr="00C93F4D">
        <w:rPr>
          <w:rFonts w:ascii="Times New Roman" w:hAnsi="Times New Roman"/>
          <w:sz w:val="24"/>
          <w:szCs w:val="24"/>
        </w:rPr>
        <w:t>.</w:t>
      </w:r>
    </w:p>
    <w:p w14:paraId="278AE685" w14:textId="728CB58B" w:rsidR="007122EE" w:rsidRPr="00C93F4D" w:rsidRDefault="004D1C55" w:rsidP="007122EE">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 xml:space="preserve">A similar pattern was observed by Gollub (cited in Sugeha </w:t>
      </w:r>
      <w:r w:rsidR="003C391E" w:rsidRPr="003C391E">
        <w:rPr>
          <w:rFonts w:ascii="Times New Roman" w:hAnsi="Times New Roman"/>
          <w:i/>
          <w:iCs/>
          <w:sz w:val="24"/>
          <w:szCs w:val="24"/>
        </w:rPr>
        <w:t>et al.,</w:t>
      </w:r>
      <w:r w:rsidRPr="00C93F4D">
        <w:rPr>
          <w:rFonts w:ascii="Times New Roman" w:hAnsi="Times New Roman"/>
          <w:sz w:val="24"/>
          <w:szCs w:val="24"/>
        </w:rPr>
        <w:t xml:space="preserve"> 2001)</w:t>
      </w:r>
      <w:r w:rsidR="00B850DD" w:rsidRPr="00C93F4D">
        <w:rPr>
          <w:rFonts w:ascii="Times New Roman" w:hAnsi="Times New Roman"/>
          <w:sz w:val="24"/>
          <w:szCs w:val="24"/>
        </w:rPr>
        <w:t xml:space="preserve"> in temperate glass eels</w:t>
      </w:r>
      <w:r w:rsidRPr="00C93F4D">
        <w:rPr>
          <w:rFonts w:ascii="Times New Roman" w:hAnsi="Times New Roman"/>
          <w:sz w:val="24"/>
          <w:szCs w:val="24"/>
        </w:rPr>
        <w:t xml:space="preserve"> whereby, the highest abundance of </w:t>
      </w:r>
      <w:r w:rsidRPr="00C93F4D">
        <w:rPr>
          <w:rFonts w:ascii="Times New Roman" w:hAnsi="Times New Roman"/>
          <w:i/>
          <w:iCs/>
          <w:sz w:val="24"/>
          <w:szCs w:val="24"/>
        </w:rPr>
        <w:t>A. Anguilla</w:t>
      </w:r>
      <w:r w:rsidRPr="00C93F4D">
        <w:rPr>
          <w:rFonts w:ascii="Times New Roman" w:hAnsi="Times New Roman"/>
          <w:sz w:val="24"/>
          <w:szCs w:val="24"/>
        </w:rPr>
        <w:t xml:space="preserve"> elvers were recorded to occur during the </w:t>
      </w:r>
      <w:r w:rsidR="002E0EF9" w:rsidRPr="00C93F4D">
        <w:rPr>
          <w:rFonts w:ascii="Times New Roman" w:hAnsi="Times New Roman"/>
          <w:sz w:val="24"/>
          <w:szCs w:val="24"/>
        </w:rPr>
        <w:t>waning</w:t>
      </w:r>
      <w:r w:rsidRPr="00C93F4D">
        <w:rPr>
          <w:rFonts w:ascii="Times New Roman" w:hAnsi="Times New Roman"/>
          <w:sz w:val="24"/>
          <w:szCs w:val="24"/>
        </w:rPr>
        <w:t xml:space="preserve"> moon and new moon phase.</w:t>
      </w:r>
      <w:r w:rsidR="004E4F5D" w:rsidRPr="00C93F4D">
        <w:rPr>
          <w:rFonts w:ascii="Times New Roman" w:hAnsi="Times New Roman"/>
          <w:sz w:val="24"/>
          <w:szCs w:val="24"/>
        </w:rPr>
        <w:t xml:space="preserve"> </w:t>
      </w:r>
      <w:r w:rsidR="00762B1E" w:rsidRPr="00C93F4D">
        <w:rPr>
          <w:rFonts w:ascii="Times New Roman" w:hAnsi="Times New Roman"/>
          <w:sz w:val="24"/>
          <w:szCs w:val="24"/>
        </w:rPr>
        <w:t>However, the present study differs from</w:t>
      </w:r>
      <w:r w:rsidR="00B850DD" w:rsidRPr="00C93F4D">
        <w:rPr>
          <w:rFonts w:ascii="Times New Roman" w:hAnsi="Times New Roman"/>
          <w:sz w:val="24"/>
          <w:szCs w:val="24"/>
        </w:rPr>
        <w:t xml:space="preserve">, Sugeha </w:t>
      </w:r>
      <w:r w:rsidR="00B850DD" w:rsidRPr="00C93F4D">
        <w:rPr>
          <w:rFonts w:ascii="Times New Roman" w:hAnsi="Times New Roman"/>
          <w:i/>
          <w:iCs/>
          <w:sz w:val="24"/>
          <w:szCs w:val="24"/>
        </w:rPr>
        <w:t>et al.</w:t>
      </w:r>
      <w:r w:rsidR="00B850DD" w:rsidRPr="00C93F4D">
        <w:rPr>
          <w:rFonts w:ascii="Times New Roman" w:hAnsi="Times New Roman"/>
          <w:sz w:val="24"/>
          <w:szCs w:val="24"/>
        </w:rPr>
        <w:t xml:space="preserve"> (2001) </w:t>
      </w:r>
      <w:r w:rsidR="00762B1E" w:rsidRPr="00C93F4D">
        <w:rPr>
          <w:rFonts w:ascii="Times New Roman" w:hAnsi="Times New Roman"/>
          <w:sz w:val="24"/>
          <w:szCs w:val="24"/>
        </w:rPr>
        <w:t xml:space="preserve">whereby, </w:t>
      </w:r>
      <w:r w:rsidR="00B850DD" w:rsidRPr="00C93F4D">
        <w:rPr>
          <w:rFonts w:ascii="Times New Roman" w:hAnsi="Times New Roman"/>
          <w:color w:val="000000" w:themeColor="text1"/>
          <w:sz w:val="24"/>
          <w:szCs w:val="24"/>
        </w:rPr>
        <w:t xml:space="preserve">fewer glass eels of the </w:t>
      </w:r>
      <w:r w:rsidR="00B850DD" w:rsidRPr="00C93F4D">
        <w:rPr>
          <w:rFonts w:ascii="Times New Roman" w:hAnsi="Times New Roman"/>
          <w:sz w:val="24"/>
          <w:szCs w:val="24"/>
        </w:rPr>
        <w:t xml:space="preserve">tropical species </w:t>
      </w:r>
      <w:r w:rsidR="00B850DD" w:rsidRPr="00C93F4D">
        <w:rPr>
          <w:rFonts w:ascii="Times New Roman" w:hAnsi="Times New Roman"/>
          <w:i/>
          <w:iCs/>
          <w:sz w:val="24"/>
          <w:szCs w:val="24"/>
        </w:rPr>
        <w:t>A. celebesensis, A. marmorata</w:t>
      </w:r>
      <w:r w:rsidR="00B850DD" w:rsidRPr="00C93F4D">
        <w:rPr>
          <w:rFonts w:ascii="Times New Roman" w:hAnsi="Times New Roman"/>
          <w:sz w:val="24"/>
          <w:szCs w:val="24"/>
        </w:rPr>
        <w:t xml:space="preserve"> and </w:t>
      </w:r>
      <w:r w:rsidR="00B850DD" w:rsidRPr="00C93F4D">
        <w:rPr>
          <w:rFonts w:ascii="Times New Roman" w:hAnsi="Times New Roman"/>
          <w:i/>
          <w:iCs/>
          <w:sz w:val="24"/>
          <w:szCs w:val="24"/>
        </w:rPr>
        <w:t xml:space="preserve">A. bicolor </w:t>
      </w:r>
      <w:r w:rsidR="00762B1E" w:rsidRPr="00C93F4D">
        <w:rPr>
          <w:rFonts w:ascii="Times New Roman" w:hAnsi="Times New Roman"/>
          <w:sz w:val="24"/>
          <w:szCs w:val="24"/>
        </w:rPr>
        <w:t xml:space="preserve">were reported to be collected </w:t>
      </w:r>
      <w:r w:rsidR="00B850DD" w:rsidRPr="00C93F4D">
        <w:rPr>
          <w:rFonts w:ascii="Times New Roman" w:hAnsi="Times New Roman"/>
          <w:color w:val="000000" w:themeColor="text1"/>
          <w:sz w:val="24"/>
          <w:szCs w:val="24"/>
        </w:rPr>
        <w:t xml:space="preserve">during the full moon </w:t>
      </w:r>
      <w:r w:rsidR="00762B1E" w:rsidRPr="00C93F4D">
        <w:rPr>
          <w:rFonts w:ascii="Times New Roman" w:hAnsi="Times New Roman"/>
          <w:color w:val="000000" w:themeColor="text1"/>
          <w:sz w:val="24"/>
          <w:szCs w:val="24"/>
        </w:rPr>
        <w:t>whereas, a</w:t>
      </w:r>
      <w:r w:rsidR="00B850DD" w:rsidRPr="00C93F4D">
        <w:rPr>
          <w:rFonts w:ascii="Times New Roman" w:hAnsi="Times New Roman"/>
          <w:color w:val="000000" w:themeColor="text1"/>
          <w:sz w:val="24"/>
          <w:szCs w:val="24"/>
        </w:rPr>
        <w:t xml:space="preserve"> higher </w:t>
      </w:r>
      <w:r w:rsidR="00762B1E" w:rsidRPr="00C93F4D">
        <w:rPr>
          <w:rFonts w:ascii="Times New Roman" w:hAnsi="Times New Roman"/>
          <w:color w:val="000000" w:themeColor="text1"/>
          <w:sz w:val="24"/>
          <w:szCs w:val="24"/>
        </w:rPr>
        <w:t xml:space="preserve">number of </w:t>
      </w:r>
      <w:r w:rsidR="00B850DD" w:rsidRPr="00C93F4D">
        <w:rPr>
          <w:rFonts w:ascii="Times New Roman" w:hAnsi="Times New Roman"/>
          <w:color w:val="000000" w:themeColor="text1"/>
          <w:sz w:val="24"/>
          <w:szCs w:val="24"/>
        </w:rPr>
        <w:t xml:space="preserve">glass eels </w:t>
      </w:r>
      <w:r w:rsidR="00762B1E" w:rsidRPr="00C93F4D">
        <w:rPr>
          <w:rFonts w:ascii="Times New Roman" w:hAnsi="Times New Roman"/>
          <w:color w:val="000000" w:themeColor="text1"/>
          <w:sz w:val="24"/>
          <w:szCs w:val="24"/>
        </w:rPr>
        <w:t xml:space="preserve">were </w:t>
      </w:r>
      <w:r w:rsidR="00B850DD" w:rsidRPr="00C93F4D">
        <w:rPr>
          <w:rFonts w:ascii="Times New Roman" w:hAnsi="Times New Roman"/>
          <w:color w:val="000000" w:themeColor="text1"/>
          <w:sz w:val="24"/>
          <w:szCs w:val="24"/>
        </w:rPr>
        <w:t xml:space="preserve">collected during the new moon </w:t>
      </w:r>
      <w:r w:rsidR="00762B1E" w:rsidRPr="00C93F4D">
        <w:rPr>
          <w:rFonts w:ascii="Times New Roman" w:hAnsi="Times New Roman"/>
          <w:color w:val="000000" w:themeColor="text1"/>
          <w:sz w:val="24"/>
          <w:szCs w:val="24"/>
        </w:rPr>
        <w:t xml:space="preserve">phase </w:t>
      </w:r>
      <w:r w:rsidR="00B850DD" w:rsidRPr="00C93F4D">
        <w:rPr>
          <w:rFonts w:ascii="Times New Roman" w:hAnsi="Times New Roman"/>
          <w:color w:val="000000" w:themeColor="text1"/>
          <w:sz w:val="24"/>
          <w:szCs w:val="24"/>
        </w:rPr>
        <w:t>as compared to the waxing and waning moons</w:t>
      </w:r>
      <w:r w:rsidR="00762B1E" w:rsidRPr="00C93F4D">
        <w:rPr>
          <w:rFonts w:ascii="Times New Roman" w:hAnsi="Times New Roman"/>
          <w:color w:val="000000" w:themeColor="text1"/>
          <w:sz w:val="24"/>
          <w:szCs w:val="24"/>
        </w:rPr>
        <w:t xml:space="preserve">. Thereby, it can be debated that while moonlight intensity does play a role in influencing both inshore and upstream migration influence may differ according to temperate and tropical juvenile anguillid eel species. </w:t>
      </w:r>
      <w:r w:rsidR="007122EE" w:rsidRPr="00C93F4D">
        <w:rPr>
          <w:rFonts w:ascii="Times New Roman" w:hAnsi="Times New Roman"/>
          <w:color w:val="000000" w:themeColor="text1"/>
          <w:sz w:val="24"/>
          <w:szCs w:val="24"/>
        </w:rPr>
        <w:t xml:space="preserve">Additionally, </w:t>
      </w:r>
      <w:r w:rsidR="00762B1E" w:rsidRPr="00C93F4D">
        <w:rPr>
          <w:rFonts w:ascii="Times New Roman" w:hAnsi="Times New Roman"/>
          <w:color w:val="000000" w:themeColor="text1"/>
          <w:sz w:val="24"/>
          <w:szCs w:val="24"/>
        </w:rPr>
        <w:t xml:space="preserve">Harrison </w:t>
      </w:r>
      <w:r w:rsidR="00762B1E" w:rsidRPr="00C93F4D">
        <w:rPr>
          <w:rFonts w:ascii="Times New Roman" w:hAnsi="Times New Roman"/>
          <w:i/>
          <w:iCs/>
          <w:color w:val="000000" w:themeColor="text1"/>
          <w:sz w:val="24"/>
          <w:szCs w:val="24"/>
        </w:rPr>
        <w:t xml:space="preserve">et al. </w:t>
      </w:r>
      <w:r w:rsidR="00762B1E" w:rsidRPr="00C93F4D">
        <w:rPr>
          <w:rFonts w:ascii="Times New Roman" w:hAnsi="Times New Roman"/>
          <w:color w:val="000000" w:themeColor="text1"/>
          <w:sz w:val="24"/>
          <w:szCs w:val="24"/>
        </w:rPr>
        <w:t>(2014)</w:t>
      </w:r>
      <w:r w:rsidR="007122EE" w:rsidRPr="00C93F4D">
        <w:rPr>
          <w:rFonts w:ascii="Times New Roman" w:hAnsi="Times New Roman"/>
          <w:color w:val="000000" w:themeColor="text1"/>
          <w:sz w:val="24"/>
          <w:szCs w:val="24"/>
        </w:rPr>
        <w:t xml:space="preserve"> found that turbid conditions within estuaries impact the recruitment of glass eels during both inshore and upstream migration. According to the authors turbidity limit light penetration hence, limiting the impact of lunar cycles on the migratory behaviour of juvenile glass eels.</w:t>
      </w:r>
    </w:p>
    <w:p w14:paraId="6D4A9C9C" w14:textId="14B8E71B" w:rsidR="004D1C55" w:rsidRDefault="007122EE" w:rsidP="00F2370D">
      <w:pPr>
        <w:pStyle w:val="Compact"/>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While p</w:t>
      </w:r>
      <w:r w:rsidR="004D1C55" w:rsidRPr="00C93F4D">
        <w:rPr>
          <w:rFonts w:ascii="Times New Roman" w:hAnsi="Times New Roman" w:cs="Times New Roman"/>
          <w:color w:val="000000" w:themeColor="text1"/>
        </w:rPr>
        <w:t>redation is generally considered one of the main factors which affects the recruitment of glass eels, their preference for habitat is based on the desire to use the most effective shelter so as to minimize the probability of predation</w:t>
      </w:r>
      <w:r w:rsidR="00C639C8" w:rsidRPr="00C93F4D">
        <w:rPr>
          <w:rFonts w:ascii="Times New Roman" w:hAnsi="Times New Roman" w:cs="Times New Roman"/>
          <w:color w:val="000000" w:themeColor="text1"/>
        </w:rPr>
        <w:t xml:space="preserve"> (Glen and Dickman., 2014; Miyake </w:t>
      </w:r>
      <w:r w:rsidR="003C391E" w:rsidRPr="003C391E">
        <w:rPr>
          <w:rFonts w:ascii="Times New Roman" w:hAnsi="Times New Roman" w:cs="Times New Roman"/>
          <w:i/>
          <w:iCs/>
          <w:color w:val="000000" w:themeColor="text1"/>
        </w:rPr>
        <w:t>et al.,</w:t>
      </w:r>
      <w:r w:rsidR="00C639C8" w:rsidRPr="00C93F4D">
        <w:rPr>
          <w:rFonts w:ascii="Times New Roman" w:hAnsi="Times New Roman" w:cs="Times New Roman"/>
          <w:color w:val="000000" w:themeColor="text1"/>
        </w:rPr>
        <w:t xml:space="preserve"> 2018)</w:t>
      </w:r>
      <w:r w:rsidR="004D1C55" w:rsidRPr="00C93F4D">
        <w:rPr>
          <w:rFonts w:ascii="Times New Roman" w:hAnsi="Times New Roman" w:cs="Times New Roman"/>
          <w:color w:val="000000" w:themeColor="text1"/>
        </w:rPr>
        <w:t>. However, knowledge on tropical juvenile anguillid eels is limited, but has been reported for some temperate species. For instance, elvers have been reported to be predated on by larger anguillids of the American and New Zealand long-finned</w:t>
      </w:r>
      <w:r w:rsidR="004D1C55" w:rsidRPr="00C93F4D">
        <w:rPr>
          <w:rFonts w:ascii="Times New Roman" w:hAnsi="Times New Roman" w:cs="Times New Roman"/>
        </w:rPr>
        <w:t xml:space="preserve"> eel (Jellyman </w:t>
      </w:r>
      <w:r w:rsidR="003C391E" w:rsidRPr="003C391E">
        <w:rPr>
          <w:rFonts w:ascii="Times New Roman" w:hAnsi="Times New Roman" w:cs="Times New Roman"/>
          <w:i/>
          <w:iCs/>
        </w:rPr>
        <w:t>et al.,</w:t>
      </w:r>
      <w:r w:rsidR="004D1C55" w:rsidRPr="00C93F4D">
        <w:rPr>
          <w:rFonts w:ascii="Times New Roman" w:hAnsi="Times New Roman" w:cs="Times New Roman"/>
        </w:rPr>
        <w:t xml:space="preserve"> 1977; Cowan and Shaw, 2002; Almany and Webster, 2006; </w:t>
      </w:r>
      <w:r w:rsidR="004D1C55" w:rsidRPr="00C93F4D">
        <w:rPr>
          <w:rFonts w:ascii="Times New Roman" w:hAnsi="Times New Roman" w:cs="Times New Roman"/>
          <w:color w:val="000000" w:themeColor="text1"/>
        </w:rPr>
        <w:t xml:space="preserve">Miyake </w:t>
      </w:r>
      <w:r w:rsidR="003C391E" w:rsidRPr="003C391E">
        <w:rPr>
          <w:rFonts w:ascii="Times New Roman" w:hAnsi="Times New Roman" w:cs="Times New Roman"/>
          <w:i/>
          <w:iCs/>
          <w:color w:val="000000" w:themeColor="text1"/>
        </w:rPr>
        <w:t>et al.,</w:t>
      </w:r>
      <w:r w:rsidR="004D1C55" w:rsidRPr="00C93F4D">
        <w:rPr>
          <w:rFonts w:ascii="Times New Roman" w:hAnsi="Times New Roman" w:cs="Times New Roman"/>
          <w:color w:val="000000" w:themeColor="text1"/>
        </w:rPr>
        <w:t xml:space="preserve"> 2018).</w:t>
      </w:r>
      <w:r w:rsidR="004D1C55" w:rsidRPr="00C93F4D">
        <w:rPr>
          <w:rFonts w:ascii="Times New Roman" w:hAnsi="Times New Roman" w:cs="Times New Roman"/>
        </w:rPr>
        <w:t xml:space="preserve"> </w:t>
      </w:r>
      <w:r w:rsidR="004D1C55" w:rsidRPr="00C93F4D">
        <w:rPr>
          <w:rFonts w:ascii="Times New Roman" w:hAnsi="Times New Roman" w:cs="Times New Roman"/>
          <w:color w:val="000000" w:themeColor="text1"/>
        </w:rPr>
        <w:t xml:space="preserve">Miyake </w:t>
      </w:r>
      <w:r w:rsidR="004836E1" w:rsidRPr="00C93F4D">
        <w:rPr>
          <w:rFonts w:ascii="Times New Roman" w:hAnsi="Times New Roman" w:cs="Times New Roman"/>
          <w:i/>
          <w:iCs/>
          <w:color w:val="000000" w:themeColor="text1"/>
        </w:rPr>
        <w:t>et al</w:t>
      </w:r>
      <w:r w:rsidR="004D1C55" w:rsidRPr="00C93F4D">
        <w:rPr>
          <w:rFonts w:ascii="Times New Roman" w:hAnsi="Times New Roman" w:cs="Times New Roman"/>
          <w:i/>
          <w:iCs/>
          <w:color w:val="000000" w:themeColor="text1"/>
        </w:rPr>
        <w:t>.</w:t>
      </w:r>
      <w:r w:rsidR="004D1C55" w:rsidRPr="00C93F4D">
        <w:rPr>
          <w:rFonts w:ascii="Times New Roman" w:hAnsi="Times New Roman" w:cs="Times New Roman"/>
          <w:color w:val="000000" w:themeColor="text1"/>
        </w:rPr>
        <w:t xml:space="preserve"> (2018) reported species catfish and blackfin sea bass to be important predators of glass eels of </w:t>
      </w:r>
      <w:r w:rsidR="004D1C55" w:rsidRPr="00C93F4D">
        <w:rPr>
          <w:rFonts w:ascii="Times New Roman" w:hAnsi="Times New Roman" w:cs="Times New Roman"/>
          <w:i/>
          <w:iCs/>
          <w:color w:val="000000" w:themeColor="text1"/>
        </w:rPr>
        <w:t>A. japonica</w:t>
      </w:r>
      <w:r w:rsidR="004D1C55" w:rsidRPr="00C93F4D">
        <w:rPr>
          <w:rFonts w:ascii="Times New Roman" w:hAnsi="Times New Roman" w:cs="Times New Roman"/>
          <w:color w:val="000000" w:themeColor="text1"/>
        </w:rPr>
        <w:t xml:space="preserve"> the Japanese eel. Other predators include; </w:t>
      </w:r>
      <w:r w:rsidR="004D1C55" w:rsidRPr="00C93F4D">
        <w:rPr>
          <w:rFonts w:ascii="Times New Roman" w:hAnsi="Times New Roman" w:cs="Times New Roman"/>
        </w:rPr>
        <w:t>trout, birds (cormorants, ducks, kingfishers) and water rats (</w:t>
      </w:r>
      <w:r w:rsidR="004D1C55" w:rsidRPr="00C93F4D">
        <w:rPr>
          <w:rFonts w:ascii="Times New Roman" w:hAnsi="Times New Roman" w:cs="Times New Roman"/>
          <w:color w:val="000000" w:themeColor="text1"/>
        </w:rPr>
        <w:t xml:space="preserve">Miyake </w:t>
      </w:r>
      <w:r w:rsidR="004836E1" w:rsidRPr="00C93F4D">
        <w:rPr>
          <w:rFonts w:ascii="Times New Roman" w:hAnsi="Times New Roman" w:cs="Times New Roman"/>
          <w:i/>
          <w:iCs/>
          <w:color w:val="000000" w:themeColor="text1"/>
        </w:rPr>
        <w:t>et al</w:t>
      </w:r>
      <w:r w:rsidR="004D1C55" w:rsidRPr="00C93F4D">
        <w:rPr>
          <w:rFonts w:ascii="Times New Roman" w:hAnsi="Times New Roman" w:cs="Times New Roman"/>
          <w:i/>
          <w:iCs/>
          <w:color w:val="000000" w:themeColor="text1"/>
        </w:rPr>
        <w:t>.</w:t>
      </w:r>
      <w:r w:rsidR="004D1C55" w:rsidRPr="00C93F4D">
        <w:rPr>
          <w:rFonts w:ascii="Times New Roman" w:hAnsi="Times New Roman" w:cs="Times New Roman"/>
          <w:color w:val="000000" w:themeColor="text1"/>
        </w:rPr>
        <w:t xml:space="preserve"> 2018</w:t>
      </w:r>
      <w:r w:rsidR="004D1C55" w:rsidRPr="00C93F4D">
        <w:rPr>
          <w:rFonts w:ascii="Times New Roman" w:hAnsi="Times New Roman" w:cs="Times New Roman"/>
        </w:rPr>
        <w:t xml:space="preserve">). </w:t>
      </w:r>
      <w:r w:rsidR="004D1C55" w:rsidRPr="00C93F4D">
        <w:rPr>
          <w:rFonts w:ascii="Times New Roman" w:hAnsi="Times New Roman" w:cs="Times New Roman"/>
          <w:color w:val="000000" w:themeColor="text1"/>
        </w:rPr>
        <w:t xml:space="preserve">Juvenile anguillid eels are less prone to predation in heterogeneous habitats such as rock and sea grass contain small interstitial spaces that can be used for shelter compared to homogenous habitats such as sand and mud (Glova, 1999; Silberschneider </w:t>
      </w:r>
      <w:r w:rsidR="003C391E" w:rsidRPr="003C391E">
        <w:rPr>
          <w:rFonts w:ascii="Times New Roman" w:hAnsi="Times New Roman" w:cs="Times New Roman"/>
          <w:i/>
          <w:iCs/>
          <w:color w:val="000000" w:themeColor="text1"/>
        </w:rPr>
        <w:t>et al.,</w:t>
      </w:r>
      <w:r w:rsidR="004D1C55" w:rsidRPr="00C93F4D">
        <w:rPr>
          <w:rFonts w:ascii="Times New Roman" w:hAnsi="Times New Roman" w:cs="Times New Roman"/>
          <w:color w:val="000000" w:themeColor="text1"/>
        </w:rPr>
        <w:t xml:space="preserve"> 2004).</w:t>
      </w:r>
    </w:p>
    <w:p w14:paraId="24228BF9" w14:textId="77777777" w:rsidR="0061506C" w:rsidRPr="00FC098F" w:rsidRDefault="0061506C" w:rsidP="0061506C">
      <w:pPr>
        <w:spacing w:line="480" w:lineRule="auto"/>
        <w:jc w:val="both"/>
        <w:rPr>
          <w:rFonts w:ascii="Times New Roman" w:hAnsi="Times New Roman"/>
          <w:sz w:val="24"/>
          <w:szCs w:val="24"/>
        </w:rPr>
      </w:pPr>
      <w:r w:rsidRPr="00FC098F">
        <w:rPr>
          <w:rFonts w:ascii="Times New Roman" w:hAnsi="Times New Roman"/>
          <w:sz w:val="24"/>
          <w:szCs w:val="24"/>
        </w:rPr>
        <w:t xml:space="preserve">Diversity of juvenile anguillid eel species caught in the present study was also associated with associated with large volumes of bycatch that consist mostly of other juvenile individuals. Most of the fish caught in the estuary were in the size group, 0.5 - 15 cm. This size group accounted for 87% of the fish caught which suggest that most fish inhabiting the estuary represented juveniles of the respective species. Majority of the fish bycatch were mostly migratory herbivorous fish which migrate between freshwater, estuary and saltwater. These included: </w:t>
      </w:r>
      <w:r w:rsidRPr="00FC098F">
        <w:rPr>
          <w:rFonts w:ascii="Times New Roman" w:hAnsi="Times New Roman"/>
          <w:i/>
          <w:iCs/>
          <w:sz w:val="24"/>
          <w:szCs w:val="24"/>
        </w:rPr>
        <w:t>Glossogobius giuris, Stenogobius kenyae, Barbus oxyrhynchus, Oreochromis spirulus spirulus, Oreochromis mossambicus</w:t>
      </w:r>
      <w:r w:rsidRPr="00FC098F">
        <w:rPr>
          <w:rFonts w:ascii="Times New Roman" w:hAnsi="Times New Roman"/>
          <w:sz w:val="24"/>
          <w:szCs w:val="24"/>
        </w:rPr>
        <w:t xml:space="preserve"> and </w:t>
      </w:r>
      <w:r w:rsidRPr="00FC098F">
        <w:rPr>
          <w:rFonts w:ascii="Times New Roman" w:hAnsi="Times New Roman"/>
          <w:i/>
          <w:iCs/>
          <w:sz w:val="24"/>
          <w:szCs w:val="24"/>
        </w:rPr>
        <w:t>Planiliza alata</w:t>
      </w:r>
      <w:r w:rsidRPr="00FC098F">
        <w:rPr>
          <w:rFonts w:ascii="Times New Roman" w:hAnsi="Times New Roman"/>
          <w:sz w:val="24"/>
          <w:szCs w:val="24"/>
        </w:rPr>
        <w:t xml:space="preserve">. This highlights the Sabaki Estuary as a vital breeding and nursery ground. This aligns to Kimawaka, (2004) comprehensive study on assessment status of fish assemblages in the Sabaki Estuary. </w:t>
      </w:r>
    </w:p>
    <w:p w14:paraId="0F12D1B9" w14:textId="5C609D62" w:rsidR="0061506C" w:rsidRPr="00C93F4D" w:rsidRDefault="0061506C" w:rsidP="0061506C">
      <w:pPr>
        <w:pStyle w:val="Compact"/>
        <w:spacing w:line="480" w:lineRule="auto"/>
        <w:jc w:val="both"/>
        <w:rPr>
          <w:rFonts w:ascii="Times New Roman" w:hAnsi="Times New Roman" w:cs="Times New Roman"/>
          <w:color w:val="000000" w:themeColor="text1"/>
        </w:rPr>
      </w:pPr>
      <w:r>
        <w:rPr>
          <w:rFonts w:ascii="Times New Roman" w:hAnsi="Times New Roman"/>
        </w:rPr>
        <w:t xml:space="preserve">While majority of the species were caught occasionally the </w:t>
      </w:r>
      <w:r w:rsidRPr="00C93F4D">
        <w:rPr>
          <w:rFonts w:ascii="Times New Roman" w:hAnsi="Times New Roman"/>
        </w:rPr>
        <w:t xml:space="preserve">species </w:t>
      </w:r>
      <w:r w:rsidRPr="00C93F4D">
        <w:rPr>
          <w:rFonts w:ascii="Times New Roman" w:hAnsi="Times New Roman"/>
          <w:i/>
          <w:iCs/>
        </w:rPr>
        <w:t>Glossogobius giuris</w:t>
      </w:r>
      <w:r w:rsidRPr="00C93F4D">
        <w:rPr>
          <w:rFonts w:ascii="Times New Roman" w:hAnsi="Times New Roman"/>
        </w:rPr>
        <w:t xml:space="preserve"> (</w:t>
      </w:r>
      <w:r w:rsidRPr="00C93F4D">
        <w:rPr>
          <w:rFonts w:ascii="Times New Roman" w:hAnsi="Times New Roman"/>
          <w:color w:val="000000" w:themeColor="text1"/>
        </w:rPr>
        <w:t>Hamilton, 1822)</w:t>
      </w:r>
      <w:r w:rsidRPr="00C93F4D">
        <w:rPr>
          <w:rFonts w:ascii="Times New Roman" w:hAnsi="Times New Roman"/>
        </w:rPr>
        <w:t xml:space="preserve"> belonging to the estuarine family Gobiidae</w:t>
      </w:r>
      <w:r>
        <w:rPr>
          <w:rFonts w:ascii="Times New Roman" w:hAnsi="Times New Roman"/>
        </w:rPr>
        <w:t xml:space="preserve"> was consistent in the catch throughout sampling occasions </w:t>
      </w:r>
      <w:r w:rsidRPr="007C3952">
        <w:rPr>
          <w:rFonts w:ascii="Times New Roman" w:hAnsi="Times New Roman"/>
        </w:rPr>
        <w:t xml:space="preserve">accounted for </w:t>
      </w:r>
      <w:r>
        <w:rPr>
          <w:rFonts w:ascii="Times New Roman" w:hAnsi="Times New Roman"/>
        </w:rPr>
        <w:t>72</w:t>
      </w:r>
      <w:r w:rsidRPr="007C3952">
        <w:rPr>
          <w:rFonts w:ascii="Times New Roman" w:hAnsi="Times New Roman"/>
        </w:rPr>
        <w:t>%</w:t>
      </w:r>
      <w:r>
        <w:rPr>
          <w:rFonts w:ascii="Times New Roman" w:hAnsi="Times New Roman"/>
        </w:rPr>
        <w:t xml:space="preserve"> of the fish catches. Thereby, it can be hypothesized that, juvenile anguillid eels exhibit similar abundance patterns to those of the species </w:t>
      </w:r>
      <w:r w:rsidRPr="00C93F4D">
        <w:rPr>
          <w:rFonts w:ascii="Times New Roman" w:hAnsi="Times New Roman"/>
          <w:i/>
          <w:iCs/>
        </w:rPr>
        <w:t>Glossogobius giuris</w:t>
      </w:r>
      <w:r>
        <w:rPr>
          <w:rFonts w:ascii="Times New Roman" w:hAnsi="Times New Roman"/>
        </w:rPr>
        <w:t xml:space="preserve"> within the Sabaki Estuary.</w:t>
      </w:r>
    </w:p>
    <w:p w14:paraId="6266F6FE" w14:textId="64F4F57A" w:rsidR="004D1C55" w:rsidRPr="00623E4D" w:rsidRDefault="0061506C" w:rsidP="00F2370D">
      <w:pPr>
        <w:spacing w:line="480" w:lineRule="auto"/>
        <w:jc w:val="both"/>
        <w:rPr>
          <w:rFonts w:ascii="Times New Roman" w:hAnsi="Times New Roman"/>
          <w:sz w:val="24"/>
          <w:szCs w:val="24"/>
        </w:rPr>
      </w:pPr>
      <w:bookmarkStart w:id="2146" w:name="_Hlk140604907"/>
      <w:r w:rsidRPr="00676E7E">
        <w:rPr>
          <w:rFonts w:ascii="Times New Roman" w:hAnsi="Times New Roman"/>
          <w:sz w:val="24"/>
          <w:szCs w:val="24"/>
        </w:rPr>
        <w:t>Abundance of glass and elvers were characterized by a big reduction in catch per unit effort in species A. marmorata and A. mossambica both upstream and downstream. Catch per unit effort of A. bengalensis species were more abundant in the upper part of the estuary.</w:t>
      </w:r>
      <w:r w:rsidR="004D1C55" w:rsidRPr="00C93F4D">
        <w:rPr>
          <w:rFonts w:ascii="Times New Roman" w:hAnsi="Times New Roman"/>
          <w:sz w:val="24"/>
          <w:szCs w:val="24"/>
        </w:rPr>
        <w:t xml:space="preserve"> </w:t>
      </w:r>
      <w:r w:rsidR="004D1C55" w:rsidRPr="00C93F4D">
        <w:rPr>
          <w:rFonts w:ascii="Times New Roman" w:hAnsi="Times New Roman"/>
          <w:color w:val="000000" w:themeColor="text1"/>
          <w:sz w:val="24"/>
          <w:szCs w:val="24"/>
        </w:rPr>
        <w:t xml:space="preserve">The </w:t>
      </w:r>
      <w:r w:rsidR="00E877C8" w:rsidRPr="00C93F4D">
        <w:rPr>
          <w:rFonts w:ascii="Times New Roman" w:hAnsi="Times New Roman"/>
          <w:color w:val="000000" w:themeColor="text1"/>
          <w:sz w:val="24"/>
          <w:szCs w:val="24"/>
        </w:rPr>
        <w:t>Sabaki Estuary</w:t>
      </w:r>
      <w:r w:rsidR="004D1C55" w:rsidRPr="00C93F4D">
        <w:rPr>
          <w:rFonts w:ascii="Times New Roman" w:hAnsi="Times New Roman"/>
          <w:color w:val="000000" w:themeColor="text1"/>
          <w:sz w:val="24"/>
          <w:szCs w:val="24"/>
        </w:rPr>
        <w:t xml:space="preserve"> displays varying habitat characteristics, from the open seawater near the mouth to upstream regions (</w:t>
      </w:r>
      <w:r w:rsidR="00A86BB4" w:rsidRPr="00C93F4D">
        <w:rPr>
          <w:rFonts w:ascii="Times New Roman" w:hAnsi="Times New Roman"/>
          <w:color w:val="000000" w:themeColor="text1"/>
          <w:sz w:val="24"/>
          <w:szCs w:val="24"/>
        </w:rPr>
        <w:t xml:space="preserve">McClanahan and Arthur, 2001; </w:t>
      </w:r>
      <w:r w:rsidR="004D1C55" w:rsidRPr="00C93F4D">
        <w:rPr>
          <w:rFonts w:ascii="Times New Roman" w:hAnsi="Times New Roman"/>
          <w:color w:val="000000" w:themeColor="text1"/>
          <w:sz w:val="24"/>
          <w:szCs w:val="24"/>
        </w:rPr>
        <w:t xml:space="preserve">Kitheka </w:t>
      </w:r>
      <w:r w:rsidR="003C391E" w:rsidRPr="003C391E">
        <w:rPr>
          <w:rFonts w:ascii="Times New Roman" w:hAnsi="Times New Roman"/>
          <w:i/>
          <w:iCs/>
          <w:color w:val="000000" w:themeColor="text1"/>
          <w:sz w:val="24"/>
          <w:szCs w:val="24"/>
        </w:rPr>
        <w:t>et al.,</w:t>
      </w:r>
      <w:r w:rsidR="004D1C55" w:rsidRPr="00C93F4D">
        <w:rPr>
          <w:rFonts w:ascii="Times New Roman" w:hAnsi="Times New Roman"/>
          <w:i/>
          <w:iCs/>
          <w:color w:val="000000" w:themeColor="text1"/>
          <w:sz w:val="24"/>
          <w:szCs w:val="24"/>
        </w:rPr>
        <w:t xml:space="preserve"> </w:t>
      </w:r>
      <w:r w:rsidR="004D1C55" w:rsidRPr="00C93F4D">
        <w:rPr>
          <w:rFonts w:ascii="Times New Roman" w:hAnsi="Times New Roman"/>
          <w:color w:val="000000" w:themeColor="text1"/>
          <w:sz w:val="24"/>
          <w:szCs w:val="24"/>
        </w:rPr>
        <w:t xml:space="preserve">2013; Kitheka </w:t>
      </w:r>
      <w:r w:rsidR="003C391E" w:rsidRPr="003C391E">
        <w:rPr>
          <w:rFonts w:ascii="Times New Roman" w:hAnsi="Times New Roman"/>
          <w:i/>
          <w:iCs/>
          <w:color w:val="000000" w:themeColor="text1"/>
          <w:sz w:val="24"/>
          <w:szCs w:val="24"/>
        </w:rPr>
        <w:t>et al.,</w:t>
      </w:r>
      <w:r w:rsidR="004D1C55" w:rsidRPr="00C93F4D">
        <w:rPr>
          <w:rFonts w:ascii="Times New Roman" w:hAnsi="Times New Roman"/>
          <w:i/>
          <w:iCs/>
          <w:color w:val="000000" w:themeColor="text1"/>
          <w:sz w:val="24"/>
          <w:szCs w:val="24"/>
        </w:rPr>
        <w:t xml:space="preserve"> </w:t>
      </w:r>
      <w:r w:rsidR="004D1C55" w:rsidRPr="00C93F4D">
        <w:rPr>
          <w:rFonts w:ascii="Times New Roman" w:hAnsi="Times New Roman"/>
          <w:color w:val="000000" w:themeColor="text1"/>
          <w:sz w:val="24"/>
          <w:szCs w:val="24"/>
        </w:rPr>
        <w:t>2015). However, the down-estuary region adjacent the Indian Ocean proximate to sampling site SBE1 is characterized by a small mangrove forest habitat, which has been degraded due to smothering of breathing roots by the huge quantity of deposited terrigenous sediments (</w:t>
      </w:r>
      <w:r w:rsidR="005F5EAE" w:rsidRPr="00C93F4D">
        <w:rPr>
          <w:rFonts w:ascii="Times New Roman" w:hAnsi="Times New Roman"/>
          <w:color w:val="000000" w:themeColor="text1"/>
          <w:sz w:val="24"/>
          <w:szCs w:val="24"/>
          <w:shd w:val="clear" w:color="auto" w:fill="FFFFFF"/>
        </w:rPr>
        <w:t>Robertson</w:t>
      </w:r>
      <w:r w:rsidR="005F5EAE" w:rsidRPr="00C93F4D">
        <w:rPr>
          <w:rFonts w:ascii="Times New Roman" w:hAnsi="Times New Roman"/>
          <w:color w:val="000000" w:themeColor="text1"/>
          <w:sz w:val="24"/>
          <w:szCs w:val="24"/>
        </w:rPr>
        <w:t xml:space="preserve"> and Duke, 1987; </w:t>
      </w:r>
      <w:r w:rsidR="00A86BB4" w:rsidRPr="00C93F4D">
        <w:rPr>
          <w:rFonts w:ascii="Times New Roman" w:hAnsi="Times New Roman"/>
          <w:color w:val="000000" w:themeColor="text1"/>
          <w:sz w:val="24"/>
          <w:szCs w:val="24"/>
        </w:rPr>
        <w:t xml:space="preserve">McClanahan and Arthur, 2001; </w:t>
      </w:r>
      <w:r w:rsidR="004D1C55" w:rsidRPr="00C93F4D">
        <w:rPr>
          <w:rFonts w:ascii="Times New Roman" w:hAnsi="Times New Roman"/>
          <w:color w:val="000000" w:themeColor="text1"/>
          <w:sz w:val="24"/>
          <w:szCs w:val="24"/>
        </w:rPr>
        <w:t xml:space="preserve">Kitheka </w:t>
      </w:r>
      <w:r w:rsidR="003C391E" w:rsidRPr="003C391E">
        <w:rPr>
          <w:rFonts w:ascii="Times New Roman" w:hAnsi="Times New Roman"/>
          <w:i/>
          <w:iCs/>
          <w:color w:val="000000" w:themeColor="text1"/>
          <w:sz w:val="24"/>
          <w:szCs w:val="24"/>
        </w:rPr>
        <w:t>et al.,</w:t>
      </w:r>
      <w:r w:rsidR="004D1C55" w:rsidRPr="00C93F4D">
        <w:rPr>
          <w:rFonts w:ascii="Times New Roman" w:hAnsi="Times New Roman"/>
          <w:color w:val="000000" w:themeColor="text1"/>
          <w:sz w:val="24"/>
          <w:szCs w:val="24"/>
        </w:rPr>
        <w:t xml:space="preserve"> 2015). Thereby it is sufficient to assume that as a result</w:t>
      </w:r>
      <w:r>
        <w:rPr>
          <w:rFonts w:ascii="Times New Roman" w:hAnsi="Times New Roman"/>
          <w:color w:val="000000" w:themeColor="text1"/>
          <w:sz w:val="24"/>
          <w:szCs w:val="24"/>
        </w:rPr>
        <w:t>,</w:t>
      </w:r>
      <w:r w:rsidR="004D1C55" w:rsidRPr="00C93F4D">
        <w:rPr>
          <w:rFonts w:ascii="Times New Roman" w:hAnsi="Times New Roman"/>
          <w:color w:val="000000" w:themeColor="text1"/>
          <w:sz w:val="24"/>
          <w:szCs w:val="24"/>
        </w:rPr>
        <w:t xml:space="preserve"> the habitat around sampling site SBE1 is not preferable as a feeding ground preference of juvenile anguillid eels and would rather migrate to upper estuarine region for feeding and refugia, which is essential for their growth and transition to the next stage of their life cycle (Silberschneider </w:t>
      </w:r>
      <w:r w:rsidR="003C391E" w:rsidRPr="003C391E">
        <w:rPr>
          <w:rFonts w:ascii="Times New Roman" w:hAnsi="Times New Roman"/>
          <w:i/>
          <w:iCs/>
          <w:color w:val="000000" w:themeColor="text1"/>
          <w:sz w:val="24"/>
          <w:szCs w:val="24"/>
        </w:rPr>
        <w:t>et al.,</w:t>
      </w:r>
      <w:r w:rsidR="004D1C55" w:rsidRPr="00C93F4D">
        <w:rPr>
          <w:rFonts w:ascii="Times New Roman" w:hAnsi="Times New Roman"/>
          <w:color w:val="000000" w:themeColor="text1"/>
          <w:sz w:val="24"/>
          <w:szCs w:val="24"/>
        </w:rPr>
        <w:t xml:space="preserve"> 2001; Harrison </w:t>
      </w:r>
      <w:r w:rsidR="003C391E" w:rsidRPr="003C391E">
        <w:rPr>
          <w:rFonts w:ascii="Times New Roman" w:hAnsi="Times New Roman"/>
          <w:i/>
          <w:iCs/>
          <w:color w:val="000000" w:themeColor="text1"/>
          <w:sz w:val="24"/>
          <w:szCs w:val="24"/>
        </w:rPr>
        <w:t>et al.,</w:t>
      </w:r>
      <w:r w:rsidR="004D1C55" w:rsidRPr="00C93F4D">
        <w:rPr>
          <w:rFonts w:ascii="Times New Roman" w:hAnsi="Times New Roman"/>
          <w:color w:val="000000" w:themeColor="text1"/>
          <w:sz w:val="24"/>
          <w:szCs w:val="24"/>
        </w:rPr>
        <w:t xml:space="preserve"> 2014). A phenomenon which was not found in the lower estuarine sampling region as compared to the upper estuarine sampling region</w:t>
      </w:r>
    </w:p>
    <w:p w14:paraId="231E64E3" w14:textId="004703AB" w:rsidR="004D1C55" w:rsidRDefault="004D1C55" w:rsidP="007122EE">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 xml:space="preserve">A research study carried out by </w:t>
      </w:r>
      <w:r w:rsidRPr="00C93F4D">
        <w:rPr>
          <w:rFonts w:ascii="Times New Roman" w:hAnsi="Times New Roman"/>
          <w:color w:val="000000" w:themeColor="text1"/>
          <w:sz w:val="24"/>
          <w:szCs w:val="24"/>
        </w:rPr>
        <w:t xml:space="preserve">Glova, (1999), whereby when presented with different habitats, juvenile anguillid eels preferred complex natural habitats with substrates such as those with watercress and to a lesser degree, woody debris as a means of avoiding predation.  Additionally, a study done by Silberschneider </w:t>
      </w:r>
      <w:r w:rsidR="003C391E" w:rsidRPr="003C391E">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(2001) in an experiment using glass eel collectors designed to mimic the complexity of Zostera seagrass mimicking complex natural habitats showed that when the collectors were disturbed, glass eels would burrow deeper into the protective tufts, replicating the protective behaviour that they display in their natural habitat. </w:t>
      </w:r>
    </w:p>
    <w:p w14:paraId="7DBA6926" w14:textId="0B68751A" w:rsidR="000345DC" w:rsidRPr="0099577A" w:rsidRDefault="000345DC" w:rsidP="000345DC">
      <w:pPr>
        <w:spacing w:line="480" w:lineRule="auto"/>
        <w:jc w:val="both"/>
        <w:rPr>
          <w:rFonts w:ascii="Times New Roman" w:hAnsi="Times New Roman"/>
          <w:sz w:val="24"/>
          <w:szCs w:val="24"/>
        </w:rPr>
      </w:pPr>
      <w:bookmarkStart w:id="2147" w:name="_Hlk144039183"/>
      <w:r w:rsidRPr="00C93E8F">
        <w:rPr>
          <w:rFonts w:ascii="Times New Roman" w:hAnsi="Times New Roman"/>
          <w:sz w:val="24"/>
          <w:szCs w:val="24"/>
        </w:rPr>
        <w:t xml:space="preserve">Although no significant </w:t>
      </w:r>
      <w:r>
        <w:rPr>
          <w:rFonts w:ascii="Times New Roman" w:hAnsi="Times New Roman"/>
          <w:sz w:val="24"/>
          <w:szCs w:val="24"/>
        </w:rPr>
        <w:t>difference</w:t>
      </w:r>
      <w:r w:rsidRPr="00C93E8F">
        <w:rPr>
          <w:rFonts w:ascii="Times New Roman" w:hAnsi="Times New Roman"/>
          <w:sz w:val="24"/>
          <w:szCs w:val="24"/>
        </w:rPr>
        <w:t xml:space="preserve"> was observed in the physicochemical variables impacting the </w:t>
      </w:r>
      <w:r>
        <w:rPr>
          <w:rFonts w:ascii="Times New Roman" w:hAnsi="Times New Roman"/>
          <w:sz w:val="24"/>
          <w:szCs w:val="24"/>
        </w:rPr>
        <w:t>occurrence</w:t>
      </w:r>
      <w:r w:rsidRPr="00C93E8F">
        <w:rPr>
          <w:rFonts w:ascii="Times New Roman" w:hAnsi="Times New Roman"/>
          <w:sz w:val="24"/>
          <w:szCs w:val="24"/>
        </w:rPr>
        <w:t xml:space="preserve"> of juvenile anguillids in the </w:t>
      </w:r>
      <w:r>
        <w:rPr>
          <w:rFonts w:ascii="Times New Roman" w:hAnsi="Times New Roman"/>
          <w:sz w:val="24"/>
          <w:szCs w:val="24"/>
        </w:rPr>
        <w:t>present</w:t>
      </w:r>
      <w:r w:rsidRPr="00C93E8F">
        <w:rPr>
          <w:rFonts w:ascii="Times New Roman" w:hAnsi="Times New Roman"/>
          <w:sz w:val="24"/>
          <w:szCs w:val="24"/>
        </w:rPr>
        <w:t xml:space="preserve"> study, certain variables have been documented to exert an influence on occurrence. </w:t>
      </w:r>
      <w:r>
        <w:rPr>
          <w:rFonts w:ascii="Times New Roman" w:hAnsi="Times New Roman"/>
          <w:sz w:val="24"/>
          <w:szCs w:val="24"/>
        </w:rPr>
        <w:t>M</w:t>
      </w:r>
      <w:r w:rsidRPr="00D37BEF">
        <w:rPr>
          <w:rFonts w:ascii="Times New Roman" w:hAnsi="Times New Roman"/>
          <w:sz w:val="24"/>
          <w:szCs w:val="24"/>
        </w:rPr>
        <w:t>ajority of these variables have mostly been described for temperate juvenile anguillid eels as compared to tropical juvenile anguillid eels</w:t>
      </w:r>
      <w:r w:rsidRPr="0099577A">
        <w:rPr>
          <w:rFonts w:ascii="Times New Roman" w:hAnsi="Times New Roman"/>
          <w:sz w:val="24"/>
          <w:szCs w:val="24"/>
        </w:rPr>
        <w:t xml:space="preserve">. </w:t>
      </w:r>
      <w:r>
        <w:rPr>
          <w:rFonts w:ascii="Times New Roman" w:hAnsi="Times New Roman"/>
          <w:sz w:val="24"/>
          <w:szCs w:val="24"/>
        </w:rPr>
        <w:t>However, influence of these variables has</w:t>
      </w:r>
      <w:r w:rsidRPr="0099577A">
        <w:rPr>
          <w:rFonts w:ascii="Times New Roman" w:hAnsi="Times New Roman" w:cstheme="minorBidi"/>
          <w:sz w:val="24"/>
          <w:szCs w:val="24"/>
        </w:rPr>
        <w:t xml:space="preserve"> mainly been studied in controlled experimental conditions rather than in the context of how they affect recruitmen</w:t>
      </w:r>
      <w:r>
        <w:rPr>
          <w:rFonts w:ascii="Times New Roman" w:hAnsi="Times New Roman"/>
          <w:sz w:val="24"/>
          <w:szCs w:val="24"/>
        </w:rPr>
        <w:t xml:space="preserve">t. </w:t>
      </w:r>
      <w:r w:rsidRPr="00D37BEF">
        <w:rPr>
          <w:rFonts w:ascii="Times New Roman" w:hAnsi="Times New Roman"/>
        </w:rPr>
        <w:t xml:space="preserve">For instance, </w:t>
      </w:r>
      <w:r w:rsidRPr="00935E58">
        <w:rPr>
          <w:rFonts w:ascii="Times New Roman" w:hAnsi="Times New Roman"/>
        </w:rPr>
        <w:t xml:space="preserve">a minimum </w:t>
      </w:r>
      <w:r>
        <w:rPr>
          <w:rFonts w:ascii="Times New Roman" w:hAnsi="Times New Roman"/>
        </w:rPr>
        <w:t xml:space="preserve">DO </w:t>
      </w:r>
      <w:r w:rsidRPr="00935E58">
        <w:rPr>
          <w:rFonts w:ascii="Times New Roman" w:hAnsi="Times New Roman"/>
        </w:rPr>
        <w:t xml:space="preserve">concentration of 5 mg/L is documented to be ideal for nursery culture of glass eels, as juvenile eels cannot survive in oxygen concentrations below 2 mg/L (Cuvin </w:t>
      </w:r>
      <w:r w:rsidR="003C391E" w:rsidRPr="003C391E">
        <w:rPr>
          <w:rFonts w:ascii="Times New Roman" w:hAnsi="Times New Roman"/>
          <w:i/>
          <w:iCs/>
        </w:rPr>
        <w:t>et al.,</w:t>
      </w:r>
      <w:r w:rsidRPr="00935E58">
        <w:rPr>
          <w:rFonts w:ascii="Times New Roman" w:hAnsi="Times New Roman"/>
        </w:rPr>
        <w:t xml:space="preserve"> 2019). </w:t>
      </w:r>
      <w:r>
        <w:rPr>
          <w:rFonts w:ascii="Times New Roman" w:hAnsi="Times New Roman"/>
        </w:rPr>
        <w:t>However, in the present study DO concentration had an average of 7mg/L in the lower and mid estuary region while sampling site SBE4 located further upstream with the highest abundance of juvenile anguillids, showed much higher concentrations of 8mg/L.</w:t>
      </w:r>
      <w:r w:rsidRPr="006722D7">
        <w:rPr>
          <w:rFonts w:ascii="Times New Roman" w:hAnsi="Times New Roman"/>
          <w:color w:val="000000" w:themeColor="text1"/>
          <w:sz w:val="24"/>
          <w:szCs w:val="24"/>
        </w:rPr>
        <w:t xml:space="preserve"> </w:t>
      </w:r>
    </w:p>
    <w:p w14:paraId="7360CFBC" w14:textId="2761B8CA" w:rsidR="000345DC" w:rsidRDefault="000345DC" w:rsidP="000345DC">
      <w:pPr>
        <w:spacing w:line="480" w:lineRule="auto"/>
        <w:jc w:val="both"/>
        <w:rPr>
          <w:rFonts w:ascii="Times New Roman" w:hAnsi="Times New Roman"/>
          <w:sz w:val="24"/>
          <w:szCs w:val="24"/>
        </w:rPr>
      </w:pPr>
      <w:r>
        <w:rPr>
          <w:rFonts w:ascii="Times New Roman" w:hAnsi="Times New Roman"/>
          <w:sz w:val="24"/>
          <w:szCs w:val="24"/>
        </w:rPr>
        <w:t>Hi</w:t>
      </w:r>
      <w:r w:rsidRPr="0027782B">
        <w:rPr>
          <w:rFonts w:ascii="Times New Roman" w:hAnsi="Times New Roman"/>
          <w:sz w:val="24"/>
          <w:szCs w:val="24"/>
        </w:rPr>
        <w:t>ghest temperature and lowest temperature were recorded in sampling site SBE</w:t>
      </w:r>
      <w:r>
        <w:rPr>
          <w:rFonts w:ascii="Times New Roman" w:hAnsi="Times New Roman"/>
          <w:sz w:val="24"/>
          <w:szCs w:val="24"/>
        </w:rPr>
        <w:t>2</w:t>
      </w:r>
      <w:r w:rsidRPr="0027782B">
        <w:rPr>
          <w:rFonts w:ascii="Times New Roman" w:hAnsi="Times New Roman"/>
          <w:sz w:val="24"/>
          <w:szCs w:val="24"/>
        </w:rPr>
        <w:t xml:space="preserve"> and SBE</w:t>
      </w:r>
      <w:r>
        <w:rPr>
          <w:rFonts w:ascii="Times New Roman" w:hAnsi="Times New Roman"/>
          <w:sz w:val="24"/>
          <w:szCs w:val="24"/>
        </w:rPr>
        <w:t>1</w:t>
      </w:r>
      <w:r w:rsidRPr="0027782B">
        <w:rPr>
          <w:rFonts w:ascii="Times New Roman" w:hAnsi="Times New Roman"/>
          <w:sz w:val="24"/>
          <w:szCs w:val="24"/>
        </w:rPr>
        <w:t xml:space="preserve"> which are</w:t>
      </w:r>
      <w:r>
        <w:rPr>
          <w:rFonts w:ascii="Times New Roman" w:hAnsi="Times New Roman"/>
          <w:sz w:val="24"/>
          <w:szCs w:val="24"/>
        </w:rPr>
        <w:t xml:space="preserve"> 28</w:t>
      </w:r>
      <w:r w:rsidRPr="0027782B">
        <w:rPr>
          <w:rFonts w:ascii="Times New Roman" w:hAnsi="Times New Roman"/>
          <w:sz w:val="24"/>
          <w:szCs w:val="24"/>
        </w:rPr>
        <w:t>℃</w:t>
      </w:r>
      <w:r>
        <w:rPr>
          <w:rFonts w:ascii="Times New Roman" w:hAnsi="Times New Roman"/>
          <w:sz w:val="24"/>
          <w:szCs w:val="24"/>
        </w:rPr>
        <w:t xml:space="preserve"> and 27</w:t>
      </w:r>
      <w:r w:rsidRPr="0027782B">
        <w:rPr>
          <w:rFonts w:ascii="Times New Roman" w:hAnsi="Times New Roman"/>
          <w:sz w:val="24"/>
          <w:szCs w:val="24"/>
        </w:rPr>
        <w:t>℃</w:t>
      </w:r>
      <w:r>
        <w:rPr>
          <w:rFonts w:ascii="Times New Roman" w:hAnsi="Times New Roman"/>
          <w:sz w:val="24"/>
          <w:szCs w:val="24"/>
        </w:rPr>
        <w:t xml:space="preserve"> respectively</w:t>
      </w:r>
      <w:r w:rsidRPr="0027782B">
        <w:rPr>
          <w:rFonts w:ascii="Times New Roman" w:hAnsi="Times New Roman"/>
          <w:sz w:val="24"/>
          <w:szCs w:val="24"/>
        </w:rPr>
        <w:t xml:space="preserve">. </w:t>
      </w:r>
      <w:r>
        <w:rPr>
          <w:rFonts w:ascii="Times New Roman" w:hAnsi="Times New Roman"/>
          <w:sz w:val="24"/>
          <w:szCs w:val="24"/>
        </w:rPr>
        <w:t>These results align with preliminary studies of other tropical glass eels. For instance, in the Philippines, tropical glass eels have been documented to be successfully cultured in temperatures ranging from between 19</w:t>
      </w:r>
      <w:r w:rsidRPr="00EA5480">
        <w:rPr>
          <w:rFonts w:ascii="Times New Roman" w:hAnsi="Times New Roman"/>
          <w:sz w:val="24"/>
          <w:szCs w:val="24"/>
        </w:rPr>
        <w:t>°C</w:t>
      </w:r>
      <w:r>
        <w:rPr>
          <w:rFonts w:ascii="Times New Roman" w:hAnsi="Times New Roman"/>
          <w:sz w:val="24"/>
          <w:szCs w:val="24"/>
        </w:rPr>
        <w:t xml:space="preserve"> and 30</w:t>
      </w:r>
      <w:r w:rsidRPr="00EA5480">
        <w:rPr>
          <w:rFonts w:ascii="Times New Roman" w:hAnsi="Times New Roman"/>
          <w:sz w:val="24"/>
          <w:szCs w:val="24"/>
        </w:rPr>
        <w:t>°C</w:t>
      </w:r>
      <w:r>
        <w:rPr>
          <w:rFonts w:ascii="Times New Roman" w:hAnsi="Times New Roman"/>
          <w:sz w:val="24"/>
          <w:szCs w:val="24"/>
        </w:rPr>
        <w:t xml:space="preserve"> with no signs of temperature stress (</w:t>
      </w:r>
      <w:r w:rsidRPr="00B6061D">
        <w:rPr>
          <w:rFonts w:ascii="Times New Roman" w:hAnsi="Times New Roman"/>
          <w:sz w:val="24"/>
          <w:szCs w:val="24"/>
        </w:rPr>
        <w:t xml:space="preserve">Cuvin </w:t>
      </w:r>
      <w:r w:rsidR="003C391E" w:rsidRPr="003C391E">
        <w:rPr>
          <w:rFonts w:ascii="Times New Roman" w:hAnsi="Times New Roman"/>
          <w:i/>
          <w:iCs/>
          <w:sz w:val="24"/>
          <w:szCs w:val="24"/>
        </w:rPr>
        <w:t>et al.,</w:t>
      </w:r>
      <w:r w:rsidRPr="00B6061D">
        <w:rPr>
          <w:rFonts w:ascii="Times New Roman" w:hAnsi="Times New Roman"/>
          <w:sz w:val="24"/>
          <w:szCs w:val="24"/>
        </w:rPr>
        <w:t xml:space="preserve"> 2019).</w:t>
      </w:r>
      <w:r>
        <w:rPr>
          <w:rFonts w:ascii="Times New Roman" w:hAnsi="Times New Roman"/>
          <w:sz w:val="24"/>
          <w:szCs w:val="24"/>
        </w:rPr>
        <w:t xml:space="preserve"> </w:t>
      </w:r>
      <w:r w:rsidRPr="000C3617">
        <w:rPr>
          <w:rFonts w:ascii="Times New Roman" w:hAnsi="Times New Roman"/>
          <w:sz w:val="24"/>
          <w:szCs w:val="24"/>
        </w:rPr>
        <w:t xml:space="preserve">The </w:t>
      </w:r>
      <w:r>
        <w:rPr>
          <w:rFonts w:ascii="Times New Roman" w:hAnsi="Times New Roman"/>
          <w:sz w:val="24"/>
          <w:szCs w:val="24"/>
        </w:rPr>
        <w:t xml:space="preserve">optimal growth temperature </w:t>
      </w:r>
      <w:r w:rsidRPr="000C3617">
        <w:rPr>
          <w:rFonts w:ascii="Times New Roman" w:hAnsi="Times New Roman"/>
          <w:sz w:val="24"/>
          <w:szCs w:val="24"/>
        </w:rPr>
        <w:t xml:space="preserve">growth of </w:t>
      </w:r>
      <w:r w:rsidRPr="000C3617">
        <w:rPr>
          <w:rFonts w:ascii="Times New Roman" w:hAnsi="Times New Roman"/>
          <w:i/>
          <w:iCs/>
          <w:sz w:val="24"/>
          <w:szCs w:val="24"/>
        </w:rPr>
        <w:t>A. marmorata</w:t>
      </w:r>
      <w:r w:rsidRPr="000C3617">
        <w:rPr>
          <w:rFonts w:ascii="Times New Roman" w:hAnsi="Times New Roman"/>
          <w:sz w:val="24"/>
          <w:szCs w:val="24"/>
        </w:rPr>
        <w:t xml:space="preserve"> juvenile</w:t>
      </w:r>
      <w:r>
        <w:rPr>
          <w:rFonts w:ascii="Times New Roman" w:hAnsi="Times New Roman"/>
          <w:sz w:val="24"/>
          <w:szCs w:val="24"/>
        </w:rPr>
        <w:t xml:space="preserve"> glass eels </w:t>
      </w:r>
      <w:r w:rsidR="00DC74E9">
        <w:rPr>
          <w:rFonts w:ascii="Times New Roman" w:hAnsi="Times New Roman"/>
          <w:sz w:val="24"/>
          <w:szCs w:val="24"/>
        </w:rPr>
        <w:t>have</w:t>
      </w:r>
      <w:r>
        <w:rPr>
          <w:rFonts w:ascii="Times New Roman" w:hAnsi="Times New Roman"/>
          <w:sz w:val="24"/>
          <w:szCs w:val="24"/>
        </w:rPr>
        <w:t xml:space="preserve"> been reported to be </w:t>
      </w:r>
      <w:r w:rsidRPr="000C3617">
        <w:rPr>
          <w:rFonts w:ascii="Times New Roman" w:hAnsi="Times New Roman"/>
          <w:sz w:val="24"/>
          <w:szCs w:val="24"/>
        </w:rPr>
        <w:t>27.6°C</w:t>
      </w:r>
      <w:r>
        <w:rPr>
          <w:rFonts w:ascii="Times New Roman" w:hAnsi="Times New Roman"/>
          <w:sz w:val="24"/>
          <w:szCs w:val="24"/>
        </w:rPr>
        <w:t xml:space="preserve"> and also documented to be affected </w:t>
      </w:r>
      <w:r w:rsidRPr="000C3617">
        <w:rPr>
          <w:rFonts w:ascii="Times New Roman" w:hAnsi="Times New Roman"/>
          <w:sz w:val="24"/>
          <w:szCs w:val="24"/>
        </w:rPr>
        <w:t>by low water temperatures</w:t>
      </w:r>
      <w:r>
        <w:rPr>
          <w:rFonts w:ascii="Times New Roman" w:hAnsi="Times New Roman"/>
          <w:sz w:val="24"/>
          <w:szCs w:val="24"/>
        </w:rPr>
        <w:t xml:space="preserve"> </w:t>
      </w:r>
      <w:r w:rsidRPr="000C3617">
        <w:rPr>
          <w:rFonts w:ascii="Times New Roman" w:hAnsi="Times New Roman"/>
          <w:sz w:val="24"/>
          <w:szCs w:val="24"/>
        </w:rPr>
        <w:t xml:space="preserve">(Luo </w:t>
      </w:r>
      <w:r w:rsidR="003C391E" w:rsidRPr="003C391E">
        <w:rPr>
          <w:rFonts w:ascii="Times New Roman" w:hAnsi="Times New Roman"/>
          <w:i/>
          <w:iCs/>
          <w:sz w:val="24"/>
          <w:szCs w:val="24"/>
        </w:rPr>
        <w:t>et al.,</w:t>
      </w:r>
      <w:r w:rsidRPr="000C3617">
        <w:rPr>
          <w:rFonts w:ascii="Times New Roman" w:hAnsi="Times New Roman"/>
          <w:sz w:val="24"/>
          <w:szCs w:val="24"/>
        </w:rPr>
        <w:t xml:space="preserve"> 2013). According to a study by Arai </w:t>
      </w:r>
      <w:r w:rsidRPr="000C3617">
        <w:rPr>
          <w:rFonts w:ascii="Times New Roman" w:hAnsi="Times New Roman"/>
          <w:i/>
          <w:iCs/>
          <w:sz w:val="24"/>
          <w:szCs w:val="24"/>
        </w:rPr>
        <w:t>et al.</w:t>
      </w:r>
      <w:r w:rsidRPr="000C3617">
        <w:rPr>
          <w:rFonts w:ascii="Times New Roman" w:hAnsi="Times New Roman"/>
          <w:sz w:val="24"/>
          <w:szCs w:val="24"/>
        </w:rPr>
        <w:t xml:space="preserve"> (2020), </w:t>
      </w:r>
      <w:r>
        <w:rPr>
          <w:rFonts w:ascii="Times New Roman" w:hAnsi="Times New Roman"/>
          <w:sz w:val="24"/>
          <w:szCs w:val="24"/>
        </w:rPr>
        <w:t xml:space="preserve">specimens of </w:t>
      </w:r>
      <w:r w:rsidRPr="000C3617">
        <w:rPr>
          <w:rFonts w:ascii="Times New Roman" w:hAnsi="Times New Roman"/>
          <w:i/>
          <w:iCs/>
          <w:sz w:val="24"/>
          <w:szCs w:val="24"/>
        </w:rPr>
        <w:t>A. bengalensis</w:t>
      </w:r>
      <w:r w:rsidRPr="000C3617">
        <w:rPr>
          <w:rFonts w:ascii="Times New Roman" w:hAnsi="Times New Roman"/>
          <w:sz w:val="24"/>
          <w:szCs w:val="24"/>
        </w:rPr>
        <w:t xml:space="preserve"> </w:t>
      </w:r>
      <w:r>
        <w:rPr>
          <w:rFonts w:ascii="Times New Roman" w:hAnsi="Times New Roman"/>
          <w:sz w:val="24"/>
          <w:szCs w:val="24"/>
        </w:rPr>
        <w:t>species</w:t>
      </w:r>
      <w:r w:rsidRPr="000C3617">
        <w:rPr>
          <w:rFonts w:ascii="Times New Roman" w:hAnsi="Times New Roman"/>
          <w:sz w:val="24"/>
          <w:szCs w:val="24"/>
        </w:rPr>
        <w:t xml:space="preserve"> </w:t>
      </w:r>
      <w:r>
        <w:rPr>
          <w:rFonts w:ascii="Times New Roman" w:hAnsi="Times New Roman"/>
          <w:sz w:val="24"/>
          <w:szCs w:val="24"/>
        </w:rPr>
        <w:t>were reported upstream</w:t>
      </w:r>
      <w:r w:rsidRPr="000C3617">
        <w:rPr>
          <w:rFonts w:ascii="Times New Roman" w:hAnsi="Times New Roman"/>
          <w:sz w:val="24"/>
          <w:szCs w:val="24"/>
        </w:rPr>
        <w:t xml:space="preserve"> where temperatures varied between 23.6 and 28.1 °C.</w:t>
      </w:r>
      <w:r>
        <w:rPr>
          <w:rFonts w:ascii="Times New Roman" w:hAnsi="Times New Roman"/>
          <w:sz w:val="24"/>
          <w:szCs w:val="24"/>
        </w:rPr>
        <w:t xml:space="preserve"> </w:t>
      </w:r>
      <w:r w:rsidRPr="0027782B">
        <w:rPr>
          <w:rFonts w:ascii="Times New Roman" w:hAnsi="Times New Roman"/>
          <w:sz w:val="24"/>
          <w:szCs w:val="24"/>
        </w:rPr>
        <w:t xml:space="preserve"> </w:t>
      </w:r>
    </w:p>
    <w:bookmarkEnd w:id="2147"/>
    <w:p w14:paraId="635B66F1" w14:textId="6F6D5DF8" w:rsidR="007122EE" w:rsidRPr="00C93F4D" w:rsidRDefault="007122EE" w:rsidP="007122EE">
      <w:pPr>
        <w:pStyle w:val="Compact"/>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 xml:space="preserve">Species composition showed a distinct pattern whereby,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and </w:t>
      </w:r>
      <w:r w:rsidRPr="00C93F4D">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were more abundant during periods of elevated water flows, characterized by discharge rates of 8 m³/s. In contrast,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were more abundant during conditions of lower discharge flow, of 1 m³/s. This correlation is more evident by observing that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and </w:t>
      </w:r>
      <w:r w:rsidRPr="00C93F4D">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were similarly more abundant at sampling sites SBE1 and SBE4. Spatial differences in river </w:t>
      </w:r>
      <w:r w:rsidR="007517FD">
        <w:rPr>
          <w:rFonts w:ascii="Times New Roman" w:hAnsi="Times New Roman" w:cs="Times New Roman"/>
          <w:color w:val="000000" w:themeColor="text1"/>
        </w:rPr>
        <w:t>discharge</w:t>
      </w:r>
      <w:r w:rsidRPr="00C93F4D">
        <w:rPr>
          <w:rFonts w:ascii="Times New Roman" w:hAnsi="Times New Roman" w:cs="Times New Roman"/>
          <w:color w:val="000000" w:themeColor="text1"/>
        </w:rPr>
        <w:t xml:space="preserve"> also showed higher discharge flow rates observed at sampling site SBE2 and SBE3, </w:t>
      </w:r>
      <w:r w:rsidRPr="00C93F4D">
        <w:rPr>
          <w:rFonts w:ascii="Times New Roman" w:hAnsi="Times New Roman" w:cs="Times New Roman"/>
          <w:color w:val="000000"/>
          <w:spacing w:val="2"/>
          <w:shd w:val="clear" w:color="auto" w:fill="FFFFFF"/>
        </w:rPr>
        <w:t>11 </w:t>
      </w:r>
      <w:r w:rsidRPr="00C93F4D">
        <w:rPr>
          <w:rFonts w:ascii="Times New Roman" w:hAnsi="Times New Roman" w:cs="Times New Roman"/>
          <w:color w:val="000000" w:themeColor="text1"/>
        </w:rPr>
        <w:t xml:space="preserve">m3/s and 10 m3/s respectively. Lower discharge flow was observed at the mot downstream and upstream sampling sites SBE1 and SBE4 at 0 m3/s and 1 m3/s respectively. These results are consistent with the river continuum </w:t>
      </w:r>
      <w:r w:rsidR="00F505D5" w:rsidRPr="00C93F4D">
        <w:rPr>
          <w:rFonts w:ascii="Times New Roman" w:hAnsi="Times New Roman" w:cs="Times New Roman"/>
          <w:color w:val="000000" w:themeColor="text1"/>
        </w:rPr>
        <w:t>concept (RCC)</w:t>
      </w:r>
      <w:r w:rsidRPr="00C93F4D">
        <w:rPr>
          <w:rFonts w:ascii="Times New Roman" w:hAnsi="Times New Roman" w:cs="Times New Roman"/>
          <w:color w:val="000000" w:themeColor="text1"/>
        </w:rPr>
        <w:t xml:space="preserve"> which indicates that discharge is usually lowest downstream but increases midstream and upstream (</w:t>
      </w:r>
      <w:r w:rsidRPr="00C93F4D">
        <w:rPr>
          <w:rFonts w:ascii="Times New Roman" w:hAnsi="Times New Roman" w:cs="Times New Roman"/>
          <w:color w:val="222222"/>
          <w:shd w:val="clear" w:color="auto" w:fill="FFFFFF"/>
        </w:rPr>
        <w:t xml:space="preserve">Tornwall </w:t>
      </w:r>
      <w:r w:rsidR="003C391E" w:rsidRPr="003C391E">
        <w:rPr>
          <w:rFonts w:ascii="Times New Roman" w:hAnsi="Times New Roman" w:cs="Times New Roman"/>
          <w:i/>
          <w:iCs/>
          <w:color w:val="222222"/>
          <w:shd w:val="clear" w:color="auto" w:fill="FFFFFF"/>
        </w:rPr>
        <w:t>et al.,</w:t>
      </w:r>
      <w:r w:rsidRPr="00C93F4D">
        <w:rPr>
          <w:rFonts w:ascii="Times New Roman" w:hAnsi="Times New Roman" w:cs="Times New Roman"/>
          <w:color w:val="222222"/>
          <w:shd w:val="clear" w:color="auto" w:fill="FFFFFF"/>
        </w:rPr>
        <w:t xml:space="preserve"> 2015; Larsen </w:t>
      </w:r>
      <w:r w:rsidR="003C391E" w:rsidRPr="003C391E">
        <w:rPr>
          <w:rFonts w:ascii="Times New Roman" w:hAnsi="Times New Roman" w:cs="Times New Roman"/>
          <w:i/>
          <w:iCs/>
          <w:color w:val="222222"/>
          <w:shd w:val="clear" w:color="auto" w:fill="FFFFFF"/>
        </w:rPr>
        <w:t>et al.,</w:t>
      </w:r>
      <w:r w:rsidRPr="00C93F4D">
        <w:rPr>
          <w:rFonts w:ascii="Times New Roman" w:hAnsi="Times New Roman" w:cs="Times New Roman"/>
          <w:color w:val="222222"/>
          <w:shd w:val="clear" w:color="auto" w:fill="FFFFFF"/>
        </w:rPr>
        <w:t xml:space="preserve"> 2019; Doretto </w:t>
      </w:r>
      <w:r w:rsidR="003C391E" w:rsidRPr="003C391E">
        <w:rPr>
          <w:rFonts w:ascii="Times New Roman" w:hAnsi="Times New Roman" w:cs="Times New Roman"/>
          <w:i/>
          <w:iCs/>
          <w:color w:val="222222"/>
          <w:shd w:val="clear" w:color="auto" w:fill="FFFFFF"/>
        </w:rPr>
        <w:t>et al.,</w:t>
      </w:r>
      <w:r w:rsidRPr="00C93F4D">
        <w:rPr>
          <w:rFonts w:ascii="Times New Roman" w:hAnsi="Times New Roman" w:cs="Times New Roman"/>
          <w:color w:val="222222"/>
          <w:shd w:val="clear" w:color="auto" w:fill="FFFFFF"/>
        </w:rPr>
        <w:t xml:space="preserve"> 2020)</w:t>
      </w:r>
      <w:r w:rsidRPr="00C93F4D">
        <w:rPr>
          <w:rFonts w:ascii="Times New Roman" w:hAnsi="Times New Roman" w:cs="Times New Roman"/>
          <w:color w:val="000000" w:themeColor="text1"/>
        </w:rPr>
        <w:t xml:space="preserve">. Discharge was higher at sampling sites located mid estuarine region. </w:t>
      </w:r>
      <w:r w:rsidR="00F505D5" w:rsidRPr="00C93F4D">
        <w:rPr>
          <w:rFonts w:ascii="Times New Roman" w:hAnsi="Times New Roman" w:cs="Times New Roman"/>
          <w:color w:val="000000" w:themeColor="text1"/>
        </w:rPr>
        <w:t>Similarly,</w:t>
      </w:r>
      <w:r w:rsidRPr="00C93F4D">
        <w:rPr>
          <w:rFonts w:ascii="Times New Roman" w:hAnsi="Times New Roman" w:cs="Times New Roman"/>
          <w:color w:val="000000" w:themeColor="text1"/>
        </w:rPr>
        <w:t xml:space="preserve"> higher abundance of juvenile anguillid eels were observed in sampling site SBE1 and SBE4 at </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n=24</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and </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n=23</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respectively. Accordingly, this suggests that juvenile anguillid eels tend to inhabit areas with much slower moving water. </w:t>
      </w:r>
    </w:p>
    <w:p w14:paraId="44891679" w14:textId="3EF7C9CB" w:rsidR="007122EE" w:rsidRPr="00C93F4D" w:rsidRDefault="007122EE" w:rsidP="007122EE">
      <w:pPr>
        <w:pStyle w:val="Compact"/>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The relationship between river flow on inshore and upstream migration of juvenile anguillid eels can be attributed to predation (</w:t>
      </w:r>
      <w:r w:rsidRPr="00C93F4D">
        <w:rPr>
          <w:rFonts w:ascii="Times New Roman" w:hAnsi="Times New Roman" w:cs="Times New Roman"/>
        </w:rPr>
        <w:t xml:space="preserve">Bru </w:t>
      </w:r>
      <w:r w:rsidR="003C391E" w:rsidRPr="003C391E">
        <w:rPr>
          <w:rFonts w:ascii="Times New Roman" w:hAnsi="Times New Roman" w:cs="Times New Roman"/>
          <w:i/>
          <w:iCs/>
        </w:rPr>
        <w:t>et al.,</w:t>
      </w:r>
      <w:r w:rsidRPr="00C93F4D">
        <w:rPr>
          <w:rFonts w:ascii="Times New Roman" w:hAnsi="Times New Roman" w:cs="Times New Roman"/>
        </w:rPr>
        <w:t xml:space="preserve"> 2009; </w:t>
      </w:r>
      <w:r w:rsidRPr="00C93F4D">
        <w:rPr>
          <w:rFonts w:ascii="Times New Roman" w:hAnsi="Times New Roman" w:cs="Times New Roman"/>
          <w:color w:val="000000" w:themeColor="text1"/>
        </w:rPr>
        <w:t xml:space="preserve">Glen and Dickman., 2014; Miyake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2018), habitat preference (Glova, 1999; Silberschneider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2001; Harrison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and olfactory cues (Tesch, 2003; Edeline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2009). During periods of high river flow, juvenile anguillid eels tend to settle near the lower banks of the estuary to avoid being carried back downstream (Harrison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This however makes them more susceptible to exploitation and predation (</w:t>
      </w:r>
      <w:r w:rsidRPr="00C93F4D">
        <w:rPr>
          <w:rFonts w:ascii="Times New Roman" w:hAnsi="Times New Roman" w:cs="Times New Roman"/>
        </w:rPr>
        <w:t xml:space="preserve">Bru </w:t>
      </w:r>
      <w:r w:rsidR="003C391E" w:rsidRPr="003C391E">
        <w:rPr>
          <w:rFonts w:ascii="Times New Roman" w:hAnsi="Times New Roman" w:cs="Times New Roman"/>
          <w:i/>
          <w:iCs/>
        </w:rPr>
        <w:t>et al.,</w:t>
      </w:r>
      <w:r w:rsidRPr="00C93F4D">
        <w:rPr>
          <w:rFonts w:ascii="Times New Roman" w:hAnsi="Times New Roman" w:cs="Times New Roman"/>
        </w:rPr>
        <w:t xml:space="preserve"> 2009; </w:t>
      </w:r>
      <w:r w:rsidRPr="00C93F4D">
        <w:rPr>
          <w:rFonts w:ascii="Times New Roman" w:hAnsi="Times New Roman" w:cs="Times New Roman"/>
          <w:color w:val="000000" w:themeColor="text1"/>
        </w:rPr>
        <w:t xml:space="preserve">Harrison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A similar orientation is observed whereby glass eels burry themselves </w:t>
      </w:r>
      <w:r w:rsidR="00F505D5" w:rsidRPr="00C93F4D">
        <w:rPr>
          <w:rFonts w:ascii="Times New Roman" w:hAnsi="Times New Roman" w:cs="Times New Roman"/>
          <w:color w:val="000000" w:themeColor="text1"/>
        </w:rPr>
        <w:t>into</w:t>
      </w:r>
      <w:r w:rsidRPr="00C93F4D">
        <w:rPr>
          <w:rFonts w:ascii="Times New Roman" w:hAnsi="Times New Roman" w:cs="Times New Roman"/>
          <w:color w:val="000000" w:themeColor="text1"/>
        </w:rPr>
        <w:t xml:space="preserve"> the substratum so as to conserve energy for upstream migration by maintaining a stationary position (Trancart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2012). External cues such as </w:t>
      </w:r>
      <w:r w:rsidR="00F505D5" w:rsidRPr="00C93F4D">
        <w:rPr>
          <w:rFonts w:ascii="Times New Roman" w:hAnsi="Times New Roman" w:cs="Times New Roman"/>
          <w:color w:val="000000" w:themeColor="text1"/>
        </w:rPr>
        <w:t>odour</w:t>
      </w:r>
      <w:r w:rsidRPr="00C93F4D">
        <w:rPr>
          <w:rFonts w:ascii="Times New Roman" w:hAnsi="Times New Roman" w:cs="Times New Roman"/>
          <w:color w:val="000000" w:themeColor="text1"/>
        </w:rPr>
        <w:t xml:space="preserve"> associated with river flow, have also been documented to regulate the timing and duration of glass eels (Harrison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Anguillid eels have a very highly developed olfactory system, capable of detecting odour at extremely concentrations (Martin, 1995; Harrison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During selective tidal stream transport, the smell of freshwater triggers </w:t>
      </w:r>
      <w:r w:rsidR="001425AF" w:rsidRPr="00C93F4D">
        <w:rPr>
          <w:rFonts w:ascii="Times New Roman" w:hAnsi="Times New Roman" w:cs="Times New Roman"/>
          <w:color w:val="000000" w:themeColor="text1"/>
        </w:rPr>
        <w:t>increases</w:t>
      </w:r>
      <w:r w:rsidRPr="00C93F4D">
        <w:rPr>
          <w:rFonts w:ascii="Times New Roman" w:hAnsi="Times New Roman" w:cs="Times New Roman"/>
          <w:color w:val="000000" w:themeColor="text1"/>
        </w:rPr>
        <w:t xml:space="preserve"> swimming activity, facilitating orientation towards inland waters (Tesch, 2003; Edeline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2009; Harrison </w:t>
      </w:r>
      <w:r w:rsidR="003C391E" w:rsidRPr="003C391E">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w:t>
      </w:r>
    </w:p>
    <w:p w14:paraId="3675AF14" w14:textId="1F435FE9" w:rsidR="00D80F32" w:rsidRPr="00C93F4D" w:rsidRDefault="007122EE" w:rsidP="00F2370D">
      <w:pPr>
        <w:pStyle w:val="Title"/>
        <w:rPr>
          <w:rFonts w:cs="Times New Roman"/>
        </w:rPr>
      </w:pPr>
      <w:r w:rsidRPr="00C93F4D">
        <w:rPr>
          <w:rFonts w:cs="Times New Roman"/>
          <w:szCs w:val="24"/>
        </w:rPr>
        <w:br w:type="page"/>
      </w:r>
      <w:bookmarkStart w:id="2148" w:name="_Toc20687105"/>
      <w:bookmarkStart w:id="2149" w:name="_Toc120099708"/>
      <w:bookmarkStart w:id="2150" w:name="_Toc120101065"/>
      <w:bookmarkStart w:id="2151" w:name="_Toc128808314"/>
      <w:bookmarkStart w:id="2152" w:name="_Toc128809611"/>
      <w:bookmarkStart w:id="2153" w:name="_Toc144063177"/>
      <w:bookmarkEnd w:id="2140"/>
      <w:bookmarkEnd w:id="2141"/>
      <w:bookmarkEnd w:id="2146"/>
      <w:r w:rsidR="00D80F32" w:rsidRPr="00C93F4D">
        <w:rPr>
          <w:rFonts w:cs="Times New Roman"/>
        </w:rPr>
        <w:t>CHAPTER SIX</w:t>
      </w:r>
      <w:bookmarkEnd w:id="2148"/>
      <w:bookmarkEnd w:id="2149"/>
      <w:bookmarkEnd w:id="2150"/>
      <w:bookmarkEnd w:id="2151"/>
      <w:bookmarkEnd w:id="2152"/>
      <w:bookmarkEnd w:id="2153"/>
    </w:p>
    <w:p w14:paraId="5BCA5B52" w14:textId="77777777" w:rsidR="00D80F32" w:rsidRPr="00C93F4D" w:rsidRDefault="00D80F32" w:rsidP="00F2370D">
      <w:pPr>
        <w:pStyle w:val="Heading1"/>
        <w:jc w:val="center"/>
      </w:pPr>
      <w:bookmarkStart w:id="2154" w:name="_Toc20687106"/>
      <w:bookmarkStart w:id="2155" w:name="_Toc120099709"/>
      <w:bookmarkStart w:id="2156" w:name="_Toc120101066"/>
      <w:bookmarkStart w:id="2157" w:name="_Toc128808315"/>
      <w:bookmarkStart w:id="2158" w:name="_Toc128809612"/>
      <w:bookmarkStart w:id="2159" w:name="_Toc144063178"/>
      <w:r w:rsidRPr="00C93F4D">
        <w:t>CONCLUSION AND RECOMMENDATIONS</w:t>
      </w:r>
      <w:bookmarkEnd w:id="2154"/>
      <w:bookmarkEnd w:id="2155"/>
      <w:bookmarkEnd w:id="2156"/>
      <w:bookmarkEnd w:id="2157"/>
      <w:bookmarkEnd w:id="2158"/>
      <w:bookmarkEnd w:id="2159"/>
    </w:p>
    <w:p w14:paraId="7D2762CD" w14:textId="6DCCB205" w:rsidR="00EE444B" w:rsidRPr="00C93F4D" w:rsidRDefault="00EE444B" w:rsidP="00F2370D">
      <w:pPr>
        <w:widowControl w:val="0"/>
        <w:overflowPunct w:val="0"/>
        <w:autoSpaceDE w:val="0"/>
        <w:autoSpaceDN w:val="0"/>
        <w:adjustRightInd w:val="0"/>
        <w:spacing w:after="100" w:afterAutospacing="1"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lang w:val="en-US"/>
        </w:rPr>
        <w:t xml:space="preserve">This study is the first to </w:t>
      </w:r>
      <w:r w:rsidR="00E43E22" w:rsidRPr="00C93F4D">
        <w:rPr>
          <w:rFonts w:ascii="Times New Roman" w:hAnsi="Times New Roman"/>
          <w:color w:val="000000" w:themeColor="text1"/>
          <w:sz w:val="24"/>
          <w:szCs w:val="24"/>
          <w:lang w:val="en-US"/>
        </w:rPr>
        <w:t xml:space="preserve">document the </w:t>
      </w:r>
      <w:r w:rsidR="0075716A" w:rsidRPr="00C93F4D">
        <w:rPr>
          <w:rFonts w:ascii="Times New Roman" w:hAnsi="Times New Roman"/>
          <w:color w:val="000000" w:themeColor="text1"/>
          <w:sz w:val="24"/>
          <w:szCs w:val="24"/>
        </w:rPr>
        <w:t xml:space="preserve">occurrence, taxonomic composition and ecological aspects </w:t>
      </w:r>
      <w:r w:rsidR="00E43E22" w:rsidRPr="00C93F4D">
        <w:rPr>
          <w:rFonts w:ascii="Times New Roman" w:hAnsi="Times New Roman"/>
          <w:color w:val="000000" w:themeColor="text1"/>
          <w:sz w:val="24"/>
          <w:szCs w:val="24"/>
          <w:lang w:val="en-US"/>
        </w:rPr>
        <w:t>of juvenile</w:t>
      </w:r>
      <w:r w:rsidRPr="00C93F4D">
        <w:rPr>
          <w:rFonts w:ascii="Times New Roman" w:hAnsi="Times New Roman"/>
          <w:color w:val="000000" w:themeColor="text1"/>
          <w:sz w:val="24"/>
          <w:szCs w:val="24"/>
          <w:lang w:val="en-US"/>
        </w:rPr>
        <w:t xml:space="preserve"> anguillid eels in </w:t>
      </w:r>
      <w:r w:rsidR="00E877C8" w:rsidRPr="00C93F4D">
        <w:rPr>
          <w:rFonts w:ascii="Times New Roman" w:hAnsi="Times New Roman"/>
          <w:color w:val="000000" w:themeColor="text1"/>
          <w:sz w:val="24"/>
          <w:szCs w:val="24"/>
          <w:lang w:val="en-US"/>
        </w:rPr>
        <w:t>Sabaki Estuary</w:t>
      </w:r>
      <w:r w:rsidRPr="00C93F4D">
        <w:rPr>
          <w:rFonts w:ascii="Times New Roman" w:hAnsi="Times New Roman"/>
          <w:color w:val="000000" w:themeColor="text1"/>
          <w:sz w:val="24"/>
          <w:szCs w:val="24"/>
          <w:lang w:val="en-US"/>
        </w:rPr>
        <w:t>. The results of this study have significance in terms of enhancing our understanding of the biology</w:t>
      </w:r>
      <w:r w:rsidR="00E43E22" w:rsidRPr="00C93F4D">
        <w:rPr>
          <w:rFonts w:ascii="Times New Roman" w:hAnsi="Times New Roman"/>
          <w:color w:val="000000" w:themeColor="text1"/>
          <w:sz w:val="24"/>
          <w:szCs w:val="24"/>
          <w:lang w:val="en-US"/>
        </w:rPr>
        <w:t>, taxonomy</w:t>
      </w:r>
      <w:r w:rsidRPr="00C93F4D">
        <w:rPr>
          <w:rFonts w:ascii="Times New Roman" w:hAnsi="Times New Roman"/>
          <w:color w:val="000000" w:themeColor="text1"/>
          <w:sz w:val="24"/>
          <w:szCs w:val="24"/>
          <w:lang w:val="en-US"/>
        </w:rPr>
        <w:t xml:space="preserve"> and ecology of juvenile anguillid eels. </w:t>
      </w:r>
      <w:r w:rsidR="00044AC8" w:rsidRPr="00C93F4D">
        <w:rPr>
          <w:rFonts w:ascii="Times New Roman" w:hAnsi="Times New Roman"/>
          <w:color w:val="000000" w:themeColor="text1"/>
          <w:sz w:val="24"/>
          <w:szCs w:val="24"/>
        </w:rPr>
        <w:t xml:space="preserve">It would be beneficial to conduct a subsequent study that examines the correlation between external morphological </w:t>
      </w:r>
      <w:r w:rsidR="00E43E22" w:rsidRPr="00C93F4D">
        <w:rPr>
          <w:rFonts w:ascii="Times New Roman" w:hAnsi="Times New Roman"/>
          <w:color w:val="000000" w:themeColor="text1"/>
          <w:sz w:val="24"/>
          <w:szCs w:val="24"/>
        </w:rPr>
        <w:t>identification</w:t>
      </w:r>
      <w:r w:rsidR="00044AC8" w:rsidRPr="00C93F4D">
        <w:rPr>
          <w:rFonts w:ascii="Times New Roman" w:hAnsi="Times New Roman"/>
          <w:color w:val="000000" w:themeColor="text1"/>
          <w:sz w:val="24"/>
          <w:szCs w:val="24"/>
        </w:rPr>
        <w:t xml:space="preserve"> and genetic identification in order to </w:t>
      </w:r>
      <w:r w:rsidRPr="00C93F4D">
        <w:rPr>
          <w:rFonts w:ascii="Times New Roman" w:hAnsi="Times New Roman"/>
          <w:color w:val="000000" w:themeColor="text1"/>
          <w:sz w:val="24"/>
          <w:szCs w:val="24"/>
        </w:rPr>
        <w:t>genetically</w:t>
      </w:r>
      <w:r w:rsidR="00044AC8" w:rsidRPr="00C93F4D">
        <w:rPr>
          <w:rFonts w:ascii="Times New Roman" w:hAnsi="Times New Roman"/>
          <w:color w:val="000000" w:themeColor="text1"/>
          <w:sz w:val="24"/>
          <w:szCs w:val="24"/>
        </w:rPr>
        <w:t xml:space="preserve"> discern the specific species recruiting within the </w:t>
      </w:r>
      <w:r w:rsidR="00E877C8" w:rsidRPr="00C93F4D">
        <w:rPr>
          <w:rFonts w:ascii="Times New Roman" w:hAnsi="Times New Roman"/>
          <w:color w:val="000000" w:themeColor="text1"/>
          <w:sz w:val="24"/>
          <w:szCs w:val="24"/>
        </w:rPr>
        <w:t>Sabaki Estuary</w:t>
      </w:r>
      <w:r w:rsidR="00A249CC" w:rsidRPr="00C93F4D">
        <w:rPr>
          <w:rFonts w:ascii="Times New Roman" w:hAnsi="Times New Roman"/>
          <w:color w:val="000000" w:themeColor="text1"/>
          <w:sz w:val="24"/>
          <w:szCs w:val="24"/>
        </w:rPr>
        <w:t>.</w:t>
      </w:r>
      <w:r w:rsidR="00C567BC" w:rsidRPr="00C93F4D">
        <w:rPr>
          <w:rFonts w:ascii="Times New Roman" w:hAnsi="Times New Roman"/>
          <w:color w:val="000000" w:themeColor="text1"/>
          <w:sz w:val="24"/>
          <w:szCs w:val="24"/>
        </w:rPr>
        <w:t xml:space="preserve"> The present</w:t>
      </w:r>
      <w:r w:rsidR="00A249CC" w:rsidRPr="00C93F4D">
        <w:rPr>
          <w:rFonts w:ascii="Times New Roman" w:hAnsi="Times New Roman"/>
          <w:color w:val="000000" w:themeColor="text1"/>
          <w:sz w:val="24"/>
          <w:szCs w:val="24"/>
        </w:rPr>
        <w:t xml:space="preserve"> study needs to encompass </w:t>
      </w:r>
      <w:r w:rsidR="007C56AD" w:rsidRPr="00C93F4D">
        <w:rPr>
          <w:rFonts w:ascii="Times New Roman" w:hAnsi="Times New Roman"/>
          <w:color w:val="000000" w:themeColor="text1"/>
          <w:sz w:val="24"/>
          <w:szCs w:val="24"/>
        </w:rPr>
        <w:t xml:space="preserve">accurate genetic identification and characterization of individual juvenile anguillids, which is essential for understanding their distribution, migration patterns and population dynamics </w:t>
      </w:r>
      <w:r w:rsidR="00A249CC" w:rsidRPr="00C93F4D">
        <w:rPr>
          <w:rFonts w:ascii="Times New Roman" w:hAnsi="Times New Roman"/>
          <w:color w:val="000000" w:themeColor="text1"/>
          <w:sz w:val="24"/>
          <w:szCs w:val="24"/>
        </w:rPr>
        <w:t xml:space="preserve">monitored over a relatively longer period of time. </w:t>
      </w:r>
      <w:r w:rsidR="007C56AD" w:rsidRPr="00C93F4D">
        <w:rPr>
          <w:rFonts w:ascii="Times New Roman" w:hAnsi="Times New Roman"/>
          <w:color w:val="000000" w:themeColor="text1"/>
          <w:sz w:val="24"/>
          <w:szCs w:val="24"/>
        </w:rPr>
        <w:t xml:space="preserve">Thereby </w:t>
      </w:r>
      <w:r w:rsidR="00A249CC" w:rsidRPr="00C93F4D">
        <w:rPr>
          <w:rFonts w:ascii="Times New Roman" w:hAnsi="Times New Roman"/>
          <w:color w:val="000000" w:themeColor="text1"/>
          <w:sz w:val="24"/>
          <w:szCs w:val="24"/>
        </w:rPr>
        <w:t xml:space="preserve">there is a need for further </w:t>
      </w:r>
      <w:r w:rsidRPr="00C93F4D">
        <w:rPr>
          <w:rFonts w:ascii="Times New Roman" w:hAnsi="Times New Roman"/>
          <w:color w:val="000000" w:themeColor="text1"/>
          <w:sz w:val="24"/>
          <w:szCs w:val="24"/>
        </w:rPr>
        <w:t xml:space="preserve">taxonomic </w:t>
      </w:r>
      <w:r w:rsidR="00A249CC" w:rsidRPr="00C93F4D">
        <w:rPr>
          <w:rFonts w:ascii="Times New Roman" w:hAnsi="Times New Roman"/>
          <w:color w:val="000000" w:themeColor="text1"/>
          <w:sz w:val="24"/>
          <w:szCs w:val="24"/>
        </w:rPr>
        <w:t>studies in this field</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lang w:val="en-US"/>
        </w:rPr>
        <w:t xml:space="preserve">Furthermore, it is my aspiration that this study will serve as a foundation for the implementation of </w:t>
      </w:r>
      <w:r w:rsidR="00D80F32" w:rsidRPr="00C93F4D">
        <w:rPr>
          <w:rFonts w:ascii="Times New Roman" w:hAnsi="Times New Roman"/>
          <w:color w:val="000000" w:themeColor="text1"/>
          <w:sz w:val="24"/>
          <w:szCs w:val="24"/>
          <w:lang w:val="en-US"/>
        </w:rPr>
        <w:t xml:space="preserve">subsequent </w:t>
      </w:r>
      <w:r w:rsidRPr="00C93F4D">
        <w:rPr>
          <w:rFonts w:ascii="Times New Roman" w:hAnsi="Times New Roman"/>
          <w:color w:val="000000" w:themeColor="text1"/>
          <w:sz w:val="24"/>
          <w:szCs w:val="24"/>
          <w:lang w:val="en-US"/>
        </w:rPr>
        <w:t>conservation and management strategies pertaining to these species in the future</w:t>
      </w:r>
      <w:r w:rsidR="00C567BC" w:rsidRPr="00C93F4D">
        <w:rPr>
          <w:rFonts w:ascii="Times New Roman" w:hAnsi="Times New Roman"/>
          <w:color w:val="000000" w:themeColor="text1"/>
          <w:sz w:val="24"/>
          <w:szCs w:val="24"/>
          <w:lang w:val="en-US"/>
        </w:rPr>
        <w:t>.</w:t>
      </w:r>
    </w:p>
    <w:p w14:paraId="33AEFB2F" w14:textId="6B064A6E" w:rsidR="006F4958" w:rsidRPr="00C93F4D" w:rsidRDefault="006F4958" w:rsidP="00F2370D">
      <w:pPr>
        <w:spacing w:line="480" w:lineRule="auto"/>
        <w:jc w:val="both"/>
        <w:rPr>
          <w:rFonts w:ascii="Times New Roman" w:hAnsi="Times New Roman"/>
          <w:color w:val="000000" w:themeColor="text1"/>
          <w:sz w:val="24"/>
          <w:szCs w:val="24"/>
        </w:rPr>
      </w:pPr>
    </w:p>
    <w:p w14:paraId="6A39749D" w14:textId="41E36D80" w:rsidR="004C61C6" w:rsidRPr="00C93F4D" w:rsidRDefault="004C61C6" w:rsidP="00F2370D">
      <w:pPr>
        <w:spacing w:after="160" w:line="480" w:lineRule="auto"/>
        <w:jc w:val="both"/>
        <w:rPr>
          <w:rFonts w:ascii="Times New Roman" w:hAnsi="Times New Roman"/>
          <w:color w:val="000000" w:themeColor="text1"/>
          <w:sz w:val="24"/>
          <w:szCs w:val="24"/>
          <w:shd w:val="clear" w:color="auto" w:fill="F7F7F8"/>
        </w:rPr>
      </w:pPr>
      <w:r w:rsidRPr="00C93F4D">
        <w:rPr>
          <w:rFonts w:ascii="Times New Roman" w:hAnsi="Times New Roman"/>
          <w:color w:val="000000" w:themeColor="text1"/>
          <w:sz w:val="24"/>
          <w:szCs w:val="24"/>
          <w:shd w:val="clear" w:color="auto" w:fill="F7F7F8"/>
        </w:rPr>
        <w:br w:type="page"/>
      </w:r>
    </w:p>
    <w:p w14:paraId="2F84B79F" w14:textId="7988FFC0" w:rsidR="009E6809" w:rsidRPr="00C93F4D" w:rsidRDefault="00320E83" w:rsidP="00973873">
      <w:pPr>
        <w:pStyle w:val="Title"/>
        <w:rPr>
          <w:rFonts w:cs="Times New Roman"/>
          <w:shd w:val="clear" w:color="auto" w:fill="FFFFFF"/>
        </w:rPr>
      </w:pPr>
      <w:bookmarkStart w:id="2160" w:name="_Toc120099710"/>
      <w:bookmarkStart w:id="2161" w:name="_Toc120101067"/>
      <w:bookmarkStart w:id="2162" w:name="_Toc128808316"/>
      <w:bookmarkStart w:id="2163" w:name="_Toc128809613"/>
      <w:bookmarkStart w:id="2164" w:name="_Toc144063179"/>
      <w:r w:rsidRPr="00C93F4D">
        <w:rPr>
          <w:rFonts w:cs="Times New Roman"/>
        </w:rPr>
        <w:t>REFERENCE</w:t>
      </w:r>
      <w:bookmarkEnd w:id="2160"/>
      <w:bookmarkEnd w:id="2161"/>
      <w:bookmarkEnd w:id="2162"/>
      <w:bookmarkEnd w:id="2163"/>
      <w:bookmarkEnd w:id="2164"/>
    </w:p>
    <w:p w14:paraId="11852A8D" w14:textId="77777777"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C93F4D">
        <w:rPr>
          <w:rFonts w:ascii="Times New Roman" w:eastAsia="Arial Unicode MS" w:hAnsi="Times New Roman"/>
          <w:color w:val="000000" w:themeColor="text1"/>
          <w:sz w:val="24"/>
          <w:szCs w:val="24"/>
          <w:lang w:eastAsia="fr-FR"/>
        </w:rPr>
        <w:t xml:space="preserve">Abuodha JOZ. 1998. Geology, geomorphology, oceanography and meteorology of Malindi Bay. In </w:t>
      </w:r>
      <w:r w:rsidRPr="00C93F4D">
        <w:rPr>
          <w:rFonts w:ascii="Times New Roman" w:eastAsia="Arial Unicode MS" w:hAnsi="Times New Roman"/>
          <w:i/>
          <w:iCs/>
          <w:color w:val="000000" w:themeColor="text1"/>
          <w:sz w:val="24"/>
          <w:szCs w:val="24"/>
          <w:lang w:eastAsia="fr-FR"/>
        </w:rPr>
        <w:t>Hoorweg ed Dunes, groundwater, mangroves and birdlife in Coastal Kenya. (pp. 17-39). Coastal Ecology Series No.4</w:t>
      </w:r>
      <w:r w:rsidRPr="00C93F4D">
        <w:rPr>
          <w:rFonts w:ascii="Times New Roman" w:eastAsia="Arial Unicode MS" w:hAnsi="Times New Roman"/>
          <w:color w:val="000000" w:themeColor="text1"/>
          <w:sz w:val="24"/>
          <w:szCs w:val="24"/>
          <w:lang w:eastAsia="fr-FR"/>
        </w:rPr>
        <w:t>. Nairobi: ACT.</w:t>
      </w:r>
    </w:p>
    <w:p w14:paraId="3CBE2A41"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Adam G, Feunteun E, Prouzet P, Rigaud C. 2008. The European eel: indicators of abundance and colonization. </w:t>
      </w:r>
      <w:r w:rsidRPr="00C93F4D">
        <w:rPr>
          <w:rFonts w:ascii="Times New Roman" w:hAnsi="Times New Roman"/>
          <w:i/>
          <w:iCs/>
          <w:color w:val="000000" w:themeColor="text1"/>
          <w:sz w:val="24"/>
          <w:szCs w:val="24"/>
          <w:shd w:val="clear" w:color="auto" w:fill="FFFFFF"/>
        </w:rPr>
        <w:t>Quae; 2008 Nov 18.</w:t>
      </w:r>
    </w:p>
    <w:p w14:paraId="6667E0F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Almany GR, Webster MS. The predation gauntlet: early post-settlement mortality in reef fishes. </w:t>
      </w:r>
      <w:r w:rsidRPr="00C93F4D">
        <w:rPr>
          <w:rFonts w:ascii="Times New Roman" w:hAnsi="Times New Roman"/>
          <w:i/>
          <w:iCs/>
          <w:color w:val="000000" w:themeColor="text1"/>
          <w:sz w:val="24"/>
          <w:szCs w:val="24"/>
          <w:shd w:val="clear" w:color="auto" w:fill="FFFFFF"/>
        </w:rPr>
        <w:t>Coral reefs 25</w:t>
      </w:r>
      <w:r w:rsidRPr="00C93F4D">
        <w:rPr>
          <w:rFonts w:ascii="Times New Roman" w:hAnsi="Times New Roman"/>
          <w:color w:val="000000" w:themeColor="text1"/>
          <w:sz w:val="24"/>
          <w:szCs w:val="24"/>
          <w:shd w:val="clear" w:color="auto" w:fill="FFFFFF"/>
        </w:rPr>
        <w:t>:19-22.</w:t>
      </w:r>
    </w:p>
    <w:p w14:paraId="3A2D7BE1"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Arai T and Abdul Kadir SR. 2017. Opportunistic spawning of tropical anguillid eels </w:t>
      </w:r>
      <w:r w:rsidRPr="00C93F4D">
        <w:rPr>
          <w:rFonts w:ascii="Times New Roman" w:hAnsi="Times New Roman"/>
          <w:i/>
          <w:iCs/>
          <w:color w:val="000000" w:themeColor="text1"/>
          <w:sz w:val="24"/>
          <w:szCs w:val="24"/>
          <w:shd w:val="clear" w:color="auto" w:fill="FFFFFF"/>
        </w:rPr>
        <w:t>Anguilla bicolor bicolor</w:t>
      </w:r>
      <w:r w:rsidRPr="00C93F4D">
        <w:rPr>
          <w:rFonts w:ascii="Times New Roman" w:hAnsi="Times New Roman"/>
          <w:color w:val="000000" w:themeColor="text1"/>
          <w:sz w:val="24"/>
          <w:szCs w:val="24"/>
          <w:shd w:val="clear" w:color="auto" w:fill="FFFFFF"/>
        </w:rPr>
        <w:t xml:space="preserve"> and </w:t>
      </w:r>
      <w:r w:rsidRPr="00C93F4D">
        <w:rPr>
          <w:rFonts w:ascii="Times New Roman" w:hAnsi="Times New Roman"/>
          <w:i/>
          <w:iCs/>
          <w:color w:val="000000" w:themeColor="text1"/>
          <w:sz w:val="24"/>
          <w:szCs w:val="24"/>
          <w:shd w:val="clear" w:color="auto" w:fill="FFFFFF"/>
        </w:rPr>
        <w:t>A. bengalensis bengalensis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Scientific reports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30</w:t>
      </w:r>
      <w:r w:rsidRPr="00C93F4D">
        <w:rPr>
          <w:rFonts w:ascii="Times New Roman" w:hAnsi="Times New Roman"/>
          <w:color w:val="000000" w:themeColor="text1"/>
          <w:sz w:val="24"/>
          <w:szCs w:val="24"/>
          <w:shd w:val="clear" w:color="auto" w:fill="FFFFFF"/>
        </w:rPr>
        <w:t>;7(1):1-7.</w:t>
      </w:r>
    </w:p>
    <w:p w14:paraId="7DF64A0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and Chino N. 2012. Diverse migration strategy between freshwater and seawater habitats in the freshwater eel genus Anguilla. </w:t>
      </w:r>
      <w:r w:rsidRPr="00C93F4D">
        <w:rPr>
          <w:rFonts w:ascii="Times New Roman" w:hAnsi="Times New Roman"/>
          <w:i/>
          <w:iCs/>
          <w:color w:val="000000" w:themeColor="text1"/>
          <w:sz w:val="24"/>
          <w:szCs w:val="24"/>
          <w:shd w:val="clear" w:color="auto" w:fill="FFFFFF"/>
        </w:rPr>
        <w:t>Journal of Fish Biology 81(2)</w:t>
      </w:r>
      <w:r w:rsidRPr="00C93F4D">
        <w:rPr>
          <w:rFonts w:ascii="Times New Roman" w:hAnsi="Times New Roman"/>
          <w:color w:val="000000" w:themeColor="text1"/>
          <w:sz w:val="24"/>
          <w:szCs w:val="24"/>
          <w:shd w:val="clear" w:color="auto" w:fill="FFFFFF"/>
        </w:rPr>
        <w:t>:442-55.</w:t>
      </w:r>
    </w:p>
    <w:p w14:paraId="6C826F2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and Wong L. 2016. Validation of the occurrence of the tropical eels, </w:t>
      </w:r>
      <w:r w:rsidRPr="00C93F4D">
        <w:rPr>
          <w:rFonts w:ascii="Times New Roman" w:hAnsi="Times New Roman"/>
          <w:i/>
          <w:iCs/>
          <w:color w:val="000000" w:themeColor="text1"/>
          <w:sz w:val="24"/>
          <w:szCs w:val="24"/>
        </w:rPr>
        <w:t>Anguilla bengalensis bengalensis</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A. bicolor bicolor</w:t>
      </w:r>
      <w:r w:rsidRPr="00C93F4D">
        <w:rPr>
          <w:rFonts w:ascii="Times New Roman" w:hAnsi="Times New Roman"/>
          <w:color w:val="000000" w:themeColor="text1"/>
          <w:sz w:val="24"/>
          <w:szCs w:val="24"/>
        </w:rPr>
        <w:t xml:space="preserve"> at Langkawi Island in Peninsular Malaysia, Malaysia. </w:t>
      </w:r>
      <w:r w:rsidRPr="00C93F4D">
        <w:rPr>
          <w:rFonts w:ascii="Times New Roman" w:hAnsi="Times New Roman"/>
          <w:i/>
          <w:iCs/>
          <w:color w:val="000000" w:themeColor="text1"/>
          <w:sz w:val="24"/>
          <w:szCs w:val="24"/>
        </w:rPr>
        <w:t>Tropical Ecology</w:t>
      </w:r>
      <w:r w:rsidRPr="00C93F4D">
        <w:rPr>
          <w:rFonts w:ascii="Times New Roman" w:hAnsi="Times New Roman"/>
          <w:color w:val="000000" w:themeColor="text1"/>
          <w:sz w:val="24"/>
          <w:szCs w:val="24"/>
        </w:rPr>
        <w:t xml:space="preserve"> 57: 23-3.</w:t>
      </w:r>
    </w:p>
    <w:p w14:paraId="62EEA34C" w14:textId="77777777" w:rsidR="009E6809" w:rsidRPr="00C93F4D" w:rsidRDefault="009E6809" w:rsidP="009E6809">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Abdul Kadir SR and Chino N. 2016. Year-round spawning by a tropical catadromous eel </w:t>
      </w:r>
      <w:r w:rsidRPr="00C93F4D">
        <w:rPr>
          <w:rFonts w:ascii="Times New Roman" w:hAnsi="Times New Roman"/>
          <w:i/>
          <w:iCs/>
          <w:color w:val="000000" w:themeColor="text1"/>
          <w:sz w:val="24"/>
          <w:szCs w:val="24"/>
          <w:shd w:val="clear" w:color="auto" w:fill="FFFFFF"/>
        </w:rPr>
        <w:t>Anguilla bicolor bicolor</w:t>
      </w:r>
      <w:r w:rsidRPr="00C93F4D">
        <w:rPr>
          <w:rFonts w:ascii="Times New Roman" w:hAnsi="Times New Roman"/>
          <w:color w:val="000000" w:themeColor="text1"/>
          <w:sz w:val="24"/>
          <w:szCs w:val="24"/>
          <w:shd w:val="clear" w:color="auto" w:fill="FFFFFF"/>
        </w:rPr>
        <w:t>. Marine Biology. 2016 Feb;163(2):1-7.</w:t>
      </w:r>
    </w:p>
    <w:p w14:paraId="77FB981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Aoyama J, Limbong D and Tsukamoto K. 1999. Species composition and inshore migration of the tropical eels </w:t>
      </w:r>
      <w:r w:rsidRPr="00C93F4D">
        <w:rPr>
          <w:rFonts w:ascii="Times New Roman" w:hAnsi="Times New Roman"/>
          <w:i/>
          <w:iCs/>
          <w:color w:val="000000" w:themeColor="text1"/>
          <w:sz w:val="24"/>
          <w:szCs w:val="24"/>
        </w:rPr>
        <w:t>Anguilla spp</w:t>
      </w:r>
      <w:r w:rsidRPr="00C93F4D">
        <w:rPr>
          <w:rFonts w:ascii="Times New Roman" w:hAnsi="Times New Roman"/>
          <w:color w:val="000000" w:themeColor="text1"/>
          <w:sz w:val="24"/>
          <w:szCs w:val="24"/>
        </w:rPr>
        <w:t>. recruiting into the estuary of the Poigar River, Sulawesi Island. </w:t>
      </w:r>
      <w:r w:rsidRPr="00C93F4D">
        <w:rPr>
          <w:rFonts w:ascii="Times New Roman" w:hAnsi="Times New Roman"/>
          <w:i/>
          <w:iCs/>
          <w:color w:val="000000" w:themeColor="text1"/>
          <w:sz w:val="24"/>
          <w:szCs w:val="24"/>
        </w:rPr>
        <w:t>Marine Ecology Progress Series,</w:t>
      </w:r>
      <w:r w:rsidRPr="00C93F4D">
        <w:rPr>
          <w:rFonts w:ascii="Times New Roman" w:hAnsi="Times New Roman"/>
          <w:color w:val="000000" w:themeColor="text1"/>
          <w:sz w:val="24"/>
          <w:szCs w:val="24"/>
        </w:rPr>
        <w:t> 188, pp.299-303.</w:t>
      </w:r>
    </w:p>
    <w:p w14:paraId="0A0773E5"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Chai IJ, Iizuka Y and Chang CW. 2020. Habitat segregation and migration in tropical anguillid eels, </w:t>
      </w:r>
      <w:r w:rsidRPr="00C93F4D">
        <w:rPr>
          <w:rFonts w:ascii="Times New Roman" w:hAnsi="Times New Roman"/>
          <w:i/>
          <w:iCs/>
          <w:color w:val="000000" w:themeColor="text1"/>
          <w:sz w:val="24"/>
          <w:szCs w:val="24"/>
          <w:shd w:val="clear" w:color="auto" w:fill="FFFFFF"/>
        </w:rPr>
        <w:t>Anguilla bengalensis bengalensis</w:t>
      </w:r>
      <w:r w:rsidRPr="00C93F4D">
        <w:rPr>
          <w:rFonts w:ascii="Times New Roman" w:hAnsi="Times New Roman"/>
          <w:color w:val="000000" w:themeColor="text1"/>
          <w:sz w:val="24"/>
          <w:szCs w:val="24"/>
          <w:shd w:val="clear" w:color="auto" w:fill="FFFFFF"/>
        </w:rPr>
        <w:t xml:space="preserve"> and </w:t>
      </w:r>
      <w:r w:rsidRPr="00C93F4D">
        <w:rPr>
          <w:rFonts w:ascii="Times New Roman" w:hAnsi="Times New Roman"/>
          <w:i/>
          <w:iCs/>
          <w:color w:val="000000" w:themeColor="text1"/>
          <w:sz w:val="24"/>
          <w:szCs w:val="24"/>
          <w:shd w:val="clear" w:color="auto" w:fill="FFFFFF"/>
        </w:rPr>
        <w:t>A. bicolor bicolor</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Scientific Reports 10(1)</w:t>
      </w:r>
      <w:r w:rsidRPr="00C93F4D">
        <w:rPr>
          <w:rFonts w:ascii="Times New Roman" w:hAnsi="Times New Roman"/>
          <w:color w:val="000000" w:themeColor="text1"/>
          <w:sz w:val="24"/>
          <w:szCs w:val="24"/>
          <w:shd w:val="clear" w:color="auto" w:fill="FFFFFF"/>
        </w:rPr>
        <w:t xml:space="preserve">:1-3. Righton D, Piper A, Aarestrup K, Amilhat E, Belpaire C, Casselman J, Castonguay M, Díaz E, Dörner H, Faliex E and Feunteun E. 2021. Important questions to progress science and sustainable management of anguillid eels. </w:t>
      </w:r>
      <w:r w:rsidRPr="00C93F4D">
        <w:rPr>
          <w:rFonts w:ascii="Times New Roman" w:hAnsi="Times New Roman"/>
          <w:i/>
          <w:iCs/>
          <w:color w:val="000000" w:themeColor="text1"/>
          <w:sz w:val="24"/>
          <w:szCs w:val="24"/>
          <w:shd w:val="clear" w:color="auto" w:fill="FFFFFF"/>
        </w:rPr>
        <w:t>Fish and Fisheries 4</w:t>
      </w:r>
      <w:r w:rsidRPr="00C93F4D">
        <w:rPr>
          <w:rFonts w:ascii="Times New Roman" w:hAnsi="Times New Roman"/>
          <w:color w:val="000000" w:themeColor="text1"/>
          <w:sz w:val="24"/>
          <w:szCs w:val="24"/>
          <w:shd w:val="clear" w:color="auto" w:fill="FFFFFF"/>
        </w:rPr>
        <w:t>:762-88.</w:t>
      </w:r>
    </w:p>
    <w:p w14:paraId="5AF5C645" w14:textId="429730FF"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Marui M, Otake T and Tsukamoto K. 2002. Inshore migration of a tropical eel, </w:t>
      </w:r>
      <w:r w:rsidRPr="00C93F4D">
        <w:rPr>
          <w:rFonts w:ascii="Times New Roman" w:hAnsi="Times New Roman"/>
          <w:i/>
          <w:iCs/>
          <w:color w:val="000000" w:themeColor="text1"/>
          <w:sz w:val="24"/>
          <w:szCs w:val="24"/>
        </w:rPr>
        <w:t>Anguill</w:t>
      </w:r>
      <w:r w:rsidR="003570C6" w:rsidRPr="003570C6">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from Taiwanese and Japanese coasts. </w:t>
      </w:r>
      <w:r w:rsidRPr="00C93F4D">
        <w:rPr>
          <w:rFonts w:ascii="Times New Roman" w:hAnsi="Times New Roman"/>
          <w:i/>
          <w:iCs/>
          <w:color w:val="000000" w:themeColor="text1"/>
          <w:sz w:val="24"/>
          <w:szCs w:val="24"/>
        </w:rPr>
        <w:t xml:space="preserve">Fisheries Science, </w:t>
      </w:r>
      <w:r w:rsidRPr="00C93F4D">
        <w:rPr>
          <w:rFonts w:ascii="Times New Roman" w:hAnsi="Times New Roman"/>
          <w:color w:val="000000" w:themeColor="text1"/>
          <w:sz w:val="24"/>
          <w:szCs w:val="24"/>
        </w:rPr>
        <w:t>68; 152–157.</w:t>
      </w:r>
    </w:p>
    <w:p w14:paraId="21C43A1B"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Sugeha HY, Limbong D, Tsukamoto K. 2020. Rhythmic activity of inshore migration of tropical freshwater glass eels of the genus Anguilla. </w:t>
      </w:r>
      <w:r w:rsidRPr="00C93F4D">
        <w:rPr>
          <w:rFonts w:ascii="Times New Roman" w:hAnsi="Times New Roman"/>
          <w:i/>
          <w:iCs/>
          <w:color w:val="000000" w:themeColor="text1"/>
          <w:sz w:val="24"/>
          <w:szCs w:val="24"/>
          <w:shd w:val="clear" w:color="auto" w:fill="FFFFFF"/>
        </w:rPr>
        <w:t>Environmental Biology of Fishes 103(11)</w:t>
      </w:r>
      <w:r w:rsidRPr="00C93F4D">
        <w:rPr>
          <w:rFonts w:ascii="Times New Roman" w:hAnsi="Times New Roman"/>
          <w:color w:val="000000" w:themeColor="text1"/>
          <w:sz w:val="24"/>
          <w:szCs w:val="24"/>
          <w:shd w:val="clear" w:color="auto" w:fill="FFFFFF"/>
        </w:rPr>
        <w:t>:1295-308.</w:t>
      </w:r>
    </w:p>
    <w:p w14:paraId="7FF5ED0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2015. Biology and ecology of anguillid eels. </w:t>
      </w:r>
      <w:r w:rsidRPr="00C93F4D">
        <w:rPr>
          <w:rFonts w:ascii="Times New Roman" w:hAnsi="Times New Roman"/>
          <w:i/>
          <w:iCs/>
          <w:color w:val="000000" w:themeColor="text1"/>
          <w:sz w:val="24"/>
          <w:szCs w:val="24"/>
        </w:rPr>
        <w:t xml:space="preserve">CRC Press Taylor &amp; Francis Group </w:t>
      </w:r>
      <w:r w:rsidRPr="00C93F4D">
        <w:rPr>
          <w:rFonts w:ascii="Times New Roman" w:hAnsi="Times New Roman"/>
          <w:color w:val="000000" w:themeColor="text1"/>
          <w:sz w:val="24"/>
          <w:szCs w:val="24"/>
        </w:rPr>
        <w:t>13: 978-1-4822-5516-4.</w:t>
      </w:r>
    </w:p>
    <w:p w14:paraId="18923F5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Arribas C, Ferna´ndez-Delgado C, Olivia-Paterna FJ, Drake P. 2012. Oceanic and local environmental conditions as forcing mechanisms of the glass eel recruitment to the southernmost European estuary. </w:t>
      </w:r>
      <w:r w:rsidRPr="00C93F4D">
        <w:rPr>
          <w:rFonts w:ascii="Times New Roman" w:hAnsi="Times New Roman"/>
          <w:i/>
          <w:iCs/>
          <w:color w:val="000000" w:themeColor="text1"/>
          <w:sz w:val="24"/>
          <w:szCs w:val="24"/>
          <w:shd w:val="clear" w:color="auto" w:fill="FFFFFF"/>
        </w:rPr>
        <w:t>Estuar Coast Shelf S 107</w:t>
      </w:r>
      <w:r w:rsidRPr="00C93F4D">
        <w:rPr>
          <w:rFonts w:ascii="Times New Roman" w:hAnsi="Times New Roman"/>
          <w:color w:val="000000" w:themeColor="text1"/>
          <w:sz w:val="24"/>
          <w:szCs w:val="24"/>
          <w:shd w:val="clear" w:color="auto" w:fill="FFFFFF"/>
        </w:rPr>
        <w:t>:45–5.</w:t>
      </w:r>
    </w:p>
    <w:p w14:paraId="3D94CFB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ASCLME 2012. National Marine Ecosystem Diagnostic Analysis. Kenya. Contribution to the Agulhas and Somali Current Large Marine Ecosystems Project (supported by UNDP with GEF grant financing).</w:t>
      </w:r>
    </w:p>
    <w:p w14:paraId="10F2450D" w14:textId="77777777" w:rsidR="009E6809" w:rsidRPr="00C93F4D" w:rsidRDefault="009E6809" w:rsidP="007122EE">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Bardonnet A, Bolliet V, Belon V. 2005. Recruitment abundance estimation: role of glass eel (</w:t>
      </w:r>
      <w:r w:rsidRPr="00C93F4D">
        <w:rPr>
          <w:rFonts w:ascii="Times New Roman" w:hAnsi="Times New Roman"/>
          <w:i/>
          <w:iCs/>
          <w:color w:val="000000" w:themeColor="text1"/>
          <w:sz w:val="24"/>
          <w:szCs w:val="24"/>
          <w:shd w:val="clear" w:color="auto" w:fill="FFFFFF"/>
        </w:rPr>
        <w:t>Anguilla anguilla L</w:t>
      </w:r>
      <w:r w:rsidRPr="00C93F4D">
        <w:rPr>
          <w:rFonts w:ascii="Times New Roman" w:hAnsi="Times New Roman"/>
          <w:color w:val="000000" w:themeColor="text1"/>
          <w:sz w:val="24"/>
          <w:szCs w:val="24"/>
          <w:shd w:val="clear" w:color="auto" w:fill="FFFFFF"/>
        </w:rPr>
        <w:t xml:space="preserve">.) response to light. </w:t>
      </w:r>
      <w:r w:rsidRPr="00C93F4D">
        <w:rPr>
          <w:rFonts w:ascii="Times New Roman" w:hAnsi="Times New Roman"/>
          <w:i/>
          <w:iCs/>
          <w:color w:val="000000" w:themeColor="text1"/>
          <w:sz w:val="24"/>
          <w:szCs w:val="24"/>
          <w:shd w:val="clear" w:color="auto" w:fill="FFFFFF"/>
        </w:rPr>
        <w:t>Journal of Experimental Marine Biology and Ecology</w:t>
      </w:r>
      <w:r w:rsidRPr="00C93F4D">
        <w:rPr>
          <w:rFonts w:ascii="Times New Roman" w:hAnsi="Times New Roman"/>
          <w:color w:val="000000" w:themeColor="text1"/>
          <w:sz w:val="24"/>
          <w:szCs w:val="24"/>
          <w:shd w:val="clear" w:color="auto" w:fill="FFFFFF"/>
        </w:rPr>
        <w:t xml:space="preserve"> 13;321(2):181-90.</w:t>
      </w:r>
    </w:p>
    <w:p w14:paraId="394FD0D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Bardonnet A, Dasse S, Parade M, Heland M. 2003. Study of glass-eel’s movements in a flume in relation to nycthemeral changes. </w:t>
      </w:r>
      <w:r w:rsidRPr="00C93F4D">
        <w:rPr>
          <w:rFonts w:ascii="Times New Roman" w:hAnsi="Times New Roman"/>
          <w:i/>
          <w:iCs/>
          <w:color w:val="000000" w:themeColor="text1"/>
          <w:sz w:val="24"/>
          <w:szCs w:val="24"/>
          <w:shd w:val="clear" w:color="auto" w:fill="FFFFFF"/>
          <w:lang w:val="fr-FR"/>
        </w:rPr>
        <w:t>Bulletin Français de la Pêche et de la Pisciculture (France)</w:t>
      </w:r>
      <w:r w:rsidRPr="00C93F4D">
        <w:rPr>
          <w:rFonts w:ascii="Times New Roman" w:hAnsi="Times New Roman"/>
          <w:color w:val="000000" w:themeColor="text1"/>
          <w:sz w:val="24"/>
          <w:szCs w:val="24"/>
          <w:shd w:val="clear" w:color="auto" w:fill="FFFFFF"/>
          <w:lang w:val="fr-FR"/>
        </w:rPr>
        <w:t xml:space="preserve">. </w:t>
      </w:r>
      <w:r w:rsidRPr="00C93F4D">
        <w:rPr>
          <w:rFonts w:ascii="Times New Roman" w:hAnsi="Times New Roman"/>
          <w:color w:val="000000" w:themeColor="text1"/>
          <w:sz w:val="24"/>
          <w:szCs w:val="24"/>
          <w:shd w:val="clear" w:color="auto" w:fill="FFFFFF"/>
        </w:rPr>
        <w:t>2003.</w:t>
      </w:r>
    </w:p>
    <w:p w14:paraId="460B04F8"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Beullens K, Eding EH, Ollevier F, Komen J, Richter CJ. 1997. Sex differentiation, changes in length, weight and eye size before and after metamorphosis of European eel (</w:t>
      </w:r>
      <w:r w:rsidRPr="00C93F4D">
        <w:rPr>
          <w:rFonts w:ascii="Times New Roman" w:hAnsi="Times New Roman"/>
          <w:i/>
          <w:iCs/>
          <w:color w:val="000000" w:themeColor="text1"/>
          <w:sz w:val="24"/>
          <w:szCs w:val="24"/>
          <w:shd w:val="clear" w:color="auto" w:fill="FFFFFF"/>
        </w:rPr>
        <w:t>Anguilla anguilla L</w:t>
      </w:r>
      <w:r w:rsidRPr="00C93F4D">
        <w:rPr>
          <w:rFonts w:ascii="Times New Roman" w:hAnsi="Times New Roman"/>
          <w:color w:val="000000" w:themeColor="text1"/>
          <w:sz w:val="24"/>
          <w:szCs w:val="24"/>
          <w:shd w:val="clear" w:color="auto" w:fill="FFFFFF"/>
        </w:rPr>
        <w:t xml:space="preserve">.) maintained in captivity. </w:t>
      </w:r>
      <w:r w:rsidRPr="00C93F4D">
        <w:rPr>
          <w:rFonts w:ascii="Times New Roman" w:hAnsi="Times New Roman"/>
          <w:i/>
          <w:iCs/>
          <w:color w:val="000000" w:themeColor="text1"/>
          <w:sz w:val="24"/>
          <w:szCs w:val="24"/>
          <w:shd w:val="clear" w:color="auto" w:fill="FFFFFF"/>
        </w:rPr>
        <w:t>Aquaculture</w:t>
      </w:r>
      <w:r w:rsidRPr="00C93F4D">
        <w:rPr>
          <w:rFonts w:ascii="Times New Roman" w:hAnsi="Times New Roman"/>
          <w:color w:val="000000" w:themeColor="text1"/>
          <w:sz w:val="24"/>
          <w:szCs w:val="24"/>
          <w:shd w:val="clear" w:color="auto" w:fill="FFFFFF"/>
        </w:rPr>
        <w:t xml:space="preserve"> 153(1-2):151-62.</w:t>
      </w:r>
    </w:p>
    <w:p w14:paraId="2FCA818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Beullens K, Eding EH, Ollevier F, Komen J, Richter CJ. 1997. Sex differentiation, changes in length, weight and eye size before and after metamorphosis of European eel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L.) maintained in captivity. </w:t>
      </w:r>
      <w:r w:rsidRPr="00C93F4D">
        <w:rPr>
          <w:rFonts w:ascii="Times New Roman" w:hAnsi="Times New Roman"/>
          <w:i/>
          <w:iCs/>
          <w:color w:val="000000" w:themeColor="text1"/>
          <w:sz w:val="24"/>
          <w:szCs w:val="24"/>
          <w:shd w:val="clear" w:color="auto" w:fill="FFFFFF"/>
        </w:rPr>
        <w:t>Aquaculture 153(1-2)</w:t>
      </w:r>
      <w:r w:rsidRPr="00C93F4D">
        <w:rPr>
          <w:rFonts w:ascii="Times New Roman" w:hAnsi="Times New Roman"/>
          <w:color w:val="000000" w:themeColor="text1"/>
          <w:sz w:val="24"/>
          <w:szCs w:val="24"/>
          <w:shd w:val="clear" w:color="auto" w:fill="FFFFFF"/>
        </w:rPr>
        <w:t>:151-62.</w:t>
      </w:r>
    </w:p>
    <w:p w14:paraId="06D7CCF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Briand C. 2009. Population and migration dynamics of glass eels in the Vilaine estuary.</w:t>
      </w:r>
      <w:r w:rsidRPr="00C93F4D">
        <w:rPr>
          <w:rFonts w:ascii="Times New Roman" w:hAnsi="Times New Roman"/>
          <w:i/>
          <w:iCs/>
          <w:color w:val="000000" w:themeColor="text1"/>
          <w:sz w:val="24"/>
          <w:szCs w:val="24"/>
        </w:rPr>
        <w:t> Doctoral dissertation, Rennes, Agrocampus Ouest</w:t>
      </w:r>
      <w:r w:rsidRPr="00C93F4D">
        <w:rPr>
          <w:rFonts w:ascii="Times New Roman" w:hAnsi="Times New Roman"/>
          <w:color w:val="000000" w:themeColor="text1"/>
          <w:sz w:val="24"/>
          <w:szCs w:val="24"/>
        </w:rPr>
        <w:t>.</w:t>
      </w:r>
    </w:p>
    <w:p w14:paraId="1FDE1C8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Bru N, Prouzet P, Lejeune M. 2009. Daily and seasonal estimates of the recruitment and biomass of glass eels runs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and exploitation rates in the Adour open estuary (Southwestern France). </w:t>
      </w:r>
      <w:r w:rsidRPr="00C93F4D">
        <w:rPr>
          <w:rFonts w:ascii="Times New Roman" w:hAnsi="Times New Roman"/>
          <w:i/>
          <w:iCs/>
          <w:color w:val="000000" w:themeColor="text1"/>
          <w:sz w:val="24"/>
          <w:szCs w:val="24"/>
          <w:shd w:val="clear" w:color="auto" w:fill="FFFFFF"/>
        </w:rPr>
        <w:t>Aquatic living resources 22(4)</w:t>
      </w:r>
      <w:r w:rsidRPr="00C93F4D">
        <w:rPr>
          <w:rFonts w:ascii="Times New Roman" w:hAnsi="Times New Roman"/>
          <w:color w:val="000000" w:themeColor="text1"/>
          <w:sz w:val="24"/>
          <w:szCs w:val="24"/>
          <w:shd w:val="clear" w:color="auto" w:fill="FFFFFF"/>
        </w:rPr>
        <w:t>:509-23.</w:t>
      </w:r>
    </w:p>
    <w:p w14:paraId="26F9653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Bureau Du Colombier S, Bolliet V, Lambert P, Bardonnet A. 2007. Energy and migratory behaviour in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Physiology &amp; behavior</w:t>
      </w:r>
      <w:r w:rsidRPr="00C93F4D">
        <w:rPr>
          <w:rFonts w:ascii="Times New Roman" w:hAnsi="Times New Roman"/>
          <w:i/>
          <w:iCs/>
          <w:color w:val="222222"/>
          <w:sz w:val="20"/>
          <w:szCs w:val="20"/>
          <w:shd w:val="clear" w:color="auto" w:fill="FFFFFF"/>
        </w:rPr>
        <w:t xml:space="preserve"> </w:t>
      </w:r>
      <w:r w:rsidRPr="00C93F4D">
        <w:rPr>
          <w:rFonts w:ascii="Times New Roman" w:hAnsi="Times New Roman"/>
          <w:i/>
          <w:iCs/>
          <w:color w:val="000000" w:themeColor="text1"/>
          <w:sz w:val="24"/>
          <w:szCs w:val="24"/>
          <w:shd w:val="clear" w:color="auto" w:fill="FFFFFF"/>
        </w:rPr>
        <w:t>92</w:t>
      </w:r>
      <w:r w:rsidRPr="00C93F4D">
        <w:rPr>
          <w:rFonts w:ascii="Times New Roman" w:hAnsi="Times New Roman"/>
          <w:color w:val="000000" w:themeColor="text1"/>
          <w:sz w:val="24"/>
          <w:szCs w:val="24"/>
          <w:shd w:val="clear" w:color="auto" w:fill="FFFFFF"/>
        </w:rPr>
        <w:t>:684–690.</w:t>
      </w:r>
    </w:p>
    <w:p w14:paraId="48AD110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Chino N and Arai T. 2010. Habitat use and habitat transitions in the tropical eel, </w:t>
      </w:r>
      <w:r w:rsidRPr="00C93F4D">
        <w:rPr>
          <w:rFonts w:ascii="Times New Roman" w:hAnsi="Times New Roman"/>
          <w:i/>
          <w:iCs/>
          <w:color w:val="000000" w:themeColor="text1"/>
          <w:sz w:val="24"/>
          <w:szCs w:val="24"/>
          <w:shd w:val="clear" w:color="auto" w:fill="FFFFFF"/>
        </w:rPr>
        <w:t>Anguilla bicolor</w:t>
      </w:r>
      <w:r w:rsidRPr="00C93F4D">
        <w:rPr>
          <w:rFonts w:ascii="Times New Roman" w:hAnsi="Times New Roman"/>
          <w:color w:val="000000" w:themeColor="text1"/>
          <w:sz w:val="24"/>
          <w:szCs w:val="24"/>
          <w:shd w:val="clear" w:color="auto" w:fill="FFFFFF"/>
        </w:rPr>
        <w:t xml:space="preserve"> bicolor. </w:t>
      </w:r>
      <w:r w:rsidRPr="00C93F4D">
        <w:rPr>
          <w:rFonts w:ascii="Times New Roman" w:hAnsi="Times New Roman"/>
          <w:i/>
          <w:iCs/>
          <w:color w:val="000000" w:themeColor="text1"/>
          <w:sz w:val="24"/>
          <w:szCs w:val="24"/>
          <w:shd w:val="clear" w:color="auto" w:fill="FFFFFF"/>
        </w:rPr>
        <w:t>Environmental biology of fishes 89</w:t>
      </w:r>
      <w:r w:rsidRPr="00C93F4D">
        <w:rPr>
          <w:rFonts w:ascii="Times New Roman" w:hAnsi="Times New Roman"/>
          <w:color w:val="000000" w:themeColor="text1"/>
          <w:sz w:val="24"/>
          <w:szCs w:val="24"/>
          <w:shd w:val="clear" w:color="auto" w:fill="FFFFFF"/>
        </w:rPr>
        <w:t>:571-8.</w:t>
      </w:r>
    </w:p>
    <w:p w14:paraId="3273F54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Chisnall BL, Jellyman DJ, Bonnett ML, Sykes JR. 2002. Spatial and temporal variability in length of glass 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xml:space="preserve">.) in New Zealand. </w:t>
      </w:r>
      <w:r w:rsidRPr="00C93F4D">
        <w:rPr>
          <w:rFonts w:ascii="Times New Roman" w:hAnsi="Times New Roman"/>
          <w:i/>
          <w:iCs/>
          <w:color w:val="000000" w:themeColor="text1"/>
          <w:sz w:val="24"/>
          <w:szCs w:val="24"/>
          <w:shd w:val="clear" w:color="auto" w:fill="FFFFFF"/>
        </w:rPr>
        <w:t>New Zealand Journal of Marine and Freshwater Research 36(1)</w:t>
      </w:r>
      <w:r w:rsidRPr="00C93F4D">
        <w:rPr>
          <w:rFonts w:ascii="Times New Roman" w:hAnsi="Times New Roman"/>
          <w:color w:val="000000" w:themeColor="text1"/>
          <w:sz w:val="24"/>
          <w:szCs w:val="24"/>
          <w:shd w:val="clear" w:color="auto" w:fill="FFFFFF"/>
        </w:rPr>
        <w:t>:89-104.</w:t>
      </w:r>
    </w:p>
    <w:p w14:paraId="2596025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Cresci A, Durif CM, Paris CB, Shema SD, Skiftesvik AB and Browman HI. 2019.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imprint the magnetic direction of tidal currents from their juvenile estuaries. </w:t>
      </w:r>
      <w:r w:rsidRPr="00C93F4D">
        <w:rPr>
          <w:rFonts w:ascii="Times New Roman" w:hAnsi="Times New Roman"/>
          <w:i/>
          <w:iCs/>
          <w:color w:val="000000" w:themeColor="text1"/>
          <w:sz w:val="24"/>
          <w:szCs w:val="24"/>
          <w:shd w:val="clear" w:color="auto" w:fill="FFFFFF"/>
        </w:rPr>
        <w:t>Communications biology 2(1)</w:t>
      </w:r>
      <w:r w:rsidRPr="00C93F4D">
        <w:rPr>
          <w:rFonts w:ascii="Times New Roman" w:hAnsi="Times New Roman"/>
          <w:color w:val="000000" w:themeColor="text1"/>
          <w:sz w:val="24"/>
          <w:szCs w:val="24"/>
          <w:shd w:val="clear" w:color="auto" w:fill="FFFFFF"/>
        </w:rPr>
        <w:t>:1-8</w:t>
      </w:r>
    </w:p>
    <w:p w14:paraId="06E53B2C"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rPr>
      </w:pPr>
      <w:bookmarkStart w:id="2165" w:name="_Hlk141838840"/>
      <w:r w:rsidRPr="00C93F4D">
        <w:rPr>
          <w:rFonts w:ascii="Times New Roman" w:hAnsi="Times New Roman"/>
          <w:color w:val="000000" w:themeColor="text1"/>
          <w:sz w:val="24"/>
          <w:szCs w:val="24"/>
        </w:rPr>
        <w:t>Cresci</w:t>
      </w:r>
      <w:bookmarkEnd w:id="2165"/>
      <w:r w:rsidRPr="00C93F4D">
        <w:rPr>
          <w:rFonts w:ascii="Times New Roman" w:hAnsi="Times New Roman"/>
          <w:color w:val="000000" w:themeColor="text1"/>
          <w:sz w:val="24"/>
          <w:szCs w:val="24"/>
        </w:rPr>
        <w:t xml:space="preserve"> A. 2020. A comprehensive hypothesis on the migration of European glass eels (</w:t>
      </w:r>
      <w:r w:rsidRPr="00C93F4D">
        <w:rPr>
          <w:rFonts w:ascii="Times New Roman" w:hAnsi="Times New Roman"/>
          <w:i/>
          <w:iCs/>
          <w:color w:val="000000" w:themeColor="text1"/>
          <w:sz w:val="24"/>
          <w:szCs w:val="24"/>
        </w:rPr>
        <w:t>Anguilla anguilla</w:t>
      </w:r>
      <w:r w:rsidRPr="00C93F4D">
        <w:rPr>
          <w:rFonts w:ascii="Times New Roman" w:hAnsi="Times New Roman"/>
          <w:color w:val="000000" w:themeColor="text1"/>
          <w:sz w:val="24"/>
          <w:szCs w:val="24"/>
        </w:rPr>
        <w:t>). </w:t>
      </w:r>
      <w:r w:rsidRPr="00C93F4D">
        <w:rPr>
          <w:rFonts w:ascii="Times New Roman" w:hAnsi="Times New Roman"/>
          <w:i/>
          <w:iCs/>
          <w:color w:val="000000" w:themeColor="text1"/>
          <w:sz w:val="24"/>
          <w:szCs w:val="24"/>
        </w:rPr>
        <w:t>Biological Reviews.</w:t>
      </w:r>
    </w:p>
    <w:p w14:paraId="231BBFD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Creutzberg F. 1961 On the orientation of migrating elvers (</w:t>
      </w:r>
      <w:r w:rsidRPr="00C93F4D">
        <w:rPr>
          <w:rFonts w:ascii="Times New Roman" w:hAnsi="Times New Roman"/>
          <w:i/>
          <w:iCs/>
          <w:color w:val="000000" w:themeColor="text1"/>
          <w:sz w:val="24"/>
          <w:szCs w:val="24"/>
          <w:shd w:val="clear" w:color="auto" w:fill="FFFFFF"/>
        </w:rPr>
        <w:t>Anguilla vulgaris, Turt</w:t>
      </w:r>
      <w:r w:rsidRPr="00C93F4D">
        <w:rPr>
          <w:rFonts w:ascii="Times New Roman" w:hAnsi="Times New Roman"/>
          <w:color w:val="000000" w:themeColor="text1"/>
          <w:sz w:val="24"/>
          <w:szCs w:val="24"/>
          <w:shd w:val="clear" w:color="auto" w:fill="FFFFFF"/>
        </w:rPr>
        <w:t xml:space="preserve">.) in a tidal area. </w:t>
      </w:r>
      <w:r w:rsidRPr="00C93F4D">
        <w:rPr>
          <w:rFonts w:ascii="Times New Roman" w:hAnsi="Times New Roman"/>
          <w:i/>
          <w:iCs/>
          <w:color w:val="000000" w:themeColor="text1"/>
          <w:sz w:val="24"/>
          <w:szCs w:val="24"/>
          <w:shd w:val="clear" w:color="auto" w:fill="FFFFFF"/>
        </w:rPr>
        <w:t>Netherlands Journal of Sea Research 1(3)</w:t>
      </w:r>
      <w:r w:rsidRPr="00C93F4D">
        <w:rPr>
          <w:rFonts w:ascii="Times New Roman" w:hAnsi="Times New Roman"/>
          <w:color w:val="000000" w:themeColor="text1"/>
          <w:sz w:val="24"/>
          <w:szCs w:val="24"/>
          <w:shd w:val="clear" w:color="auto" w:fill="FFFFFF"/>
        </w:rPr>
        <w:t>:257–338.</w:t>
      </w:r>
    </w:p>
    <w:p w14:paraId="7A9C093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166" w:name="_Hlk141839968"/>
      <w:r w:rsidRPr="00C93F4D">
        <w:rPr>
          <w:rFonts w:ascii="Times New Roman" w:hAnsi="Times New Roman"/>
          <w:color w:val="000000" w:themeColor="text1"/>
          <w:sz w:val="24"/>
          <w:szCs w:val="24"/>
          <w:shd w:val="clear" w:color="auto" w:fill="FFFFFF"/>
        </w:rPr>
        <w:t>Criales</w:t>
      </w:r>
      <w:bookmarkEnd w:id="2166"/>
      <w:r w:rsidRPr="00C93F4D">
        <w:rPr>
          <w:rFonts w:ascii="Times New Roman" w:hAnsi="Times New Roman"/>
          <w:color w:val="000000" w:themeColor="text1"/>
          <w:sz w:val="24"/>
          <w:szCs w:val="24"/>
          <w:shd w:val="clear" w:color="auto" w:fill="FFFFFF"/>
        </w:rPr>
        <w:t xml:space="preserve"> MM, Robblee MB, Browder JA, Cardenas H and Jackson TL. 2011. Field observations on selective tidal-stream transport for postlarval and juvenile pink shrimp in Florida Bay. </w:t>
      </w:r>
      <w:r w:rsidRPr="00C93F4D">
        <w:rPr>
          <w:rFonts w:ascii="Times New Roman" w:hAnsi="Times New Roman"/>
          <w:i/>
          <w:iCs/>
          <w:color w:val="000000" w:themeColor="text1"/>
          <w:sz w:val="24"/>
          <w:szCs w:val="24"/>
          <w:shd w:val="clear" w:color="auto" w:fill="FFFFFF"/>
        </w:rPr>
        <w:t xml:space="preserve">Journal of Crustacean Biology </w:t>
      </w:r>
      <w:r w:rsidRPr="00C93F4D">
        <w:rPr>
          <w:rFonts w:ascii="Times New Roman" w:hAnsi="Times New Roman"/>
          <w:color w:val="000000" w:themeColor="text1"/>
          <w:sz w:val="24"/>
          <w:szCs w:val="24"/>
          <w:shd w:val="clear" w:color="auto" w:fill="FFFFFF"/>
        </w:rPr>
        <w:t>31(1):26-33.</w:t>
      </w:r>
    </w:p>
    <w:p w14:paraId="4F1AD9A6"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Crivelli AJ, Auphan N, Chauvelon P, Sandoz A, Menella JY, Poizat G. 2008. Glass eel recruitment,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(L.), in a Mediterranean lagoon assessed by a glass eel trap: factors explaining the catches. InFish and Diadromy in Europe (ecology, management, conservation) </w:t>
      </w:r>
      <w:r w:rsidRPr="00C93F4D">
        <w:rPr>
          <w:rFonts w:ascii="Times New Roman" w:hAnsi="Times New Roman"/>
          <w:i/>
          <w:iCs/>
          <w:color w:val="000000" w:themeColor="text1"/>
          <w:sz w:val="24"/>
          <w:szCs w:val="24"/>
          <w:shd w:val="clear" w:color="auto" w:fill="FFFFFF"/>
        </w:rPr>
        <w:t>Proceedings of the symposium held 29 March–1 April 2005, Bordeaux, France 2008 (pp. 79-86). Springer Netherlands.</w:t>
      </w:r>
    </w:p>
    <w:p w14:paraId="541C9E9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Cuvin-Aralar ML, Aya F, Romana-Eguia MR, Logronio DJ. 2019. Nursery culture of tropical anguillid eels in the Philippines. </w:t>
      </w:r>
      <w:r w:rsidRPr="00C93F4D">
        <w:rPr>
          <w:rFonts w:ascii="Times New Roman" w:hAnsi="Times New Roman"/>
          <w:i/>
          <w:iCs/>
          <w:color w:val="000000" w:themeColor="text1"/>
          <w:sz w:val="24"/>
          <w:szCs w:val="24"/>
          <w:shd w:val="clear" w:color="auto" w:fill="FFFFFF"/>
        </w:rPr>
        <w:t>Aquaculture Department, Southeast Asian Fisheries Development Center</w:t>
      </w:r>
      <w:r w:rsidRPr="00C93F4D">
        <w:rPr>
          <w:rFonts w:ascii="Times New Roman" w:hAnsi="Times New Roman"/>
          <w:color w:val="000000" w:themeColor="text1"/>
          <w:sz w:val="24"/>
          <w:szCs w:val="24"/>
          <w:shd w:val="clear" w:color="auto" w:fill="FFFFFF"/>
        </w:rPr>
        <w:t>; 2019.</w:t>
      </w:r>
    </w:p>
    <w:p w14:paraId="68FC757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67" w:name="_Hlk141840512"/>
      <w:r w:rsidRPr="00C93F4D">
        <w:rPr>
          <w:rFonts w:ascii="Times New Roman" w:hAnsi="Times New Roman"/>
          <w:color w:val="000000" w:themeColor="text1"/>
          <w:sz w:val="24"/>
          <w:szCs w:val="24"/>
        </w:rPr>
        <w:t xml:space="preserve">Dekker </w:t>
      </w:r>
      <w:bookmarkEnd w:id="2167"/>
      <w:r w:rsidRPr="00C93F4D">
        <w:rPr>
          <w:rFonts w:ascii="Times New Roman" w:hAnsi="Times New Roman"/>
          <w:color w:val="000000" w:themeColor="text1"/>
          <w:sz w:val="24"/>
          <w:szCs w:val="24"/>
        </w:rPr>
        <w:t xml:space="preserve">W, Casselman JM, Cairns DK, Tsukamoto K, Jellyman D and Lickers H. 2003. Worldwide decline of eel resources necessitates immediate action. Quebec Declaration of Concern. </w:t>
      </w:r>
      <w:r w:rsidRPr="00C93F4D">
        <w:rPr>
          <w:rFonts w:ascii="Times New Roman" w:hAnsi="Times New Roman"/>
          <w:i/>
          <w:iCs/>
          <w:color w:val="000000" w:themeColor="text1"/>
          <w:sz w:val="24"/>
          <w:szCs w:val="24"/>
        </w:rPr>
        <w:t>Fisheries</w:t>
      </w:r>
      <w:r w:rsidRPr="00C93F4D">
        <w:rPr>
          <w:rFonts w:ascii="Times New Roman" w:hAnsi="Times New Roman"/>
          <w:color w:val="000000" w:themeColor="text1"/>
          <w:sz w:val="24"/>
          <w:szCs w:val="24"/>
        </w:rPr>
        <w:t xml:space="preserve"> 28, 28–30.</w:t>
      </w:r>
    </w:p>
    <w:p w14:paraId="3833776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Dekker W. 2002.  Monitoring of glass eel recruitment. </w:t>
      </w:r>
      <w:r w:rsidRPr="00C93F4D">
        <w:rPr>
          <w:rFonts w:ascii="Times New Roman" w:hAnsi="Times New Roman"/>
          <w:i/>
          <w:iCs/>
          <w:color w:val="000000" w:themeColor="text1"/>
          <w:sz w:val="24"/>
          <w:szCs w:val="24"/>
        </w:rPr>
        <w:t>Netherlands Institute of Fisheries Research, report</w:t>
      </w:r>
      <w:r w:rsidRPr="00C93F4D">
        <w:rPr>
          <w:rFonts w:ascii="Times New Roman" w:hAnsi="Times New Roman"/>
          <w:color w:val="000000" w:themeColor="text1"/>
          <w:sz w:val="24"/>
          <w:szCs w:val="24"/>
        </w:rPr>
        <w:t xml:space="preserve"> C007/02-WD, 256 pp.</w:t>
      </w:r>
    </w:p>
    <w:p w14:paraId="29787918" w14:textId="77777777" w:rsidR="009E6809" w:rsidRPr="00C93F4D" w:rsidRDefault="009E6809" w:rsidP="007122EE">
      <w:pPr>
        <w:pStyle w:val="Bibliography"/>
        <w:spacing w:line="480" w:lineRule="auto"/>
        <w:ind w:left="720" w:hanging="720"/>
        <w:jc w:val="both"/>
        <w:rPr>
          <w:rFonts w:ascii="Times New Roman" w:hAnsi="Times New Roman"/>
          <w:color w:val="222222"/>
          <w:sz w:val="24"/>
          <w:szCs w:val="24"/>
          <w:shd w:val="clear" w:color="auto" w:fill="FFFFFF"/>
        </w:rPr>
      </w:pPr>
      <w:r w:rsidRPr="00C93F4D">
        <w:rPr>
          <w:rFonts w:ascii="Times New Roman" w:hAnsi="Times New Roman"/>
          <w:color w:val="222222"/>
          <w:sz w:val="24"/>
          <w:szCs w:val="24"/>
          <w:shd w:val="clear" w:color="auto" w:fill="FFFFFF"/>
        </w:rPr>
        <w:t xml:space="preserve">Doretto A, Piano E and Larson CE. 2020. The River Continuum Concept: lessons from the past and perspectives for the future. </w:t>
      </w:r>
      <w:r w:rsidRPr="00C93F4D">
        <w:rPr>
          <w:rFonts w:ascii="Times New Roman" w:hAnsi="Times New Roman"/>
          <w:i/>
          <w:iCs/>
          <w:color w:val="222222"/>
          <w:sz w:val="24"/>
          <w:szCs w:val="24"/>
          <w:shd w:val="clear" w:color="auto" w:fill="FFFFFF"/>
        </w:rPr>
        <w:t>Canadian Journal of Fisheries and Aquatic Sciences 77(11)</w:t>
      </w:r>
      <w:r w:rsidRPr="00C93F4D">
        <w:rPr>
          <w:rFonts w:ascii="Times New Roman" w:hAnsi="Times New Roman"/>
          <w:color w:val="222222"/>
          <w:sz w:val="24"/>
          <w:szCs w:val="24"/>
          <w:shd w:val="clear" w:color="auto" w:fill="FFFFFF"/>
        </w:rPr>
        <w:t>:1853-64.</w:t>
      </w:r>
    </w:p>
    <w:p w14:paraId="0DCA5CEC" w14:textId="77777777" w:rsidR="009E6809" w:rsidRPr="00C93F4D" w:rsidRDefault="009E6809" w:rsidP="00F2370D">
      <w:pPr>
        <w:pStyle w:val="Bibliography"/>
        <w:spacing w:line="480" w:lineRule="auto"/>
        <w:ind w:left="720" w:hanging="720"/>
        <w:jc w:val="both"/>
        <w:rPr>
          <w:rFonts w:ascii="Times New Roman" w:hAnsi="Times New Roman"/>
          <w:sz w:val="24"/>
          <w:szCs w:val="24"/>
        </w:rPr>
      </w:pPr>
      <w:r w:rsidRPr="00C93F4D">
        <w:rPr>
          <w:rFonts w:ascii="Times New Roman" w:hAnsi="Times New Roman"/>
          <w:sz w:val="24"/>
          <w:szCs w:val="24"/>
        </w:rPr>
        <w:t xml:space="preserve">Dou S-Z and Tsukamoto K. 2003. Observations on the nocturnal activity and feeding behaviour of </w:t>
      </w:r>
      <w:r w:rsidRPr="00C93F4D">
        <w:rPr>
          <w:rFonts w:ascii="Times New Roman" w:hAnsi="Times New Roman"/>
          <w:i/>
          <w:iCs/>
          <w:sz w:val="24"/>
          <w:szCs w:val="24"/>
        </w:rPr>
        <w:t>Anguilla japonica</w:t>
      </w:r>
      <w:r w:rsidRPr="00C93F4D">
        <w:rPr>
          <w:rFonts w:ascii="Times New Roman" w:hAnsi="Times New Roman"/>
          <w:sz w:val="24"/>
          <w:szCs w:val="24"/>
        </w:rPr>
        <w:t xml:space="preserve"> glass eels under laboratory conditions. </w:t>
      </w:r>
      <w:r w:rsidRPr="00C93F4D">
        <w:rPr>
          <w:rFonts w:ascii="Times New Roman" w:hAnsi="Times New Roman"/>
          <w:i/>
          <w:iCs/>
          <w:color w:val="000000" w:themeColor="text1"/>
          <w:sz w:val="24"/>
          <w:szCs w:val="24"/>
          <w:shd w:val="clear" w:color="auto" w:fill="FFFFFF"/>
        </w:rPr>
        <w:t xml:space="preserve">Environmental Biology of Fishes </w:t>
      </w:r>
      <w:r w:rsidRPr="00C93F4D">
        <w:rPr>
          <w:rFonts w:ascii="Times New Roman" w:hAnsi="Times New Roman"/>
          <w:sz w:val="24"/>
          <w:szCs w:val="24"/>
        </w:rPr>
        <w:t>67(4): 389–395.</w:t>
      </w:r>
    </w:p>
    <w:p w14:paraId="275B7CF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68" w:name="_Hlk141840987"/>
      <w:r w:rsidRPr="00C93F4D">
        <w:rPr>
          <w:rFonts w:ascii="Times New Roman" w:hAnsi="Times New Roman"/>
          <w:color w:val="000000" w:themeColor="text1"/>
          <w:sz w:val="24"/>
          <w:szCs w:val="24"/>
        </w:rPr>
        <w:t>Dzoga</w:t>
      </w:r>
      <w:bookmarkEnd w:id="2168"/>
      <w:r w:rsidRPr="00C93F4D">
        <w:rPr>
          <w:rFonts w:ascii="Times New Roman" w:hAnsi="Times New Roman"/>
          <w:color w:val="000000" w:themeColor="text1"/>
          <w:sz w:val="24"/>
          <w:szCs w:val="24"/>
        </w:rPr>
        <w:t>, M</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Simatele, D</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&amp; Munga, C. 2018. Assessment of ecological vulnerability to climate variability on coastal fishing communities: A study of Ungwana Bay and Lower Tana Estuary, Kenya. </w:t>
      </w:r>
      <w:r w:rsidRPr="00C93F4D">
        <w:rPr>
          <w:rFonts w:ascii="Times New Roman" w:hAnsi="Times New Roman"/>
          <w:i/>
          <w:iCs/>
          <w:color w:val="000000" w:themeColor="text1"/>
          <w:sz w:val="24"/>
          <w:szCs w:val="24"/>
        </w:rPr>
        <w:t>Ocean &amp; Coastal Management</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163</w:t>
      </w:r>
      <w:r w:rsidRPr="00C93F4D">
        <w:rPr>
          <w:rFonts w:ascii="Times New Roman" w:hAnsi="Times New Roman"/>
          <w:color w:val="000000" w:themeColor="text1"/>
          <w:sz w:val="24"/>
          <w:szCs w:val="24"/>
        </w:rPr>
        <w:t>: 437–444.</w:t>
      </w:r>
    </w:p>
    <w:p w14:paraId="7BD6B2A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Edeline E, Bardonnet A, Bolliet V, Dufour S, Elie P. 2005. Endocrine control of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glass eel dispersal: effect of thyroid hormones on locomotor activity and rheotactic behavior. </w:t>
      </w:r>
      <w:r w:rsidRPr="00C93F4D">
        <w:rPr>
          <w:rFonts w:ascii="Times New Roman" w:hAnsi="Times New Roman"/>
          <w:i/>
          <w:iCs/>
          <w:color w:val="000000" w:themeColor="text1"/>
          <w:sz w:val="24"/>
          <w:szCs w:val="24"/>
          <w:shd w:val="clear" w:color="auto" w:fill="FFFFFF"/>
        </w:rPr>
        <w:t>Hormones and behavior 48(1)</w:t>
      </w:r>
      <w:r w:rsidRPr="00C93F4D">
        <w:rPr>
          <w:rFonts w:ascii="Times New Roman" w:hAnsi="Times New Roman"/>
          <w:color w:val="000000" w:themeColor="text1"/>
          <w:sz w:val="24"/>
          <w:szCs w:val="24"/>
          <w:shd w:val="clear" w:color="auto" w:fill="FFFFFF"/>
        </w:rPr>
        <w:t>:53-63.</w:t>
      </w:r>
    </w:p>
    <w:p w14:paraId="76917C99"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Edeline E, Dufour S, Elie P. 2009. Proximate and ultimate control of eel continental dispersal. Inspawning migration of the European eel: reproduction index, a useful tool for conservation management. </w:t>
      </w:r>
      <w:r w:rsidRPr="00C93F4D">
        <w:rPr>
          <w:rFonts w:ascii="Times New Roman" w:hAnsi="Times New Roman"/>
          <w:i/>
          <w:iCs/>
          <w:color w:val="000000" w:themeColor="text1"/>
          <w:sz w:val="24"/>
          <w:szCs w:val="24"/>
          <w:shd w:val="clear" w:color="auto" w:fill="FFFFFF"/>
        </w:rPr>
        <w:t>pp. 433-461 Dordrecht: Springer Netherlands.</w:t>
      </w:r>
    </w:p>
    <w:p w14:paraId="4665ED3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Edeline E, Lambert P, Rigaud C, Elie P. 2006. Effects of body condition and water temperature on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glass eel migratory behavior. </w:t>
      </w:r>
      <w:r w:rsidRPr="00C93F4D">
        <w:rPr>
          <w:rFonts w:ascii="Times New Roman" w:hAnsi="Times New Roman"/>
          <w:i/>
          <w:iCs/>
          <w:color w:val="000000" w:themeColor="text1"/>
          <w:sz w:val="24"/>
          <w:szCs w:val="24"/>
          <w:shd w:val="clear" w:color="auto" w:fill="FFFFFF"/>
        </w:rPr>
        <w:t>Journal of Experimental Marine Biology and Ecology331(2)</w:t>
      </w:r>
      <w:r w:rsidRPr="00C93F4D">
        <w:rPr>
          <w:rFonts w:ascii="Times New Roman" w:hAnsi="Times New Roman"/>
          <w:color w:val="000000" w:themeColor="text1"/>
          <w:sz w:val="24"/>
          <w:szCs w:val="24"/>
          <w:shd w:val="clear" w:color="auto" w:fill="FFFFFF"/>
        </w:rPr>
        <w:t>:217-25.</w:t>
      </w:r>
    </w:p>
    <w:p w14:paraId="4F497B7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Ege V. 1939. A revision of the genus </w:t>
      </w:r>
      <w:r w:rsidRPr="00C93F4D">
        <w:rPr>
          <w:rFonts w:ascii="Times New Roman" w:hAnsi="Times New Roman"/>
          <w:i/>
          <w:iCs/>
          <w:color w:val="000000" w:themeColor="text1"/>
          <w:sz w:val="24"/>
          <w:szCs w:val="24"/>
        </w:rPr>
        <w:t>Anguilla Shaw</w:t>
      </w:r>
      <w:r w:rsidRPr="00C93F4D">
        <w:rPr>
          <w:rFonts w:ascii="Times New Roman" w:hAnsi="Times New Roman"/>
          <w:color w:val="000000" w:themeColor="text1"/>
          <w:sz w:val="24"/>
          <w:szCs w:val="24"/>
        </w:rPr>
        <w:t xml:space="preserve">: a systematic, phylogenetic and geographical study. </w:t>
      </w:r>
      <w:r w:rsidRPr="00C93F4D">
        <w:rPr>
          <w:rFonts w:ascii="Times New Roman" w:hAnsi="Times New Roman"/>
          <w:i/>
          <w:iCs/>
          <w:color w:val="000000" w:themeColor="text1"/>
          <w:sz w:val="24"/>
          <w:szCs w:val="24"/>
        </w:rPr>
        <w:t>Dana Rep</w:t>
      </w:r>
      <w:r w:rsidRPr="00C93F4D">
        <w:rPr>
          <w:rFonts w:ascii="Times New Roman" w:hAnsi="Times New Roman"/>
          <w:color w:val="000000" w:themeColor="text1"/>
          <w:sz w:val="24"/>
          <w:szCs w:val="24"/>
        </w:rPr>
        <w:t xml:space="preserve"> 16: 1–256.</w:t>
      </w:r>
    </w:p>
    <w:p w14:paraId="511372EE"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169" w:name="_Hlk141841084"/>
      <w:r w:rsidRPr="00C93F4D">
        <w:rPr>
          <w:rFonts w:ascii="Times New Roman" w:hAnsi="Times New Roman"/>
          <w:color w:val="000000" w:themeColor="text1"/>
          <w:sz w:val="24"/>
          <w:szCs w:val="24"/>
          <w:shd w:val="clear" w:color="auto" w:fill="FFFFFF"/>
        </w:rPr>
        <w:t>Elliott</w:t>
      </w:r>
      <w:bookmarkEnd w:id="2169"/>
      <w:r w:rsidRPr="00C93F4D">
        <w:rPr>
          <w:rFonts w:ascii="Times New Roman" w:hAnsi="Times New Roman"/>
          <w:color w:val="000000" w:themeColor="text1"/>
          <w:sz w:val="24"/>
          <w:szCs w:val="24"/>
          <w:shd w:val="clear" w:color="auto" w:fill="FFFFFF"/>
        </w:rPr>
        <w:t>, M</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Whitfield, A.K</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Potter, I.C</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Blaber, S.J</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Cyrus, D.P</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Nordlie, F.G. and Harrison, T.D. (2007). The guild approach to categorizing estuarine fish assemblages: a global review. </w:t>
      </w:r>
      <w:r w:rsidRPr="00C93F4D">
        <w:rPr>
          <w:rFonts w:ascii="Times New Roman" w:hAnsi="Times New Roman"/>
          <w:i/>
          <w:iCs/>
          <w:color w:val="000000" w:themeColor="text1"/>
          <w:sz w:val="24"/>
          <w:szCs w:val="24"/>
          <w:shd w:val="clear" w:color="auto" w:fill="FFFFFF"/>
        </w:rPr>
        <w:t>Fish and fisheries</w:t>
      </w:r>
      <w:r w:rsidRPr="00C93F4D">
        <w:rPr>
          <w:rFonts w:ascii="Times New Roman" w:hAnsi="Times New Roman"/>
          <w:color w:val="000000" w:themeColor="text1"/>
          <w:sz w:val="24"/>
          <w:szCs w:val="24"/>
          <w:shd w:val="clear" w:color="auto" w:fill="FFFFFF"/>
        </w:rPr>
        <w:t>,</w:t>
      </w:r>
      <w:r w:rsidRPr="00C93F4D">
        <w:rPr>
          <w:rFonts w:ascii="Times New Roman" w:hAnsi="Times New Roman"/>
          <w:i/>
          <w:iCs/>
          <w:color w:val="000000" w:themeColor="text1"/>
          <w:sz w:val="24"/>
          <w:szCs w:val="24"/>
          <w:shd w:val="clear" w:color="auto" w:fill="FFFFFF"/>
        </w:rPr>
        <w:t>8</w:t>
      </w:r>
      <w:r w:rsidRPr="00C93F4D">
        <w:rPr>
          <w:rFonts w:ascii="Times New Roman" w:hAnsi="Times New Roman"/>
          <w:color w:val="000000" w:themeColor="text1"/>
          <w:sz w:val="24"/>
          <w:szCs w:val="24"/>
          <w:shd w:val="clear" w:color="auto" w:fill="FFFFFF"/>
        </w:rPr>
        <w:t>(3), 241-268.</w:t>
      </w:r>
    </w:p>
    <w:p w14:paraId="722CEC5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C93F4D">
        <w:rPr>
          <w:rFonts w:ascii="Times New Roman" w:hAnsi="Times New Roman"/>
          <w:color w:val="000000" w:themeColor="text1"/>
          <w:sz w:val="24"/>
          <w:szCs w:val="24"/>
          <w:shd w:val="clear" w:color="auto" w:fill="FFFFFF"/>
        </w:rPr>
        <w:t>Engelbrecht J, Bills R, Marshall B and Cambray J. 2010. </w:t>
      </w:r>
      <w:r w:rsidRPr="00C93F4D">
        <w:rPr>
          <w:rFonts w:ascii="Times New Roman" w:hAnsi="Times New Roman"/>
          <w:i/>
          <w:iCs/>
          <w:color w:val="000000" w:themeColor="text1"/>
          <w:sz w:val="24"/>
          <w:szCs w:val="24"/>
          <w:shd w:val="clear" w:color="auto" w:fill="FFFFFF"/>
        </w:rPr>
        <w:t>Anguilla bengalensis ssp</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labiata</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2010: e.T183182A8070107</w:t>
      </w:r>
      <w:r w:rsidRPr="00C93F4D">
        <w:rPr>
          <w:rFonts w:ascii="Times New Roman" w:hAnsi="Times New Roman"/>
          <w:color w:val="000000" w:themeColor="text1"/>
          <w:sz w:val="24"/>
          <w:szCs w:val="24"/>
          <w:bdr w:val="none" w:sz="0" w:space="0" w:color="auto" w:frame="1"/>
          <w:shd w:val="clear" w:color="auto" w:fill="FFFFFF"/>
        </w:rPr>
        <w:t>.</w:t>
      </w:r>
    </w:p>
    <w:p w14:paraId="40741502" w14:textId="77777777" w:rsidR="009E6809" w:rsidRPr="00C93F4D" w:rsidRDefault="009E6809" w:rsidP="00F2370D">
      <w:pPr>
        <w:pStyle w:val="NormalWeb"/>
        <w:spacing w:line="480" w:lineRule="auto"/>
        <w:ind w:left="720" w:hanging="720"/>
        <w:jc w:val="both"/>
        <w:rPr>
          <w:color w:val="000000" w:themeColor="text1"/>
        </w:rPr>
      </w:pPr>
      <w:bookmarkStart w:id="2170" w:name="_Hlk141841358"/>
      <w:r w:rsidRPr="00C93F4D">
        <w:rPr>
          <w:color w:val="000000" w:themeColor="text1"/>
          <w:shd w:val="clear" w:color="auto" w:fill="FFFFFF"/>
        </w:rPr>
        <w:t>Francis</w:t>
      </w:r>
      <w:bookmarkEnd w:id="2170"/>
      <w:r w:rsidRPr="00C93F4D">
        <w:rPr>
          <w:color w:val="000000" w:themeColor="text1"/>
          <w:shd w:val="clear" w:color="auto" w:fill="FFFFFF"/>
        </w:rPr>
        <w:t xml:space="preserve">, M.P. (2006). Morphometric minefields towards a measurement standard for chondrichthyan fishes. </w:t>
      </w:r>
      <w:r w:rsidRPr="00C93F4D">
        <w:rPr>
          <w:i/>
          <w:iCs/>
          <w:color w:val="000000" w:themeColor="text1"/>
          <w:shd w:val="clear" w:color="auto" w:fill="FFFFFF"/>
        </w:rPr>
        <w:t>Environmental Biology of Fishes</w:t>
      </w:r>
      <w:r w:rsidRPr="00C93F4D">
        <w:rPr>
          <w:color w:val="000000" w:themeColor="text1"/>
          <w:shd w:val="clear" w:color="auto" w:fill="FFFFFF"/>
        </w:rPr>
        <w:t xml:space="preserve">, </w:t>
      </w:r>
      <w:r w:rsidRPr="00C93F4D">
        <w:rPr>
          <w:i/>
          <w:iCs/>
          <w:color w:val="000000" w:themeColor="text1"/>
          <w:shd w:val="clear" w:color="auto" w:fill="FFFFFF"/>
        </w:rPr>
        <w:t>77</w:t>
      </w:r>
      <w:r w:rsidRPr="00C93F4D">
        <w:rPr>
          <w:color w:val="000000" w:themeColor="text1"/>
          <w:shd w:val="clear" w:color="auto" w:fill="FFFFFF"/>
        </w:rPr>
        <w:t>: 407-421.</w:t>
      </w:r>
    </w:p>
    <w:p w14:paraId="4056BF2D" w14:textId="77777777" w:rsidR="009E6809" w:rsidRPr="00C93F4D" w:rsidRDefault="009E6809" w:rsidP="00F2370D">
      <w:pPr>
        <w:pStyle w:val="NormalWeb"/>
        <w:spacing w:line="480" w:lineRule="auto"/>
        <w:ind w:left="720" w:hanging="720"/>
        <w:jc w:val="both"/>
        <w:rPr>
          <w:color w:val="000000" w:themeColor="text1"/>
        </w:rPr>
      </w:pPr>
      <w:r w:rsidRPr="00C93F4D">
        <w:rPr>
          <w:color w:val="000000" w:themeColor="text1"/>
        </w:rPr>
        <w:t>Froese R. and Pauly D. Editors. 2019. Fish Base. World Wide Web electronic publication.www.fishbase.org, (06/2019).</w:t>
      </w:r>
    </w:p>
    <w:p w14:paraId="5AF0E5D5" w14:textId="77777777" w:rsidR="009E6809" w:rsidRPr="00C93F4D" w:rsidRDefault="009E6809" w:rsidP="00F2370D">
      <w:pPr>
        <w:pStyle w:val="NormalWeb"/>
        <w:spacing w:line="480" w:lineRule="auto"/>
        <w:ind w:left="720" w:hanging="720"/>
        <w:jc w:val="both"/>
        <w:rPr>
          <w:color w:val="000000" w:themeColor="text1"/>
        </w:rPr>
      </w:pPr>
      <w:r w:rsidRPr="00C93F4D">
        <w:rPr>
          <w:color w:val="000000" w:themeColor="text1"/>
        </w:rPr>
        <w:t>Frost WE.</w:t>
      </w:r>
      <w:r w:rsidRPr="00C93F4D">
        <w:rPr>
          <w:color w:val="000000" w:themeColor="text1"/>
          <w:shd w:val="clear" w:color="auto" w:fill="FFFFFF"/>
        </w:rPr>
        <w:t> </w:t>
      </w:r>
      <w:r w:rsidRPr="00C93F4D">
        <w:rPr>
          <w:color w:val="000000" w:themeColor="text1"/>
        </w:rPr>
        <w:t>1955</w:t>
      </w:r>
      <w:r w:rsidRPr="00C93F4D">
        <w:rPr>
          <w:color w:val="000000" w:themeColor="text1"/>
          <w:shd w:val="clear" w:color="auto" w:fill="FFFFFF"/>
        </w:rPr>
        <w:t>. </w:t>
      </w:r>
      <w:r w:rsidRPr="00C93F4D">
        <w:rPr>
          <w:rFonts w:eastAsiaTheme="majorEastAsia"/>
          <w:color w:val="000000" w:themeColor="text1"/>
        </w:rPr>
        <w:t>Observations on the biology of eels (Anguilla spp.) of Kenya Colony, East Africa</w:t>
      </w:r>
      <w:r w:rsidRPr="00C93F4D">
        <w:rPr>
          <w:color w:val="000000" w:themeColor="text1"/>
          <w:shd w:val="clear" w:color="auto" w:fill="FFFFFF"/>
        </w:rPr>
        <w:t>. </w:t>
      </w:r>
      <w:r w:rsidRPr="00C93F4D">
        <w:rPr>
          <w:i/>
          <w:iCs/>
          <w:color w:val="000000" w:themeColor="text1"/>
          <w:shd w:val="clear" w:color="auto" w:fill="FFFFFF"/>
        </w:rPr>
        <w:t>Col Off. Fish. Publs </w:t>
      </w:r>
      <w:r w:rsidRPr="00C93F4D">
        <w:rPr>
          <w:rFonts w:eastAsiaTheme="majorEastAsia"/>
          <w:i/>
          <w:iCs/>
          <w:color w:val="000000" w:themeColor="text1"/>
        </w:rPr>
        <w:t>6</w:t>
      </w:r>
      <w:r w:rsidRPr="00C93F4D">
        <w:rPr>
          <w:color w:val="000000" w:themeColor="text1"/>
          <w:shd w:val="clear" w:color="auto" w:fill="FFFFFF"/>
        </w:rPr>
        <w:t>, </w:t>
      </w:r>
      <w:r w:rsidRPr="00C93F4D">
        <w:rPr>
          <w:rFonts w:eastAsiaTheme="majorEastAsia"/>
          <w:color w:val="000000" w:themeColor="text1"/>
        </w:rPr>
        <w:t>1</w:t>
      </w:r>
      <w:r w:rsidRPr="00C93F4D">
        <w:rPr>
          <w:color w:val="000000" w:themeColor="text1"/>
          <w:shd w:val="clear" w:color="auto" w:fill="FFFFFF"/>
        </w:rPr>
        <w:t>–</w:t>
      </w:r>
      <w:r w:rsidRPr="00C93F4D">
        <w:rPr>
          <w:rFonts w:eastAsiaTheme="majorEastAsia"/>
          <w:color w:val="000000" w:themeColor="text1"/>
        </w:rPr>
        <w:t>28</w:t>
      </w:r>
      <w:r w:rsidRPr="00C93F4D">
        <w:rPr>
          <w:color w:val="000000" w:themeColor="text1"/>
        </w:rPr>
        <w:t>.</w:t>
      </w:r>
    </w:p>
    <w:p w14:paraId="66ADF6F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Fukuda N, Miller MJ, Aoyama J, Shinoda A, Tsukamoto K. 2013. Evaluation of the pigmentation stages and body proportions from the glass eel to yellow eel in </w:t>
      </w:r>
      <w:r w:rsidRPr="00C93F4D">
        <w:rPr>
          <w:rFonts w:ascii="Times New Roman" w:hAnsi="Times New Roman"/>
          <w:i/>
          <w:iCs/>
          <w:color w:val="000000" w:themeColor="text1"/>
          <w:sz w:val="24"/>
          <w:szCs w:val="24"/>
          <w:shd w:val="clear" w:color="auto" w:fill="FFFFFF"/>
        </w:rPr>
        <w:t>Anguilla japonica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Fisheries Science 79</w:t>
      </w:r>
      <w:r w:rsidRPr="00C93F4D">
        <w:rPr>
          <w:rFonts w:ascii="Times New Roman" w:hAnsi="Times New Roman"/>
          <w:color w:val="000000" w:themeColor="text1"/>
          <w:sz w:val="24"/>
          <w:szCs w:val="24"/>
          <w:shd w:val="clear" w:color="auto" w:fill="FFFFFF"/>
        </w:rPr>
        <w:t>:425-38.</w:t>
      </w:r>
    </w:p>
    <w:p w14:paraId="3AE852B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en-US"/>
        </w:rPr>
      </w:pPr>
      <w:r w:rsidRPr="00C93F4D">
        <w:rPr>
          <w:rFonts w:ascii="Times New Roman" w:hAnsi="Times New Roman"/>
          <w:color w:val="000000" w:themeColor="text1"/>
          <w:sz w:val="24"/>
          <w:szCs w:val="24"/>
          <w:lang w:val="en-US"/>
        </w:rPr>
        <w:t xml:space="preserve">Fulanda B, Ohtomi J, Mueni E, Kimani E. 2011. Fishery trends, resource-use and management system in the Ungwana Bay Fishery Kenya. </w:t>
      </w:r>
      <w:r w:rsidRPr="00C93F4D">
        <w:rPr>
          <w:rFonts w:ascii="Times New Roman" w:hAnsi="Times New Roman"/>
          <w:i/>
          <w:iCs/>
          <w:color w:val="000000" w:themeColor="text1"/>
          <w:sz w:val="24"/>
          <w:szCs w:val="24"/>
          <w:lang w:val="en-US"/>
        </w:rPr>
        <w:t>Ocean and Coastal Management</w:t>
      </w:r>
      <w:r w:rsidRPr="00C93F4D">
        <w:rPr>
          <w:rFonts w:ascii="Times New Roman" w:hAnsi="Times New Roman"/>
          <w:color w:val="000000" w:themeColor="text1"/>
          <w:sz w:val="24"/>
          <w:szCs w:val="24"/>
          <w:lang w:val="en-US"/>
        </w:rPr>
        <w:t xml:space="preserve"> 54: 401-414.</w:t>
      </w:r>
    </w:p>
    <w:p w14:paraId="7DBA59B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Gagnaire PA, Tsukamoto K, Aoyama J, Minegishi Y, Valade P and Berrebi P. 2007. RFLP and semi-multiplex PCR-based identification of four eel species from the South-Western Indian Ocean region. </w:t>
      </w:r>
      <w:r w:rsidRPr="00C93F4D">
        <w:rPr>
          <w:rFonts w:ascii="Times New Roman" w:hAnsi="Times New Roman"/>
          <w:i/>
          <w:iCs/>
          <w:color w:val="000000" w:themeColor="text1"/>
          <w:sz w:val="24"/>
          <w:szCs w:val="24"/>
        </w:rPr>
        <w:t>Journal of Fish Biology</w:t>
      </w:r>
      <w:r w:rsidRPr="00C93F4D">
        <w:rPr>
          <w:rFonts w:ascii="Times New Roman" w:hAnsi="Times New Roman"/>
          <w:color w:val="000000" w:themeColor="text1"/>
          <w:sz w:val="24"/>
          <w:szCs w:val="24"/>
        </w:rPr>
        <w:t> 71, 279–287.</w:t>
      </w:r>
    </w:p>
    <w:p w14:paraId="7111ECB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Gascuel D, Feunteun E, Fontenelle G. 1995. Seasonal dynamics of estuarine migration in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Aquatic Living Resources 8(2)</w:t>
      </w:r>
      <w:r w:rsidRPr="00C93F4D">
        <w:rPr>
          <w:rFonts w:ascii="Times New Roman" w:hAnsi="Times New Roman"/>
          <w:color w:val="000000" w:themeColor="text1"/>
          <w:sz w:val="24"/>
          <w:szCs w:val="24"/>
          <w:shd w:val="clear" w:color="auto" w:fill="FFFFFF"/>
        </w:rPr>
        <w:t>:123-33.</w:t>
      </w:r>
    </w:p>
    <w:p w14:paraId="57B3444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71" w:name="_Hlk141861544"/>
      <w:r w:rsidRPr="00C93F4D">
        <w:rPr>
          <w:rFonts w:ascii="Times New Roman" w:hAnsi="Times New Roman"/>
          <w:color w:val="000000" w:themeColor="text1"/>
          <w:sz w:val="24"/>
          <w:szCs w:val="24"/>
        </w:rPr>
        <w:t>Glen</w:t>
      </w:r>
      <w:bookmarkEnd w:id="2171"/>
      <w:r w:rsidRPr="00C93F4D">
        <w:rPr>
          <w:rFonts w:ascii="Times New Roman" w:hAnsi="Times New Roman"/>
          <w:color w:val="000000" w:themeColor="text1"/>
          <w:sz w:val="24"/>
          <w:szCs w:val="24"/>
        </w:rPr>
        <w:t xml:space="preserve"> AS and Dickman CR. 2014. The importance of predators. Carnivores of Australia: past, present and future. </w:t>
      </w:r>
      <w:r w:rsidRPr="00C93F4D">
        <w:rPr>
          <w:rFonts w:ascii="Times New Roman" w:hAnsi="Times New Roman"/>
          <w:i/>
          <w:iCs/>
          <w:color w:val="000000" w:themeColor="text1"/>
          <w:sz w:val="24"/>
          <w:szCs w:val="24"/>
        </w:rPr>
        <w:t>Australia: CSIRO Publishing</w:t>
      </w:r>
      <w:r w:rsidRPr="00C93F4D">
        <w:rPr>
          <w:rFonts w:ascii="Times New Roman" w:hAnsi="Times New Roman"/>
          <w:color w:val="000000" w:themeColor="text1"/>
          <w:sz w:val="24"/>
          <w:szCs w:val="24"/>
        </w:rPr>
        <w:t xml:space="preserve"> 5:1-2.</w:t>
      </w:r>
    </w:p>
    <w:p w14:paraId="134E63BB"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Glova GJ. 1999. Cover preference tests of juvenile short finned eels (</w:t>
      </w:r>
      <w:r w:rsidRPr="00C93F4D">
        <w:rPr>
          <w:rFonts w:ascii="Times New Roman" w:hAnsi="Times New Roman"/>
          <w:i/>
          <w:iCs/>
          <w:color w:val="000000" w:themeColor="text1"/>
          <w:sz w:val="24"/>
          <w:szCs w:val="24"/>
        </w:rPr>
        <w:t>Anguilla australis</w:t>
      </w:r>
      <w:r w:rsidRPr="00C93F4D">
        <w:rPr>
          <w:rFonts w:ascii="Times New Roman" w:hAnsi="Times New Roman"/>
          <w:color w:val="000000" w:themeColor="text1"/>
          <w:sz w:val="24"/>
          <w:szCs w:val="24"/>
        </w:rPr>
        <w:t>) and long finned eels (</w:t>
      </w:r>
      <w:r w:rsidRPr="00C93F4D">
        <w:rPr>
          <w:rFonts w:ascii="Times New Roman" w:hAnsi="Times New Roman"/>
          <w:i/>
          <w:iCs/>
          <w:color w:val="000000" w:themeColor="text1"/>
          <w:sz w:val="24"/>
          <w:szCs w:val="24"/>
        </w:rPr>
        <w:t>A. dieffenbachii</w:t>
      </w:r>
      <w:r w:rsidRPr="00C93F4D">
        <w:rPr>
          <w:rFonts w:ascii="Times New Roman" w:hAnsi="Times New Roman"/>
          <w:color w:val="000000" w:themeColor="text1"/>
          <w:sz w:val="24"/>
          <w:szCs w:val="24"/>
        </w:rPr>
        <w:t xml:space="preserve">) in replicate channels. </w:t>
      </w:r>
      <w:r w:rsidRPr="00C93F4D">
        <w:rPr>
          <w:rFonts w:ascii="Times New Roman" w:hAnsi="Times New Roman"/>
          <w:i/>
          <w:iCs/>
          <w:color w:val="000000" w:themeColor="text1"/>
          <w:sz w:val="24"/>
          <w:szCs w:val="24"/>
        </w:rPr>
        <w:t>New Zealand Journal of Marine and Freshwater Research 33</w:t>
      </w:r>
      <w:r w:rsidRPr="00C93F4D">
        <w:rPr>
          <w:rFonts w:ascii="Times New Roman" w:hAnsi="Times New Roman"/>
          <w:color w:val="000000" w:themeColor="text1"/>
          <w:sz w:val="24"/>
          <w:szCs w:val="24"/>
        </w:rPr>
        <w:t>, 193–204.</w:t>
      </w:r>
    </w:p>
    <w:p w14:paraId="4154C8E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Gobert B. 1992. Impact of the use of trammelnets on a tropical reef resource. </w:t>
      </w:r>
      <w:r w:rsidRPr="00C93F4D">
        <w:rPr>
          <w:rFonts w:ascii="Times New Roman" w:hAnsi="Times New Roman"/>
          <w:i/>
          <w:iCs/>
          <w:color w:val="000000" w:themeColor="text1"/>
          <w:sz w:val="24"/>
          <w:szCs w:val="24"/>
        </w:rPr>
        <w:t>Fisheries Research</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13</w:t>
      </w:r>
      <w:r w:rsidRPr="00C93F4D">
        <w:rPr>
          <w:rFonts w:ascii="Times New Roman" w:hAnsi="Times New Roman"/>
          <w:color w:val="000000" w:themeColor="text1"/>
          <w:sz w:val="24"/>
          <w:szCs w:val="24"/>
        </w:rPr>
        <w:t>(4), 353–367.</w:t>
      </w:r>
    </w:p>
    <w:p w14:paraId="6CAC7386"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Gobert, B. 1994. Size structures of demersal catches in a multispecies multigear tropical fishery. </w:t>
      </w:r>
      <w:r w:rsidRPr="00C93F4D">
        <w:rPr>
          <w:rFonts w:ascii="Times New Roman" w:hAnsi="Times New Roman"/>
          <w:i/>
          <w:iCs/>
          <w:color w:val="000000" w:themeColor="text1"/>
          <w:sz w:val="24"/>
          <w:szCs w:val="24"/>
          <w:shd w:val="clear" w:color="auto" w:fill="FFFFFF"/>
        </w:rPr>
        <w:t>Fisheries Research</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19</w:t>
      </w:r>
      <w:r w:rsidRPr="00C93F4D">
        <w:rPr>
          <w:rFonts w:ascii="Times New Roman" w:hAnsi="Times New Roman"/>
          <w:color w:val="000000" w:themeColor="text1"/>
          <w:sz w:val="24"/>
          <w:szCs w:val="24"/>
          <w:shd w:val="clear" w:color="auto" w:fill="FFFFFF"/>
        </w:rPr>
        <w:t>: 87-104.</w:t>
      </w:r>
    </w:p>
    <w:p w14:paraId="2ED8D69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72" w:name="_Hlk141861872"/>
      <w:r w:rsidRPr="00C93F4D">
        <w:rPr>
          <w:rFonts w:ascii="Times New Roman" w:hAnsi="Times New Roman"/>
          <w:color w:val="000000" w:themeColor="text1"/>
          <w:sz w:val="24"/>
          <w:szCs w:val="24"/>
        </w:rPr>
        <w:t>Gomez</w:t>
      </w:r>
      <w:bookmarkEnd w:id="2172"/>
      <w:r w:rsidRPr="00C93F4D">
        <w:rPr>
          <w:rFonts w:ascii="Times New Roman" w:hAnsi="Times New Roman"/>
          <w:color w:val="000000" w:themeColor="text1"/>
          <w:sz w:val="24"/>
          <w:szCs w:val="24"/>
        </w:rPr>
        <w:t xml:space="preserve">-Mourelo. 2005. From individual-based models to partial differential equations, An application to the upstream movements of elvers. </w:t>
      </w:r>
      <w:r w:rsidRPr="00C93F4D">
        <w:rPr>
          <w:rFonts w:ascii="Times New Roman" w:hAnsi="Times New Roman"/>
          <w:i/>
          <w:iCs/>
          <w:color w:val="000000" w:themeColor="text1"/>
          <w:sz w:val="24"/>
          <w:szCs w:val="24"/>
        </w:rPr>
        <w:t xml:space="preserve">Ecological Modelling </w:t>
      </w:r>
      <w:r w:rsidRPr="00C93F4D">
        <w:rPr>
          <w:rFonts w:ascii="Times New Roman" w:hAnsi="Times New Roman"/>
          <w:color w:val="000000" w:themeColor="text1"/>
          <w:sz w:val="24"/>
          <w:szCs w:val="24"/>
        </w:rPr>
        <w:t>188; 93-111.</w:t>
      </w:r>
    </w:p>
    <w:p w14:paraId="4FAC27F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Government of Kenya. .2016. </w:t>
      </w:r>
      <w:r w:rsidRPr="00C93F4D">
        <w:rPr>
          <w:rFonts w:ascii="Times New Roman" w:hAnsi="Times New Roman"/>
          <w:iCs/>
          <w:color w:val="000000" w:themeColor="text1"/>
          <w:sz w:val="24"/>
          <w:szCs w:val="24"/>
        </w:rPr>
        <w:t>Marine artisanal fisheries frame survey 2016 report</w:t>
      </w:r>
      <w:r w:rsidRPr="00C93F4D">
        <w:rPr>
          <w:rFonts w:ascii="Times New Roman" w:hAnsi="Times New Roman"/>
          <w:color w:val="000000" w:themeColor="text1"/>
          <w:sz w:val="24"/>
          <w:szCs w:val="24"/>
        </w:rPr>
        <w:t xml:space="preserve">, Ministry of Agriculture, Livestock and Fisheries. </w:t>
      </w:r>
      <w:r w:rsidRPr="00C93F4D">
        <w:rPr>
          <w:rFonts w:ascii="Times New Roman" w:hAnsi="Times New Roman"/>
          <w:i/>
          <w:iCs/>
          <w:color w:val="000000" w:themeColor="text1"/>
          <w:sz w:val="24"/>
          <w:szCs w:val="24"/>
        </w:rPr>
        <w:t>State Department of Fisheries, 105pp</w:t>
      </w:r>
      <w:r w:rsidRPr="00C93F4D">
        <w:rPr>
          <w:rFonts w:ascii="Times New Roman" w:hAnsi="Times New Roman"/>
          <w:color w:val="000000" w:themeColor="text1"/>
          <w:sz w:val="24"/>
          <w:szCs w:val="24"/>
        </w:rPr>
        <w:t>.</w:t>
      </w:r>
    </w:p>
    <w:p w14:paraId="1A85AD1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Government of Kenya. 2008. Kenya state of the coast report: towards the integrated management of Kenya’s coastal and marine resources. </w:t>
      </w:r>
      <w:r w:rsidRPr="00C93F4D">
        <w:rPr>
          <w:rFonts w:ascii="Times New Roman" w:hAnsi="Times New Roman"/>
          <w:i/>
          <w:iCs/>
          <w:color w:val="000000" w:themeColor="text1"/>
          <w:sz w:val="24"/>
          <w:szCs w:val="24"/>
        </w:rPr>
        <w:t>UNEP and NEMA, Nairobi</w:t>
      </w:r>
      <w:r w:rsidRPr="00C93F4D">
        <w:rPr>
          <w:rFonts w:ascii="Times New Roman" w:hAnsi="Times New Roman"/>
          <w:color w:val="000000" w:themeColor="text1"/>
          <w:sz w:val="24"/>
          <w:szCs w:val="24"/>
        </w:rPr>
        <w:t>, 90 p.</w:t>
      </w:r>
    </w:p>
    <w:p w14:paraId="154DD89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iCs/>
          <w:color w:val="000000" w:themeColor="text1"/>
          <w:sz w:val="24"/>
          <w:szCs w:val="24"/>
        </w:rPr>
        <w:t>Government of Kenya. 2014.</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Marine waters fisheries frame survey 2014 report</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Ministry of Agriculture, Livestock and Fisheries. </w:t>
      </w:r>
      <w:r w:rsidRPr="00C93F4D">
        <w:rPr>
          <w:rFonts w:ascii="Times New Roman" w:hAnsi="Times New Roman"/>
          <w:i/>
          <w:iCs/>
          <w:color w:val="000000" w:themeColor="text1"/>
          <w:sz w:val="24"/>
          <w:szCs w:val="24"/>
        </w:rPr>
        <w:t>State Department of Fisheries, Nairobi, 88pp</w:t>
      </w:r>
      <w:r w:rsidRPr="00C93F4D">
        <w:rPr>
          <w:rFonts w:ascii="Times New Roman" w:hAnsi="Times New Roman"/>
          <w:color w:val="000000" w:themeColor="text1"/>
          <w:sz w:val="24"/>
          <w:szCs w:val="24"/>
        </w:rPr>
        <w:t>.</w:t>
      </w:r>
    </w:p>
    <w:p w14:paraId="667C0501" w14:textId="49476D73"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173" w:name="_Hlk141862364"/>
      <w:r w:rsidRPr="00C93F4D">
        <w:rPr>
          <w:rFonts w:ascii="Times New Roman" w:hAnsi="Times New Roman"/>
          <w:color w:val="000000" w:themeColor="text1"/>
          <w:sz w:val="24"/>
          <w:szCs w:val="24"/>
          <w:shd w:val="clear" w:color="auto" w:fill="FFFFFF"/>
        </w:rPr>
        <w:t>Hagihara</w:t>
      </w:r>
      <w:bookmarkEnd w:id="2173"/>
      <w:r w:rsidRPr="00C93F4D">
        <w:rPr>
          <w:rFonts w:ascii="Times New Roman" w:hAnsi="Times New Roman"/>
          <w:color w:val="000000" w:themeColor="text1"/>
          <w:sz w:val="24"/>
          <w:szCs w:val="24"/>
          <w:shd w:val="clear" w:color="auto" w:fill="FFFFFF"/>
        </w:rPr>
        <w:t xml:space="preserve"> S, Aoyama J, Limbong D, Tsukamoto K. 2012 Morphological and physiological changes of female tropical eels, </w:t>
      </w:r>
      <w:r w:rsidRPr="00C93F4D">
        <w:rPr>
          <w:rFonts w:ascii="Times New Roman" w:hAnsi="Times New Roman"/>
          <w:i/>
          <w:iCs/>
          <w:color w:val="000000" w:themeColor="text1"/>
          <w:sz w:val="24"/>
          <w:szCs w:val="24"/>
          <w:shd w:val="clear" w:color="auto" w:fill="FFFFFF"/>
        </w:rPr>
        <w:t xml:space="preserve">Anguilla celebesensis </w:t>
      </w:r>
      <w:r w:rsidRPr="00C93F4D">
        <w:rPr>
          <w:rFonts w:ascii="Times New Roman" w:hAnsi="Times New Roman"/>
          <w:color w:val="000000" w:themeColor="text1"/>
          <w:sz w:val="24"/>
          <w:szCs w:val="24"/>
          <w:shd w:val="clear" w:color="auto" w:fill="FFFFFF"/>
        </w:rPr>
        <w:t>and</w:t>
      </w:r>
      <w:r w:rsidRPr="00C93F4D">
        <w:rPr>
          <w:rFonts w:ascii="Times New Roman" w:hAnsi="Times New Roman"/>
          <w:i/>
          <w:iCs/>
          <w:color w:val="000000" w:themeColor="text1"/>
          <w:sz w:val="24"/>
          <w:szCs w:val="24"/>
          <w:shd w:val="clear" w:color="auto" w:fill="FFFFFF"/>
        </w:rPr>
        <w:t xml:space="preserve"> Anguill</w:t>
      </w:r>
      <w:r w:rsidR="003570C6" w:rsidRPr="003570C6">
        <w:rPr>
          <w:rFonts w:ascii="Times New Roman" w:hAnsi="Times New Roman"/>
          <w:i/>
          <w:iCs/>
          <w:color w:val="000000" w:themeColor="text1"/>
          <w:sz w:val="24"/>
          <w:szCs w:val="24"/>
          <w:shd w:val="clear" w:color="auto" w:fill="FFFFFF"/>
        </w:rPr>
        <w:t>A marmorata</w:t>
      </w:r>
      <w:r w:rsidRPr="00C93F4D">
        <w:rPr>
          <w:rFonts w:ascii="Times New Roman" w:hAnsi="Times New Roman"/>
          <w:color w:val="000000" w:themeColor="text1"/>
          <w:sz w:val="24"/>
          <w:szCs w:val="24"/>
          <w:shd w:val="clear" w:color="auto" w:fill="FFFFFF"/>
        </w:rPr>
        <w:t xml:space="preserve">, in relation to downstream migration. </w:t>
      </w:r>
      <w:r w:rsidRPr="00C93F4D">
        <w:rPr>
          <w:rFonts w:ascii="Times New Roman" w:hAnsi="Times New Roman"/>
          <w:i/>
          <w:iCs/>
          <w:color w:val="000000" w:themeColor="text1"/>
          <w:sz w:val="24"/>
          <w:szCs w:val="24"/>
          <w:shd w:val="clear" w:color="auto" w:fill="FFFFFF"/>
        </w:rPr>
        <w:t>Journal of Fish Biology 81(2):</w:t>
      </w:r>
      <w:r w:rsidRPr="00C93F4D">
        <w:rPr>
          <w:rFonts w:ascii="Times New Roman" w:hAnsi="Times New Roman"/>
          <w:color w:val="000000" w:themeColor="text1"/>
          <w:sz w:val="24"/>
          <w:szCs w:val="24"/>
          <w:shd w:val="clear" w:color="auto" w:fill="FFFFFF"/>
        </w:rPr>
        <w:t>408-26.</w:t>
      </w:r>
    </w:p>
    <w:p w14:paraId="3ED8EEE0" w14:textId="37AFB7AB"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174" w:name="_Hlk141862431"/>
      <w:r w:rsidRPr="00C93F4D">
        <w:rPr>
          <w:rFonts w:ascii="Times New Roman" w:hAnsi="Times New Roman"/>
          <w:color w:val="000000" w:themeColor="text1"/>
          <w:sz w:val="24"/>
          <w:szCs w:val="24"/>
          <w:shd w:val="clear" w:color="auto" w:fill="FFFFFF"/>
        </w:rPr>
        <w:t>Hanssens</w:t>
      </w:r>
      <w:bookmarkEnd w:id="2174"/>
      <w:r w:rsidRPr="00C93F4D">
        <w:rPr>
          <w:rFonts w:ascii="Times New Roman" w:hAnsi="Times New Roman"/>
          <w:color w:val="000000" w:themeColor="text1"/>
          <w:sz w:val="24"/>
          <w:szCs w:val="24"/>
          <w:shd w:val="clear" w:color="auto" w:fill="FFFFFF"/>
        </w:rPr>
        <w:t xml:space="preserve"> M and Snoeks J. 2010. </w:t>
      </w:r>
      <w:r w:rsidRPr="00C93F4D">
        <w:rPr>
          <w:rFonts w:ascii="Times New Roman" w:hAnsi="Times New Roman"/>
          <w:i/>
          <w:iCs/>
          <w:color w:val="000000" w:themeColor="text1"/>
          <w:sz w:val="24"/>
          <w:szCs w:val="24"/>
          <w:shd w:val="clear" w:color="auto" w:fill="FFFFFF"/>
        </w:rPr>
        <w:t>Anguill</w:t>
      </w:r>
      <w:r w:rsidR="003570C6" w:rsidRPr="003570C6">
        <w:rPr>
          <w:rFonts w:ascii="Times New Roman" w:hAnsi="Times New Roman"/>
          <w:i/>
          <w:iCs/>
          <w:color w:val="000000" w:themeColor="text1"/>
          <w:sz w:val="24"/>
          <w:szCs w:val="24"/>
          <w:shd w:val="clear" w:color="auto" w:fill="FFFFFF"/>
        </w:rPr>
        <w:t>A mossambica</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2010: e.T183155A8056163.</w:t>
      </w:r>
    </w:p>
    <w:p w14:paraId="2350D65A"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Hanzen C, Weyl O, Lucas M, Brink K, Downs C, O’Brien G. 2019. Distribution, ecology and status of Anguillid eels in East Africa and the Western Indian Ocean, in EELS - biology, monitoring, management, culture and exploitation </w:t>
      </w:r>
      <w:r w:rsidRPr="00C93F4D">
        <w:rPr>
          <w:rFonts w:ascii="Times New Roman" w:hAnsi="Times New Roman"/>
          <w:i/>
          <w:iCs/>
          <w:color w:val="000000" w:themeColor="text1"/>
          <w:sz w:val="24"/>
          <w:szCs w:val="24"/>
          <w:shd w:val="clear" w:color="auto" w:fill="FFFFFF"/>
        </w:rPr>
        <w:t>(Eds P. Coulson and A. Don)</w:t>
      </w:r>
      <w:r w:rsidRPr="00C93F4D">
        <w:rPr>
          <w:rFonts w:ascii="Times New Roman" w:hAnsi="Times New Roman"/>
          <w:color w:val="000000" w:themeColor="text1"/>
          <w:sz w:val="24"/>
          <w:szCs w:val="24"/>
          <w:shd w:val="clear" w:color="auto" w:fill="FFFFFF"/>
        </w:rPr>
        <w:t xml:space="preserve"> pp. 33-58. </w:t>
      </w:r>
      <w:r w:rsidRPr="00C93F4D">
        <w:rPr>
          <w:rFonts w:ascii="Times New Roman" w:hAnsi="Times New Roman"/>
          <w:i/>
          <w:iCs/>
          <w:color w:val="000000" w:themeColor="text1"/>
          <w:sz w:val="24"/>
          <w:szCs w:val="24"/>
          <w:shd w:val="clear" w:color="auto" w:fill="FFFFFF"/>
        </w:rPr>
        <w:t>Proceedings of the International Eels Sciences Symposium, 2017, 5M Publishing, Sheffield,UK.</w:t>
      </w:r>
    </w:p>
    <w:p w14:paraId="6F3BFF6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Hanzen. 2020. Slippery customers for conservation: diversity, distribution and spatial ecology of freshwater eels (Anguilla spp.) in South Africa. PhD Thesis, University of KwaZulu-Natal, Pietermaritzburg, South Africa »</w:t>
      </w:r>
    </w:p>
    <w:p w14:paraId="6BC201E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Harrison AJ, Walker AM, Pinder AC, Briand C and Aprahamian MW. 2014. A review of glass eel migratory behaviour, sampling techniques and abundance estimates in estuaries: implications for assessing recruitment, local production and exploitation. </w:t>
      </w:r>
      <w:r w:rsidRPr="00C93F4D">
        <w:rPr>
          <w:rFonts w:ascii="Times New Roman" w:hAnsi="Times New Roman"/>
          <w:i/>
          <w:iCs/>
          <w:color w:val="000000" w:themeColor="text1"/>
          <w:sz w:val="24"/>
          <w:szCs w:val="24"/>
        </w:rPr>
        <w:t>Reviews in Fish Biology and Fisheries</w:t>
      </w:r>
      <w:r w:rsidRPr="00C93F4D">
        <w:rPr>
          <w:rFonts w:ascii="Times New Roman" w:hAnsi="Times New Roman"/>
          <w:color w:val="000000" w:themeColor="text1"/>
          <w:sz w:val="24"/>
          <w:szCs w:val="24"/>
        </w:rPr>
        <w:t> 24(4) pp.967-983.</w:t>
      </w:r>
    </w:p>
    <w:p w14:paraId="0CD02C4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175" w:name="_Hlk141862518"/>
      <w:r w:rsidRPr="00C93F4D">
        <w:rPr>
          <w:rFonts w:ascii="Times New Roman" w:hAnsi="Times New Roman"/>
          <w:color w:val="000000" w:themeColor="text1"/>
          <w:sz w:val="24"/>
          <w:szCs w:val="24"/>
          <w:shd w:val="clear" w:color="auto" w:fill="FFFFFF"/>
        </w:rPr>
        <w:t>Harrison</w:t>
      </w:r>
      <w:bookmarkEnd w:id="2175"/>
      <w:r w:rsidRPr="00C93F4D">
        <w:rPr>
          <w:rFonts w:ascii="Times New Roman" w:hAnsi="Times New Roman"/>
          <w:color w:val="000000" w:themeColor="text1"/>
          <w:sz w:val="24"/>
          <w:szCs w:val="24"/>
          <w:shd w:val="clear" w:color="auto" w:fill="FFFFFF"/>
        </w:rPr>
        <w:t xml:space="preserve"> AJ, Walker AM, Pinder AC, Briand C, Aprahamian MW. 2014. A review of glass eel migratory behaviour, sampling techniques and abundance estimates in estuaries: implications for assessing recruitment, local production and exploitation. </w:t>
      </w:r>
      <w:r w:rsidRPr="00C93F4D">
        <w:rPr>
          <w:rFonts w:ascii="Times New Roman" w:hAnsi="Times New Roman"/>
          <w:i/>
          <w:iCs/>
          <w:color w:val="000000" w:themeColor="text1"/>
          <w:sz w:val="24"/>
          <w:szCs w:val="24"/>
          <w:shd w:val="clear" w:color="auto" w:fill="FFFFFF"/>
        </w:rPr>
        <w:t>Reviews in Fish Biology and Fisheries 24(4)</w:t>
      </w:r>
      <w:r w:rsidRPr="00C93F4D">
        <w:rPr>
          <w:rFonts w:ascii="Times New Roman" w:hAnsi="Times New Roman"/>
          <w:color w:val="000000" w:themeColor="text1"/>
          <w:sz w:val="24"/>
          <w:szCs w:val="24"/>
          <w:shd w:val="clear" w:color="auto" w:fill="FFFFFF"/>
        </w:rPr>
        <w:t>:967-83.</w:t>
      </w:r>
    </w:p>
    <w:p w14:paraId="293F512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76" w:name="_Hlk141862628"/>
      <w:r w:rsidRPr="00C93F4D">
        <w:rPr>
          <w:rFonts w:ascii="Times New Roman" w:hAnsi="Times New Roman"/>
          <w:color w:val="000000" w:themeColor="text1"/>
          <w:sz w:val="24"/>
          <w:szCs w:val="24"/>
        </w:rPr>
        <w:t xml:space="preserve">Hebert </w:t>
      </w:r>
      <w:bookmarkEnd w:id="2176"/>
      <w:r w:rsidRPr="00C93F4D">
        <w:rPr>
          <w:rFonts w:ascii="Times New Roman" w:hAnsi="Times New Roman"/>
          <w:color w:val="000000" w:themeColor="text1"/>
          <w:sz w:val="24"/>
          <w:szCs w:val="24"/>
        </w:rPr>
        <w:t xml:space="preserve">PD, Cywinska A, Ball SL and Dewaard, JR 2003. Biological identifications 264 through DNA barcodes. </w:t>
      </w:r>
      <w:r w:rsidRPr="00C93F4D">
        <w:rPr>
          <w:rFonts w:ascii="Times New Roman" w:hAnsi="Times New Roman"/>
          <w:i/>
          <w:iCs/>
          <w:color w:val="000000" w:themeColor="text1"/>
          <w:sz w:val="24"/>
          <w:szCs w:val="24"/>
        </w:rPr>
        <w:t>Proceedings of the Royal Society of London. Series B</w:t>
      </w:r>
      <w:r w:rsidRPr="00C93F4D">
        <w:rPr>
          <w:rFonts w:ascii="Times New Roman" w:hAnsi="Times New Roman"/>
          <w:color w:val="000000" w:themeColor="text1"/>
          <w:sz w:val="24"/>
          <w:szCs w:val="24"/>
        </w:rPr>
        <w:t xml:space="preserve"> 270, 313- 265 321.</w:t>
      </w:r>
    </w:p>
    <w:p w14:paraId="7D19D35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Hilario JA, Choresca Jr CH, Danting MJ, Magbanua FL, Oclos MT. 2022. Identification of Tropical Freshwater 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xml:space="preserve">., in Cagayan River, Philippines. </w:t>
      </w:r>
      <w:r w:rsidRPr="00C93F4D">
        <w:rPr>
          <w:rFonts w:ascii="Times New Roman" w:hAnsi="Times New Roman"/>
          <w:i/>
          <w:iCs/>
          <w:color w:val="000000" w:themeColor="text1"/>
          <w:sz w:val="24"/>
          <w:szCs w:val="24"/>
          <w:shd w:val="clear" w:color="auto" w:fill="FFFFFF"/>
        </w:rPr>
        <w:t>The Philippine Agricultural Scientist 105(3)</w:t>
      </w:r>
      <w:r w:rsidRPr="00C93F4D">
        <w:rPr>
          <w:rFonts w:ascii="Times New Roman" w:hAnsi="Times New Roman"/>
          <w:color w:val="000000" w:themeColor="text1"/>
          <w:sz w:val="24"/>
          <w:szCs w:val="24"/>
          <w:shd w:val="clear" w:color="auto" w:fill="FFFFFF"/>
        </w:rPr>
        <w:t>:226-35.</w:t>
      </w:r>
    </w:p>
    <w:p w14:paraId="62CE4A1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Hoorweg, J. 1998. Dunes, groundwater, mangroves and birdlife in coastal Kenya. </w:t>
      </w:r>
      <w:r w:rsidRPr="00C93F4D">
        <w:rPr>
          <w:rFonts w:ascii="Times New Roman" w:hAnsi="Times New Roman"/>
          <w:i/>
          <w:iCs/>
          <w:color w:val="000000" w:themeColor="text1"/>
          <w:sz w:val="24"/>
          <w:szCs w:val="24"/>
        </w:rPr>
        <w:t>Coastal Ecology Series No. 4</w:t>
      </w:r>
      <w:r w:rsidRPr="00C93F4D">
        <w:rPr>
          <w:rFonts w:ascii="Times New Roman" w:hAnsi="Times New Roman"/>
          <w:color w:val="000000" w:themeColor="text1"/>
          <w:sz w:val="24"/>
          <w:szCs w:val="24"/>
        </w:rPr>
        <w:t>, 279pp.</w:t>
      </w:r>
    </w:p>
    <w:p w14:paraId="1EFDFE5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77" w:name="_Hlk141862798"/>
      <w:bookmarkStart w:id="2178" w:name="_Hlk4492435"/>
      <w:r w:rsidRPr="00C93F4D">
        <w:rPr>
          <w:rFonts w:ascii="Times New Roman" w:hAnsi="Times New Roman"/>
          <w:color w:val="000000" w:themeColor="text1"/>
          <w:sz w:val="24"/>
          <w:szCs w:val="24"/>
        </w:rPr>
        <w:t>Hoorweg</w:t>
      </w:r>
      <w:bookmarkEnd w:id="2177"/>
      <w:r w:rsidRPr="00C93F4D">
        <w:rPr>
          <w:rFonts w:ascii="Times New Roman" w:hAnsi="Times New Roman"/>
          <w:color w:val="000000" w:themeColor="text1"/>
          <w:sz w:val="24"/>
          <w:szCs w:val="24"/>
        </w:rPr>
        <w:t>, J. C</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Wangila, B</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Degen, A. A. 2009. </w:t>
      </w:r>
      <w:r w:rsidRPr="00C93F4D">
        <w:rPr>
          <w:rFonts w:ascii="Times New Roman" w:hAnsi="Times New Roman"/>
          <w:iCs/>
          <w:color w:val="000000" w:themeColor="text1"/>
          <w:sz w:val="24"/>
          <w:szCs w:val="24"/>
        </w:rPr>
        <w:t>Artisanal fishers on the Kenyan coast: Household livelihoods and marine resource management</w:t>
      </w:r>
      <w:r w:rsidRPr="00C93F4D">
        <w:rPr>
          <w:rFonts w:ascii="Times New Roman" w:hAnsi="Times New Roman"/>
          <w:color w:val="000000" w:themeColor="text1"/>
          <w:sz w:val="24"/>
          <w:szCs w:val="24"/>
        </w:rPr>
        <w:t xml:space="preserve"> (Vol. 14) Leiden: Brill.</w:t>
      </w:r>
    </w:p>
    <w:bookmarkEnd w:id="2178"/>
    <w:p w14:paraId="11135E9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Hoorweg,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Versleijen, 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Wangila, B</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Degen, A. 2006. Income diversification and fishing practices among artisanal fishers on the Malindi-Kilifi coast. </w:t>
      </w:r>
      <w:r w:rsidRPr="00C93F4D">
        <w:rPr>
          <w:rFonts w:ascii="Times New Roman" w:hAnsi="Times New Roman"/>
          <w:i/>
          <w:iCs/>
          <w:color w:val="000000" w:themeColor="text1"/>
          <w:sz w:val="24"/>
          <w:szCs w:val="24"/>
        </w:rPr>
        <w:t>Presented at Coastal Ecology Conference IV</w:t>
      </w:r>
      <w:r w:rsidRPr="00C93F4D">
        <w:rPr>
          <w:rFonts w:ascii="Times New Roman" w:hAnsi="Times New Roman"/>
          <w:color w:val="000000" w:themeColor="text1"/>
          <w:sz w:val="24"/>
          <w:szCs w:val="24"/>
        </w:rPr>
        <w:t>, (Mombasa, 2006).</w:t>
      </w:r>
    </w:p>
    <w:p w14:paraId="2F1FD065" w14:textId="367BB365" w:rsidR="009E6809" w:rsidRPr="00C93F4D" w:rsidRDefault="009E6809" w:rsidP="00F2370D">
      <w:pPr>
        <w:pStyle w:val="Bibliography"/>
        <w:spacing w:line="480" w:lineRule="auto"/>
        <w:ind w:left="720" w:hanging="720"/>
        <w:jc w:val="both"/>
        <w:rPr>
          <w:rFonts w:ascii="Times New Roman" w:eastAsia="Arial Unicode MS" w:hAnsi="Times New Roman"/>
          <w:i/>
          <w:iCs/>
          <w:color w:val="000000" w:themeColor="text1"/>
          <w:sz w:val="24"/>
          <w:szCs w:val="24"/>
          <w:lang w:eastAsia="fr-FR"/>
        </w:rPr>
      </w:pPr>
      <w:r w:rsidRPr="00C93F4D">
        <w:rPr>
          <w:rFonts w:ascii="Times New Roman" w:eastAsia="Arial Unicode MS" w:hAnsi="Times New Roman"/>
          <w:color w:val="000000" w:themeColor="text1"/>
          <w:sz w:val="24"/>
          <w:szCs w:val="24"/>
          <w:lang w:eastAsia="fr-FR"/>
        </w:rPr>
        <w:t xml:space="preserve">Houte-Howes KSS. 2005. Macroinvertebrate communities in intertidal mudflats at the </w:t>
      </w:r>
      <w:r w:rsidR="00E877C8" w:rsidRPr="00C93F4D">
        <w:rPr>
          <w:rFonts w:ascii="Times New Roman" w:eastAsia="Arial Unicode MS" w:hAnsi="Times New Roman"/>
          <w:color w:val="000000" w:themeColor="text1"/>
          <w:sz w:val="24"/>
          <w:szCs w:val="24"/>
          <w:lang w:eastAsia="fr-FR"/>
        </w:rPr>
        <w:t>Sabaki</w:t>
      </w:r>
      <w:r w:rsidRPr="00C93F4D">
        <w:rPr>
          <w:rFonts w:ascii="Times New Roman" w:eastAsia="Arial Unicode MS" w:hAnsi="Times New Roman"/>
          <w:color w:val="000000" w:themeColor="text1"/>
          <w:sz w:val="24"/>
          <w:szCs w:val="24"/>
          <w:lang w:eastAsia="fr-FR"/>
        </w:rPr>
        <w:t xml:space="preserve"> River Estuary, Kenya:  An important habitat for resident and migratory shore birds. </w:t>
      </w:r>
      <w:r w:rsidRPr="00C93F4D">
        <w:rPr>
          <w:rFonts w:ascii="Times New Roman" w:eastAsia="Arial Unicode MS" w:hAnsi="Times New Roman"/>
          <w:i/>
          <w:iCs/>
          <w:color w:val="000000" w:themeColor="text1"/>
          <w:sz w:val="24"/>
          <w:szCs w:val="24"/>
          <w:lang w:eastAsia="fr-FR"/>
        </w:rPr>
        <w:t>A Rocha Kenya Occasional Research Report #7</w:t>
      </w:r>
    </w:p>
    <w:p w14:paraId="728A85DC" w14:textId="77777777"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bookmarkStart w:id="2179" w:name="_Hlk141863228"/>
      <w:r w:rsidRPr="00C93F4D">
        <w:rPr>
          <w:rFonts w:ascii="Times New Roman" w:eastAsia="Arial Unicode MS" w:hAnsi="Times New Roman"/>
          <w:color w:val="000000" w:themeColor="text1"/>
          <w:sz w:val="24"/>
          <w:szCs w:val="24"/>
          <w:lang w:eastAsia="fr-FR"/>
        </w:rPr>
        <w:t>Itakura</w:t>
      </w:r>
      <w:bookmarkEnd w:id="2179"/>
      <w:r w:rsidRPr="00C93F4D">
        <w:rPr>
          <w:rFonts w:ascii="Times New Roman" w:eastAsia="Arial Unicode MS" w:hAnsi="Times New Roman"/>
          <w:color w:val="000000" w:themeColor="text1"/>
          <w:sz w:val="24"/>
          <w:szCs w:val="24"/>
          <w:lang w:eastAsia="fr-FR"/>
        </w:rPr>
        <w:t xml:space="preserve"> H, Wakiya R, Gollock M and Kaifu K. 2020. Anguillid eels as a surrogate species for conservation of freshwater biodiversity in Japan. </w:t>
      </w:r>
      <w:r w:rsidRPr="00C93F4D">
        <w:rPr>
          <w:rFonts w:ascii="Times New Roman" w:eastAsia="Arial Unicode MS" w:hAnsi="Times New Roman"/>
          <w:i/>
          <w:iCs/>
          <w:color w:val="000000" w:themeColor="text1"/>
          <w:sz w:val="24"/>
          <w:szCs w:val="24"/>
          <w:lang w:eastAsia="fr-FR"/>
        </w:rPr>
        <w:t>Scientific Reports</w:t>
      </w:r>
      <w:r w:rsidRPr="00C93F4D">
        <w:rPr>
          <w:rFonts w:ascii="Times New Roman" w:eastAsia="Arial Unicode MS" w:hAnsi="Times New Roman"/>
          <w:color w:val="000000" w:themeColor="text1"/>
          <w:sz w:val="24"/>
          <w:szCs w:val="24"/>
          <w:lang w:eastAsia="fr-FR"/>
        </w:rPr>
        <w:t xml:space="preserve"> 10(1);1-2.</w:t>
      </w:r>
    </w:p>
    <w:p w14:paraId="473E3A9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IUCN. 2016. Promotion of Anguillid eels as flagship species for aquatic conservation. in </w:t>
      </w:r>
      <w:r w:rsidRPr="00C93F4D">
        <w:rPr>
          <w:rFonts w:ascii="Times New Roman" w:hAnsi="Times New Roman"/>
          <w:i/>
          <w:iCs/>
          <w:color w:val="000000" w:themeColor="text1"/>
          <w:sz w:val="24"/>
          <w:szCs w:val="24"/>
          <w:shd w:val="clear" w:color="auto" w:fill="FFFFFF"/>
        </w:rPr>
        <w:t>IUCN World Conservation Congress</w:t>
      </w:r>
      <w:r w:rsidRPr="00C93F4D">
        <w:rPr>
          <w:rFonts w:ascii="Times New Roman" w:hAnsi="Times New Roman"/>
          <w:color w:val="000000" w:themeColor="text1"/>
          <w:sz w:val="24"/>
          <w:szCs w:val="24"/>
          <w:shd w:val="clear" w:color="auto" w:fill="FFFFFF"/>
        </w:rPr>
        <w:t xml:space="preserve"> 2020. </w:t>
      </w:r>
    </w:p>
    <w:p w14:paraId="395A7B7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IUCN. </w:t>
      </w:r>
      <w:r w:rsidRPr="00C93F4D">
        <w:rPr>
          <w:rFonts w:ascii="Times New Roman" w:hAnsi="Times New Roman"/>
          <w:i/>
          <w:iCs/>
          <w:color w:val="000000" w:themeColor="text1"/>
          <w:sz w:val="24"/>
          <w:szCs w:val="24"/>
          <w:shd w:val="clear" w:color="auto" w:fill="FFFFFF"/>
        </w:rPr>
        <w:t>The IUCN Red List of Threatened Species. Version 2019.2</w:t>
      </w:r>
      <w:r w:rsidRPr="00C93F4D">
        <w:rPr>
          <w:rFonts w:ascii="Times New Roman" w:hAnsi="Times New Roman"/>
          <w:color w:val="000000" w:themeColor="text1"/>
          <w:sz w:val="24"/>
          <w:szCs w:val="24"/>
          <w:shd w:val="clear" w:color="auto" w:fill="FFFFFF"/>
        </w:rPr>
        <w:t>. (2019)</w:t>
      </w:r>
    </w:p>
    <w:p w14:paraId="5F3F381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80" w:name="_Hlk141863322"/>
      <w:r w:rsidRPr="00C93F4D">
        <w:rPr>
          <w:rFonts w:ascii="Times New Roman" w:hAnsi="Times New Roman"/>
          <w:color w:val="000000" w:themeColor="text1"/>
          <w:sz w:val="24"/>
          <w:szCs w:val="24"/>
        </w:rPr>
        <w:t>Jacoby</w:t>
      </w:r>
      <w:bookmarkEnd w:id="2180"/>
      <w:r w:rsidRPr="00C93F4D">
        <w:rPr>
          <w:rFonts w:ascii="Times New Roman" w:hAnsi="Times New Roman"/>
          <w:color w:val="000000" w:themeColor="text1"/>
          <w:sz w:val="24"/>
          <w:szCs w:val="24"/>
        </w:rPr>
        <w:t xml:space="preserve"> D, Harrison IJ, and Gollock M. 2014. </w:t>
      </w:r>
      <w:r w:rsidRPr="00C93F4D">
        <w:rPr>
          <w:rFonts w:ascii="Times New Roman" w:hAnsi="Times New Roman"/>
          <w:i/>
          <w:iCs/>
          <w:color w:val="000000" w:themeColor="text1"/>
          <w:sz w:val="24"/>
          <w:szCs w:val="24"/>
        </w:rPr>
        <w:t>Anguilla bicolor</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softHyphen/>
        <w:t xml:space="preserve">e IUCN Red List of </w:t>
      </w:r>
      <w:r w:rsidRPr="00C93F4D">
        <w:rPr>
          <w:rFonts w:ascii="Times New Roman" w:hAnsi="Times New Roman"/>
          <w:color w:val="000000" w:themeColor="text1"/>
          <w:sz w:val="24"/>
          <w:szCs w:val="24"/>
        </w:rPr>
        <w:softHyphen/>
        <w:t xml:space="preserve">threatened Species 2014: e.T166894A67015710.  </w:t>
      </w:r>
      <w:hyperlink r:id="rId35" w:history="1">
        <w:r w:rsidRPr="00C93F4D">
          <w:rPr>
            <w:rFonts w:ascii="Times New Roman" w:hAnsi="Times New Roman"/>
            <w:color w:val="000000" w:themeColor="text1"/>
            <w:sz w:val="24"/>
            <w:szCs w:val="24"/>
          </w:rPr>
          <w:t>http://dx.doi.org/10.2305/IUCN.UK.2014–1.RLTS. T166894A67015710.en</w:t>
        </w:r>
      </w:hyperlink>
    </w:p>
    <w:p w14:paraId="17574BC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81" w:name="_Hlk141863389"/>
      <w:r w:rsidRPr="00C93F4D">
        <w:rPr>
          <w:rFonts w:ascii="Times New Roman" w:hAnsi="Times New Roman"/>
          <w:color w:val="000000" w:themeColor="text1"/>
          <w:sz w:val="24"/>
          <w:szCs w:val="24"/>
        </w:rPr>
        <w:t>Jacoby</w:t>
      </w:r>
      <w:bookmarkEnd w:id="2181"/>
      <w:r w:rsidRPr="00C93F4D">
        <w:rPr>
          <w:rFonts w:ascii="Times New Roman" w:hAnsi="Times New Roman"/>
          <w:color w:val="000000" w:themeColor="text1"/>
          <w:sz w:val="24"/>
          <w:szCs w:val="24"/>
        </w:rPr>
        <w:t xml:space="preserve"> DM, Casselman JM, Crook V, DeLucia MB, Ahn H, Kaifu K, Kurwie T, Sasal P, Silfvergrip AM, Smith KG, Uchida K. 2015. Synergistic patterns of threat and the challenges facing global anguillid eel conservation. </w:t>
      </w:r>
      <w:r w:rsidRPr="00C93F4D">
        <w:rPr>
          <w:rFonts w:ascii="Times New Roman" w:hAnsi="Times New Roman"/>
          <w:i/>
          <w:iCs/>
          <w:color w:val="000000" w:themeColor="text1"/>
          <w:sz w:val="24"/>
          <w:szCs w:val="24"/>
        </w:rPr>
        <w:t>Global Ecology and Conservation</w:t>
      </w:r>
      <w:r w:rsidRPr="00C93F4D">
        <w:rPr>
          <w:rFonts w:ascii="Times New Roman" w:hAnsi="Times New Roman"/>
          <w:color w:val="000000" w:themeColor="text1"/>
          <w:sz w:val="24"/>
          <w:szCs w:val="24"/>
        </w:rPr>
        <w:t xml:space="preserve"> 4:321-33.</w:t>
      </w:r>
    </w:p>
    <w:p w14:paraId="0B02FC7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Jellyman DJ. 1979. Upstream migration of glass‐eels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in the Waikato River.</w:t>
      </w:r>
      <w:r w:rsidRPr="00C93F4D">
        <w:rPr>
          <w:rFonts w:ascii="Times New Roman" w:hAnsi="Times New Roman"/>
          <w:i/>
          <w:iCs/>
          <w:color w:val="000000" w:themeColor="text1"/>
          <w:sz w:val="24"/>
          <w:szCs w:val="24"/>
          <w:shd w:val="clear" w:color="auto" w:fill="FFFFFF"/>
        </w:rPr>
        <w:t xml:space="preserve"> New Zealand Journal of Marine and Freshwater Research</w:t>
      </w:r>
      <w:r w:rsidRPr="00C93F4D">
        <w:rPr>
          <w:rFonts w:ascii="Times New Roman" w:hAnsi="Times New Roman"/>
          <w:color w:val="000000" w:themeColor="text1"/>
          <w:sz w:val="24"/>
          <w:szCs w:val="24"/>
          <w:shd w:val="clear" w:color="auto" w:fill="FFFFFF"/>
        </w:rPr>
        <w:t xml:space="preserve"> 1;13(1):13-22.</w:t>
      </w:r>
    </w:p>
    <w:p w14:paraId="0C9B4B2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82" w:name="_Hlk141863450"/>
      <w:r w:rsidRPr="00C93F4D">
        <w:rPr>
          <w:rFonts w:ascii="Times New Roman" w:hAnsi="Times New Roman"/>
          <w:color w:val="000000" w:themeColor="text1"/>
          <w:sz w:val="24"/>
          <w:szCs w:val="24"/>
        </w:rPr>
        <w:t>Jellyman</w:t>
      </w:r>
      <w:bookmarkEnd w:id="2182"/>
      <w:r w:rsidRPr="00C93F4D">
        <w:rPr>
          <w:rFonts w:ascii="Times New Roman" w:hAnsi="Times New Roman"/>
          <w:color w:val="000000" w:themeColor="text1"/>
          <w:sz w:val="24"/>
          <w:szCs w:val="24"/>
        </w:rPr>
        <w:t xml:space="preserve"> DL and Lambert PW. 2003. Factors affecting recruitment of glass eels into the Grey River, New Zealand. </w:t>
      </w:r>
      <w:r w:rsidRPr="00C93F4D">
        <w:rPr>
          <w:rFonts w:ascii="Times New Roman" w:hAnsi="Times New Roman"/>
          <w:i/>
          <w:iCs/>
          <w:color w:val="000000" w:themeColor="text1"/>
          <w:sz w:val="24"/>
          <w:szCs w:val="24"/>
        </w:rPr>
        <w:t xml:space="preserve">Journal of Fish Biology </w:t>
      </w:r>
      <w:r w:rsidRPr="00C93F4D">
        <w:rPr>
          <w:rFonts w:ascii="Times New Roman" w:hAnsi="Times New Roman"/>
          <w:color w:val="000000" w:themeColor="text1"/>
          <w:sz w:val="24"/>
          <w:szCs w:val="24"/>
        </w:rPr>
        <w:t>63 1067–1079.</w:t>
      </w:r>
    </w:p>
    <w:p w14:paraId="3C9ED15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83" w:name="_Hlk141863527"/>
      <w:r w:rsidRPr="00C93F4D">
        <w:rPr>
          <w:rFonts w:ascii="Times New Roman" w:hAnsi="Times New Roman"/>
          <w:color w:val="000000" w:themeColor="text1"/>
          <w:sz w:val="24"/>
          <w:szCs w:val="24"/>
          <w:shd w:val="clear" w:color="auto" w:fill="FFFFFF"/>
        </w:rPr>
        <w:t>Jenkin</w:t>
      </w:r>
      <w:bookmarkEnd w:id="2183"/>
      <w:r w:rsidRPr="00C93F4D">
        <w:rPr>
          <w:rFonts w:ascii="Times New Roman" w:hAnsi="Times New Roman"/>
          <w:color w:val="000000" w:themeColor="text1"/>
          <w:sz w:val="24"/>
          <w:szCs w:val="24"/>
          <w:shd w:val="clear" w:color="auto" w:fill="FFFFFF"/>
        </w:rPr>
        <w:t>s, G.P</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Conron, S.D. and Morison, A.K. 2010. Highly variable recruitment in an estuarine fish is determined by salinity stratification and freshwater flow: implications of a changing climate. </w:t>
      </w:r>
      <w:r w:rsidRPr="00C93F4D">
        <w:rPr>
          <w:rFonts w:ascii="Times New Roman" w:hAnsi="Times New Roman"/>
          <w:i/>
          <w:iCs/>
          <w:color w:val="000000" w:themeColor="text1"/>
          <w:sz w:val="24"/>
          <w:szCs w:val="24"/>
          <w:shd w:val="clear" w:color="auto" w:fill="FFFFFF"/>
        </w:rPr>
        <w:t>Marine Ecology Progress Series</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417</w:t>
      </w:r>
      <w:r w:rsidRPr="00C93F4D">
        <w:rPr>
          <w:rFonts w:ascii="Times New Roman" w:hAnsi="Times New Roman"/>
          <w:color w:val="000000" w:themeColor="text1"/>
          <w:sz w:val="24"/>
          <w:szCs w:val="24"/>
          <w:shd w:val="clear" w:color="auto" w:fill="FFFFFF"/>
        </w:rPr>
        <w:t>, 249-261.</w:t>
      </w:r>
    </w:p>
    <w:p w14:paraId="33D0C21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84" w:name="_Hlk141863686"/>
      <w:r w:rsidRPr="00C93F4D">
        <w:rPr>
          <w:rFonts w:ascii="Times New Roman" w:hAnsi="Times New Roman"/>
          <w:color w:val="000000" w:themeColor="text1"/>
          <w:sz w:val="24"/>
          <w:szCs w:val="24"/>
        </w:rPr>
        <w:t>Jense</w:t>
      </w:r>
      <w:bookmarkEnd w:id="2184"/>
      <w:r w:rsidRPr="00C93F4D">
        <w:rPr>
          <w:rFonts w:ascii="Times New Roman" w:hAnsi="Times New Roman"/>
          <w:color w:val="000000" w:themeColor="text1"/>
          <w:sz w:val="24"/>
          <w:szCs w:val="24"/>
        </w:rPr>
        <w:t>n MR, Knudsen SW, Munk P, Thomsen PF, Møller PR. 2018. Tracing European eel in the diet of mesopelagic fishes from the Sargasso Sea using DNA from fish stomachs.</w:t>
      </w:r>
      <w:r w:rsidRPr="00C93F4D">
        <w:rPr>
          <w:rFonts w:ascii="Times New Roman" w:hAnsi="Times New Roman"/>
          <w:i/>
          <w:iCs/>
          <w:color w:val="000000" w:themeColor="text1"/>
          <w:sz w:val="24"/>
          <w:szCs w:val="24"/>
        </w:rPr>
        <w:t xml:space="preserve"> Marine Biology</w:t>
      </w:r>
      <w:r w:rsidRPr="00C93F4D">
        <w:rPr>
          <w:rFonts w:ascii="Times New Roman" w:hAnsi="Times New Roman"/>
          <w:color w:val="000000" w:themeColor="text1"/>
          <w:sz w:val="24"/>
          <w:szCs w:val="24"/>
        </w:rPr>
        <w:t xml:space="preserve"> 1;165(8):130.</w:t>
      </w:r>
    </w:p>
    <w:p w14:paraId="6AB349B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Jespersen, P. 1942. Indo-Pacific leptocephalids of the genus </w:t>
      </w:r>
      <w:r w:rsidRPr="00C93F4D">
        <w:rPr>
          <w:rFonts w:ascii="Times New Roman" w:hAnsi="Times New Roman"/>
          <w:i/>
          <w:iCs/>
          <w:color w:val="000000" w:themeColor="text1"/>
          <w:sz w:val="24"/>
          <w:szCs w:val="24"/>
          <w:shd w:val="clear" w:color="auto" w:fill="FFFFFF"/>
        </w:rPr>
        <w:t>Anguilla</w:t>
      </w:r>
      <w:r w:rsidRPr="00C93F4D">
        <w:rPr>
          <w:rFonts w:ascii="Times New Roman" w:hAnsi="Times New Roman"/>
          <w:color w:val="000000" w:themeColor="text1"/>
          <w:sz w:val="24"/>
          <w:szCs w:val="24"/>
          <w:shd w:val="clear" w:color="auto" w:fill="FFFFFF"/>
        </w:rPr>
        <w:t xml:space="preserve">: systematic and biological studies. </w:t>
      </w:r>
      <w:r w:rsidRPr="00C93F4D">
        <w:rPr>
          <w:rFonts w:ascii="Times New Roman" w:hAnsi="Times New Roman"/>
          <w:i/>
          <w:iCs/>
          <w:color w:val="000000" w:themeColor="text1"/>
          <w:sz w:val="24"/>
          <w:szCs w:val="24"/>
          <w:shd w:val="clear" w:color="auto" w:fill="FFFFFF"/>
        </w:rPr>
        <w:t xml:space="preserve">The Carlsberg Foundations Oceanographical Expedition Round the World </w:t>
      </w:r>
      <w:r w:rsidRPr="00C93F4D">
        <w:rPr>
          <w:rFonts w:ascii="Times New Roman" w:hAnsi="Times New Roman"/>
          <w:color w:val="000000" w:themeColor="text1"/>
          <w:sz w:val="24"/>
          <w:szCs w:val="24"/>
          <w:shd w:val="clear" w:color="auto" w:fill="FFFFFF"/>
        </w:rPr>
        <w:t>1928-30</w:t>
      </w:r>
      <w:r w:rsidRPr="00C93F4D">
        <w:rPr>
          <w:rFonts w:ascii="Times New Roman" w:hAnsi="Times New Roman"/>
          <w:i/>
          <w:iCs/>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and</w:t>
      </w:r>
      <w:r w:rsidRPr="00C93F4D">
        <w:rPr>
          <w:rFonts w:ascii="Times New Roman" w:hAnsi="Times New Roman"/>
          <w:i/>
          <w:iCs/>
          <w:color w:val="000000" w:themeColor="text1"/>
          <w:sz w:val="24"/>
          <w:szCs w:val="24"/>
          <w:shd w:val="clear" w:color="auto" w:fill="FFFFFF"/>
        </w:rPr>
        <w:t xml:space="preserve"> Previous Dana Expedition; Dana Report</w:t>
      </w:r>
      <w:r w:rsidRPr="00C93F4D">
        <w:rPr>
          <w:rFonts w:ascii="Times New Roman" w:hAnsi="Times New Roman"/>
          <w:color w:val="000000" w:themeColor="text1"/>
          <w:sz w:val="24"/>
          <w:szCs w:val="24"/>
          <w:shd w:val="clear" w:color="auto" w:fill="FFFFFF"/>
        </w:rPr>
        <w:t xml:space="preserve"> N22, 88-105.</w:t>
      </w:r>
    </w:p>
    <w:p w14:paraId="7B1EFAD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Jubb RA. 1961. An illustrated guide to the freshwater fishes of the Zambezi river, Lake Kariba, Pungwe, Sabi, Lundi and Limpopo rivers. </w:t>
      </w:r>
      <w:r w:rsidRPr="00C93F4D">
        <w:rPr>
          <w:rFonts w:ascii="Times New Roman" w:hAnsi="Times New Roman"/>
          <w:i/>
          <w:iCs/>
          <w:color w:val="000000" w:themeColor="text1"/>
          <w:sz w:val="24"/>
          <w:szCs w:val="24"/>
        </w:rPr>
        <w:t>Stuart Manning, Cape Town</w:t>
      </w:r>
      <w:r w:rsidRPr="00C93F4D">
        <w:rPr>
          <w:rFonts w:ascii="Times New Roman" w:hAnsi="Times New Roman"/>
          <w:color w:val="000000" w:themeColor="text1"/>
          <w:sz w:val="24"/>
          <w:szCs w:val="24"/>
        </w:rPr>
        <w:t>.</w:t>
      </w:r>
    </w:p>
    <w:p w14:paraId="6E8B023E" w14:textId="77777777" w:rsidR="009E6809" w:rsidRPr="00C93F4D" w:rsidRDefault="009E6809" w:rsidP="009E6809">
      <w:pPr>
        <w:spacing w:line="480" w:lineRule="auto"/>
        <w:ind w:left="720" w:hanging="720"/>
        <w:jc w:val="both"/>
        <w:rPr>
          <w:rFonts w:ascii="Times New Roman" w:hAnsi="Times New Roman"/>
          <w:color w:val="222222"/>
          <w:sz w:val="24"/>
          <w:szCs w:val="24"/>
          <w:shd w:val="clear" w:color="auto" w:fill="FFFFFF"/>
        </w:rPr>
      </w:pPr>
      <w:r w:rsidRPr="00C93F4D">
        <w:rPr>
          <w:rFonts w:ascii="Times New Roman" w:hAnsi="Times New Roman"/>
          <w:color w:val="222222"/>
          <w:sz w:val="24"/>
          <w:szCs w:val="24"/>
          <w:shd w:val="clear" w:color="auto" w:fill="FFFFFF"/>
        </w:rPr>
        <w:t xml:space="preserve">Kaifu K, Yokouchi K, Miller MJ, Washitani I. 2021. Management of glass eel fisheries is not a sufficient measure to recover a local Japanese eel population. </w:t>
      </w:r>
      <w:r w:rsidRPr="00C93F4D">
        <w:rPr>
          <w:rFonts w:ascii="Times New Roman" w:hAnsi="Times New Roman"/>
          <w:i/>
          <w:iCs/>
          <w:color w:val="222222"/>
          <w:sz w:val="24"/>
          <w:szCs w:val="24"/>
          <w:shd w:val="clear" w:color="auto" w:fill="FFFFFF"/>
        </w:rPr>
        <w:t>Marine Policy 134:</w:t>
      </w:r>
      <w:r w:rsidRPr="00C93F4D">
        <w:rPr>
          <w:rFonts w:ascii="Times New Roman" w:hAnsi="Times New Roman"/>
          <w:color w:val="222222"/>
          <w:sz w:val="24"/>
          <w:szCs w:val="24"/>
          <w:shd w:val="clear" w:color="auto" w:fill="FFFFFF"/>
        </w:rPr>
        <w:t>104806.</w:t>
      </w:r>
    </w:p>
    <w:p w14:paraId="65E1FE6E" w14:textId="420E94AF"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185" w:name="_Hlk141863910"/>
      <w:r w:rsidRPr="00C93F4D">
        <w:rPr>
          <w:rFonts w:ascii="Times New Roman" w:hAnsi="Times New Roman"/>
          <w:color w:val="000000" w:themeColor="text1"/>
          <w:sz w:val="24"/>
          <w:szCs w:val="24"/>
          <w:shd w:val="clear" w:color="auto" w:fill="FFFFFF"/>
        </w:rPr>
        <w:t>Kapombe</w:t>
      </w:r>
      <w:bookmarkEnd w:id="2185"/>
      <w:r w:rsidRPr="00C93F4D">
        <w:rPr>
          <w:rFonts w:ascii="Times New Roman" w:hAnsi="Times New Roman"/>
          <w:color w:val="000000" w:themeColor="text1"/>
          <w:sz w:val="24"/>
          <w:szCs w:val="24"/>
          <w:shd w:val="clear" w:color="auto" w:fill="FFFFFF"/>
        </w:rPr>
        <w:t xml:space="preserve"> L. 2016. Assessment of the ecological integrity of lower </w:t>
      </w:r>
      <w:r w:rsidR="00E877C8" w:rsidRPr="00C93F4D">
        <w:rPr>
          <w:rFonts w:ascii="Times New Roman" w:hAnsi="Times New Roman"/>
          <w:color w:val="000000" w:themeColor="text1"/>
          <w:sz w:val="24"/>
          <w:szCs w:val="24"/>
          <w:shd w:val="clear" w:color="auto" w:fill="FFFFFF"/>
        </w:rPr>
        <w:t>Sabaki</w:t>
      </w:r>
      <w:r w:rsidRPr="00C93F4D">
        <w:rPr>
          <w:rFonts w:ascii="Times New Roman" w:hAnsi="Times New Roman"/>
          <w:color w:val="000000" w:themeColor="text1"/>
          <w:sz w:val="24"/>
          <w:szCs w:val="24"/>
          <w:shd w:val="clear" w:color="auto" w:fill="FFFFFF"/>
        </w:rPr>
        <w:t xml:space="preserve"> river using macro-benthic invertebrates as biological indicators (</w:t>
      </w:r>
      <w:r w:rsidRPr="00C93F4D">
        <w:rPr>
          <w:rFonts w:ascii="Times New Roman" w:hAnsi="Times New Roman"/>
          <w:i/>
          <w:iCs/>
          <w:color w:val="000000" w:themeColor="text1"/>
          <w:sz w:val="24"/>
          <w:szCs w:val="24"/>
          <w:shd w:val="clear" w:color="auto" w:fill="FFFFFF"/>
        </w:rPr>
        <w:t>Doctoral dissertation, Pwani University</w:t>
      </w:r>
      <w:r w:rsidRPr="00C93F4D">
        <w:rPr>
          <w:rFonts w:ascii="Times New Roman" w:hAnsi="Times New Roman"/>
          <w:color w:val="000000" w:themeColor="text1"/>
          <w:sz w:val="24"/>
          <w:szCs w:val="24"/>
          <w:shd w:val="clear" w:color="auto" w:fill="FFFFFF"/>
        </w:rPr>
        <w:t>)</w:t>
      </w:r>
    </w:p>
    <w:p w14:paraId="29EAB02F" w14:textId="50ABDCA1"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C93F4D">
        <w:rPr>
          <w:rFonts w:ascii="Times New Roman" w:eastAsia="Arial Unicode MS" w:hAnsi="Times New Roman"/>
          <w:color w:val="000000" w:themeColor="text1"/>
          <w:sz w:val="24"/>
          <w:szCs w:val="24"/>
          <w:lang w:eastAsia="fr-FR"/>
        </w:rPr>
        <w:t xml:space="preserve">Katwijk MM, Meier NE, Loon R, Hove EM, Giesen WBJT, Velde G, Hartog C. 1993. </w:t>
      </w:r>
      <w:r w:rsidR="00E877C8" w:rsidRPr="00C93F4D">
        <w:rPr>
          <w:rFonts w:ascii="Times New Roman" w:eastAsia="Arial Unicode MS" w:hAnsi="Times New Roman"/>
          <w:color w:val="000000" w:themeColor="text1"/>
          <w:sz w:val="24"/>
          <w:szCs w:val="24"/>
          <w:lang w:eastAsia="fr-FR"/>
        </w:rPr>
        <w:t>Sabaki</w:t>
      </w:r>
      <w:r w:rsidRPr="00C93F4D">
        <w:rPr>
          <w:rFonts w:ascii="Times New Roman" w:eastAsia="Arial Unicode MS" w:hAnsi="Times New Roman"/>
          <w:color w:val="000000" w:themeColor="text1"/>
          <w:sz w:val="24"/>
          <w:szCs w:val="24"/>
          <w:lang w:eastAsia="fr-FR"/>
        </w:rPr>
        <w:t xml:space="preserve"> River sediment load and coral stress: correlation between sediments and condition of the Malindi-Watamu reefs in Kenya (Indian Ocean). </w:t>
      </w:r>
      <w:r w:rsidRPr="00C93F4D">
        <w:rPr>
          <w:rFonts w:ascii="Times New Roman" w:eastAsia="Arial Unicode MS" w:hAnsi="Times New Roman"/>
          <w:i/>
          <w:iCs/>
          <w:color w:val="000000" w:themeColor="text1"/>
          <w:sz w:val="24"/>
          <w:szCs w:val="24"/>
          <w:lang w:eastAsia="fr-FR"/>
        </w:rPr>
        <w:t>Marine Biology</w:t>
      </w:r>
      <w:r w:rsidRPr="00C93F4D">
        <w:rPr>
          <w:rFonts w:ascii="Times New Roman" w:eastAsia="Arial Unicode MS" w:hAnsi="Times New Roman"/>
          <w:color w:val="000000" w:themeColor="text1"/>
          <w:sz w:val="24"/>
          <w:szCs w:val="24"/>
          <w:lang w:eastAsia="fr-FR"/>
        </w:rPr>
        <w:t xml:space="preserve"> 117, 675-683.</w:t>
      </w:r>
    </w:p>
    <w:p w14:paraId="2B75B5F8"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lang w:val="fr-FR"/>
        </w:rPr>
        <w:t>Kenya Marine &amp; Fisheries Research Institute (</w:t>
      </w:r>
      <w:bookmarkStart w:id="2186" w:name="_Hlk141864048"/>
      <w:r w:rsidRPr="00C93F4D">
        <w:rPr>
          <w:rFonts w:ascii="Times New Roman" w:hAnsi="Times New Roman"/>
          <w:color w:val="000000" w:themeColor="text1"/>
          <w:sz w:val="24"/>
          <w:szCs w:val="24"/>
          <w:lang w:val="fr-FR"/>
        </w:rPr>
        <w:t>KMFRI</w:t>
      </w:r>
      <w:bookmarkEnd w:id="2186"/>
      <w:r w:rsidRPr="00C93F4D">
        <w:rPr>
          <w:rFonts w:ascii="Times New Roman" w:hAnsi="Times New Roman"/>
          <w:color w:val="000000" w:themeColor="text1"/>
          <w:sz w:val="24"/>
          <w:szCs w:val="24"/>
          <w:lang w:val="fr-FR"/>
        </w:rPr>
        <w:t xml:space="preserve">). </w:t>
      </w:r>
      <w:r w:rsidRPr="00C93F4D">
        <w:rPr>
          <w:rFonts w:ascii="Times New Roman" w:hAnsi="Times New Roman"/>
          <w:color w:val="000000" w:themeColor="text1"/>
          <w:sz w:val="24"/>
          <w:szCs w:val="24"/>
        </w:rPr>
        <w:t xml:space="preserve">2010. ‘The Prawn Fishery Management Plan 2010’. </w:t>
      </w:r>
      <w:r w:rsidRPr="00C93F4D">
        <w:rPr>
          <w:rFonts w:ascii="Times New Roman" w:hAnsi="Times New Roman"/>
          <w:i/>
          <w:iCs/>
          <w:color w:val="000000" w:themeColor="text1"/>
          <w:sz w:val="24"/>
          <w:szCs w:val="24"/>
        </w:rPr>
        <w:t>KMFRI</w:t>
      </w:r>
    </w:p>
    <w:p w14:paraId="5DD2BC17" w14:textId="180AE90D"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Kimakwa EW. 2004. A study of fish community structure and distribution in the River </w:t>
      </w:r>
      <w:r w:rsidR="00E877C8" w:rsidRPr="00C93F4D">
        <w:rPr>
          <w:rFonts w:ascii="Times New Roman" w:hAnsi="Times New Roman"/>
          <w:color w:val="000000" w:themeColor="text1"/>
          <w:sz w:val="24"/>
          <w:szCs w:val="24"/>
          <w:shd w:val="clear" w:color="auto" w:fill="FFFFFF"/>
        </w:rPr>
        <w:t>Sabaki Estuary</w:t>
      </w:r>
      <w:r w:rsidRPr="00C93F4D">
        <w:rPr>
          <w:rFonts w:ascii="Times New Roman" w:hAnsi="Times New Roman"/>
          <w:color w:val="000000" w:themeColor="text1"/>
          <w:sz w:val="24"/>
          <w:szCs w:val="24"/>
          <w:shd w:val="clear" w:color="auto" w:fill="FFFFFF"/>
        </w:rPr>
        <w:t>, Kenya (</w:t>
      </w:r>
      <w:r w:rsidRPr="00C93F4D">
        <w:rPr>
          <w:rFonts w:ascii="Times New Roman" w:hAnsi="Times New Roman"/>
          <w:i/>
          <w:iCs/>
          <w:color w:val="000000" w:themeColor="text1"/>
          <w:sz w:val="24"/>
          <w:szCs w:val="24"/>
          <w:shd w:val="clear" w:color="auto" w:fill="FFFFFF"/>
        </w:rPr>
        <w:t>Doctoral dissertation</w:t>
      </w:r>
      <w:r w:rsidRPr="00C93F4D">
        <w:rPr>
          <w:rFonts w:ascii="Times New Roman" w:hAnsi="Times New Roman"/>
          <w:color w:val="000000" w:themeColor="text1"/>
          <w:sz w:val="24"/>
          <w:szCs w:val="24"/>
          <w:shd w:val="clear" w:color="auto" w:fill="FFFFFF"/>
        </w:rPr>
        <w:t>).</w:t>
      </w:r>
    </w:p>
    <w:p w14:paraId="7886A5C1" w14:textId="14F80BDF"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rPr>
      </w:pPr>
      <w:r w:rsidRPr="00C93F4D">
        <w:rPr>
          <w:rFonts w:ascii="Times New Roman" w:hAnsi="Times New Roman"/>
          <w:color w:val="000000" w:themeColor="text1"/>
          <w:sz w:val="24"/>
          <w:szCs w:val="24"/>
        </w:rPr>
        <w:t xml:space="preserve">Kitheka JU and Mavuti KM. 2016. Tana Delta and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Estuaries of Kenya: Freshwater and Sediment Input, Upstream Threats and Management Challenges.  In: Diop S, Scheren P, Machiwa JF. Estuaries: </w:t>
      </w:r>
      <w:r w:rsidRPr="00C93F4D">
        <w:rPr>
          <w:rFonts w:ascii="Times New Roman" w:hAnsi="Times New Roman"/>
          <w:i/>
          <w:iCs/>
          <w:color w:val="000000" w:themeColor="text1"/>
          <w:sz w:val="24"/>
          <w:szCs w:val="24"/>
        </w:rPr>
        <w:t>A Lifeline of Ecosystem Services in the Western Indian Ocean. Estuaries of the World. Springer, Cham.</w:t>
      </w:r>
    </w:p>
    <w:p w14:paraId="6091D06D" w14:textId="65BFA5BC"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en-US"/>
        </w:rPr>
      </w:pPr>
      <w:r w:rsidRPr="00C93F4D">
        <w:rPr>
          <w:rFonts w:ascii="Times New Roman" w:hAnsi="Times New Roman"/>
          <w:color w:val="000000" w:themeColor="text1"/>
          <w:sz w:val="24"/>
          <w:szCs w:val="24"/>
          <w:lang w:val="en-US"/>
        </w:rPr>
        <w:t>Kitheka JU, Mavuti KM, Nthenge P, Obiero M. 2015. The characteristics of the turbidity maximum zone in a shallow, well-</w:t>
      </w:r>
      <w:r w:rsidRPr="00C93F4D">
        <w:rPr>
          <w:rFonts w:ascii="Times New Roman" w:hAnsi="Times New Roman"/>
          <w:color w:val="000000" w:themeColor="text1"/>
          <w:sz w:val="24"/>
          <w:szCs w:val="24"/>
        </w:rPr>
        <w:t>ﬂ</w:t>
      </w:r>
      <w:r w:rsidRPr="00C93F4D">
        <w:rPr>
          <w:rFonts w:ascii="Times New Roman" w:hAnsi="Times New Roman"/>
          <w:color w:val="000000" w:themeColor="text1"/>
          <w:sz w:val="24"/>
          <w:szCs w:val="24"/>
          <w:lang w:val="en-US"/>
        </w:rPr>
        <w:t xml:space="preserve">ushed </w:t>
      </w:r>
      <w:r w:rsidR="00E877C8" w:rsidRPr="00C93F4D">
        <w:rPr>
          <w:rFonts w:ascii="Times New Roman" w:hAnsi="Times New Roman"/>
          <w:color w:val="000000" w:themeColor="text1"/>
          <w:sz w:val="24"/>
          <w:szCs w:val="24"/>
          <w:lang w:val="en-US"/>
        </w:rPr>
        <w:t>Sabaki Estuary</w:t>
      </w:r>
      <w:r w:rsidRPr="00C93F4D">
        <w:rPr>
          <w:rFonts w:ascii="Times New Roman" w:hAnsi="Times New Roman"/>
          <w:color w:val="000000" w:themeColor="text1"/>
          <w:sz w:val="24"/>
          <w:szCs w:val="24"/>
          <w:lang w:val="en-US"/>
        </w:rPr>
        <w:t xml:space="preserve"> in Kenya </w:t>
      </w:r>
      <w:r w:rsidRPr="00C93F4D">
        <w:rPr>
          <w:rFonts w:ascii="Times New Roman" w:hAnsi="Times New Roman"/>
          <w:i/>
          <w:iCs/>
          <w:color w:val="000000" w:themeColor="text1"/>
          <w:sz w:val="24"/>
          <w:szCs w:val="24"/>
          <w:lang w:val="en-US"/>
        </w:rPr>
        <w:t>Journal of Sea Research</w:t>
      </w:r>
      <w:r w:rsidRPr="00C93F4D">
        <w:rPr>
          <w:rFonts w:ascii="Times New Roman" w:hAnsi="Times New Roman"/>
          <w:color w:val="000000" w:themeColor="text1"/>
          <w:sz w:val="24"/>
          <w:szCs w:val="24"/>
          <w:lang w:val="en-US"/>
        </w:rPr>
        <w:t>, 110; 17-28.</w:t>
      </w:r>
    </w:p>
    <w:p w14:paraId="54F5D46A"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en-US"/>
        </w:rPr>
      </w:pPr>
      <w:r w:rsidRPr="00C93F4D">
        <w:rPr>
          <w:rFonts w:ascii="Times New Roman" w:hAnsi="Times New Roman"/>
          <w:color w:val="000000" w:themeColor="text1"/>
          <w:sz w:val="24"/>
          <w:szCs w:val="24"/>
          <w:lang w:val="en-US"/>
        </w:rPr>
        <w:t>Kitheka JU. 2013. River sediment supply, sedimentation and transport of the highly turbid sediment plume in Malindi Bay, Kenya.</w:t>
      </w:r>
      <w:r w:rsidRPr="00C93F4D">
        <w:rPr>
          <w:rFonts w:ascii="Times New Roman" w:hAnsi="Times New Roman"/>
          <w:i/>
          <w:iCs/>
          <w:color w:val="000000" w:themeColor="text1"/>
          <w:sz w:val="24"/>
          <w:szCs w:val="24"/>
          <w:lang w:val="en-US"/>
        </w:rPr>
        <w:t xml:space="preserve"> Journal of Geographical Sciences</w:t>
      </w:r>
      <w:r w:rsidRPr="00C93F4D">
        <w:rPr>
          <w:rFonts w:ascii="Times New Roman" w:hAnsi="Times New Roman"/>
          <w:color w:val="000000" w:themeColor="text1"/>
          <w:sz w:val="24"/>
          <w:szCs w:val="24"/>
          <w:lang w:val="en-US"/>
        </w:rPr>
        <w:t>, 23(3): 465-489.</w:t>
      </w:r>
    </w:p>
    <w:p w14:paraId="75E2D925" w14:textId="5FF361FD"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87" w:name="_Hlk141864179"/>
      <w:r w:rsidRPr="00C93F4D">
        <w:rPr>
          <w:rFonts w:ascii="Times New Roman" w:hAnsi="Times New Roman"/>
          <w:color w:val="000000" w:themeColor="text1"/>
          <w:sz w:val="24"/>
          <w:szCs w:val="24"/>
        </w:rPr>
        <w:t>Kitheka</w:t>
      </w:r>
      <w:bookmarkEnd w:id="2187"/>
      <w:r w:rsidRPr="00C93F4D">
        <w:rPr>
          <w:rFonts w:ascii="Times New Roman" w:hAnsi="Times New Roman"/>
          <w:color w:val="000000" w:themeColor="text1"/>
          <w:sz w:val="24"/>
          <w:szCs w:val="24"/>
        </w:rPr>
        <w:t xml:space="preserve">, J. U. 2002. Freshwater and sediment discharge in Ungwana bay: the role of the Tana and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rivers</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pp 2-16 In Current Status of trawl fishery of Malindi-Ungwana Bay-Final Report. </w:t>
      </w:r>
      <w:r w:rsidRPr="00C93F4D">
        <w:rPr>
          <w:rFonts w:ascii="Times New Roman" w:hAnsi="Times New Roman"/>
          <w:i/>
          <w:iCs/>
          <w:color w:val="000000" w:themeColor="text1"/>
          <w:sz w:val="24"/>
          <w:szCs w:val="24"/>
        </w:rPr>
        <w:t>Kenya Marine and Fisheries Research Institute (KMFRI), Mombasa (Kenya)</w:t>
      </w:r>
      <w:r w:rsidRPr="00C93F4D">
        <w:rPr>
          <w:rFonts w:ascii="Times New Roman" w:hAnsi="Times New Roman"/>
          <w:color w:val="000000" w:themeColor="text1"/>
          <w:sz w:val="24"/>
          <w:szCs w:val="24"/>
        </w:rPr>
        <w:t>.</w:t>
      </w:r>
    </w:p>
    <w:p w14:paraId="1AB15D3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Laffaille P, Caraguel JM, Legault A. 2007. Temporal patterns in the upstream migration of European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at the Couesnon estuarine dam. </w:t>
      </w:r>
      <w:r w:rsidRPr="00C93F4D">
        <w:rPr>
          <w:rFonts w:ascii="Times New Roman" w:hAnsi="Times New Roman"/>
          <w:i/>
          <w:iCs/>
          <w:color w:val="000000" w:themeColor="text1"/>
          <w:sz w:val="24"/>
          <w:szCs w:val="24"/>
          <w:shd w:val="clear" w:color="auto" w:fill="FFFFFF"/>
        </w:rPr>
        <w:t>Estuarine Coastal and Shelf Science</w:t>
      </w:r>
      <w:r w:rsidRPr="00C93F4D">
        <w:rPr>
          <w:rFonts w:ascii="Times New Roman" w:hAnsi="Times New Roman"/>
          <w:color w:val="000000" w:themeColor="text1"/>
          <w:sz w:val="24"/>
          <w:szCs w:val="24"/>
          <w:shd w:val="clear" w:color="auto" w:fill="FFFFFF"/>
        </w:rPr>
        <w:t xml:space="preserve"> 73(1-2):81-90.</w:t>
      </w:r>
    </w:p>
    <w:p w14:paraId="215131A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88" w:name="_Hlk141864349"/>
      <w:r w:rsidRPr="00C93F4D">
        <w:rPr>
          <w:rFonts w:ascii="Times New Roman" w:hAnsi="Times New Roman"/>
          <w:color w:val="000000" w:themeColor="text1"/>
          <w:sz w:val="24"/>
          <w:szCs w:val="24"/>
          <w:shd w:val="clear" w:color="auto" w:fill="FFFFFF"/>
        </w:rPr>
        <w:t>Lanzoni</w:t>
      </w:r>
      <w:bookmarkEnd w:id="2188"/>
      <w:r w:rsidRPr="00C93F4D">
        <w:rPr>
          <w:rFonts w:ascii="Times New Roman" w:hAnsi="Times New Roman"/>
          <w:color w:val="000000" w:themeColor="text1"/>
          <w:sz w:val="24"/>
          <w:szCs w:val="24"/>
          <w:shd w:val="clear" w:color="auto" w:fill="FFFFFF"/>
        </w:rPr>
        <w:t xml:space="preserve"> M, Gavioli A, Castaldelli G, Aschonitis V, Milardi M. 2022.  Swoon over the moon: the influence of environmental factors on glass eels entering Mediterranean coastal lagoons. </w:t>
      </w:r>
      <w:r w:rsidRPr="00C93F4D">
        <w:rPr>
          <w:rFonts w:ascii="Times New Roman" w:hAnsi="Times New Roman"/>
          <w:i/>
          <w:iCs/>
          <w:color w:val="000000" w:themeColor="text1"/>
          <w:sz w:val="24"/>
          <w:szCs w:val="24"/>
          <w:shd w:val="clear" w:color="auto" w:fill="FFFFFF"/>
        </w:rPr>
        <w:t>Estuarine, Coastal and Shelf Science Jan 5;264</w:t>
      </w:r>
      <w:r w:rsidRPr="00C93F4D">
        <w:rPr>
          <w:rFonts w:ascii="Times New Roman" w:hAnsi="Times New Roman"/>
          <w:color w:val="000000" w:themeColor="text1"/>
          <w:sz w:val="24"/>
          <w:szCs w:val="24"/>
          <w:shd w:val="clear" w:color="auto" w:fill="FFFFFF"/>
        </w:rPr>
        <w:t>:107668.</w:t>
      </w:r>
    </w:p>
    <w:p w14:paraId="42EA185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222222"/>
          <w:sz w:val="24"/>
          <w:szCs w:val="24"/>
          <w:shd w:val="clear" w:color="auto" w:fill="FFFFFF"/>
        </w:rPr>
        <w:t xml:space="preserve">Larsen S, Bruno MC, Vaughan IP and Zolezzi G. 2019. Testing the River Continuum Concept with geostatistical stream-network models. </w:t>
      </w:r>
      <w:r w:rsidRPr="00C93F4D">
        <w:rPr>
          <w:rFonts w:ascii="Times New Roman" w:hAnsi="Times New Roman"/>
          <w:i/>
          <w:iCs/>
          <w:color w:val="222222"/>
          <w:sz w:val="24"/>
          <w:szCs w:val="24"/>
          <w:shd w:val="clear" w:color="auto" w:fill="FFFFFF"/>
        </w:rPr>
        <w:t>Ecological Complexity</w:t>
      </w:r>
      <w:r w:rsidRPr="00C93F4D">
        <w:rPr>
          <w:rFonts w:ascii="Times New Roman" w:hAnsi="Times New Roman"/>
          <w:color w:val="222222"/>
          <w:sz w:val="24"/>
          <w:szCs w:val="24"/>
          <w:shd w:val="clear" w:color="auto" w:fill="FFFFFF"/>
        </w:rPr>
        <w:t xml:space="preserve"> </w:t>
      </w:r>
      <w:r w:rsidRPr="00C93F4D">
        <w:rPr>
          <w:rFonts w:ascii="Times New Roman" w:hAnsi="Times New Roman"/>
          <w:i/>
          <w:iCs/>
          <w:color w:val="222222"/>
          <w:sz w:val="24"/>
          <w:szCs w:val="24"/>
          <w:shd w:val="clear" w:color="auto" w:fill="FFFFFF"/>
        </w:rPr>
        <w:t>39:</w:t>
      </w:r>
      <w:r w:rsidRPr="00C93F4D">
        <w:rPr>
          <w:rFonts w:ascii="Times New Roman" w:hAnsi="Times New Roman"/>
          <w:color w:val="222222"/>
          <w:sz w:val="24"/>
          <w:szCs w:val="24"/>
          <w:shd w:val="clear" w:color="auto" w:fill="FFFFFF"/>
        </w:rPr>
        <w:t>100773.</w:t>
      </w:r>
    </w:p>
    <w:p w14:paraId="29B40763" w14:textId="014271A8"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Lin YJ, Jessop BM, Weyl OL, Iizuka Y, Lin SH, Tzeng WN, Sun CL. 2012. Regional variation in otolith Sr: Ca ratios of African longfinned eel </w:t>
      </w:r>
      <w:r w:rsidRPr="00C93F4D">
        <w:rPr>
          <w:rFonts w:ascii="Times New Roman" w:hAnsi="Times New Roman"/>
          <w:i/>
          <w:iCs/>
          <w:color w:val="000000" w:themeColor="text1"/>
          <w:sz w:val="24"/>
          <w:szCs w:val="24"/>
          <w:shd w:val="clear" w:color="auto" w:fill="FFFFFF"/>
        </w:rPr>
        <w:t>Anguill</w:t>
      </w:r>
      <w:r w:rsidR="003570C6" w:rsidRPr="003570C6">
        <w:rPr>
          <w:rFonts w:ascii="Times New Roman" w:hAnsi="Times New Roman"/>
          <w:i/>
          <w:iCs/>
          <w:color w:val="000000" w:themeColor="text1"/>
          <w:sz w:val="24"/>
          <w:szCs w:val="24"/>
          <w:shd w:val="clear" w:color="auto" w:fill="FFFFFF"/>
        </w:rPr>
        <w:t>A mossambica</w:t>
      </w:r>
      <w:r w:rsidRPr="00C93F4D">
        <w:rPr>
          <w:rFonts w:ascii="Times New Roman" w:hAnsi="Times New Roman"/>
          <w:color w:val="000000" w:themeColor="text1"/>
          <w:sz w:val="24"/>
          <w:szCs w:val="24"/>
          <w:shd w:val="clear" w:color="auto" w:fill="FFFFFF"/>
        </w:rPr>
        <w:t xml:space="preserve"> and mottled eel </w:t>
      </w:r>
      <w:r w:rsidRPr="00C93F4D">
        <w:rPr>
          <w:rFonts w:ascii="Times New Roman" w:hAnsi="Times New Roman"/>
          <w:i/>
          <w:iCs/>
          <w:color w:val="000000" w:themeColor="text1"/>
          <w:sz w:val="24"/>
          <w:szCs w:val="24"/>
          <w:shd w:val="clear" w:color="auto" w:fill="FFFFFF"/>
        </w:rPr>
        <w:t>Anguill</w:t>
      </w:r>
      <w:r w:rsidR="003570C6" w:rsidRPr="003570C6">
        <w:rPr>
          <w:rFonts w:ascii="Times New Roman" w:hAnsi="Times New Roman"/>
          <w:i/>
          <w:iCs/>
          <w:color w:val="000000" w:themeColor="text1"/>
          <w:sz w:val="24"/>
          <w:szCs w:val="24"/>
          <w:shd w:val="clear" w:color="auto" w:fill="FFFFFF"/>
        </w:rPr>
        <w:t>A marmorata</w:t>
      </w:r>
      <w:r w:rsidRPr="00C93F4D">
        <w:rPr>
          <w:rFonts w:ascii="Times New Roman" w:hAnsi="Times New Roman"/>
          <w:color w:val="000000" w:themeColor="text1"/>
          <w:sz w:val="24"/>
          <w:szCs w:val="24"/>
          <w:shd w:val="clear" w:color="auto" w:fill="FFFFFF"/>
        </w:rPr>
        <w:t xml:space="preserve">: a challenge to the classic tool for reconstructing migratory histories of fishes. </w:t>
      </w:r>
      <w:r w:rsidRPr="00C93F4D">
        <w:rPr>
          <w:rFonts w:ascii="Times New Roman" w:hAnsi="Times New Roman"/>
          <w:i/>
          <w:iCs/>
          <w:color w:val="000000" w:themeColor="text1"/>
          <w:sz w:val="24"/>
          <w:szCs w:val="24"/>
          <w:shd w:val="clear" w:color="auto" w:fill="FFFFFF"/>
        </w:rPr>
        <w:t>Journal of Fish Biology</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81(2)</w:t>
      </w:r>
      <w:r w:rsidRPr="00C93F4D">
        <w:rPr>
          <w:rFonts w:ascii="Times New Roman" w:hAnsi="Times New Roman"/>
          <w:color w:val="000000" w:themeColor="text1"/>
          <w:sz w:val="24"/>
          <w:szCs w:val="24"/>
          <w:shd w:val="clear" w:color="auto" w:fill="FFFFFF"/>
        </w:rPr>
        <w:t>:427-41.</w:t>
      </w:r>
    </w:p>
    <w:p w14:paraId="7A8C35A1"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Linton ED, Jónsson B, Noakes DL. 2007. Effects of water temperature on the swimming and climbing behaviour of glass eels, Anguilla spp. </w:t>
      </w:r>
      <w:r w:rsidRPr="00C93F4D">
        <w:rPr>
          <w:rFonts w:ascii="Times New Roman" w:hAnsi="Times New Roman"/>
          <w:i/>
          <w:iCs/>
          <w:color w:val="000000" w:themeColor="text1"/>
          <w:sz w:val="24"/>
          <w:szCs w:val="24"/>
          <w:shd w:val="clear" w:color="auto" w:fill="FFFFFF"/>
        </w:rPr>
        <w:t>Environmental Biology of Fishes 78(3)</w:t>
      </w:r>
      <w:r w:rsidRPr="00C93F4D">
        <w:rPr>
          <w:rFonts w:ascii="Times New Roman" w:hAnsi="Times New Roman"/>
          <w:color w:val="000000" w:themeColor="text1"/>
          <w:sz w:val="24"/>
          <w:szCs w:val="24"/>
          <w:shd w:val="clear" w:color="auto" w:fill="FFFFFF"/>
        </w:rPr>
        <w:t>:189-92.</w:t>
      </w:r>
    </w:p>
    <w:p w14:paraId="6FF26B6E"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189" w:name="_Hlk141864598"/>
      <w:r w:rsidRPr="00C93F4D">
        <w:rPr>
          <w:rFonts w:ascii="Times New Roman" w:hAnsi="Times New Roman"/>
          <w:color w:val="000000" w:themeColor="text1"/>
          <w:sz w:val="24"/>
          <w:szCs w:val="24"/>
          <w:shd w:val="clear" w:color="auto" w:fill="FFFFFF"/>
        </w:rPr>
        <w:t>Livingston</w:t>
      </w:r>
      <w:bookmarkEnd w:id="2189"/>
      <w:r w:rsidRPr="00C93F4D">
        <w:rPr>
          <w:rFonts w:ascii="Times New Roman" w:hAnsi="Times New Roman"/>
          <w:color w:val="000000" w:themeColor="text1"/>
          <w:sz w:val="24"/>
          <w:szCs w:val="24"/>
          <w:shd w:val="clear" w:color="auto" w:fill="FFFFFF"/>
        </w:rPr>
        <w:t>, RJ</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1997. Trophic response of estuarine fishes to long-term changes of river runoff. </w:t>
      </w:r>
      <w:r w:rsidRPr="00C93F4D">
        <w:rPr>
          <w:rFonts w:ascii="Times New Roman" w:hAnsi="Times New Roman"/>
          <w:i/>
          <w:iCs/>
          <w:color w:val="000000" w:themeColor="text1"/>
          <w:sz w:val="24"/>
          <w:szCs w:val="24"/>
          <w:shd w:val="clear" w:color="auto" w:fill="FFFFFF"/>
        </w:rPr>
        <w:t>Bulletin of Marine Science</w:t>
      </w:r>
      <w:r w:rsidRPr="00C93F4D">
        <w:rPr>
          <w:rFonts w:ascii="Times New Roman" w:hAnsi="Times New Roman"/>
          <w:color w:val="000000" w:themeColor="text1"/>
          <w:sz w:val="24"/>
          <w:szCs w:val="24"/>
          <w:shd w:val="clear" w:color="auto" w:fill="FFFFFF"/>
        </w:rPr>
        <w:t>,</w:t>
      </w:r>
      <w:r w:rsidRPr="00C93F4D">
        <w:rPr>
          <w:rFonts w:ascii="Times New Roman" w:hAnsi="Times New Roman"/>
          <w:i/>
          <w:iCs/>
          <w:color w:val="000000" w:themeColor="text1"/>
          <w:sz w:val="24"/>
          <w:szCs w:val="24"/>
          <w:shd w:val="clear" w:color="auto" w:fill="FFFFFF"/>
        </w:rPr>
        <w:t>60</w:t>
      </w:r>
      <w:r w:rsidRPr="00C93F4D">
        <w:rPr>
          <w:rFonts w:ascii="Times New Roman" w:hAnsi="Times New Roman"/>
          <w:color w:val="000000" w:themeColor="text1"/>
          <w:sz w:val="24"/>
          <w:szCs w:val="24"/>
          <w:shd w:val="clear" w:color="auto" w:fill="FFFFFF"/>
        </w:rPr>
        <w:t>(3), 984-1004.</w:t>
      </w:r>
    </w:p>
    <w:p w14:paraId="4210443C"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Lunt J and Smee DL. 2020. Turbidity alters estuarine biodiversity and species composition. ICES Journal of </w:t>
      </w:r>
      <w:r w:rsidRPr="00C93F4D">
        <w:rPr>
          <w:rFonts w:ascii="Times New Roman" w:hAnsi="Times New Roman"/>
          <w:i/>
          <w:iCs/>
          <w:color w:val="000000" w:themeColor="text1"/>
          <w:sz w:val="24"/>
          <w:szCs w:val="24"/>
          <w:shd w:val="clear" w:color="auto" w:fill="FFFFFF"/>
        </w:rPr>
        <w:t>Marine Science 77(1)</w:t>
      </w:r>
      <w:r w:rsidRPr="00C93F4D">
        <w:rPr>
          <w:rFonts w:ascii="Times New Roman" w:hAnsi="Times New Roman"/>
          <w:color w:val="000000" w:themeColor="text1"/>
          <w:sz w:val="24"/>
          <w:szCs w:val="24"/>
          <w:shd w:val="clear" w:color="auto" w:fill="FFFFFF"/>
        </w:rPr>
        <w:t>:379-87.</w:t>
      </w:r>
    </w:p>
    <w:p w14:paraId="05169395" w14:textId="6F2AD7E0"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 xml:space="preserve">Luo M, Guan R, Li Z and Jin H. 2013. The effects of water temperature on the survival, feeding, and growth of the juveniles of </w:t>
      </w:r>
      <w:r w:rsidRPr="00C93F4D">
        <w:rPr>
          <w:rFonts w:ascii="Times New Roman" w:hAnsi="Times New Roman"/>
          <w:i/>
          <w:iCs/>
          <w:color w:val="000000" w:themeColor="text1"/>
          <w:sz w:val="24"/>
          <w:szCs w:val="24"/>
        </w:rPr>
        <w:t>Anguill</w:t>
      </w:r>
      <w:r w:rsidR="003570C6" w:rsidRPr="003570C6">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A. bicolor pacifica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Aquaculture 400</w:t>
      </w:r>
      <w:r w:rsidRPr="00C93F4D">
        <w:rPr>
          <w:rFonts w:ascii="Times New Roman" w:hAnsi="Times New Roman"/>
          <w:color w:val="000000" w:themeColor="text1"/>
          <w:sz w:val="24"/>
          <w:szCs w:val="24"/>
        </w:rPr>
        <w:t>:61-4.</w:t>
      </w:r>
    </w:p>
    <w:p w14:paraId="4E28702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190" w:name="_Hlk141864674"/>
      <w:r w:rsidRPr="00C93F4D">
        <w:rPr>
          <w:rFonts w:ascii="Times New Roman" w:hAnsi="Times New Roman"/>
          <w:color w:val="000000" w:themeColor="text1"/>
          <w:sz w:val="24"/>
          <w:szCs w:val="24"/>
          <w:shd w:val="clear" w:color="auto" w:fill="FFFFFF"/>
        </w:rPr>
        <w:t>Lytle</w:t>
      </w:r>
      <w:bookmarkEnd w:id="2190"/>
      <w:r w:rsidRPr="00C93F4D">
        <w:rPr>
          <w:rFonts w:ascii="Times New Roman" w:hAnsi="Times New Roman"/>
          <w:color w:val="000000" w:themeColor="text1"/>
          <w:sz w:val="24"/>
          <w:szCs w:val="24"/>
          <w:shd w:val="clear" w:color="auto" w:fill="FFFFFF"/>
        </w:rPr>
        <w:t xml:space="preserve"> DA and Poff NL. 2004. Adaptation to natural flow regimes. </w:t>
      </w:r>
      <w:r w:rsidRPr="00C93F4D">
        <w:rPr>
          <w:rFonts w:ascii="Times New Roman" w:hAnsi="Times New Roman"/>
          <w:i/>
          <w:iCs/>
          <w:color w:val="000000" w:themeColor="text1"/>
          <w:sz w:val="24"/>
          <w:szCs w:val="24"/>
          <w:shd w:val="clear" w:color="auto" w:fill="FFFFFF"/>
        </w:rPr>
        <w:t>Trends in ecology &amp; evolution</w:t>
      </w:r>
      <w:r w:rsidRPr="00C93F4D">
        <w:rPr>
          <w:rFonts w:ascii="Times New Roman" w:hAnsi="Times New Roman"/>
          <w:color w:val="000000" w:themeColor="text1"/>
          <w:sz w:val="24"/>
          <w:szCs w:val="24"/>
          <w:shd w:val="clear" w:color="auto" w:fill="FFFFFF"/>
        </w:rPr>
        <w:t xml:space="preserve"> 19(2):94-100.</w:t>
      </w:r>
    </w:p>
    <w:p w14:paraId="00645F45"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191" w:name="_Hlk141864804"/>
      <w:r w:rsidRPr="00C93F4D">
        <w:rPr>
          <w:rFonts w:ascii="Times New Roman" w:hAnsi="Times New Roman"/>
          <w:color w:val="000000" w:themeColor="text1"/>
          <w:sz w:val="24"/>
          <w:szCs w:val="24"/>
        </w:rPr>
        <w:t>Malleret</w:t>
      </w:r>
      <w:bookmarkEnd w:id="2191"/>
      <w:r w:rsidRPr="00C93F4D">
        <w:rPr>
          <w:rFonts w:ascii="Times New Roman" w:hAnsi="Times New Roman"/>
          <w:color w:val="000000" w:themeColor="text1"/>
          <w:sz w:val="24"/>
          <w:szCs w:val="24"/>
        </w:rPr>
        <w:t>-King, D</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King, A</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Manghubhai, S</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Tunje,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Muturi,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Mueni, 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Ong’ada, H. (2003). Understanding fisheries associated livelihoods and the constraints to their development in Kenya and Tanzania. </w:t>
      </w:r>
      <w:r w:rsidRPr="00C93F4D">
        <w:rPr>
          <w:rFonts w:ascii="Times New Roman" w:hAnsi="Times New Roman"/>
          <w:i/>
          <w:iCs/>
          <w:color w:val="000000" w:themeColor="text1"/>
          <w:sz w:val="24"/>
          <w:szCs w:val="24"/>
        </w:rPr>
        <w:t>FMSP Project</w:t>
      </w:r>
      <w:r w:rsidRPr="00C93F4D">
        <w:rPr>
          <w:rFonts w:ascii="Times New Roman" w:hAnsi="Times New Roman"/>
          <w:color w:val="000000" w:themeColor="text1"/>
          <w:sz w:val="24"/>
          <w:szCs w:val="24"/>
        </w:rPr>
        <w:t xml:space="preserve"> R</w:t>
      </w:r>
      <w:r w:rsidRPr="00C93F4D">
        <w:rPr>
          <w:rFonts w:ascii="Times New Roman" w:hAnsi="Times New Roman"/>
          <w:i/>
          <w:iCs/>
          <w:color w:val="000000" w:themeColor="text1"/>
          <w:sz w:val="24"/>
          <w:szCs w:val="24"/>
        </w:rPr>
        <w:t>8196</w:t>
      </w:r>
      <w:r w:rsidRPr="00C93F4D">
        <w:rPr>
          <w:rFonts w:ascii="Times New Roman" w:hAnsi="Times New Roman"/>
          <w:color w:val="000000" w:themeColor="text1"/>
          <w:sz w:val="24"/>
          <w:szCs w:val="24"/>
        </w:rPr>
        <w:t>. FANRM, MKK, MRAG, London.</w:t>
      </w:r>
    </w:p>
    <w:p w14:paraId="25A7834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Mangi, S.C</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Roberts, C.M. and Rodwell, L.D. 2007. Reef fisheries management in Kenya: Preliminary approach using the driver–pressure–state–impacts–response (DPSIR) scheme of indicators. </w:t>
      </w:r>
      <w:r w:rsidRPr="00C93F4D">
        <w:rPr>
          <w:rFonts w:ascii="Times New Roman" w:hAnsi="Times New Roman"/>
          <w:i/>
          <w:iCs/>
          <w:color w:val="000000" w:themeColor="text1"/>
          <w:sz w:val="24"/>
          <w:szCs w:val="24"/>
          <w:shd w:val="clear" w:color="auto" w:fill="FFFFFF"/>
        </w:rPr>
        <w:t>Ocean &amp; Coastal Management</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50</w:t>
      </w:r>
      <w:r w:rsidRPr="00C93F4D">
        <w:rPr>
          <w:rFonts w:ascii="Times New Roman" w:hAnsi="Times New Roman"/>
          <w:color w:val="000000" w:themeColor="text1"/>
          <w:sz w:val="24"/>
          <w:szCs w:val="24"/>
          <w:shd w:val="clear" w:color="auto" w:fill="FFFFFF"/>
        </w:rPr>
        <w:t>: 463-480.</w:t>
      </w:r>
    </w:p>
    <w:p w14:paraId="266410E4"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192" w:name="_Hlk141864869"/>
      <w:r w:rsidRPr="00C93F4D">
        <w:rPr>
          <w:rFonts w:ascii="Times New Roman" w:hAnsi="Times New Roman"/>
          <w:color w:val="000000" w:themeColor="text1"/>
          <w:sz w:val="24"/>
          <w:szCs w:val="24"/>
        </w:rPr>
        <w:t>Mania</w:t>
      </w:r>
      <w:bookmarkEnd w:id="2192"/>
      <w:r w:rsidRPr="00C93F4D">
        <w:rPr>
          <w:rFonts w:ascii="Times New Roman" w:hAnsi="Times New Roman"/>
          <w:color w:val="000000" w:themeColor="text1"/>
          <w:sz w:val="24"/>
          <w:szCs w:val="24"/>
        </w:rPr>
        <w:t xml:space="preserve"> GW. 2012. A baseline report for the Kenyan small and medium marine pelagic fishery. Ministry of fisheries development, South West Indian Ocean Fisheries Project (SWIOFP) and EAF-Nansen Project. 74pp.</w:t>
      </w:r>
    </w:p>
    <w:p w14:paraId="67E8B160" w14:textId="6D28EA6A"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93" w:name="_Hlk141864950"/>
      <w:r w:rsidRPr="00C93F4D">
        <w:rPr>
          <w:rFonts w:ascii="Times New Roman" w:hAnsi="Times New Roman"/>
          <w:color w:val="000000" w:themeColor="text1"/>
          <w:sz w:val="24"/>
          <w:szCs w:val="24"/>
        </w:rPr>
        <w:t>Marwick</w:t>
      </w:r>
      <w:bookmarkEnd w:id="2193"/>
      <w:r w:rsidRPr="00C93F4D">
        <w:rPr>
          <w:rFonts w:ascii="Times New Roman" w:hAnsi="Times New Roman"/>
          <w:color w:val="000000" w:themeColor="text1"/>
          <w:sz w:val="24"/>
          <w:szCs w:val="24"/>
        </w:rPr>
        <w:t xml:space="preserve"> TR, Tamooh F, Ogwoka B, Borges AV, Darchambeau F and Bouillon S. 2018. A comprehensive biogeochemical record and annual flux estimates for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estimates. </w:t>
      </w:r>
      <w:r w:rsidRPr="00C93F4D">
        <w:rPr>
          <w:rFonts w:ascii="Times New Roman" w:hAnsi="Times New Roman"/>
          <w:i/>
          <w:iCs/>
          <w:color w:val="000000" w:themeColor="text1"/>
          <w:sz w:val="24"/>
          <w:szCs w:val="24"/>
        </w:rPr>
        <w:t>Biogeosciences,</w:t>
      </w:r>
      <w:r w:rsidRPr="00C93F4D">
        <w:rPr>
          <w:rFonts w:ascii="Times New Roman" w:hAnsi="Times New Roman"/>
          <w:color w:val="000000" w:themeColor="text1"/>
          <w:sz w:val="24"/>
          <w:szCs w:val="24"/>
        </w:rPr>
        <w:t xml:space="preserve"> 15, 1683–1700.</w:t>
      </w:r>
    </w:p>
    <w:p w14:paraId="64E992B4" w14:textId="3BCF45FD"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C93F4D">
        <w:rPr>
          <w:rFonts w:ascii="Times New Roman" w:eastAsia="Arial Unicode MS" w:hAnsi="Times New Roman"/>
          <w:color w:val="000000" w:themeColor="text1"/>
          <w:sz w:val="24"/>
          <w:szCs w:val="24"/>
          <w:lang w:eastAsia="fr-FR"/>
        </w:rPr>
        <w:t>Marwick TR, Tamooh F, Ogwoka B, Teodoru C, Borges AV, Darchambeau F, and Bouillon S. 2014. Dynamic seasonal nitrogen cycling in response to anthropogenic N loading in a tropical catchment, Athi-Galana-</w:t>
      </w:r>
      <w:r w:rsidR="00E877C8" w:rsidRPr="00C93F4D">
        <w:rPr>
          <w:rFonts w:ascii="Times New Roman" w:eastAsia="Arial Unicode MS" w:hAnsi="Times New Roman"/>
          <w:color w:val="000000" w:themeColor="text1"/>
          <w:sz w:val="24"/>
          <w:szCs w:val="24"/>
          <w:lang w:eastAsia="fr-FR"/>
        </w:rPr>
        <w:t>Sabaki</w:t>
      </w:r>
      <w:r w:rsidRPr="00C93F4D">
        <w:rPr>
          <w:rFonts w:ascii="Times New Roman" w:eastAsia="Arial Unicode MS" w:hAnsi="Times New Roman"/>
          <w:color w:val="000000" w:themeColor="text1"/>
          <w:sz w:val="24"/>
          <w:szCs w:val="24"/>
          <w:lang w:eastAsia="fr-FR"/>
        </w:rPr>
        <w:t xml:space="preserve"> River, Kenya. </w:t>
      </w:r>
      <w:r w:rsidRPr="00C93F4D">
        <w:rPr>
          <w:rFonts w:ascii="Times New Roman" w:eastAsia="Arial Unicode MS" w:hAnsi="Times New Roman"/>
          <w:i/>
          <w:iCs/>
          <w:color w:val="000000" w:themeColor="text1"/>
          <w:sz w:val="24"/>
          <w:szCs w:val="24"/>
          <w:lang w:eastAsia="fr-FR"/>
        </w:rPr>
        <w:t>Biogeosciences,</w:t>
      </w:r>
      <w:r w:rsidRPr="00C93F4D">
        <w:rPr>
          <w:rFonts w:ascii="Times New Roman" w:eastAsia="Arial Unicode MS" w:hAnsi="Times New Roman"/>
          <w:color w:val="000000" w:themeColor="text1"/>
          <w:sz w:val="24"/>
          <w:szCs w:val="24"/>
          <w:lang w:eastAsia="fr-FR"/>
        </w:rPr>
        <w:t xml:space="preserve"> 11, 443–460.</w:t>
      </w:r>
    </w:p>
    <w:p w14:paraId="6FADF3A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94" w:name="_Hlk141865223"/>
      <w:r w:rsidRPr="00C93F4D">
        <w:rPr>
          <w:rFonts w:ascii="Times New Roman" w:hAnsi="Times New Roman"/>
          <w:color w:val="000000" w:themeColor="text1"/>
          <w:sz w:val="24"/>
          <w:szCs w:val="24"/>
        </w:rPr>
        <w:t>McClanahan</w:t>
      </w:r>
      <w:bookmarkEnd w:id="2194"/>
      <w:r w:rsidRPr="00C93F4D">
        <w:rPr>
          <w:rFonts w:ascii="Times New Roman" w:hAnsi="Times New Roman"/>
          <w:color w:val="000000" w:themeColor="text1"/>
          <w:sz w:val="24"/>
          <w:szCs w:val="24"/>
        </w:rPr>
        <w:t xml:space="preserve"> T</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Arthur R. 2001. The effect of marine reserves and habitat on populations of East African coral reef fishes. </w:t>
      </w:r>
      <w:r w:rsidRPr="00C93F4D">
        <w:rPr>
          <w:rFonts w:ascii="Times New Roman" w:hAnsi="Times New Roman"/>
          <w:i/>
          <w:iCs/>
          <w:color w:val="000000" w:themeColor="text1"/>
          <w:sz w:val="24"/>
          <w:szCs w:val="24"/>
        </w:rPr>
        <w:t>Ecological Applications</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11</w:t>
      </w:r>
      <w:r w:rsidRPr="00C93F4D">
        <w:rPr>
          <w:rFonts w:ascii="Times New Roman" w:hAnsi="Times New Roman"/>
          <w:color w:val="000000" w:themeColor="text1"/>
          <w:sz w:val="24"/>
          <w:szCs w:val="24"/>
        </w:rPr>
        <w:t>(2), 559–569.</w:t>
      </w:r>
    </w:p>
    <w:p w14:paraId="7F686B6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95" w:name="_Hlk141865068"/>
      <w:r w:rsidRPr="00C93F4D">
        <w:rPr>
          <w:rFonts w:ascii="Times New Roman" w:hAnsi="Times New Roman"/>
          <w:color w:val="000000" w:themeColor="text1"/>
          <w:sz w:val="24"/>
          <w:szCs w:val="24"/>
        </w:rPr>
        <w:t>McClanahan</w:t>
      </w:r>
      <w:bookmarkEnd w:id="2195"/>
      <w:r w:rsidRPr="00C93F4D">
        <w:rPr>
          <w:rFonts w:ascii="Times New Roman" w:hAnsi="Times New Roman"/>
          <w:color w:val="000000" w:themeColor="text1"/>
          <w:sz w:val="24"/>
          <w:szCs w:val="24"/>
        </w:rPr>
        <w:t xml:space="preserve"> TR. 1988. Seasonality in East Africa’s coastal waters. </w:t>
      </w:r>
      <w:r w:rsidRPr="00C93F4D">
        <w:rPr>
          <w:rFonts w:ascii="Times New Roman" w:hAnsi="Times New Roman"/>
          <w:i/>
          <w:iCs/>
          <w:color w:val="000000" w:themeColor="text1"/>
          <w:sz w:val="24"/>
          <w:szCs w:val="24"/>
        </w:rPr>
        <w:t>Marine Ecology Progress Series. Oldendorf</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44</w:t>
      </w:r>
      <w:r w:rsidRPr="00C93F4D">
        <w:rPr>
          <w:rFonts w:ascii="Times New Roman" w:hAnsi="Times New Roman"/>
          <w:color w:val="000000" w:themeColor="text1"/>
          <w:sz w:val="24"/>
          <w:szCs w:val="24"/>
        </w:rPr>
        <w:t>(2), 191–199.</w:t>
      </w:r>
    </w:p>
    <w:p w14:paraId="63EE7C9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McClanahan, T</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Mangi, S. (2004). Gear‐based management of a tropical artisanal fishery based on species selectivity and capture size. </w:t>
      </w:r>
      <w:r w:rsidRPr="00C93F4D">
        <w:rPr>
          <w:rFonts w:ascii="Times New Roman" w:hAnsi="Times New Roman"/>
          <w:i/>
          <w:iCs/>
          <w:color w:val="000000" w:themeColor="text1"/>
          <w:sz w:val="24"/>
          <w:szCs w:val="24"/>
        </w:rPr>
        <w:t>Fisheries Management and Ecology</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11</w:t>
      </w:r>
      <w:r w:rsidRPr="00C93F4D">
        <w:rPr>
          <w:rFonts w:ascii="Times New Roman" w:hAnsi="Times New Roman"/>
          <w:color w:val="000000" w:themeColor="text1"/>
          <w:sz w:val="24"/>
          <w:szCs w:val="24"/>
        </w:rPr>
        <w:t>(1), 51–60.</w:t>
      </w:r>
    </w:p>
    <w:p w14:paraId="4F2E325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McCleave JD and Jellyman DJ. 2002. Discrimination of New Zealand stream waters by glass eels of </w:t>
      </w:r>
      <w:r w:rsidRPr="00C93F4D">
        <w:rPr>
          <w:rFonts w:ascii="Times New Roman" w:hAnsi="Times New Roman"/>
          <w:i/>
          <w:iCs/>
          <w:color w:val="000000" w:themeColor="text1"/>
          <w:sz w:val="24"/>
          <w:szCs w:val="24"/>
          <w:shd w:val="clear" w:color="auto" w:fill="FFFFFF"/>
        </w:rPr>
        <w:t>Anguilla australis</w:t>
      </w:r>
      <w:r w:rsidRPr="00C93F4D">
        <w:rPr>
          <w:rFonts w:ascii="Times New Roman" w:hAnsi="Times New Roman"/>
          <w:color w:val="000000" w:themeColor="text1"/>
          <w:sz w:val="24"/>
          <w:szCs w:val="24"/>
          <w:shd w:val="clear" w:color="auto" w:fill="FFFFFF"/>
        </w:rPr>
        <w:t xml:space="preserve"> and </w:t>
      </w:r>
      <w:r w:rsidRPr="00C93F4D">
        <w:rPr>
          <w:rFonts w:ascii="Times New Roman" w:hAnsi="Times New Roman"/>
          <w:i/>
          <w:iCs/>
          <w:color w:val="000000" w:themeColor="text1"/>
          <w:sz w:val="24"/>
          <w:szCs w:val="24"/>
          <w:shd w:val="clear" w:color="auto" w:fill="FFFFFF"/>
        </w:rPr>
        <w:t>Anguilla dieffenbachii</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Journal of Fish Biology 61(3)</w:t>
      </w:r>
      <w:r w:rsidRPr="00C93F4D">
        <w:rPr>
          <w:rFonts w:ascii="Times New Roman" w:hAnsi="Times New Roman"/>
          <w:color w:val="000000" w:themeColor="text1"/>
          <w:sz w:val="24"/>
          <w:szCs w:val="24"/>
          <w:shd w:val="clear" w:color="auto" w:fill="FFFFFF"/>
        </w:rPr>
        <w:t>:785-800.</w:t>
      </w:r>
    </w:p>
    <w:p w14:paraId="3A4D7DF5"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196" w:name="_Hlk141865394"/>
      <w:r w:rsidRPr="00C93F4D">
        <w:rPr>
          <w:rFonts w:ascii="Times New Roman" w:hAnsi="Times New Roman"/>
          <w:color w:val="000000" w:themeColor="text1"/>
          <w:sz w:val="24"/>
          <w:szCs w:val="24"/>
          <w:shd w:val="clear" w:color="auto" w:fill="FFFFFF"/>
        </w:rPr>
        <w:t>Meynecke</w:t>
      </w:r>
      <w:bookmarkEnd w:id="2196"/>
      <w:r w:rsidRPr="00C93F4D">
        <w:rPr>
          <w:rFonts w:ascii="Times New Roman" w:hAnsi="Times New Roman"/>
          <w:color w:val="000000" w:themeColor="text1"/>
          <w:sz w:val="24"/>
          <w:szCs w:val="24"/>
          <w:shd w:val="clear" w:color="auto" w:fill="FFFFFF"/>
        </w:rPr>
        <w:t>, J.O</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Lee, S.Y</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Duke, N.C. and Warnken, J. 2006. Effect of rainfall as a component of climate change on estuarine fish production in Queensland, Australia. </w:t>
      </w:r>
      <w:r w:rsidRPr="00C93F4D">
        <w:rPr>
          <w:rFonts w:ascii="Times New Roman" w:hAnsi="Times New Roman"/>
          <w:i/>
          <w:iCs/>
          <w:color w:val="000000" w:themeColor="text1"/>
          <w:sz w:val="24"/>
          <w:szCs w:val="24"/>
          <w:shd w:val="clear" w:color="auto" w:fill="FFFFFF"/>
        </w:rPr>
        <w:t>Estuarine, Coastal and Shelf Science</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69</w:t>
      </w:r>
      <w:r w:rsidRPr="00C93F4D">
        <w:rPr>
          <w:rFonts w:ascii="Times New Roman" w:hAnsi="Times New Roman"/>
          <w:color w:val="000000" w:themeColor="text1"/>
          <w:sz w:val="24"/>
          <w:szCs w:val="24"/>
          <w:shd w:val="clear" w:color="auto" w:fill="FFFFFF"/>
        </w:rPr>
        <w:t>(3-4), 491-504.</w:t>
      </w:r>
    </w:p>
    <w:p w14:paraId="49E5F7B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97" w:name="_Hlk119969271"/>
      <w:r w:rsidRPr="00C93F4D">
        <w:rPr>
          <w:rFonts w:ascii="Times New Roman" w:hAnsi="Times New Roman"/>
          <w:color w:val="000000" w:themeColor="text1"/>
          <w:sz w:val="24"/>
          <w:szCs w:val="24"/>
        </w:rPr>
        <w:t xml:space="preserve">Miller MJ and Mc Cleave JD. 2018. Eels. </w:t>
      </w:r>
      <w:r w:rsidRPr="00C93F4D">
        <w:rPr>
          <w:rFonts w:ascii="Times New Roman" w:hAnsi="Times New Roman"/>
          <w:i/>
          <w:iCs/>
          <w:color w:val="000000" w:themeColor="text1"/>
          <w:sz w:val="24"/>
          <w:szCs w:val="24"/>
        </w:rPr>
        <w:t>Encyclopedia of Ocean Sciences</w:t>
      </w:r>
      <w:r w:rsidRPr="00C93F4D">
        <w:rPr>
          <w:rFonts w:ascii="Times New Roman" w:hAnsi="Times New Roman"/>
          <w:color w:val="000000" w:themeColor="text1"/>
          <w:sz w:val="24"/>
          <w:szCs w:val="24"/>
        </w:rPr>
        <w:t xml:space="preserve"> 409548-9.10773.</w:t>
      </w:r>
    </w:p>
    <w:p w14:paraId="165E28C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Miller MJ, Wouthuyzen S, Feunteun, E, Aoyama J, Watanabe S, Syahailatua A, Kuroki M, Robinet T, Hagihara S, Otake T. 2018. Contrasting biodiversity of eel larvae across the central Indian Ocean subtropical gyre. Deep Sea Research Part II: Topical Studies in Oceanography. </w:t>
      </w:r>
      <w:r w:rsidRPr="00C93F4D">
        <w:rPr>
          <w:rFonts w:ascii="Times New Roman" w:hAnsi="Times New Roman"/>
          <w:i/>
          <w:color w:val="000000" w:themeColor="text1"/>
          <w:sz w:val="24"/>
          <w:szCs w:val="24"/>
        </w:rPr>
        <w:t>Encyclopaedia of Ocean Sciences 3</w:t>
      </w:r>
      <w:r w:rsidRPr="00C93F4D">
        <w:rPr>
          <w:rFonts w:ascii="Times New Roman" w:hAnsi="Times New Roman"/>
          <w:i/>
          <w:color w:val="000000" w:themeColor="text1"/>
          <w:sz w:val="24"/>
          <w:szCs w:val="24"/>
          <w:vertAlign w:val="superscript"/>
        </w:rPr>
        <w:t>rd</w:t>
      </w:r>
      <w:r w:rsidRPr="00C93F4D">
        <w:rPr>
          <w:rFonts w:ascii="Times New Roman" w:hAnsi="Times New Roman"/>
          <w:i/>
          <w:color w:val="000000" w:themeColor="text1"/>
          <w:sz w:val="24"/>
          <w:szCs w:val="24"/>
        </w:rPr>
        <w:t xml:space="preserve"> edition.</w:t>
      </w:r>
    </w:p>
    <w:p w14:paraId="354E9A8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Miyake Y, Takeshige A, Itakura H, Itoh H, Onda H, Yamaguchi A, Yoneta A, Arai K, Hane YV, Kimura S. 2018. Predation on glass eels of Japanese eel Anguilla japonica in the Tone River Estuary, Japan. </w:t>
      </w:r>
      <w:r w:rsidRPr="00C93F4D">
        <w:rPr>
          <w:rFonts w:ascii="Times New Roman" w:hAnsi="Times New Roman"/>
          <w:i/>
          <w:iCs/>
          <w:color w:val="000000" w:themeColor="text1"/>
          <w:sz w:val="24"/>
          <w:szCs w:val="24"/>
          <w:shd w:val="clear" w:color="auto" w:fill="FFFFFF"/>
        </w:rPr>
        <w:t>Fisheries science 84</w:t>
      </w:r>
      <w:r w:rsidRPr="00C93F4D">
        <w:rPr>
          <w:rFonts w:ascii="Times New Roman" w:hAnsi="Times New Roman"/>
          <w:color w:val="000000" w:themeColor="text1"/>
          <w:sz w:val="24"/>
          <w:szCs w:val="24"/>
          <w:shd w:val="clear" w:color="auto" w:fill="FFFFFF"/>
        </w:rPr>
        <w:t>:1009-14.</w:t>
      </w:r>
    </w:p>
    <w:p w14:paraId="238B1725" w14:textId="7B7A0415"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Munga, C. 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Kimani, 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Ruwa, R. K</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Vanreusel, A. (2016). Species Composition of Fisheries Resources of the Tana and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Estuaries in the Malindi-Ungwana Bay, Kenya. In </w:t>
      </w:r>
      <w:r w:rsidRPr="00C93F4D">
        <w:rPr>
          <w:rFonts w:ascii="Times New Roman" w:hAnsi="Times New Roman"/>
          <w:i/>
          <w:iCs/>
          <w:color w:val="000000" w:themeColor="text1"/>
          <w:sz w:val="24"/>
          <w:szCs w:val="24"/>
        </w:rPr>
        <w:t>Estuaries: A Lifeline of Ecosystem Services in the Western Indian Ocean, Springer</w:t>
      </w:r>
      <w:r w:rsidRPr="00C93F4D">
        <w:rPr>
          <w:rFonts w:ascii="Times New Roman" w:hAnsi="Times New Roman"/>
          <w:color w:val="000000" w:themeColor="text1"/>
          <w:sz w:val="24"/>
          <w:szCs w:val="24"/>
        </w:rPr>
        <w:t xml:space="preserve"> (27–38pp).</w:t>
      </w:r>
    </w:p>
    <w:p w14:paraId="2A03A1B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Munga, C.N, Omukoto, J. O</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Kimani, E. 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Vanreusel, A. (2014). Propulsion-gear-</w:t>
      </w:r>
      <w:r w:rsidRPr="00C93F4D">
        <w:rPr>
          <w:rFonts w:ascii="Times New Roman" w:hAnsi="Times New Roman"/>
          <w:color w:val="000000" w:themeColor="text1"/>
          <w:sz w:val="24"/>
          <w:szCs w:val="24"/>
        </w:rPr>
        <w:tab/>
        <w:t xml:space="preserve">based            characterisation of artisanal fisheries in the Malindi-Ungwana Bay, Kenya and its use for fisheries management. </w:t>
      </w:r>
      <w:r w:rsidRPr="00C93F4D">
        <w:rPr>
          <w:rFonts w:ascii="Times New Roman" w:hAnsi="Times New Roman"/>
          <w:i/>
          <w:iCs/>
          <w:color w:val="000000" w:themeColor="text1"/>
          <w:sz w:val="24"/>
          <w:szCs w:val="24"/>
        </w:rPr>
        <w:t>Ocean &amp; Coastal Management</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98</w:t>
      </w:r>
      <w:r w:rsidRPr="00C93F4D">
        <w:rPr>
          <w:rFonts w:ascii="Times New Roman" w:hAnsi="Times New Roman"/>
          <w:color w:val="000000" w:themeColor="text1"/>
          <w:sz w:val="24"/>
          <w:szCs w:val="24"/>
        </w:rPr>
        <w:t>, 130–139.</w:t>
      </w:r>
    </w:p>
    <w:p w14:paraId="685F909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Munga, C.N. 2013. </w:t>
      </w:r>
      <w:r w:rsidRPr="00C93F4D">
        <w:rPr>
          <w:rFonts w:ascii="Times New Roman" w:hAnsi="Times New Roman"/>
          <w:iCs/>
          <w:color w:val="000000" w:themeColor="text1"/>
          <w:sz w:val="24"/>
          <w:szCs w:val="24"/>
        </w:rPr>
        <w:t>Ecological and socio-economic assessment of Kenyan coastal fisheries: the case of Malindi-Ungwana Bay artisanal fisheries versus semi-industrial bottom trawling</w:t>
      </w:r>
      <w:r w:rsidRPr="00C93F4D">
        <w:rPr>
          <w:rFonts w:ascii="Times New Roman" w:hAnsi="Times New Roman"/>
          <w:color w:val="000000" w:themeColor="text1"/>
          <w:sz w:val="24"/>
          <w:szCs w:val="24"/>
        </w:rPr>
        <w:t xml:space="preserve"> ((Doctoral dissertation, Ghent University).) (237pp).</w:t>
      </w:r>
    </w:p>
    <w:bookmarkEnd w:id="2197"/>
    <w:p w14:paraId="353AEA0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Munga, C.N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Ndegwa, S</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Fulanda, B</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Manyala,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Kimani, 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Ohtomi,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Vanreusel, A. 2012. Bottom shrimp trawling impacts on species distribution and fishery dynamics; Ungwana Bay fishery Kenya before and after the 2006 trawl ban. </w:t>
      </w:r>
      <w:r w:rsidRPr="00C93F4D">
        <w:rPr>
          <w:rFonts w:ascii="Times New Roman" w:hAnsi="Times New Roman"/>
          <w:i/>
          <w:iCs/>
          <w:color w:val="000000" w:themeColor="text1"/>
          <w:sz w:val="24"/>
          <w:szCs w:val="24"/>
        </w:rPr>
        <w:t>Fisheries Science</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78</w:t>
      </w:r>
      <w:r w:rsidRPr="00C93F4D">
        <w:rPr>
          <w:rFonts w:ascii="Times New Roman" w:hAnsi="Times New Roman"/>
          <w:color w:val="000000" w:themeColor="text1"/>
          <w:sz w:val="24"/>
          <w:szCs w:val="24"/>
        </w:rPr>
        <w:t>(2), 209–219.</w:t>
      </w:r>
    </w:p>
    <w:p w14:paraId="30306A4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Okamura A, Yamada Y, Yokouchi K, Horie N, Mikawa N, Utoh T, Tanaka S, Tsukamoto K. 2007 A silvering index for the Japanese eel </w:t>
      </w:r>
      <w:r w:rsidRPr="00C93F4D">
        <w:rPr>
          <w:rFonts w:ascii="Times New Roman" w:hAnsi="Times New Roman"/>
          <w:i/>
          <w:iCs/>
          <w:color w:val="000000" w:themeColor="text1"/>
          <w:sz w:val="24"/>
          <w:szCs w:val="24"/>
          <w:shd w:val="clear" w:color="auto" w:fill="FFFFFF"/>
        </w:rPr>
        <w:t>Anguilla japonica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 xml:space="preserve">Environmental Biology of Fishes </w:t>
      </w:r>
      <w:r w:rsidRPr="00C93F4D">
        <w:rPr>
          <w:rFonts w:ascii="Times New Roman" w:hAnsi="Times New Roman"/>
          <w:color w:val="000000" w:themeColor="text1"/>
          <w:sz w:val="24"/>
          <w:szCs w:val="24"/>
          <w:shd w:val="clear" w:color="auto" w:fill="FFFFFF"/>
        </w:rPr>
        <w:t>80:77-89</w:t>
      </w:r>
    </w:p>
    <w:p w14:paraId="4C6A02E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Okeyo, D. 2003. Riverine fishes of Kenya: the current status on the diversity and distribution in the Ragati-Sagana-Tana Rivers drainage system. </w:t>
      </w:r>
      <w:r w:rsidRPr="00C93F4D">
        <w:rPr>
          <w:rFonts w:ascii="Times New Roman" w:hAnsi="Times New Roman"/>
          <w:i/>
          <w:iCs/>
          <w:color w:val="000000" w:themeColor="text1"/>
          <w:sz w:val="24"/>
          <w:szCs w:val="24"/>
        </w:rPr>
        <w:t>Discovery and Innovation</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15</w:t>
      </w:r>
      <w:r w:rsidRPr="00C93F4D">
        <w:rPr>
          <w:rFonts w:ascii="Times New Roman" w:hAnsi="Times New Roman"/>
          <w:color w:val="000000" w:themeColor="text1"/>
          <w:sz w:val="24"/>
          <w:szCs w:val="24"/>
        </w:rPr>
        <w:t>(1), 87–97.</w:t>
      </w:r>
    </w:p>
    <w:p w14:paraId="19FF35D6"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rPr>
      </w:pPr>
      <w:r w:rsidRPr="00C93F4D">
        <w:rPr>
          <w:rFonts w:ascii="Times New Roman" w:hAnsi="Times New Roman"/>
          <w:color w:val="000000" w:themeColor="text1"/>
          <w:sz w:val="24"/>
          <w:szCs w:val="24"/>
        </w:rPr>
        <w:t xml:space="preserve">Otake T. 2003. Metamorphosis. pp. 61–74. In: </w:t>
      </w:r>
      <w:r w:rsidRPr="00C93F4D">
        <w:rPr>
          <w:rFonts w:ascii="Times New Roman" w:hAnsi="Times New Roman"/>
          <w:i/>
          <w:iCs/>
          <w:color w:val="000000" w:themeColor="text1"/>
          <w:sz w:val="24"/>
          <w:szCs w:val="24"/>
        </w:rPr>
        <w:t>Aida K, Tsukamoto K and Yamauchi K (eds.). Eel Biology. Springer, Tokyo.</w:t>
      </w:r>
    </w:p>
    <w:p w14:paraId="6EC1104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rPr>
        <w:t>Pauly, D</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Christensen, V</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Walters, C. 2000. Ecopath, Ecosim, and Ecospace as tools for evaluating ecosystem impact of fisheries. </w:t>
      </w:r>
      <w:r w:rsidRPr="00C93F4D">
        <w:rPr>
          <w:rFonts w:ascii="Times New Roman" w:hAnsi="Times New Roman"/>
          <w:i/>
          <w:iCs/>
          <w:color w:val="000000" w:themeColor="text1"/>
          <w:sz w:val="24"/>
          <w:szCs w:val="24"/>
          <w:lang w:val="fr-FR"/>
        </w:rPr>
        <w:t>ICES Journal of Marine Science : Journal Du Conseil</w:t>
      </w:r>
      <w:r w:rsidRPr="00C93F4D">
        <w:rPr>
          <w:rFonts w:ascii="Times New Roman" w:hAnsi="Times New Roman"/>
          <w:color w:val="000000" w:themeColor="text1"/>
          <w:sz w:val="24"/>
          <w:szCs w:val="24"/>
          <w:lang w:val="fr-FR"/>
        </w:rPr>
        <w:t xml:space="preserve">, </w:t>
      </w:r>
      <w:r w:rsidRPr="00C93F4D">
        <w:rPr>
          <w:rFonts w:ascii="Times New Roman" w:hAnsi="Times New Roman"/>
          <w:i/>
          <w:iCs/>
          <w:color w:val="000000" w:themeColor="text1"/>
          <w:sz w:val="24"/>
          <w:szCs w:val="24"/>
          <w:lang w:val="fr-FR"/>
        </w:rPr>
        <w:t>57</w:t>
      </w:r>
      <w:r w:rsidRPr="00C93F4D">
        <w:rPr>
          <w:rFonts w:ascii="Times New Roman" w:hAnsi="Times New Roman"/>
          <w:color w:val="000000" w:themeColor="text1"/>
          <w:sz w:val="24"/>
          <w:szCs w:val="24"/>
          <w:lang w:val="fr-FR"/>
        </w:rPr>
        <w:t>(3), 697–706.</w:t>
      </w:r>
    </w:p>
    <w:p w14:paraId="7F9992AF" w14:textId="77777777" w:rsidR="009E6809" w:rsidRPr="00C93F4D" w:rsidRDefault="009E6809" w:rsidP="00F2370D">
      <w:pPr>
        <w:spacing w:before="100" w:beforeAutospacing="1" w:after="100" w:afterAutospacing="1"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lang w:val="fr-FR"/>
        </w:rPr>
        <w:t xml:space="preserve">Pease BC. 1999. </w:t>
      </w:r>
      <w:r w:rsidRPr="00C93F4D">
        <w:rPr>
          <w:rFonts w:ascii="Times New Roman" w:hAnsi="Times New Roman"/>
          <w:color w:val="000000" w:themeColor="text1"/>
          <w:sz w:val="24"/>
          <w:szCs w:val="24"/>
          <w:shd w:val="clear" w:color="auto" w:fill="FFFFFF"/>
        </w:rPr>
        <w:t>A spatially oriented analysis of estuaries and their associated commercial fisheries in New South Wales, Australia. </w:t>
      </w:r>
      <w:r w:rsidRPr="00C93F4D">
        <w:rPr>
          <w:rFonts w:ascii="Times New Roman" w:hAnsi="Times New Roman"/>
          <w:i/>
          <w:iCs/>
          <w:color w:val="000000" w:themeColor="text1"/>
          <w:sz w:val="24"/>
          <w:szCs w:val="24"/>
          <w:shd w:val="clear" w:color="auto" w:fill="FFFFFF"/>
        </w:rPr>
        <w:t>Fisheries research</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42</w:t>
      </w:r>
      <w:r w:rsidRPr="00C93F4D">
        <w:rPr>
          <w:rFonts w:ascii="Times New Roman" w:hAnsi="Times New Roman"/>
          <w:color w:val="000000" w:themeColor="text1"/>
          <w:sz w:val="24"/>
          <w:szCs w:val="24"/>
          <w:shd w:val="clear" w:color="auto" w:fill="FFFFFF"/>
        </w:rPr>
        <w:t>(1-2),67-86.</w:t>
      </w:r>
    </w:p>
    <w:p w14:paraId="419D343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198" w:name="_Hlk141866360"/>
      <w:r w:rsidRPr="00C93F4D">
        <w:rPr>
          <w:rFonts w:ascii="Times New Roman" w:hAnsi="Times New Roman"/>
          <w:color w:val="000000" w:themeColor="text1"/>
          <w:sz w:val="24"/>
          <w:szCs w:val="24"/>
        </w:rPr>
        <w:t>Peninal</w:t>
      </w:r>
      <w:bookmarkEnd w:id="2198"/>
      <w:r w:rsidRPr="00C93F4D">
        <w:rPr>
          <w:rFonts w:ascii="Times New Roman" w:hAnsi="Times New Roman"/>
          <w:color w:val="000000" w:themeColor="text1"/>
          <w:sz w:val="24"/>
          <w:szCs w:val="24"/>
        </w:rPr>
        <w:t xml:space="preserve"> S, Subranian J, Elavarasi A and Kalaiselyam M. 2017. Genetic identification of marine eels through DNA barcoding from Parangipettai coastal waters. Genomics data 1: 11: 81-4.</w:t>
      </w:r>
    </w:p>
    <w:p w14:paraId="46E815F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C93F4D">
        <w:rPr>
          <w:rFonts w:ascii="Times New Roman" w:hAnsi="Times New Roman"/>
          <w:color w:val="000000" w:themeColor="text1"/>
          <w:sz w:val="24"/>
          <w:szCs w:val="24"/>
          <w:shd w:val="clear" w:color="auto" w:fill="FFFFFF"/>
        </w:rPr>
        <w:t>Pike C, Crook V, Gollock M and Jacoby D. 2019a. </w:t>
      </w:r>
      <w:r w:rsidRPr="00C93F4D">
        <w:rPr>
          <w:rFonts w:ascii="Times New Roman" w:hAnsi="Times New Roman"/>
          <w:i/>
          <w:iCs/>
          <w:color w:val="000000" w:themeColor="text1"/>
          <w:sz w:val="24"/>
          <w:szCs w:val="24"/>
          <w:shd w:val="clear" w:color="auto" w:fill="FFFFFF"/>
        </w:rPr>
        <w:t>Anguilla bicolor</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2019: e.T166894A96228348</w:t>
      </w:r>
      <w:r w:rsidRPr="00C93F4D">
        <w:rPr>
          <w:rFonts w:ascii="Times New Roman" w:hAnsi="Times New Roman"/>
          <w:color w:val="000000" w:themeColor="text1"/>
          <w:sz w:val="24"/>
          <w:szCs w:val="24"/>
          <w:bdr w:val="none" w:sz="0" w:space="0" w:color="auto" w:frame="1"/>
          <w:shd w:val="clear" w:color="auto" w:fill="FFFFFF"/>
        </w:rPr>
        <w:t>.</w:t>
      </w:r>
    </w:p>
    <w:p w14:paraId="509E85BB" w14:textId="32796EFC"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199" w:name="_Hlk141866487"/>
      <w:r w:rsidRPr="00C93F4D">
        <w:rPr>
          <w:rFonts w:ascii="Times New Roman" w:hAnsi="Times New Roman"/>
          <w:color w:val="000000" w:themeColor="text1"/>
          <w:sz w:val="24"/>
          <w:szCs w:val="24"/>
          <w:shd w:val="clear" w:color="auto" w:fill="FFFFFF"/>
        </w:rPr>
        <w:t>Pike</w:t>
      </w:r>
      <w:bookmarkEnd w:id="2199"/>
      <w:r w:rsidRPr="00C93F4D">
        <w:rPr>
          <w:rFonts w:ascii="Times New Roman" w:hAnsi="Times New Roman"/>
          <w:color w:val="000000" w:themeColor="text1"/>
          <w:sz w:val="24"/>
          <w:szCs w:val="24"/>
          <w:shd w:val="clear" w:color="auto" w:fill="FFFFFF"/>
        </w:rPr>
        <w:t xml:space="preserve"> C, Crook V, Gollock M and Jacoby D. 2019b. </w:t>
      </w:r>
      <w:r w:rsidRPr="00C93F4D">
        <w:rPr>
          <w:rFonts w:ascii="Times New Roman" w:hAnsi="Times New Roman"/>
          <w:i/>
          <w:iCs/>
          <w:color w:val="000000" w:themeColor="text1"/>
          <w:sz w:val="24"/>
          <w:szCs w:val="24"/>
          <w:shd w:val="clear" w:color="auto" w:fill="FFFFFF"/>
        </w:rPr>
        <w:t>Anguill</w:t>
      </w:r>
      <w:r w:rsidR="003570C6" w:rsidRPr="003570C6">
        <w:rPr>
          <w:rFonts w:ascii="Times New Roman" w:hAnsi="Times New Roman"/>
          <w:i/>
          <w:iCs/>
          <w:color w:val="000000" w:themeColor="text1"/>
          <w:sz w:val="24"/>
          <w:szCs w:val="24"/>
          <w:shd w:val="clear" w:color="auto" w:fill="FFFFFF"/>
        </w:rPr>
        <w:t>A marmorata</w:t>
      </w:r>
      <w:r w:rsidRPr="00C93F4D">
        <w:rPr>
          <w:rFonts w:ascii="Times New Roman" w:hAnsi="Times New Roman"/>
          <w:color w:val="000000" w:themeColor="text1"/>
          <w:sz w:val="24"/>
          <w:szCs w:val="24"/>
          <w:shd w:val="clear" w:color="auto" w:fill="FFFFFF"/>
        </w:rPr>
        <w:t> (errata version published in 2020).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2019: e.T166189A167699312.</w:t>
      </w:r>
    </w:p>
    <w:p w14:paraId="6C7D463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Pous S, Feunteun E and Ellien C. 2010. Investigation of tropical eel spawning area in the South-Western Indian Ocean: Influence of the oceanic circulation. </w:t>
      </w:r>
      <w:r w:rsidRPr="00C93F4D">
        <w:rPr>
          <w:rFonts w:ascii="Times New Roman" w:hAnsi="Times New Roman"/>
          <w:i/>
          <w:iCs/>
          <w:color w:val="000000" w:themeColor="text1"/>
          <w:sz w:val="24"/>
          <w:szCs w:val="24"/>
          <w:shd w:val="clear" w:color="auto" w:fill="FFFFFF"/>
        </w:rPr>
        <w:t>Progress in Oceanography</w:t>
      </w:r>
      <w:r w:rsidRPr="00C93F4D">
        <w:rPr>
          <w:rFonts w:ascii="Times New Roman" w:hAnsi="Times New Roman"/>
          <w:color w:val="000000" w:themeColor="text1"/>
          <w:sz w:val="24"/>
          <w:szCs w:val="24"/>
          <w:shd w:val="clear" w:color="auto" w:fill="FFFFFF"/>
        </w:rPr>
        <w:t xml:space="preserve"> 1;86(3-4):396-413.</w:t>
      </w:r>
    </w:p>
    <w:p w14:paraId="1CFB089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Prouzet P, Odunlami M, Duquesne E, Boussouar A. 2009. Analysis and visualization of the glass eel behavior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in the Adour estuary and estimate of its upstream migration speed. </w:t>
      </w:r>
      <w:r w:rsidRPr="00C93F4D">
        <w:rPr>
          <w:rFonts w:ascii="Times New Roman" w:hAnsi="Times New Roman"/>
          <w:i/>
          <w:iCs/>
          <w:color w:val="000000" w:themeColor="text1"/>
          <w:sz w:val="24"/>
          <w:szCs w:val="24"/>
          <w:shd w:val="clear" w:color="auto" w:fill="FFFFFF"/>
        </w:rPr>
        <w:t>Aquatic living resources 22(4):</w:t>
      </w:r>
      <w:r w:rsidRPr="00C93F4D">
        <w:rPr>
          <w:rFonts w:ascii="Times New Roman" w:hAnsi="Times New Roman"/>
          <w:color w:val="000000" w:themeColor="text1"/>
          <w:sz w:val="24"/>
          <w:szCs w:val="24"/>
          <w:shd w:val="clear" w:color="auto" w:fill="FFFFFF"/>
        </w:rPr>
        <w:t>525-34.</w:t>
      </w:r>
    </w:p>
    <w:p w14:paraId="6586531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00" w:name="_Hlk141866678"/>
      <w:r w:rsidRPr="00C93F4D">
        <w:rPr>
          <w:rFonts w:ascii="Times New Roman" w:hAnsi="Times New Roman"/>
          <w:color w:val="000000" w:themeColor="text1"/>
          <w:sz w:val="24"/>
          <w:szCs w:val="24"/>
        </w:rPr>
        <w:t>Rall</w:t>
      </w:r>
      <w:bookmarkEnd w:id="2200"/>
      <w:r w:rsidRPr="00C93F4D">
        <w:rPr>
          <w:rFonts w:ascii="Times New Roman" w:hAnsi="Times New Roman"/>
          <w:color w:val="000000" w:themeColor="text1"/>
          <w:sz w:val="24"/>
          <w:szCs w:val="24"/>
        </w:rPr>
        <w:t xml:space="preserve"> BC, Vucic‐Pestic O, Ehnes RB, Emmerson M and Brose U. 2010. Temperature, predator–prey interaction strength and population stability. </w:t>
      </w:r>
      <w:r w:rsidRPr="00C93F4D">
        <w:rPr>
          <w:rFonts w:ascii="Times New Roman" w:hAnsi="Times New Roman"/>
          <w:i/>
          <w:iCs/>
          <w:color w:val="000000" w:themeColor="text1"/>
          <w:sz w:val="24"/>
          <w:szCs w:val="24"/>
        </w:rPr>
        <w:t>Global Change Biology</w:t>
      </w:r>
      <w:r w:rsidRPr="00C93F4D">
        <w:rPr>
          <w:rFonts w:ascii="Times New Roman" w:hAnsi="Times New Roman"/>
          <w:color w:val="000000" w:themeColor="text1"/>
          <w:sz w:val="24"/>
          <w:szCs w:val="24"/>
        </w:rPr>
        <w:t>, 16(8) pp.2145-2157.</w:t>
      </w:r>
    </w:p>
    <w:p w14:paraId="6D2D7975" w14:textId="211BCE53"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lang w:val="en-US"/>
        </w:rPr>
        <w:t xml:space="preserve">Réveillac É, Robinet T, Rabenevanana MW, Valade P and Feunteun É. 2009. </w:t>
      </w:r>
      <w:r w:rsidRPr="00C93F4D">
        <w:rPr>
          <w:rFonts w:ascii="Times New Roman" w:hAnsi="Times New Roman"/>
          <w:color w:val="000000" w:themeColor="text1"/>
          <w:sz w:val="24"/>
          <w:szCs w:val="24"/>
        </w:rPr>
        <w:t xml:space="preserve">Clues to the location of the spawning area and larval migration characteristics of </w:t>
      </w:r>
      <w:r w:rsidRPr="00C93F4D">
        <w:rPr>
          <w:rFonts w:ascii="Times New Roman" w:hAnsi="Times New Roman"/>
          <w:i/>
          <w:iCs/>
          <w:color w:val="000000" w:themeColor="text1"/>
          <w:sz w:val="24"/>
          <w:szCs w:val="24"/>
        </w:rPr>
        <w:t>Anguill</w:t>
      </w:r>
      <w:r w:rsidR="003570C6" w:rsidRPr="003570C6">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as inferred from otolith microstructural analyses. </w:t>
      </w:r>
      <w:r w:rsidRPr="00C93F4D">
        <w:rPr>
          <w:rFonts w:ascii="Times New Roman" w:hAnsi="Times New Roman"/>
          <w:i/>
          <w:iCs/>
          <w:color w:val="000000" w:themeColor="text1"/>
          <w:sz w:val="24"/>
          <w:szCs w:val="24"/>
        </w:rPr>
        <w:t>Journal of Fish Biology</w:t>
      </w:r>
      <w:r w:rsidRPr="00C93F4D">
        <w:rPr>
          <w:rFonts w:ascii="Times New Roman" w:hAnsi="Times New Roman"/>
          <w:color w:val="000000" w:themeColor="text1"/>
          <w:sz w:val="24"/>
          <w:szCs w:val="24"/>
        </w:rPr>
        <w:t xml:space="preserve"> 74, 1866–1877.</w:t>
      </w:r>
    </w:p>
    <w:p w14:paraId="049965E2" w14:textId="77777777" w:rsidR="009E6809" w:rsidRPr="00C93F4D" w:rsidRDefault="009E6809" w:rsidP="00F2370D">
      <w:pPr>
        <w:spacing w:before="100" w:beforeAutospacing="1" w:after="100" w:afterAutospacing="1" w:line="480" w:lineRule="auto"/>
        <w:ind w:left="720" w:hanging="720"/>
        <w:jc w:val="both"/>
        <w:rPr>
          <w:rFonts w:ascii="Times New Roman" w:hAnsi="Times New Roman"/>
          <w:color w:val="000000" w:themeColor="text1"/>
          <w:sz w:val="24"/>
          <w:szCs w:val="24"/>
        </w:rPr>
      </w:pPr>
      <w:bookmarkStart w:id="2201" w:name="_Hlk141866886"/>
      <w:r w:rsidRPr="00C93F4D">
        <w:rPr>
          <w:rFonts w:ascii="Times New Roman" w:hAnsi="Times New Roman"/>
          <w:color w:val="000000" w:themeColor="text1"/>
          <w:sz w:val="24"/>
          <w:szCs w:val="24"/>
          <w:shd w:val="clear" w:color="auto" w:fill="FFFFFF"/>
        </w:rPr>
        <w:t>Robertson</w:t>
      </w:r>
      <w:bookmarkEnd w:id="2201"/>
      <w:r w:rsidRPr="00C93F4D">
        <w:rPr>
          <w:rFonts w:ascii="Times New Roman" w:hAnsi="Times New Roman"/>
          <w:color w:val="000000" w:themeColor="text1"/>
          <w:sz w:val="24"/>
          <w:szCs w:val="24"/>
          <w:shd w:val="clear" w:color="auto" w:fill="FFFFFF"/>
        </w:rPr>
        <w:t xml:space="preserve"> AI</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&amp; Duke NC. 1987. Mangroves as nursery sites: comparisons of the abundance and species composition of fish and crustaceans in mangroves and other nearshore habitats in tropical Australia. </w:t>
      </w:r>
      <w:r w:rsidRPr="00C93F4D">
        <w:rPr>
          <w:rFonts w:ascii="Times New Roman" w:hAnsi="Times New Roman"/>
          <w:i/>
          <w:iCs/>
          <w:color w:val="000000" w:themeColor="text1"/>
          <w:sz w:val="24"/>
          <w:szCs w:val="24"/>
          <w:shd w:val="clear" w:color="auto" w:fill="FFFFFF"/>
        </w:rPr>
        <w:t>Marine Biology</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96</w:t>
      </w:r>
      <w:r w:rsidRPr="00C93F4D">
        <w:rPr>
          <w:rFonts w:ascii="Times New Roman" w:hAnsi="Times New Roman"/>
          <w:color w:val="000000" w:themeColor="text1"/>
          <w:sz w:val="24"/>
          <w:szCs w:val="24"/>
          <w:shd w:val="clear" w:color="auto" w:fill="FFFFFF"/>
        </w:rPr>
        <w:t>(2), 193-205.</w:t>
      </w:r>
    </w:p>
    <w:p w14:paraId="0BE643A1" w14:textId="58E9F3AE"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shd w:val="clear" w:color="auto" w:fill="FFFFFF"/>
        </w:rPr>
        <w:t xml:space="preserve">Robinet T and Feunteun E. 2002. First observations of short-finned </w:t>
      </w:r>
      <w:r w:rsidRPr="00C93F4D">
        <w:rPr>
          <w:rFonts w:ascii="Times New Roman" w:hAnsi="Times New Roman"/>
          <w:i/>
          <w:iCs/>
          <w:color w:val="000000" w:themeColor="text1"/>
          <w:sz w:val="24"/>
          <w:szCs w:val="24"/>
          <w:shd w:val="clear" w:color="auto" w:fill="FFFFFF"/>
        </w:rPr>
        <w:t>Anguilla bicolor bicolor</w:t>
      </w:r>
      <w:r w:rsidRPr="00C93F4D">
        <w:rPr>
          <w:rFonts w:ascii="Times New Roman" w:hAnsi="Times New Roman"/>
          <w:color w:val="000000" w:themeColor="text1"/>
          <w:sz w:val="24"/>
          <w:szCs w:val="24"/>
          <w:shd w:val="clear" w:color="auto" w:fill="FFFFFF"/>
        </w:rPr>
        <w:t xml:space="preserve"> and long-finned </w:t>
      </w:r>
      <w:r w:rsidRPr="00C93F4D">
        <w:rPr>
          <w:rFonts w:ascii="Times New Roman" w:hAnsi="Times New Roman"/>
          <w:i/>
          <w:iCs/>
          <w:color w:val="000000" w:themeColor="text1"/>
          <w:sz w:val="24"/>
          <w:szCs w:val="24"/>
          <w:shd w:val="clear" w:color="auto" w:fill="FFFFFF"/>
        </w:rPr>
        <w:t>Anguill</w:t>
      </w:r>
      <w:r w:rsidR="003570C6" w:rsidRPr="003570C6">
        <w:rPr>
          <w:rFonts w:ascii="Times New Roman" w:hAnsi="Times New Roman"/>
          <w:i/>
          <w:iCs/>
          <w:color w:val="000000" w:themeColor="text1"/>
          <w:sz w:val="24"/>
          <w:szCs w:val="24"/>
          <w:shd w:val="clear" w:color="auto" w:fill="FFFFFF"/>
        </w:rPr>
        <w:t>A marmorata</w:t>
      </w:r>
      <w:r w:rsidRPr="00C93F4D">
        <w:rPr>
          <w:rFonts w:ascii="Times New Roman" w:hAnsi="Times New Roman"/>
          <w:color w:val="000000" w:themeColor="text1"/>
          <w:sz w:val="24"/>
          <w:szCs w:val="24"/>
          <w:shd w:val="clear" w:color="auto" w:fill="FFFFFF"/>
        </w:rPr>
        <w:t xml:space="preserve"> silver eels in the Reunion island. </w:t>
      </w:r>
      <w:r w:rsidRPr="00C93F4D">
        <w:rPr>
          <w:rFonts w:ascii="Times New Roman" w:hAnsi="Times New Roman"/>
          <w:i/>
          <w:iCs/>
          <w:color w:val="000000" w:themeColor="text1"/>
          <w:sz w:val="24"/>
          <w:szCs w:val="24"/>
          <w:shd w:val="clear" w:color="auto" w:fill="FFFFFF"/>
          <w:lang w:val="fr-FR"/>
        </w:rPr>
        <w:t>Bulletin Français de La Pêche et de La Pisciculture</w:t>
      </w:r>
      <w:r w:rsidRPr="00C93F4D">
        <w:rPr>
          <w:rFonts w:ascii="Times New Roman" w:hAnsi="Times New Roman"/>
          <w:color w:val="000000" w:themeColor="text1"/>
          <w:sz w:val="24"/>
          <w:szCs w:val="24"/>
          <w:shd w:val="clear" w:color="auto" w:fill="FFFFFF"/>
          <w:lang w:val="fr-FR"/>
        </w:rPr>
        <w:t xml:space="preserve"> 364, 87–95</w:t>
      </w:r>
      <w:r w:rsidRPr="00C93F4D">
        <w:rPr>
          <w:rFonts w:ascii="Times New Roman" w:hAnsi="Times New Roman"/>
          <w:color w:val="000000" w:themeColor="text1"/>
          <w:sz w:val="24"/>
          <w:szCs w:val="24"/>
          <w:lang w:val="fr-FR"/>
        </w:rPr>
        <w:t>.</w:t>
      </w:r>
    </w:p>
    <w:p w14:paraId="1BBD37A1" w14:textId="15801C80"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lang w:val="fr-FR"/>
        </w:rPr>
        <w:t xml:space="preserve">Robinet T, Feunteun E, Keith P, Marquet G, Olivier JM, Réveillac E and Valade P. 2007. </w:t>
      </w:r>
      <w:r w:rsidRPr="00C93F4D">
        <w:rPr>
          <w:rFonts w:ascii="Times New Roman" w:hAnsi="Times New Roman"/>
          <w:color w:val="000000" w:themeColor="text1"/>
          <w:sz w:val="24"/>
          <w:szCs w:val="24"/>
          <w:shd w:val="clear" w:color="auto" w:fill="FFFFFF"/>
        </w:rPr>
        <w:t xml:space="preserve">Eel community structure, fluvial recruitment of </w:t>
      </w:r>
      <w:r w:rsidRPr="00C93F4D">
        <w:rPr>
          <w:rFonts w:ascii="Times New Roman" w:hAnsi="Times New Roman"/>
          <w:i/>
          <w:iCs/>
          <w:color w:val="000000" w:themeColor="text1"/>
          <w:sz w:val="24"/>
          <w:szCs w:val="24"/>
          <w:shd w:val="clear" w:color="auto" w:fill="FFFFFF"/>
        </w:rPr>
        <w:t>Anguill</w:t>
      </w:r>
      <w:r w:rsidR="003570C6" w:rsidRPr="003570C6">
        <w:rPr>
          <w:rFonts w:ascii="Times New Roman" w:hAnsi="Times New Roman"/>
          <w:i/>
          <w:iCs/>
          <w:color w:val="000000" w:themeColor="text1"/>
          <w:sz w:val="24"/>
          <w:szCs w:val="24"/>
          <w:shd w:val="clear" w:color="auto" w:fill="FFFFFF"/>
        </w:rPr>
        <w:t>A marmorata</w:t>
      </w:r>
      <w:r w:rsidRPr="00C93F4D">
        <w:rPr>
          <w:rFonts w:ascii="Times New Roman" w:hAnsi="Times New Roman"/>
          <w:color w:val="000000" w:themeColor="text1"/>
          <w:sz w:val="24"/>
          <w:szCs w:val="24"/>
          <w:shd w:val="clear" w:color="auto" w:fill="FFFFFF"/>
        </w:rPr>
        <w:t xml:space="preserve"> and indication for a weak local production of spawners from rivers of Réunion and Mauritius islands. </w:t>
      </w:r>
      <w:r w:rsidRPr="00C93F4D">
        <w:rPr>
          <w:rFonts w:ascii="Times New Roman" w:hAnsi="Times New Roman"/>
          <w:i/>
          <w:iCs/>
          <w:color w:val="000000" w:themeColor="text1"/>
          <w:sz w:val="24"/>
          <w:szCs w:val="24"/>
          <w:shd w:val="clear" w:color="auto" w:fill="FFFFFF"/>
        </w:rPr>
        <w:t>Environmental Biology of Fishes</w:t>
      </w:r>
      <w:r w:rsidRPr="00C93F4D">
        <w:rPr>
          <w:rFonts w:ascii="Times New Roman" w:hAnsi="Times New Roman"/>
          <w:color w:val="000000" w:themeColor="text1"/>
          <w:sz w:val="24"/>
          <w:szCs w:val="24"/>
          <w:shd w:val="clear" w:color="auto" w:fill="FFFFFF"/>
        </w:rPr>
        <w:t xml:space="preserve"> 78(2), 93–105.</w:t>
      </w:r>
    </w:p>
    <w:p w14:paraId="450BE18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Robinet T, Lecomte-Finiger R</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Escoubeyrou K and Feunteun, E. 2003. Tropical eels </w:t>
      </w:r>
      <w:r w:rsidRPr="00C93F4D">
        <w:rPr>
          <w:rFonts w:ascii="Times New Roman" w:hAnsi="Times New Roman"/>
          <w:i/>
          <w:color w:val="000000" w:themeColor="text1"/>
          <w:sz w:val="24"/>
          <w:szCs w:val="24"/>
        </w:rPr>
        <w:t>Anguilla</w:t>
      </w:r>
      <w:r w:rsidRPr="00C93F4D">
        <w:rPr>
          <w:rFonts w:ascii="Times New Roman" w:hAnsi="Times New Roman"/>
          <w:color w:val="000000" w:themeColor="text1"/>
          <w:sz w:val="24"/>
          <w:szCs w:val="24"/>
        </w:rPr>
        <w:t xml:space="preserve"> spp. recruiting to Réunion Island in the Indian Ocean: taxonomy, patterns of recruitment and early life histories. </w:t>
      </w:r>
      <w:r w:rsidRPr="00C93F4D">
        <w:rPr>
          <w:rFonts w:ascii="Times New Roman" w:hAnsi="Times New Roman"/>
          <w:i/>
          <w:iCs/>
          <w:color w:val="000000" w:themeColor="text1"/>
          <w:sz w:val="24"/>
          <w:szCs w:val="24"/>
        </w:rPr>
        <w:t>Marine Ecology Progress Series</w:t>
      </w:r>
      <w:r w:rsidRPr="00C93F4D">
        <w:rPr>
          <w:rFonts w:ascii="Times New Roman" w:hAnsi="Times New Roman"/>
          <w:color w:val="000000" w:themeColor="text1"/>
          <w:sz w:val="24"/>
          <w:szCs w:val="24"/>
        </w:rPr>
        <w:t xml:space="preserve"> 259, 263–272.</w:t>
      </w:r>
    </w:p>
    <w:p w14:paraId="73D88B5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02" w:name="_Hlk141867068"/>
      <w:r w:rsidRPr="00C93F4D">
        <w:rPr>
          <w:rFonts w:ascii="Times New Roman" w:hAnsi="Times New Roman"/>
          <w:color w:val="000000" w:themeColor="text1"/>
          <w:sz w:val="24"/>
          <w:szCs w:val="24"/>
        </w:rPr>
        <w:t>Robinet</w:t>
      </w:r>
      <w:bookmarkEnd w:id="2202"/>
      <w:r w:rsidRPr="00C93F4D">
        <w:rPr>
          <w:rFonts w:ascii="Times New Roman" w:hAnsi="Times New Roman"/>
          <w:color w:val="000000" w:themeColor="text1"/>
          <w:sz w:val="24"/>
          <w:szCs w:val="24"/>
        </w:rPr>
        <w:t xml:space="preserve"> T, Réveillac E, Kuroki M, Aoyama J, Tsukamoto K, Rabenevanana MW, Valade P, Gagnaire PA, Berrebi P and Feunteun E. 2008. New clues for freshwater eels (</w:t>
      </w:r>
      <w:r w:rsidRPr="00C93F4D">
        <w:rPr>
          <w:rFonts w:ascii="Times New Roman" w:hAnsi="Times New Roman"/>
          <w:i/>
          <w:iCs/>
          <w:color w:val="000000" w:themeColor="text1"/>
          <w:sz w:val="24"/>
          <w:szCs w:val="24"/>
        </w:rPr>
        <w:t xml:space="preserve">Anguilla </w:t>
      </w:r>
      <w:r w:rsidRPr="00C93F4D">
        <w:rPr>
          <w:rFonts w:ascii="Times New Roman" w:hAnsi="Times New Roman"/>
          <w:color w:val="000000" w:themeColor="text1"/>
          <w:sz w:val="24"/>
          <w:szCs w:val="24"/>
        </w:rPr>
        <w:t xml:space="preserve">spp.) migration routes to eastern Madagascar and surrounding islands. </w:t>
      </w:r>
      <w:r w:rsidRPr="00C93F4D">
        <w:rPr>
          <w:rFonts w:ascii="Times New Roman" w:hAnsi="Times New Roman"/>
          <w:i/>
          <w:iCs/>
          <w:color w:val="000000" w:themeColor="text1"/>
          <w:sz w:val="24"/>
          <w:szCs w:val="24"/>
        </w:rPr>
        <w:t>Marine Biology</w:t>
      </w:r>
      <w:r w:rsidRPr="00C93F4D">
        <w:rPr>
          <w:rFonts w:ascii="Times New Roman" w:hAnsi="Times New Roman"/>
          <w:color w:val="000000" w:themeColor="text1"/>
          <w:sz w:val="24"/>
          <w:szCs w:val="24"/>
        </w:rPr>
        <w:t xml:space="preserve"> 154:453–463.</w:t>
      </w:r>
    </w:p>
    <w:p w14:paraId="5565FCB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Schabetsberger R, Miller MJ, Olmo GD, Kaiser R, Økland F, Watanabe S, Aarestrup K and Tsukamoto K. 2016. Hydrographic features of anguillid spawning areas: potential signposts for migrating eels. </w:t>
      </w:r>
      <w:r w:rsidRPr="00C93F4D">
        <w:rPr>
          <w:rFonts w:ascii="Times New Roman" w:hAnsi="Times New Roman"/>
          <w:i/>
          <w:iCs/>
          <w:color w:val="000000" w:themeColor="text1"/>
          <w:sz w:val="24"/>
          <w:szCs w:val="24"/>
        </w:rPr>
        <w:t>Marine Ecology Progress Series</w:t>
      </w:r>
      <w:r w:rsidRPr="00C93F4D">
        <w:rPr>
          <w:rFonts w:ascii="Times New Roman" w:hAnsi="Times New Roman"/>
          <w:color w:val="000000" w:themeColor="text1"/>
          <w:sz w:val="24"/>
          <w:szCs w:val="24"/>
        </w:rPr>
        <w:t>, 554, pp.141-155.</w:t>
      </w:r>
    </w:p>
    <w:p w14:paraId="449BF0C9"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203" w:name="_Hlk141867194"/>
      <w:r w:rsidRPr="00C93F4D">
        <w:rPr>
          <w:rFonts w:ascii="Times New Roman" w:hAnsi="Times New Roman"/>
          <w:color w:val="000000" w:themeColor="text1"/>
          <w:sz w:val="24"/>
          <w:szCs w:val="24"/>
          <w:shd w:val="clear" w:color="auto" w:fill="FFFFFF"/>
        </w:rPr>
        <w:t>Selleslagh</w:t>
      </w:r>
      <w:bookmarkEnd w:id="2203"/>
      <w:r w:rsidRPr="00C93F4D">
        <w:rPr>
          <w:rFonts w:ascii="Times New Roman" w:hAnsi="Times New Roman"/>
          <w:color w:val="000000" w:themeColor="text1"/>
          <w:sz w:val="24"/>
          <w:szCs w:val="24"/>
          <w:shd w:val="clear" w:color="auto" w:fill="FFFFFF"/>
        </w:rPr>
        <w:t xml:space="preserve"> J. and Amara R. 2008. Environmental factors structuring fish composition and assemblages in a small macrotidal estuary (eastern English Channel). </w:t>
      </w:r>
      <w:r w:rsidRPr="00C93F4D">
        <w:rPr>
          <w:rFonts w:ascii="Times New Roman" w:hAnsi="Times New Roman"/>
          <w:i/>
          <w:iCs/>
          <w:color w:val="000000" w:themeColor="text1"/>
          <w:sz w:val="24"/>
          <w:szCs w:val="24"/>
          <w:shd w:val="clear" w:color="auto" w:fill="FFFFFF"/>
        </w:rPr>
        <w:t>Estuarine, Coastal and Shelf Science</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79</w:t>
      </w:r>
      <w:r w:rsidRPr="00C93F4D">
        <w:rPr>
          <w:rFonts w:ascii="Times New Roman" w:hAnsi="Times New Roman"/>
          <w:color w:val="000000" w:themeColor="text1"/>
          <w:sz w:val="24"/>
          <w:szCs w:val="24"/>
          <w:shd w:val="clear" w:color="auto" w:fill="FFFFFF"/>
        </w:rPr>
        <w:t>(3), 507-517.</w:t>
      </w:r>
    </w:p>
    <w:p w14:paraId="2D712AB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04" w:name="_Hlk141867324"/>
      <w:r w:rsidRPr="00C93F4D">
        <w:rPr>
          <w:rFonts w:ascii="Times New Roman" w:hAnsi="Times New Roman"/>
          <w:color w:val="000000" w:themeColor="text1"/>
          <w:sz w:val="24"/>
          <w:szCs w:val="24"/>
        </w:rPr>
        <w:t>Shirotori</w:t>
      </w:r>
      <w:bookmarkEnd w:id="2204"/>
      <w:r w:rsidRPr="00C93F4D">
        <w:rPr>
          <w:rFonts w:ascii="Times New Roman" w:hAnsi="Times New Roman"/>
          <w:color w:val="000000" w:themeColor="text1"/>
          <w:sz w:val="24"/>
          <w:szCs w:val="24"/>
        </w:rPr>
        <w:t xml:space="preserve"> F, Ishikawa T, Tanaka C, Aoyama J, Shinoda A, Yambot AV and Yoshinaga T. 2016. Species composition of anguillid glass eels recruited at southern Mindanao Island, the Philippines. </w:t>
      </w:r>
      <w:r w:rsidRPr="00C93F4D">
        <w:rPr>
          <w:rFonts w:ascii="Times New Roman" w:hAnsi="Times New Roman"/>
          <w:i/>
          <w:iCs/>
          <w:color w:val="000000" w:themeColor="text1"/>
          <w:sz w:val="24"/>
          <w:szCs w:val="24"/>
        </w:rPr>
        <w:t>Fisheries science</w:t>
      </w:r>
      <w:r w:rsidRPr="00C93F4D">
        <w:rPr>
          <w:rFonts w:ascii="Times New Roman" w:hAnsi="Times New Roman"/>
          <w:color w:val="000000" w:themeColor="text1"/>
          <w:sz w:val="24"/>
          <w:szCs w:val="24"/>
        </w:rPr>
        <w:t> 82(6), pp.915-922.</w:t>
      </w:r>
    </w:p>
    <w:p w14:paraId="69812E5C"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 xml:space="preserve">Silberschneider V, Pease BC and Booth DJ. 2001. A novel artificial habitat collection device for studying resettlement patterns in anguillid glass eels. </w:t>
      </w:r>
      <w:r w:rsidRPr="00C93F4D">
        <w:rPr>
          <w:rFonts w:ascii="Times New Roman" w:hAnsi="Times New Roman"/>
          <w:i/>
          <w:iCs/>
          <w:color w:val="000000" w:themeColor="text1"/>
          <w:sz w:val="24"/>
          <w:szCs w:val="24"/>
        </w:rPr>
        <w:t>Journal of Fish Biology</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58(5)</w:t>
      </w:r>
      <w:r w:rsidRPr="00C93F4D">
        <w:rPr>
          <w:rFonts w:ascii="Times New Roman" w:hAnsi="Times New Roman"/>
          <w:color w:val="000000" w:themeColor="text1"/>
          <w:sz w:val="24"/>
          <w:szCs w:val="24"/>
        </w:rPr>
        <w:t>:1359-70.</w:t>
      </w:r>
    </w:p>
    <w:p w14:paraId="1BDC64E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Strubberg A. 1913. The metamorphosis of elvers as inﬂuenced by outward conditions. </w:t>
      </w:r>
      <w:r w:rsidRPr="00C93F4D">
        <w:rPr>
          <w:rFonts w:ascii="Times New Roman" w:hAnsi="Times New Roman"/>
          <w:i/>
          <w:iCs/>
          <w:color w:val="000000" w:themeColor="text1"/>
          <w:sz w:val="24"/>
          <w:szCs w:val="24"/>
        </w:rPr>
        <w:t>Meddelelser fra Kommissionen for Havunders¯gelser Serie: Fiskeri</w:t>
      </w:r>
      <w:r w:rsidRPr="00C93F4D">
        <w:rPr>
          <w:rFonts w:ascii="Times New Roman" w:hAnsi="Times New Roman"/>
          <w:color w:val="000000" w:themeColor="text1"/>
          <w:sz w:val="24"/>
          <w:szCs w:val="24"/>
        </w:rPr>
        <w:t xml:space="preserve"> 4: 1–11.</w:t>
      </w:r>
    </w:p>
    <w:p w14:paraId="7116BCF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Sugeha HY, Arai T, Miller MJ, Limbong D and Tsukamoto K. 2001. Inshore migration of the tropical 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xml:space="preserve">. recruiting to the Poigar River estuary on north Sulawesi Island. Marine </w:t>
      </w:r>
      <w:r w:rsidRPr="00C93F4D">
        <w:rPr>
          <w:rFonts w:ascii="Times New Roman" w:hAnsi="Times New Roman"/>
          <w:i/>
          <w:iCs/>
          <w:color w:val="000000" w:themeColor="text1"/>
          <w:sz w:val="24"/>
          <w:szCs w:val="24"/>
          <w:shd w:val="clear" w:color="auto" w:fill="FFFFFF"/>
        </w:rPr>
        <w:t>Ecology Progress Series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221</w:t>
      </w:r>
      <w:r w:rsidRPr="00C93F4D">
        <w:rPr>
          <w:rFonts w:ascii="Times New Roman" w:hAnsi="Times New Roman"/>
          <w:color w:val="000000" w:themeColor="text1"/>
          <w:sz w:val="24"/>
          <w:szCs w:val="24"/>
          <w:shd w:val="clear" w:color="auto" w:fill="FFFFFF"/>
        </w:rPr>
        <w:t>:233-43.</w:t>
      </w:r>
    </w:p>
    <w:p w14:paraId="105C3689" w14:textId="77777777" w:rsidR="009E6809" w:rsidRPr="00C93F4D" w:rsidRDefault="009E6809" w:rsidP="009E6809">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222222"/>
          <w:sz w:val="24"/>
          <w:szCs w:val="24"/>
          <w:shd w:val="clear" w:color="auto" w:fill="FFFFFF"/>
        </w:rPr>
        <w:t>Tatsukawa K.</w:t>
      </w:r>
      <w:r w:rsidRPr="00C93F4D">
        <w:rPr>
          <w:rFonts w:ascii="Times New Roman" w:hAnsi="Times New Roman"/>
          <w:color w:val="222222"/>
          <w:shd w:val="clear" w:color="auto" w:fill="FFFFFF"/>
        </w:rPr>
        <w:t xml:space="preserve"> 2003.</w:t>
      </w:r>
      <w:r w:rsidRPr="00C93F4D">
        <w:rPr>
          <w:rFonts w:ascii="Times New Roman" w:hAnsi="Times New Roman"/>
          <w:color w:val="222222"/>
          <w:sz w:val="24"/>
          <w:szCs w:val="24"/>
          <w:shd w:val="clear" w:color="auto" w:fill="FFFFFF"/>
        </w:rPr>
        <w:t xml:space="preserve"> Eel resources in east Asia. </w:t>
      </w:r>
      <w:r w:rsidRPr="00C93F4D">
        <w:rPr>
          <w:rFonts w:ascii="Times New Roman" w:hAnsi="Times New Roman"/>
          <w:i/>
          <w:iCs/>
          <w:color w:val="222222"/>
          <w:sz w:val="24"/>
          <w:szCs w:val="24"/>
          <w:shd w:val="clear" w:color="auto" w:fill="FFFFFF"/>
        </w:rPr>
        <w:t>In</w:t>
      </w:r>
      <w:r w:rsidRPr="00C93F4D">
        <w:rPr>
          <w:rFonts w:ascii="Times New Roman" w:hAnsi="Times New Roman"/>
          <w:i/>
          <w:iCs/>
          <w:color w:val="222222"/>
          <w:shd w:val="clear" w:color="auto" w:fill="FFFFFF"/>
        </w:rPr>
        <w:t xml:space="preserve"> </w:t>
      </w:r>
      <w:r w:rsidRPr="00C93F4D">
        <w:rPr>
          <w:rFonts w:ascii="Times New Roman" w:hAnsi="Times New Roman"/>
          <w:i/>
          <w:iCs/>
          <w:color w:val="222222"/>
          <w:sz w:val="24"/>
          <w:szCs w:val="24"/>
          <w:shd w:val="clear" w:color="auto" w:fill="FFFFFF"/>
        </w:rPr>
        <w:t>Eel biology</w:t>
      </w:r>
      <w:r w:rsidRPr="00C93F4D">
        <w:rPr>
          <w:rFonts w:ascii="Times New Roman" w:hAnsi="Times New Roman"/>
          <w:color w:val="222222"/>
          <w:sz w:val="24"/>
          <w:szCs w:val="24"/>
          <w:shd w:val="clear" w:color="auto" w:fill="FFFFFF"/>
        </w:rPr>
        <w:t xml:space="preserve"> (pp. 293-298). </w:t>
      </w:r>
      <w:r w:rsidRPr="00C93F4D">
        <w:rPr>
          <w:rFonts w:ascii="Times New Roman" w:hAnsi="Times New Roman"/>
          <w:i/>
          <w:iCs/>
          <w:color w:val="222222"/>
          <w:sz w:val="24"/>
          <w:szCs w:val="24"/>
          <w:shd w:val="clear" w:color="auto" w:fill="FFFFFF"/>
        </w:rPr>
        <w:t>Tokyo: Springer Japan</w:t>
      </w:r>
      <w:r w:rsidRPr="00C93F4D">
        <w:rPr>
          <w:rFonts w:ascii="Times New Roman" w:hAnsi="Times New Roman"/>
          <w:color w:val="222222"/>
          <w:sz w:val="24"/>
          <w:szCs w:val="24"/>
          <w:shd w:val="clear" w:color="auto" w:fill="FFFFFF"/>
        </w:rPr>
        <w:t>.</w:t>
      </w:r>
    </w:p>
    <w:p w14:paraId="3CA4E157"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Tesch FW. 2003. The eel. </w:t>
      </w:r>
      <w:r w:rsidRPr="00C93F4D">
        <w:rPr>
          <w:rFonts w:ascii="Times New Roman" w:hAnsi="Times New Roman"/>
          <w:i/>
          <w:iCs/>
          <w:color w:val="000000" w:themeColor="text1"/>
          <w:sz w:val="24"/>
          <w:szCs w:val="24"/>
          <w:shd w:val="clear" w:color="auto" w:fill="FFFFFF"/>
        </w:rPr>
        <w:t>Biology and management of anguillid eels. Chapman and Hall, London.</w:t>
      </w:r>
    </w:p>
    <w:p w14:paraId="1C658998" w14:textId="77777777" w:rsidR="009E6809" w:rsidRPr="00C93F4D" w:rsidRDefault="009E6809" w:rsidP="007122EE">
      <w:pPr>
        <w:pStyle w:val="Bibliography"/>
        <w:spacing w:line="480" w:lineRule="auto"/>
        <w:ind w:left="720" w:hanging="720"/>
        <w:jc w:val="both"/>
        <w:rPr>
          <w:rFonts w:ascii="Times New Roman" w:hAnsi="Times New Roman"/>
          <w:color w:val="222222"/>
          <w:sz w:val="24"/>
          <w:szCs w:val="24"/>
          <w:shd w:val="clear" w:color="auto" w:fill="FFFFFF"/>
        </w:rPr>
      </w:pPr>
      <w:r w:rsidRPr="00C93F4D">
        <w:rPr>
          <w:rFonts w:ascii="Times New Roman" w:hAnsi="Times New Roman"/>
          <w:color w:val="222222"/>
          <w:sz w:val="24"/>
          <w:szCs w:val="24"/>
          <w:shd w:val="clear" w:color="auto" w:fill="FFFFFF"/>
        </w:rPr>
        <w:t xml:space="preserve">Tornwall B, Sokol E, Skelton J and Brown BL. 2015. Trends in stream biodiversity research since the river continuum concept. </w:t>
      </w:r>
      <w:r w:rsidRPr="00C93F4D">
        <w:rPr>
          <w:rFonts w:ascii="Times New Roman" w:hAnsi="Times New Roman"/>
          <w:i/>
          <w:iCs/>
          <w:color w:val="222222"/>
          <w:sz w:val="24"/>
          <w:szCs w:val="24"/>
          <w:shd w:val="clear" w:color="auto" w:fill="FFFFFF"/>
        </w:rPr>
        <w:t>Diversity 7(1):</w:t>
      </w:r>
      <w:r w:rsidRPr="00C93F4D">
        <w:rPr>
          <w:rFonts w:ascii="Times New Roman" w:hAnsi="Times New Roman"/>
          <w:color w:val="222222"/>
          <w:sz w:val="24"/>
          <w:szCs w:val="24"/>
          <w:shd w:val="clear" w:color="auto" w:fill="FFFFFF"/>
        </w:rPr>
        <w:t>16-35.</w:t>
      </w:r>
    </w:p>
    <w:p w14:paraId="7E5C4E8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05" w:name="_Hlk141867457"/>
      <w:r w:rsidRPr="00C93F4D">
        <w:rPr>
          <w:rFonts w:ascii="Times New Roman" w:hAnsi="Times New Roman"/>
          <w:color w:val="000000" w:themeColor="text1"/>
          <w:sz w:val="24"/>
          <w:szCs w:val="24"/>
        </w:rPr>
        <w:t>Trancart</w:t>
      </w:r>
      <w:bookmarkEnd w:id="2205"/>
      <w:r w:rsidRPr="00C93F4D">
        <w:rPr>
          <w:rFonts w:ascii="Times New Roman" w:hAnsi="Times New Roman"/>
          <w:color w:val="000000" w:themeColor="text1"/>
          <w:sz w:val="24"/>
          <w:szCs w:val="24"/>
        </w:rPr>
        <w:t xml:space="preserve"> T, Lambert P, Rochard E, Daverat F, Coustillas J, Roqueplo C. 2012. Alternative flood tide transport tactics in catadromous species: </w:t>
      </w:r>
      <w:r w:rsidRPr="00C93F4D">
        <w:rPr>
          <w:rFonts w:ascii="Times New Roman" w:hAnsi="Times New Roman"/>
          <w:i/>
          <w:iCs/>
          <w:color w:val="000000" w:themeColor="text1"/>
          <w:sz w:val="24"/>
          <w:szCs w:val="24"/>
        </w:rPr>
        <w:t>Anguilla anguilla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Liza ramada</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Platichthys</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flesus</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Estuarine, Coastal and Shelf Science</w:t>
      </w:r>
      <w:r w:rsidRPr="00C93F4D">
        <w:rPr>
          <w:rFonts w:ascii="Times New Roman" w:hAnsi="Times New Roman"/>
          <w:color w:val="000000" w:themeColor="text1"/>
          <w:sz w:val="24"/>
          <w:szCs w:val="24"/>
        </w:rPr>
        <w:t xml:space="preserve"> 1;99:191-8.</w:t>
      </w:r>
    </w:p>
    <w:p w14:paraId="363D87B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06" w:name="_Hlk141867564"/>
      <w:r w:rsidRPr="00C93F4D">
        <w:rPr>
          <w:rFonts w:ascii="Times New Roman" w:hAnsi="Times New Roman"/>
          <w:color w:val="000000" w:themeColor="text1"/>
          <w:sz w:val="24"/>
          <w:szCs w:val="24"/>
        </w:rPr>
        <w:t>Trivedi</w:t>
      </w:r>
      <w:bookmarkEnd w:id="2206"/>
      <w:r w:rsidRPr="00C93F4D">
        <w:rPr>
          <w:rFonts w:ascii="Times New Roman" w:hAnsi="Times New Roman"/>
          <w:color w:val="000000" w:themeColor="text1"/>
          <w:sz w:val="24"/>
          <w:szCs w:val="24"/>
        </w:rPr>
        <w:t xml:space="preserve"> S, Aloufi AA, Ansari AA, Ghosh SK. 2016. Role of barcoding in marine biodiversity assessment and conservation: an update. Saudi of biological sciences 1;23:161-71.</w:t>
      </w:r>
    </w:p>
    <w:p w14:paraId="718CDFF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Tsukamoto K and Arai T. 2001. Facultative catadromy of the eel Anguilla japonica between freshwater and seawater habitats. </w:t>
      </w:r>
      <w:r w:rsidRPr="00C93F4D">
        <w:rPr>
          <w:rFonts w:ascii="Times New Roman" w:hAnsi="Times New Roman"/>
          <w:i/>
          <w:iCs/>
          <w:color w:val="000000" w:themeColor="text1"/>
          <w:sz w:val="24"/>
          <w:szCs w:val="24"/>
          <w:shd w:val="clear" w:color="auto" w:fill="FFFFFF"/>
        </w:rPr>
        <w:t>Marine Ecology Progress Series 220</w:t>
      </w:r>
      <w:r w:rsidRPr="00C93F4D">
        <w:rPr>
          <w:rFonts w:ascii="Times New Roman" w:hAnsi="Times New Roman"/>
          <w:color w:val="000000" w:themeColor="text1"/>
          <w:sz w:val="24"/>
          <w:szCs w:val="24"/>
          <w:shd w:val="clear" w:color="auto" w:fill="FFFFFF"/>
        </w:rPr>
        <w:t>:265-76.</w:t>
      </w:r>
    </w:p>
    <w:p w14:paraId="4479923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Tsukamoto K, Aoyama J and Miller MJ. 2002. Migration, speciation, and the evolution of diadromy in anguillid eels. </w:t>
      </w:r>
      <w:r w:rsidRPr="00C93F4D">
        <w:rPr>
          <w:rFonts w:ascii="Times New Roman" w:hAnsi="Times New Roman"/>
          <w:i/>
          <w:iCs/>
          <w:color w:val="000000" w:themeColor="text1"/>
          <w:sz w:val="24"/>
          <w:szCs w:val="24"/>
          <w:shd w:val="clear" w:color="auto" w:fill="FFFFFF"/>
        </w:rPr>
        <w:t>Canadian Journal of Fisheries and Aquatic Sciences</w:t>
      </w:r>
      <w:r w:rsidRPr="00C93F4D">
        <w:rPr>
          <w:rFonts w:ascii="Times New Roman" w:hAnsi="Times New Roman"/>
          <w:color w:val="000000" w:themeColor="text1"/>
          <w:sz w:val="24"/>
          <w:szCs w:val="24"/>
          <w:shd w:val="clear" w:color="auto" w:fill="FFFFFF"/>
        </w:rPr>
        <w:t xml:space="preserve"> 59(12):1989-98.</w:t>
      </w:r>
    </w:p>
    <w:p w14:paraId="06EB803C" w14:textId="77777777" w:rsidR="009E6809" w:rsidRPr="00C93F4D" w:rsidRDefault="009E6809" w:rsidP="009E6809">
      <w:pPr>
        <w:spacing w:line="480" w:lineRule="auto"/>
        <w:ind w:left="720" w:hanging="720"/>
        <w:jc w:val="both"/>
        <w:rPr>
          <w:rFonts w:ascii="Times New Roman" w:hAnsi="Times New Roman"/>
          <w:i/>
          <w:iCs/>
          <w:color w:val="222222"/>
          <w:sz w:val="24"/>
          <w:szCs w:val="24"/>
          <w:shd w:val="clear" w:color="auto" w:fill="FFFFFF"/>
        </w:rPr>
      </w:pPr>
      <w:r w:rsidRPr="00C93F4D">
        <w:rPr>
          <w:rFonts w:ascii="Times New Roman" w:hAnsi="Times New Roman"/>
          <w:color w:val="222222"/>
          <w:sz w:val="24"/>
          <w:szCs w:val="24"/>
          <w:shd w:val="clear" w:color="auto" w:fill="FFFFFF"/>
        </w:rPr>
        <w:t xml:space="preserve">Tsukamoto KA, Aoyama J and Miller MJ. 2009. Present status of the Japanese eel: resources and recent research. </w:t>
      </w:r>
      <w:r w:rsidRPr="00C93F4D">
        <w:rPr>
          <w:rFonts w:ascii="Times New Roman" w:hAnsi="Times New Roman"/>
          <w:i/>
          <w:iCs/>
          <w:color w:val="222222"/>
          <w:sz w:val="24"/>
          <w:szCs w:val="24"/>
          <w:shd w:val="clear" w:color="auto" w:fill="FFFFFF"/>
        </w:rPr>
        <w:t>InEels at the edge: American Fisheries Society, symposium Vol. 58, pp. 21-35). Bethesda, MD: American Fisheries Society.</w:t>
      </w:r>
    </w:p>
    <w:p w14:paraId="13A3240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Van Someren VD and Whitehed PJ. 1959. Records of young eels in Kenya rivers. Nature 183; pp950-950.</w:t>
      </w:r>
    </w:p>
    <w:p w14:paraId="74A952F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207" w:name="_Hlk141867649"/>
      <w:r w:rsidRPr="00C93F4D">
        <w:rPr>
          <w:rFonts w:ascii="Times New Roman" w:hAnsi="Times New Roman"/>
          <w:color w:val="000000" w:themeColor="text1"/>
          <w:sz w:val="24"/>
          <w:szCs w:val="24"/>
        </w:rPr>
        <w:t>Wang</w:t>
      </w:r>
      <w:bookmarkEnd w:id="2207"/>
      <w:r w:rsidRPr="00C93F4D">
        <w:rPr>
          <w:rFonts w:ascii="Times New Roman" w:hAnsi="Times New Roman"/>
          <w:color w:val="000000" w:themeColor="text1"/>
          <w:sz w:val="24"/>
          <w:szCs w:val="24"/>
        </w:rPr>
        <w:t xml:space="preserve"> L, Wu Z, Liu M, Liu W, Zhao W, Liu H and You F. 2018. DNA barcoding of marine fish species from Rongcheng Bay, China. </w:t>
      </w:r>
      <w:r w:rsidRPr="00C93F4D">
        <w:rPr>
          <w:rFonts w:ascii="Times New Roman" w:hAnsi="Times New Roman"/>
          <w:i/>
          <w:iCs/>
          <w:color w:val="000000" w:themeColor="text1"/>
          <w:sz w:val="24"/>
          <w:szCs w:val="24"/>
        </w:rPr>
        <w:t>PeerJ</w:t>
      </w:r>
      <w:r w:rsidRPr="00C93F4D">
        <w:rPr>
          <w:rFonts w:ascii="Times New Roman" w:hAnsi="Times New Roman"/>
          <w:color w:val="000000" w:themeColor="text1"/>
          <w:sz w:val="24"/>
          <w:szCs w:val="24"/>
        </w:rPr>
        <w:t>, 6 p.e5013</w:t>
      </w:r>
      <w:r w:rsidRPr="00C93F4D">
        <w:rPr>
          <w:rFonts w:ascii="Times New Roman" w:hAnsi="Times New Roman"/>
          <w:color w:val="000000" w:themeColor="text1"/>
          <w:sz w:val="24"/>
          <w:szCs w:val="24"/>
          <w:shd w:val="clear" w:color="auto" w:fill="FFFFFF"/>
        </w:rPr>
        <w:t>.</w:t>
      </w:r>
    </w:p>
    <w:p w14:paraId="1EE1B431" w14:textId="689C8D8D"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Wasserman RJ, Pereira-da-Conceicoa LL, Strydom NA, Weyl OL. 2012. Diet of </w:t>
      </w:r>
      <w:r w:rsidRPr="00C93F4D">
        <w:rPr>
          <w:rFonts w:ascii="Times New Roman" w:hAnsi="Times New Roman"/>
          <w:i/>
          <w:iCs/>
          <w:color w:val="000000" w:themeColor="text1"/>
          <w:sz w:val="24"/>
          <w:szCs w:val="24"/>
          <w:shd w:val="clear" w:color="auto" w:fill="FFFFFF"/>
        </w:rPr>
        <w:t>Anguill</w:t>
      </w:r>
      <w:r w:rsidR="003570C6" w:rsidRPr="003570C6">
        <w:rPr>
          <w:rFonts w:ascii="Times New Roman" w:hAnsi="Times New Roman"/>
          <w:i/>
          <w:iCs/>
          <w:color w:val="000000" w:themeColor="text1"/>
          <w:sz w:val="24"/>
          <w:szCs w:val="24"/>
          <w:shd w:val="clear" w:color="auto" w:fill="FFFFFF"/>
        </w:rPr>
        <w:t>A mossambica</w:t>
      </w:r>
      <w:r w:rsidRPr="00C93F4D">
        <w:rPr>
          <w:rFonts w:ascii="Times New Roman" w:hAnsi="Times New Roman"/>
          <w:i/>
          <w:iCs/>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 xml:space="preserve">(Teleostei, Anguillidae) elvers in the Sundays River, Eastern Cape, South Africa. African. </w:t>
      </w:r>
      <w:r w:rsidRPr="00C93F4D">
        <w:rPr>
          <w:rFonts w:ascii="Times New Roman" w:hAnsi="Times New Roman"/>
          <w:i/>
          <w:iCs/>
          <w:color w:val="000000" w:themeColor="text1"/>
          <w:sz w:val="24"/>
          <w:szCs w:val="24"/>
          <w:shd w:val="clear" w:color="auto" w:fill="FFFFFF"/>
        </w:rPr>
        <w:t>Journal of Aquatic Science 1;37(3)</w:t>
      </w:r>
      <w:r w:rsidRPr="00C93F4D">
        <w:rPr>
          <w:rFonts w:ascii="Times New Roman" w:hAnsi="Times New Roman"/>
          <w:color w:val="000000" w:themeColor="text1"/>
          <w:sz w:val="24"/>
          <w:szCs w:val="24"/>
          <w:shd w:val="clear" w:color="auto" w:fill="FFFFFF"/>
        </w:rPr>
        <w:t>:347-9.</w:t>
      </w:r>
    </w:p>
    <w:p w14:paraId="53CA6E14" w14:textId="4E474401"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Watanabe S, Aoyama J, Tsukamoto K. 2004. Re-examination of Ege's (1939) use of taxonomic characters of the genus Anguilla. </w:t>
      </w:r>
      <w:r w:rsidRPr="00C93F4D">
        <w:rPr>
          <w:rFonts w:ascii="Times New Roman" w:hAnsi="Times New Roman"/>
          <w:i/>
          <w:iCs/>
          <w:color w:val="000000" w:themeColor="text1"/>
          <w:sz w:val="24"/>
          <w:szCs w:val="24"/>
          <w:shd w:val="clear" w:color="auto" w:fill="FFFFFF"/>
        </w:rPr>
        <w:t>Bulletin of Marine Science. Mar 1;74(2):</w:t>
      </w:r>
      <w:r w:rsidRPr="00C93F4D">
        <w:rPr>
          <w:rFonts w:ascii="Times New Roman" w:hAnsi="Times New Roman"/>
          <w:color w:val="000000" w:themeColor="text1"/>
          <w:sz w:val="24"/>
          <w:szCs w:val="24"/>
          <w:shd w:val="clear" w:color="auto" w:fill="FFFFFF"/>
        </w:rPr>
        <w:t>337-51.</w:t>
      </w:r>
    </w:p>
    <w:p w14:paraId="17EDCA8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White EM and Knights B. 1997. Environmental factors affecting migration of the European eel in the Rivers Severn and Avon, England. </w:t>
      </w:r>
      <w:r w:rsidRPr="00C93F4D">
        <w:rPr>
          <w:rFonts w:ascii="Times New Roman" w:hAnsi="Times New Roman"/>
          <w:i/>
          <w:iCs/>
          <w:color w:val="000000" w:themeColor="text1"/>
          <w:sz w:val="24"/>
          <w:szCs w:val="24"/>
          <w:shd w:val="clear" w:color="auto" w:fill="FFFFFF"/>
        </w:rPr>
        <w:t>Journal of Fish Biology 50(5)</w:t>
      </w:r>
      <w:r w:rsidRPr="00C93F4D">
        <w:rPr>
          <w:rFonts w:ascii="Times New Roman" w:hAnsi="Times New Roman"/>
          <w:color w:val="000000" w:themeColor="text1"/>
          <w:sz w:val="24"/>
          <w:szCs w:val="24"/>
          <w:shd w:val="clear" w:color="auto" w:fill="FFFFFF"/>
        </w:rPr>
        <w:t>:1104-16.</w:t>
      </w:r>
    </w:p>
    <w:p w14:paraId="187FB85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208" w:name="_Hlk141867745"/>
      <w:r w:rsidRPr="00C93F4D">
        <w:rPr>
          <w:rFonts w:ascii="Times New Roman" w:hAnsi="Times New Roman"/>
          <w:color w:val="000000" w:themeColor="text1"/>
          <w:sz w:val="24"/>
          <w:szCs w:val="24"/>
          <w:shd w:val="clear" w:color="auto" w:fill="FFFFFF"/>
        </w:rPr>
        <w:t>Whitfield</w:t>
      </w:r>
      <w:bookmarkEnd w:id="2208"/>
      <w:r w:rsidRPr="00C93F4D">
        <w:rPr>
          <w:rFonts w:ascii="Times New Roman" w:hAnsi="Times New Roman"/>
          <w:color w:val="000000" w:themeColor="text1"/>
          <w:sz w:val="24"/>
          <w:szCs w:val="24"/>
          <w:shd w:val="clear" w:color="auto" w:fill="FFFFFF"/>
        </w:rPr>
        <w:t xml:space="preserve"> A, Lamberth S, Cowley P, and Mann B. 2019. Fisheries in South African estuaries–are we on the right road? estuaries-cover story. </w:t>
      </w:r>
      <w:r w:rsidRPr="00C93F4D">
        <w:rPr>
          <w:rFonts w:ascii="Times New Roman" w:hAnsi="Times New Roman"/>
          <w:i/>
          <w:iCs/>
          <w:color w:val="000000" w:themeColor="text1"/>
          <w:sz w:val="24"/>
          <w:szCs w:val="24"/>
          <w:shd w:val="clear" w:color="auto" w:fill="FFFFFF"/>
        </w:rPr>
        <w:t>Water Wheel</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18(6)</w:t>
      </w:r>
      <w:r w:rsidRPr="00C93F4D">
        <w:rPr>
          <w:rFonts w:ascii="Times New Roman" w:hAnsi="Times New Roman"/>
          <w:color w:val="000000" w:themeColor="text1"/>
          <w:sz w:val="24"/>
          <w:szCs w:val="24"/>
          <w:shd w:val="clear" w:color="auto" w:fill="FFFFFF"/>
        </w:rPr>
        <w:t>, 12-15.</w:t>
      </w:r>
    </w:p>
    <w:p w14:paraId="76D0DCB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209" w:name="_Hlk141867792"/>
      <w:r w:rsidRPr="00C93F4D">
        <w:rPr>
          <w:rFonts w:ascii="Times New Roman" w:hAnsi="Times New Roman"/>
          <w:color w:val="000000" w:themeColor="text1"/>
          <w:sz w:val="24"/>
          <w:szCs w:val="24"/>
          <w:shd w:val="clear" w:color="auto" w:fill="FFFFFF"/>
        </w:rPr>
        <w:t>Yağcı</w:t>
      </w:r>
      <w:bookmarkEnd w:id="2209"/>
      <w:r w:rsidRPr="00C93F4D">
        <w:rPr>
          <w:rFonts w:ascii="Times New Roman" w:hAnsi="Times New Roman"/>
          <w:color w:val="000000" w:themeColor="text1"/>
          <w:sz w:val="24"/>
          <w:szCs w:val="24"/>
          <w:shd w:val="clear" w:color="auto" w:fill="FFFFFF"/>
        </w:rPr>
        <w:t xml:space="preserve"> A, Apaydın Yağcı M, Bilgin F, Erbatur İ. 2016. The effects of physicochemical parameters on fish distribution in Eğirdir Lake, Turkey</w:t>
      </w:r>
      <w:r w:rsidRPr="00C93F4D">
        <w:rPr>
          <w:rFonts w:ascii="Times New Roman" w:hAnsi="Times New Roman"/>
          <w:i/>
          <w:iCs/>
          <w:color w:val="000000" w:themeColor="text1"/>
          <w:sz w:val="24"/>
          <w:szCs w:val="24"/>
          <w:shd w:val="clear" w:color="auto" w:fill="FFFFFF"/>
        </w:rPr>
        <w:t>. Iranian Journal of Fisheries Sciences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15(2)</w:t>
      </w:r>
      <w:r w:rsidRPr="00C93F4D">
        <w:rPr>
          <w:rFonts w:ascii="Times New Roman" w:hAnsi="Times New Roman"/>
          <w:color w:val="000000" w:themeColor="text1"/>
          <w:sz w:val="24"/>
          <w:szCs w:val="24"/>
          <w:shd w:val="clear" w:color="auto" w:fill="FFFFFF"/>
        </w:rPr>
        <w:t>:846-57.</w:t>
      </w:r>
    </w:p>
    <w:p w14:paraId="19727ADD" w14:textId="7FF15C1D" w:rsidR="008B05D0" w:rsidRPr="00C93F4D" w:rsidRDefault="008B05D0" w:rsidP="00F2370D">
      <w:pPr>
        <w:spacing w:line="480" w:lineRule="auto"/>
        <w:ind w:left="720" w:hanging="720"/>
        <w:jc w:val="both"/>
        <w:rPr>
          <w:rFonts w:ascii="Times New Roman" w:hAnsi="Times New Roman"/>
          <w:color w:val="000000" w:themeColor="text1"/>
          <w:sz w:val="24"/>
          <w:szCs w:val="24"/>
          <w:shd w:val="clear" w:color="auto" w:fill="FFFFFF"/>
        </w:rPr>
      </w:pPr>
    </w:p>
    <w:p w14:paraId="14297C6C" w14:textId="1699E7A3" w:rsidR="008B05D0" w:rsidRPr="00C93F4D" w:rsidRDefault="008B05D0" w:rsidP="00F2370D">
      <w:pPr>
        <w:spacing w:line="480" w:lineRule="auto"/>
        <w:ind w:left="720" w:hanging="720"/>
        <w:jc w:val="both"/>
        <w:rPr>
          <w:rFonts w:ascii="Times New Roman" w:hAnsi="Times New Roman"/>
          <w:color w:val="000000" w:themeColor="text1"/>
          <w:sz w:val="24"/>
          <w:szCs w:val="24"/>
          <w:shd w:val="clear" w:color="auto" w:fill="FFFFFF"/>
        </w:rPr>
      </w:pPr>
    </w:p>
    <w:p w14:paraId="29580FAA" w14:textId="325DB01F" w:rsidR="008B05D0" w:rsidRPr="00C93F4D" w:rsidRDefault="008B05D0" w:rsidP="00F2370D">
      <w:pPr>
        <w:spacing w:line="480" w:lineRule="auto"/>
        <w:ind w:left="720" w:hanging="720"/>
        <w:jc w:val="both"/>
        <w:rPr>
          <w:rFonts w:ascii="Times New Roman" w:hAnsi="Times New Roman"/>
          <w:color w:val="000000" w:themeColor="text1"/>
          <w:sz w:val="24"/>
          <w:szCs w:val="24"/>
          <w:shd w:val="clear" w:color="auto" w:fill="FFFFFF"/>
        </w:rPr>
      </w:pPr>
    </w:p>
    <w:p w14:paraId="4F3A540D" w14:textId="533BE008" w:rsidR="00291EB5" w:rsidRPr="00C93F4D" w:rsidRDefault="00291EB5" w:rsidP="00F2370D">
      <w:pPr>
        <w:spacing w:after="160" w:line="480" w:lineRule="auto"/>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br w:type="page"/>
      </w:r>
    </w:p>
    <w:p w14:paraId="5C36912B" w14:textId="6E35F456" w:rsidR="00AB0174" w:rsidRPr="00C93F4D" w:rsidRDefault="00D72BB8" w:rsidP="00F2370D">
      <w:pPr>
        <w:pStyle w:val="Title"/>
        <w:jc w:val="both"/>
        <w:rPr>
          <w:rStyle w:val="Heading1Char"/>
          <w:rFonts w:eastAsiaTheme="majorEastAsia"/>
          <w:b/>
          <w:caps/>
          <w:color w:val="auto"/>
          <w:szCs w:val="56"/>
        </w:rPr>
      </w:pPr>
      <w:bookmarkStart w:id="2210" w:name="_Toc128808317"/>
      <w:bookmarkStart w:id="2211" w:name="_Toc128809614"/>
      <w:bookmarkStart w:id="2212" w:name="_Toc144063180"/>
      <w:r w:rsidRPr="00C93F4D">
        <w:rPr>
          <w:rFonts w:cs="Times New Roman"/>
        </w:rPr>
        <w:t>A</w:t>
      </w:r>
      <w:r w:rsidR="00AB0174" w:rsidRPr="00C93F4D">
        <w:rPr>
          <w:rFonts w:cs="Times New Roman"/>
        </w:rPr>
        <w:t>PPENDICES</w:t>
      </w:r>
      <w:bookmarkEnd w:id="2210"/>
      <w:bookmarkEnd w:id="2211"/>
      <w:bookmarkEnd w:id="2212"/>
    </w:p>
    <w:p w14:paraId="0016DBE4" w14:textId="62DA6D37" w:rsidR="00C50CF6" w:rsidRPr="00C93F4D" w:rsidRDefault="00C50CF6" w:rsidP="00F2370D">
      <w:pPr>
        <w:pStyle w:val="TitleSub"/>
        <w:rPr>
          <w:rStyle w:val="SubtleEmphasis"/>
          <w:b w:val="0"/>
          <w:bCs w:val="0"/>
        </w:rPr>
      </w:pPr>
      <w:bookmarkStart w:id="2213" w:name="_Toc144063181"/>
      <w:r w:rsidRPr="00C93F4D">
        <w:t xml:space="preserve">Appendix </w:t>
      </w:r>
      <w:r w:rsidRPr="00C93F4D">
        <w:rPr>
          <w:rStyle w:val="SubtleEmphasis"/>
          <w:b w:val="0"/>
          <w:bCs w:val="0"/>
        </w:rPr>
        <w:t>1. Data sheet</w:t>
      </w:r>
      <w:bookmarkEnd w:id="2213"/>
    </w:p>
    <w:p w14:paraId="6DAC634A" w14:textId="2C5DEA46" w:rsidR="00F03E6C" w:rsidRPr="00C93F4D" w:rsidRDefault="00F03E6C" w:rsidP="00F2370D">
      <w:pPr>
        <w:spacing w:line="480" w:lineRule="auto"/>
        <w:ind w:left="720" w:hanging="720"/>
        <w:jc w:val="both"/>
        <w:rPr>
          <w:rFonts w:ascii="Times New Roman" w:hAnsi="Times New Roman"/>
          <w:bCs/>
          <w:color w:val="000000" w:themeColor="text1"/>
          <w:sz w:val="24"/>
          <w:szCs w:val="24"/>
        </w:rPr>
      </w:pPr>
      <w:r w:rsidRPr="00C93F4D">
        <w:rPr>
          <w:rFonts w:ascii="Times New Roman" w:hAnsi="Times New Roman"/>
          <w:b/>
          <w:bCs/>
          <w:color w:val="000000" w:themeColor="text1"/>
          <w:sz w:val="24"/>
          <w:szCs w:val="24"/>
          <w:lang w:val="fr-FR"/>
        </w:rPr>
        <w:t>Data sheet</w:t>
      </w:r>
      <w:r w:rsidRPr="00C93F4D">
        <w:rPr>
          <w:rFonts w:ascii="Times New Roman" w:hAnsi="Times New Roman"/>
          <w:color w:val="000000" w:themeColor="text1"/>
          <w:sz w:val="24"/>
          <w:szCs w:val="24"/>
          <w:lang w:val="fr-FR"/>
        </w:rPr>
        <w:t> : Capture of juvenile eels</w:t>
      </w:r>
    </w:p>
    <w:tbl>
      <w:tblPr>
        <w:tblStyle w:val="TableGrid"/>
        <w:tblW w:w="9559" w:type="dxa"/>
        <w:tblLook w:val="04A0" w:firstRow="1" w:lastRow="0" w:firstColumn="1" w:lastColumn="0" w:noHBand="0" w:noVBand="1"/>
      </w:tblPr>
      <w:tblGrid>
        <w:gridCol w:w="4779"/>
        <w:gridCol w:w="4780"/>
      </w:tblGrid>
      <w:tr w:rsidR="00AC2729" w:rsidRPr="00C93F4D" w14:paraId="406F8492" w14:textId="77777777" w:rsidTr="00103E65">
        <w:trPr>
          <w:trHeight w:val="345"/>
        </w:trPr>
        <w:tc>
          <w:tcPr>
            <w:tcW w:w="9559" w:type="dxa"/>
            <w:gridSpan w:val="2"/>
          </w:tcPr>
          <w:p w14:paraId="0969F1D7"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Recorder:</w:t>
            </w:r>
          </w:p>
        </w:tc>
      </w:tr>
      <w:tr w:rsidR="00AC2729" w:rsidRPr="00C93F4D" w14:paraId="1D101EF5" w14:textId="77777777" w:rsidTr="00103E65">
        <w:trPr>
          <w:trHeight w:val="356"/>
        </w:trPr>
        <w:tc>
          <w:tcPr>
            <w:tcW w:w="4779" w:type="dxa"/>
          </w:tcPr>
          <w:p w14:paraId="113DA91D"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Site:</w:t>
            </w:r>
          </w:p>
        </w:tc>
        <w:tc>
          <w:tcPr>
            <w:tcW w:w="4779" w:type="dxa"/>
          </w:tcPr>
          <w:p w14:paraId="058D695F"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Recorder:</w:t>
            </w:r>
          </w:p>
        </w:tc>
      </w:tr>
      <w:tr w:rsidR="00AC2729" w:rsidRPr="00C93F4D" w14:paraId="570FF782" w14:textId="77777777" w:rsidTr="00103E65">
        <w:trPr>
          <w:trHeight w:val="345"/>
        </w:trPr>
        <w:tc>
          <w:tcPr>
            <w:tcW w:w="4779" w:type="dxa"/>
          </w:tcPr>
          <w:p w14:paraId="0E804E63"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Habitat:</w:t>
            </w:r>
          </w:p>
        </w:tc>
        <w:tc>
          <w:tcPr>
            <w:tcW w:w="4779" w:type="dxa"/>
          </w:tcPr>
          <w:p w14:paraId="6B4BD3F9"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Moon phase:</w:t>
            </w:r>
          </w:p>
        </w:tc>
      </w:tr>
      <w:tr w:rsidR="00AC2729" w:rsidRPr="00C93F4D" w14:paraId="76F1E362" w14:textId="77777777" w:rsidTr="00103E65">
        <w:trPr>
          <w:trHeight w:val="356"/>
        </w:trPr>
        <w:tc>
          <w:tcPr>
            <w:tcW w:w="4779" w:type="dxa"/>
          </w:tcPr>
          <w:p w14:paraId="1A972067"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Net time in:</w:t>
            </w:r>
          </w:p>
        </w:tc>
        <w:tc>
          <w:tcPr>
            <w:tcW w:w="4779" w:type="dxa"/>
          </w:tcPr>
          <w:p w14:paraId="32C2D1A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Moon rise:</w:t>
            </w:r>
          </w:p>
        </w:tc>
      </w:tr>
      <w:tr w:rsidR="00AC2729" w:rsidRPr="00C93F4D" w14:paraId="4EAB0A16" w14:textId="77777777" w:rsidTr="00103E65">
        <w:trPr>
          <w:trHeight w:val="345"/>
        </w:trPr>
        <w:tc>
          <w:tcPr>
            <w:tcW w:w="4779" w:type="dxa"/>
          </w:tcPr>
          <w:p w14:paraId="38AD2023"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Net Time out:</w:t>
            </w:r>
          </w:p>
        </w:tc>
        <w:tc>
          <w:tcPr>
            <w:tcW w:w="4779" w:type="dxa"/>
          </w:tcPr>
          <w:p w14:paraId="64B6AA2A"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Moon set:</w:t>
            </w:r>
          </w:p>
        </w:tc>
      </w:tr>
    </w:tbl>
    <w:p w14:paraId="12AEDF5D" w14:textId="77777777" w:rsidR="00F03E6C" w:rsidRPr="00C93F4D" w:rsidRDefault="00F03E6C" w:rsidP="00F2370D">
      <w:pPr>
        <w:spacing w:line="480" w:lineRule="auto"/>
        <w:jc w:val="both"/>
        <w:rPr>
          <w:rFonts w:ascii="Times New Roman" w:hAnsi="Times New Roman"/>
          <w:color w:val="000000" w:themeColor="text1"/>
          <w:sz w:val="24"/>
          <w:szCs w:val="24"/>
        </w:rPr>
      </w:pPr>
    </w:p>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AC2729" w:rsidRPr="00C93F4D" w14:paraId="793D0453" w14:textId="77777777" w:rsidTr="00A73C5C">
        <w:tc>
          <w:tcPr>
            <w:tcW w:w="778" w:type="dxa"/>
          </w:tcPr>
          <w:p w14:paraId="59BB9F71" w14:textId="77777777" w:rsidR="00F03E6C" w:rsidRPr="00C93F4D" w:rsidRDefault="00F03E6C" w:rsidP="00F2370D">
            <w:pPr>
              <w:jc w:val="both"/>
              <w:rPr>
                <w:rFonts w:ascii="Times New Roman" w:hAnsi="Times New Roman"/>
                <w:b/>
                <w:bCs/>
                <w:color w:val="000000" w:themeColor="text1"/>
                <w:sz w:val="24"/>
                <w:szCs w:val="24"/>
              </w:rPr>
            </w:pPr>
          </w:p>
        </w:tc>
        <w:tc>
          <w:tcPr>
            <w:tcW w:w="1827" w:type="dxa"/>
          </w:tcPr>
          <w:p w14:paraId="0DE095C9"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Species code</w:t>
            </w:r>
          </w:p>
        </w:tc>
        <w:tc>
          <w:tcPr>
            <w:tcW w:w="1080" w:type="dxa"/>
          </w:tcPr>
          <w:p w14:paraId="7BDEEA6D"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Species</w:t>
            </w:r>
          </w:p>
        </w:tc>
        <w:tc>
          <w:tcPr>
            <w:tcW w:w="1350" w:type="dxa"/>
          </w:tcPr>
          <w:p w14:paraId="31D45075"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Total length</w:t>
            </w:r>
          </w:p>
        </w:tc>
        <w:tc>
          <w:tcPr>
            <w:tcW w:w="1170" w:type="dxa"/>
          </w:tcPr>
          <w:p w14:paraId="391F71E5"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Body depth</w:t>
            </w:r>
          </w:p>
        </w:tc>
        <w:tc>
          <w:tcPr>
            <w:tcW w:w="1170" w:type="dxa"/>
          </w:tcPr>
          <w:p w14:paraId="06612C6C"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Weight</w:t>
            </w:r>
          </w:p>
        </w:tc>
        <w:tc>
          <w:tcPr>
            <w:tcW w:w="900" w:type="dxa"/>
          </w:tcPr>
          <w:p w14:paraId="58F1D09F"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Sex</w:t>
            </w:r>
          </w:p>
        </w:tc>
        <w:tc>
          <w:tcPr>
            <w:tcW w:w="1080" w:type="dxa"/>
          </w:tcPr>
          <w:p w14:paraId="4FDD561A"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Life stage</w:t>
            </w:r>
          </w:p>
        </w:tc>
      </w:tr>
      <w:tr w:rsidR="00AC2729" w:rsidRPr="00C93F4D" w14:paraId="6CADF3D2" w14:textId="77777777" w:rsidTr="00A73C5C">
        <w:tc>
          <w:tcPr>
            <w:tcW w:w="778" w:type="dxa"/>
          </w:tcPr>
          <w:p w14:paraId="34DBDF09" w14:textId="77777777"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1</w:t>
            </w:r>
          </w:p>
        </w:tc>
        <w:tc>
          <w:tcPr>
            <w:tcW w:w="1827" w:type="dxa"/>
          </w:tcPr>
          <w:p w14:paraId="720831E9"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3F6FA916" w14:textId="77777777" w:rsidR="00F03E6C" w:rsidRPr="00C93F4D" w:rsidRDefault="00F03E6C" w:rsidP="00F2370D">
            <w:pPr>
              <w:jc w:val="both"/>
              <w:rPr>
                <w:rFonts w:ascii="Times New Roman" w:hAnsi="Times New Roman"/>
                <w:color w:val="000000" w:themeColor="text1"/>
                <w:sz w:val="24"/>
                <w:szCs w:val="24"/>
              </w:rPr>
            </w:pPr>
          </w:p>
        </w:tc>
        <w:tc>
          <w:tcPr>
            <w:tcW w:w="1350" w:type="dxa"/>
          </w:tcPr>
          <w:p w14:paraId="39B68B22"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2B045E89"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61AB76AC" w14:textId="77777777" w:rsidR="00F03E6C" w:rsidRPr="00C93F4D" w:rsidRDefault="00F03E6C" w:rsidP="00F2370D">
            <w:pPr>
              <w:jc w:val="both"/>
              <w:rPr>
                <w:rFonts w:ascii="Times New Roman" w:hAnsi="Times New Roman"/>
                <w:color w:val="000000" w:themeColor="text1"/>
                <w:sz w:val="24"/>
                <w:szCs w:val="24"/>
              </w:rPr>
            </w:pPr>
          </w:p>
        </w:tc>
        <w:tc>
          <w:tcPr>
            <w:tcW w:w="900" w:type="dxa"/>
          </w:tcPr>
          <w:p w14:paraId="09F49A93"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07DAB712" w14:textId="77777777" w:rsidR="00F03E6C" w:rsidRPr="00C93F4D" w:rsidRDefault="00F03E6C" w:rsidP="00F2370D">
            <w:pPr>
              <w:jc w:val="both"/>
              <w:rPr>
                <w:rFonts w:ascii="Times New Roman" w:hAnsi="Times New Roman"/>
                <w:color w:val="000000" w:themeColor="text1"/>
                <w:sz w:val="24"/>
                <w:szCs w:val="24"/>
              </w:rPr>
            </w:pPr>
          </w:p>
        </w:tc>
      </w:tr>
      <w:tr w:rsidR="00AC2729" w:rsidRPr="00C93F4D" w14:paraId="425CBBF5" w14:textId="77777777" w:rsidTr="00A73C5C">
        <w:tc>
          <w:tcPr>
            <w:tcW w:w="778" w:type="dxa"/>
          </w:tcPr>
          <w:p w14:paraId="686FA7A9" w14:textId="77777777"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2</w:t>
            </w:r>
          </w:p>
        </w:tc>
        <w:tc>
          <w:tcPr>
            <w:tcW w:w="1827" w:type="dxa"/>
          </w:tcPr>
          <w:p w14:paraId="1E7FFFA6"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2F7F4372" w14:textId="77777777" w:rsidR="00F03E6C" w:rsidRPr="00C93F4D" w:rsidRDefault="00F03E6C" w:rsidP="00F2370D">
            <w:pPr>
              <w:jc w:val="both"/>
              <w:rPr>
                <w:rFonts w:ascii="Times New Roman" w:hAnsi="Times New Roman"/>
                <w:color w:val="000000" w:themeColor="text1"/>
                <w:sz w:val="24"/>
                <w:szCs w:val="24"/>
              </w:rPr>
            </w:pPr>
          </w:p>
        </w:tc>
        <w:tc>
          <w:tcPr>
            <w:tcW w:w="1350" w:type="dxa"/>
          </w:tcPr>
          <w:p w14:paraId="404B3279"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1FDC1F6E"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5AAE7FC6" w14:textId="77777777" w:rsidR="00F03E6C" w:rsidRPr="00C93F4D" w:rsidRDefault="00F03E6C" w:rsidP="00F2370D">
            <w:pPr>
              <w:jc w:val="both"/>
              <w:rPr>
                <w:rFonts w:ascii="Times New Roman" w:hAnsi="Times New Roman"/>
                <w:color w:val="000000" w:themeColor="text1"/>
                <w:sz w:val="24"/>
                <w:szCs w:val="24"/>
              </w:rPr>
            </w:pPr>
          </w:p>
        </w:tc>
        <w:tc>
          <w:tcPr>
            <w:tcW w:w="900" w:type="dxa"/>
          </w:tcPr>
          <w:p w14:paraId="7368AD56"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11CEB75A" w14:textId="77777777" w:rsidR="00F03E6C" w:rsidRPr="00C93F4D" w:rsidRDefault="00F03E6C" w:rsidP="00F2370D">
            <w:pPr>
              <w:jc w:val="both"/>
              <w:rPr>
                <w:rFonts w:ascii="Times New Roman" w:hAnsi="Times New Roman"/>
                <w:color w:val="000000" w:themeColor="text1"/>
                <w:sz w:val="24"/>
                <w:szCs w:val="24"/>
              </w:rPr>
            </w:pPr>
          </w:p>
        </w:tc>
      </w:tr>
      <w:tr w:rsidR="00AC2729" w:rsidRPr="00C93F4D" w14:paraId="01980403" w14:textId="77777777" w:rsidTr="00A73C5C">
        <w:tc>
          <w:tcPr>
            <w:tcW w:w="778" w:type="dxa"/>
          </w:tcPr>
          <w:p w14:paraId="7AA36BAF" w14:textId="77777777"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3</w:t>
            </w:r>
          </w:p>
        </w:tc>
        <w:tc>
          <w:tcPr>
            <w:tcW w:w="1827" w:type="dxa"/>
          </w:tcPr>
          <w:p w14:paraId="6A6715ED" w14:textId="6E0C4FE1"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i/>
                <w:iCs/>
                <w:color w:val="000000" w:themeColor="text1"/>
                <w:sz w:val="24"/>
                <w:szCs w:val="24"/>
              </w:rPr>
              <w:t>e.g SBE02/8</w:t>
            </w:r>
          </w:p>
        </w:tc>
        <w:tc>
          <w:tcPr>
            <w:tcW w:w="1080" w:type="dxa"/>
          </w:tcPr>
          <w:p w14:paraId="0FC120F5" w14:textId="77777777" w:rsidR="00F03E6C" w:rsidRPr="00C93F4D" w:rsidRDefault="00F03E6C" w:rsidP="00F2370D">
            <w:pPr>
              <w:jc w:val="both"/>
              <w:rPr>
                <w:rFonts w:ascii="Times New Roman" w:hAnsi="Times New Roman"/>
                <w:color w:val="000000" w:themeColor="text1"/>
                <w:sz w:val="24"/>
                <w:szCs w:val="24"/>
              </w:rPr>
            </w:pPr>
          </w:p>
        </w:tc>
        <w:tc>
          <w:tcPr>
            <w:tcW w:w="1350" w:type="dxa"/>
          </w:tcPr>
          <w:p w14:paraId="7F1A1424"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2683B1AD"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2543F26C" w14:textId="77777777" w:rsidR="00F03E6C" w:rsidRPr="00C93F4D" w:rsidRDefault="00F03E6C" w:rsidP="00F2370D">
            <w:pPr>
              <w:jc w:val="both"/>
              <w:rPr>
                <w:rFonts w:ascii="Times New Roman" w:hAnsi="Times New Roman"/>
                <w:color w:val="000000" w:themeColor="text1"/>
                <w:sz w:val="24"/>
                <w:szCs w:val="24"/>
              </w:rPr>
            </w:pPr>
          </w:p>
        </w:tc>
        <w:tc>
          <w:tcPr>
            <w:tcW w:w="900" w:type="dxa"/>
          </w:tcPr>
          <w:p w14:paraId="3AB7D208"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39014A9C" w14:textId="77777777" w:rsidR="00F03E6C" w:rsidRPr="00C93F4D" w:rsidRDefault="00F03E6C" w:rsidP="00F2370D">
            <w:pPr>
              <w:jc w:val="both"/>
              <w:rPr>
                <w:rFonts w:ascii="Times New Roman" w:hAnsi="Times New Roman"/>
                <w:color w:val="000000" w:themeColor="text1"/>
                <w:sz w:val="24"/>
                <w:szCs w:val="24"/>
              </w:rPr>
            </w:pPr>
          </w:p>
        </w:tc>
      </w:tr>
    </w:tbl>
    <w:p w14:paraId="0E90D5A6" w14:textId="77777777" w:rsidR="00F03E6C" w:rsidRPr="00C93F4D" w:rsidRDefault="00F03E6C" w:rsidP="00F2370D">
      <w:pPr>
        <w:spacing w:line="480" w:lineRule="auto"/>
        <w:jc w:val="both"/>
        <w:rPr>
          <w:rFonts w:ascii="Times New Roman" w:hAnsi="Times New Roman"/>
          <w:color w:val="000000" w:themeColor="text1"/>
          <w:sz w:val="24"/>
          <w:szCs w:val="24"/>
        </w:rPr>
      </w:pPr>
    </w:p>
    <w:p w14:paraId="4E9CDB19"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5544BBE2"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240812CE"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4C385056"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513E2055" w14:textId="77777777" w:rsidR="007122EE" w:rsidRPr="00C93F4D" w:rsidRDefault="007122EE" w:rsidP="00F2370D">
      <w:pPr>
        <w:spacing w:line="480" w:lineRule="auto"/>
        <w:jc w:val="both"/>
        <w:rPr>
          <w:rFonts w:ascii="Times New Roman" w:hAnsi="Times New Roman"/>
          <w:b/>
          <w:bCs/>
          <w:color w:val="000000" w:themeColor="text1"/>
          <w:sz w:val="24"/>
          <w:szCs w:val="24"/>
          <w:lang w:val="fr-FR"/>
        </w:rPr>
      </w:pPr>
    </w:p>
    <w:p w14:paraId="5617BDCB" w14:textId="77777777" w:rsidR="00F670D1" w:rsidRPr="00C93F4D" w:rsidRDefault="00F670D1" w:rsidP="00F2370D">
      <w:pPr>
        <w:spacing w:line="480" w:lineRule="auto"/>
        <w:jc w:val="both"/>
        <w:rPr>
          <w:rFonts w:ascii="Times New Roman" w:hAnsi="Times New Roman"/>
          <w:b/>
          <w:bCs/>
          <w:color w:val="000000" w:themeColor="text1"/>
          <w:sz w:val="24"/>
          <w:szCs w:val="24"/>
          <w:lang w:val="fr-FR"/>
        </w:rPr>
      </w:pPr>
    </w:p>
    <w:p w14:paraId="65610BEF" w14:textId="4F60F805" w:rsidR="00F03E6C" w:rsidRPr="00C93F4D" w:rsidRDefault="00F03E6C" w:rsidP="00F2370D">
      <w:pPr>
        <w:spacing w:line="480" w:lineRule="auto"/>
        <w:jc w:val="both"/>
        <w:rPr>
          <w:rFonts w:ascii="Times New Roman" w:hAnsi="Times New Roman"/>
          <w:color w:val="000000" w:themeColor="text1"/>
          <w:sz w:val="24"/>
          <w:szCs w:val="24"/>
          <w:lang w:val="fr-FR"/>
        </w:rPr>
      </w:pPr>
      <w:r w:rsidRPr="00C93F4D">
        <w:rPr>
          <w:rFonts w:ascii="Times New Roman" w:hAnsi="Times New Roman"/>
          <w:b/>
          <w:bCs/>
          <w:color w:val="000000" w:themeColor="text1"/>
          <w:sz w:val="24"/>
          <w:szCs w:val="24"/>
          <w:lang w:val="fr-FR"/>
        </w:rPr>
        <w:t>Data sheet</w:t>
      </w:r>
      <w:r w:rsidRPr="00C93F4D">
        <w:rPr>
          <w:rFonts w:ascii="Times New Roman" w:hAnsi="Times New Roman"/>
          <w:color w:val="000000" w:themeColor="text1"/>
          <w:sz w:val="24"/>
          <w:szCs w:val="24"/>
          <w:lang w:val="fr-FR"/>
        </w:rPr>
        <w:t xml:space="preserve">:  Physicochemical Parameters   </w:t>
      </w:r>
      <w:r w:rsidRPr="00C93F4D">
        <w:rPr>
          <w:rFonts w:ascii="Times New Roman" w:hAnsi="Times New Roman"/>
          <w:b/>
          <w:bCs/>
          <w:color w:val="000000" w:themeColor="text1"/>
          <w:sz w:val="24"/>
          <w:szCs w:val="24"/>
          <w:lang w:val="fr-FR"/>
        </w:rPr>
        <w:t>Site Name </w:t>
      </w:r>
      <w:r w:rsidRPr="00C93F4D">
        <w:rPr>
          <w:rFonts w:ascii="Times New Roman" w:hAnsi="Times New Roman"/>
          <w:color w:val="000000" w:themeColor="text1"/>
          <w:sz w:val="24"/>
          <w:szCs w:val="24"/>
          <w:lang w:val="fr-FR"/>
        </w:rPr>
        <w:t xml:space="preserve">:           </w:t>
      </w:r>
      <w:r w:rsidRPr="00C93F4D">
        <w:rPr>
          <w:rFonts w:ascii="Times New Roman" w:hAnsi="Times New Roman"/>
          <w:b/>
          <w:bCs/>
          <w:color w:val="000000" w:themeColor="text1"/>
          <w:sz w:val="24"/>
          <w:szCs w:val="24"/>
          <w:lang w:val="fr-FR"/>
        </w:rPr>
        <w:t>Date</w:t>
      </w:r>
      <w:r w:rsidRPr="00C93F4D">
        <w:rPr>
          <w:rFonts w:ascii="Times New Roman" w:hAnsi="Times New Roman"/>
          <w:color w:val="000000" w:themeColor="text1"/>
          <w:sz w:val="24"/>
          <w:szCs w:val="24"/>
          <w:lang w:val="fr-FR"/>
        </w:rPr>
        <w:t xml:space="preserve"> …/…/……      </w:t>
      </w:r>
      <w:r w:rsidRPr="00C93F4D">
        <w:rPr>
          <w:rFonts w:ascii="Times New Roman" w:hAnsi="Times New Roman"/>
          <w:b/>
          <w:bCs/>
          <w:color w:val="000000" w:themeColor="text1"/>
          <w:sz w:val="24"/>
          <w:szCs w:val="24"/>
          <w:lang w:val="fr-FR"/>
        </w:rPr>
        <w:t>Recorder</w:t>
      </w:r>
      <w:r w:rsidRPr="00C93F4D">
        <w:rPr>
          <w:rFonts w:ascii="Times New Roman" w:hAnsi="Times New Roman"/>
          <w:color w:val="000000" w:themeColor="text1"/>
          <w:sz w:val="24"/>
          <w:szCs w:val="24"/>
          <w:lang w:val="fr-FR"/>
        </w:rPr>
        <w:t xml:space="preserve"> : </w:t>
      </w:r>
      <w:r w:rsidRPr="00C93F4D">
        <w:rPr>
          <w:rFonts w:ascii="Times New Roman" w:hAnsi="Times New Roman"/>
          <w:color w:val="000000" w:themeColor="text1"/>
          <w:sz w:val="24"/>
          <w:szCs w:val="24"/>
          <w:lang w:val="fr-FR"/>
        </w:rPr>
        <w:tab/>
      </w:r>
    </w:p>
    <w:tbl>
      <w:tblPr>
        <w:tblStyle w:val="TableGrid"/>
        <w:tblpPr w:leftFromText="141" w:rightFromText="141" w:vertAnchor="text" w:horzAnchor="margin" w:tblpXSpec="center" w:tblpY="51"/>
        <w:tblW w:w="5340" w:type="pct"/>
        <w:tblLook w:val="04A0" w:firstRow="1" w:lastRow="0" w:firstColumn="1" w:lastColumn="0" w:noHBand="0" w:noVBand="1"/>
      </w:tblPr>
      <w:tblGrid>
        <w:gridCol w:w="750"/>
        <w:gridCol w:w="1003"/>
        <w:gridCol w:w="683"/>
        <w:gridCol w:w="537"/>
        <w:gridCol w:w="576"/>
        <w:gridCol w:w="1195"/>
        <w:gridCol w:w="794"/>
        <w:gridCol w:w="1003"/>
        <w:gridCol w:w="912"/>
        <w:gridCol w:w="843"/>
        <w:gridCol w:w="1690"/>
      </w:tblGrid>
      <w:tr w:rsidR="00AC2729" w:rsidRPr="00C93F4D" w14:paraId="6C23A15C" w14:textId="77777777" w:rsidTr="00F2370D">
        <w:trPr>
          <w:trHeight w:val="1311"/>
        </w:trPr>
        <w:tc>
          <w:tcPr>
            <w:tcW w:w="365" w:type="pct"/>
            <w:shd w:val="clear" w:color="auto" w:fill="AEAAAA" w:themeFill="background2" w:themeFillShade="BF"/>
          </w:tcPr>
          <w:p w14:paraId="5713BD5E"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Site</w:t>
            </w:r>
          </w:p>
        </w:tc>
        <w:tc>
          <w:tcPr>
            <w:tcW w:w="487" w:type="pct"/>
            <w:shd w:val="clear" w:color="auto" w:fill="AEAAAA" w:themeFill="background2" w:themeFillShade="BF"/>
          </w:tcPr>
          <w:p w14:paraId="2B54AE6B"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Habitat</w:t>
            </w:r>
          </w:p>
        </w:tc>
        <w:tc>
          <w:tcPr>
            <w:tcW w:w="334" w:type="pct"/>
            <w:shd w:val="clear" w:color="auto" w:fill="AEAAAA" w:themeFill="background2" w:themeFillShade="BF"/>
          </w:tcPr>
          <w:p w14:paraId="6AB40E9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GPS</w:t>
            </w:r>
          </w:p>
        </w:tc>
        <w:tc>
          <w:tcPr>
            <w:tcW w:w="263" w:type="pct"/>
            <w:shd w:val="clear" w:color="auto" w:fill="AEAAAA" w:themeFill="background2" w:themeFillShade="BF"/>
          </w:tcPr>
          <w:p w14:paraId="18A0C140"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pH</w:t>
            </w:r>
          </w:p>
        </w:tc>
        <w:tc>
          <w:tcPr>
            <w:tcW w:w="282" w:type="pct"/>
            <w:shd w:val="clear" w:color="auto" w:fill="AEAAAA" w:themeFill="background2" w:themeFillShade="BF"/>
          </w:tcPr>
          <w:p w14:paraId="6A227A8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DO</w:t>
            </w:r>
          </w:p>
        </w:tc>
        <w:tc>
          <w:tcPr>
            <w:tcW w:w="580" w:type="pct"/>
            <w:shd w:val="clear" w:color="auto" w:fill="AEAAAA" w:themeFill="background2" w:themeFillShade="BF"/>
          </w:tcPr>
          <w:p w14:paraId="47C39BC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Turbidity</w:t>
            </w:r>
          </w:p>
        </w:tc>
        <w:tc>
          <w:tcPr>
            <w:tcW w:w="387" w:type="pct"/>
            <w:shd w:val="clear" w:color="auto" w:fill="AEAAAA" w:themeFill="background2" w:themeFillShade="BF"/>
          </w:tcPr>
          <w:p w14:paraId="363C227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Temp (ºC)</w:t>
            </w:r>
          </w:p>
        </w:tc>
        <w:tc>
          <w:tcPr>
            <w:tcW w:w="488" w:type="pct"/>
            <w:shd w:val="clear" w:color="auto" w:fill="AEAAAA" w:themeFill="background2" w:themeFillShade="BF"/>
          </w:tcPr>
          <w:p w14:paraId="3C033521"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Salinity</w:t>
            </w:r>
          </w:p>
        </w:tc>
        <w:tc>
          <w:tcPr>
            <w:tcW w:w="444" w:type="pct"/>
            <w:shd w:val="clear" w:color="auto" w:fill="AEAAAA" w:themeFill="background2" w:themeFillShade="BF"/>
          </w:tcPr>
          <w:p w14:paraId="6219FD2A"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EC (μS/m)</w:t>
            </w:r>
          </w:p>
        </w:tc>
        <w:tc>
          <w:tcPr>
            <w:tcW w:w="411" w:type="pct"/>
            <w:shd w:val="clear" w:color="auto" w:fill="AEAAAA" w:themeFill="background2" w:themeFillShade="BF"/>
          </w:tcPr>
          <w:p w14:paraId="1A122DB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TDS (ppm)</w:t>
            </w:r>
          </w:p>
        </w:tc>
        <w:tc>
          <w:tcPr>
            <w:tcW w:w="960" w:type="pct"/>
            <w:shd w:val="clear" w:color="auto" w:fill="AEAAAA" w:themeFill="background2" w:themeFillShade="BF"/>
          </w:tcPr>
          <w:p w14:paraId="4670B02E"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Comments</w:t>
            </w:r>
          </w:p>
        </w:tc>
      </w:tr>
      <w:tr w:rsidR="00AC2729" w:rsidRPr="00C93F4D" w14:paraId="677BCFFB" w14:textId="77777777" w:rsidTr="00F2370D">
        <w:trPr>
          <w:trHeight w:val="724"/>
        </w:trPr>
        <w:tc>
          <w:tcPr>
            <w:tcW w:w="365" w:type="pct"/>
          </w:tcPr>
          <w:p w14:paraId="2DF23FA8" w14:textId="77777777" w:rsidR="00F03E6C" w:rsidRPr="00C93F4D" w:rsidRDefault="00F03E6C" w:rsidP="00F2370D">
            <w:pPr>
              <w:jc w:val="both"/>
              <w:rPr>
                <w:rFonts w:ascii="Times New Roman" w:hAnsi="Times New Roman"/>
                <w:color w:val="000000" w:themeColor="text1"/>
                <w:sz w:val="24"/>
                <w:szCs w:val="24"/>
              </w:rPr>
            </w:pPr>
          </w:p>
        </w:tc>
        <w:tc>
          <w:tcPr>
            <w:tcW w:w="487" w:type="pct"/>
          </w:tcPr>
          <w:p w14:paraId="4180E5F9" w14:textId="77777777" w:rsidR="00F03E6C" w:rsidRPr="00C93F4D" w:rsidRDefault="00F03E6C" w:rsidP="00F2370D">
            <w:pPr>
              <w:jc w:val="both"/>
              <w:rPr>
                <w:rFonts w:ascii="Times New Roman" w:hAnsi="Times New Roman"/>
                <w:color w:val="000000" w:themeColor="text1"/>
                <w:sz w:val="24"/>
                <w:szCs w:val="24"/>
              </w:rPr>
            </w:pPr>
          </w:p>
        </w:tc>
        <w:tc>
          <w:tcPr>
            <w:tcW w:w="334" w:type="pct"/>
          </w:tcPr>
          <w:p w14:paraId="0903686A" w14:textId="77777777" w:rsidR="00F03E6C" w:rsidRPr="00C93F4D" w:rsidRDefault="00F03E6C" w:rsidP="00F2370D">
            <w:pPr>
              <w:jc w:val="both"/>
              <w:rPr>
                <w:rFonts w:ascii="Times New Roman" w:hAnsi="Times New Roman"/>
                <w:color w:val="000000" w:themeColor="text1"/>
                <w:sz w:val="24"/>
                <w:szCs w:val="24"/>
              </w:rPr>
            </w:pPr>
          </w:p>
        </w:tc>
        <w:tc>
          <w:tcPr>
            <w:tcW w:w="263" w:type="pct"/>
          </w:tcPr>
          <w:p w14:paraId="62C94DA6" w14:textId="77777777" w:rsidR="00F03E6C" w:rsidRPr="00C93F4D" w:rsidRDefault="00F03E6C" w:rsidP="00F2370D">
            <w:pPr>
              <w:jc w:val="both"/>
              <w:rPr>
                <w:rFonts w:ascii="Times New Roman" w:hAnsi="Times New Roman"/>
                <w:color w:val="000000" w:themeColor="text1"/>
                <w:sz w:val="24"/>
                <w:szCs w:val="24"/>
              </w:rPr>
            </w:pPr>
          </w:p>
        </w:tc>
        <w:tc>
          <w:tcPr>
            <w:tcW w:w="282" w:type="pct"/>
          </w:tcPr>
          <w:p w14:paraId="5FB4BA69" w14:textId="77777777" w:rsidR="00F03E6C" w:rsidRPr="00C93F4D" w:rsidRDefault="00F03E6C" w:rsidP="00F2370D">
            <w:pPr>
              <w:jc w:val="both"/>
              <w:rPr>
                <w:rFonts w:ascii="Times New Roman" w:hAnsi="Times New Roman"/>
                <w:color w:val="000000" w:themeColor="text1"/>
                <w:sz w:val="24"/>
                <w:szCs w:val="24"/>
              </w:rPr>
            </w:pPr>
          </w:p>
        </w:tc>
        <w:tc>
          <w:tcPr>
            <w:tcW w:w="580" w:type="pct"/>
          </w:tcPr>
          <w:p w14:paraId="33603792" w14:textId="77777777" w:rsidR="00F03E6C" w:rsidRPr="00C93F4D" w:rsidRDefault="00F03E6C" w:rsidP="00F2370D">
            <w:pPr>
              <w:jc w:val="both"/>
              <w:rPr>
                <w:rFonts w:ascii="Times New Roman" w:hAnsi="Times New Roman"/>
                <w:color w:val="000000" w:themeColor="text1"/>
                <w:sz w:val="24"/>
                <w:szCs w:val="24"/>
              </w:rPr>
            </w:pPr>
          </w:p>
        </w:tc>
        <w:tc>
          <w:tcPr>
            <w:tcW w:w="387" w:type="pct"/>
          </w:tcPr>
          <w:p w14:paraId="0D40A553" w14:textId="77777777" w:rsidR="00F03E6C" w:rsidRPr="00C93F4D" w:rsidRDefault="00F03E6C" w:rsidP="00F2370D">
            <w:pPr>
              <w:jc w:val="both"/>
              <w:rPr>
                <w:rFonts w:ascii="Times New Roman" w:hAnsi="Times New Roman"/>
                <w:color w:val="000000" w:themeColor="text1"/>
                <w:sz w:val="24"/>
                <w:szCs w:val="24"/>
              </w:rPr>
            </w:pPr>
          </w:p>
        </w:tc>
        <w:tc>
          <w:tcPr>
            <w:tcW w:w="488" w:type="pct"/>
          </w:tcPr>
          <w:p w14:paraId="041306FF" w14:textId="77777777" w:rsidR="00F03E6C" w:rsidRPr="00C93F4D" w:rsidRDefault="00F03E6C" w:rsidP="00F2370D">
            <w:pPr>
              <w:jc w:val="both"/>
              <w:rPr>
                <w:rFonts w:ascii="Times New Roman" w:hAnsi="Times New Roman"/>
                <w:color w:val="000000" w:themeColor="text1"/>
                <w:sz w:val="24"/>
                <w:szCs w:val="24"/>
              </w:rPr>
            </w:pPr>
          </w:p>
        </w:tc>
        <w:tc>
          <w:tcPr>
            <w:tcW w:w="444" w:type="pct"/>
          </w:tcPr>
          <w:p w14:paraId="69000DB2" w14:textId="77777777" w:rsidR="00F03E6C" w:rsidRPr="00C93F4D" w:rsidRDefault="00F03E6C" w:rsidP="00F2370D">
            <w:pPr>
              <w:jc w:val="both"/>
              <w:rPr>
                <w:rFonts w:ascii="Times New Roman" w:hAnsi="Times New Roman"/>
                <w:color w:val="000000" w:themeColor="text1"/>
                <w:sz w:val="24"/>
                <w:szCs w:val="24"/>
              </w:rPr>
            </w:pPr>
          </w:p>
        </w:tc>
        <w:tc>
          <w:tcPr>
            <w:tcW w:w="411" w:type="pct"/>
          </w:tcPr>
          <w:p w14:paraId="421A542F" w14:textId="77777777" w:rsidR="00F03E6C" w:rsidRPr="00C93F4D" w:rsidRDefault="00F03E6C" w:rsidP="00F2370D">
            <w:pPr>
              <w:jc w:val="both"/>
              <w:rPr>
                <w:rFonts w:ascii="Times New Roman" w:hAnsi="Times New Roman"/>
                <w:color w:val="000000" w:themeColor="text1"/>
                <w:sz w:val="24"/>
                <w:szCs w:val="24"/>
              </w:rPr>
            </w:pPr>
          </w:p>
        </w:tc>
        <w:tc>
          <w:tcPr>
            <w:tcW w:w="960" w:type="pct"/>
          </w:tcPr>
          <w:p w14:paraId="071C65D8" w14:textId="77777777" w:rsidR="00F03E6C" w:rsidRPr="00C93F4D" w:rsidRDefault="00F03E6C" w:rsidP="00F2370D">
            <w:pPr>
              <w:jc w:val="both"/>
              <w:rPr>
                <w:rFonts w:ascii="Times New Roman" w:hAnsi="Times New Roman"/>
                <w:color w:val="000000" w:themeColor="text1"/>
                <w:sz w:val="24"/>
                <w:szCs w:val="24"/>
              </w:rPr>
            </w:pPr>
          </w:p>
        </w:tc>
      </w:tr>
      <w:tr w:rsidR="00AC2729" w:rsidRPr="00C93F4D" w14:paraId="19F290FE" w14:textId="77777777" w:rsidTr="00F2370D">
        <w:trPr>
          <w:trHeight w:val="638"/>
        </w:trPr>
        <w:tc>
          <w:tcPr>
            <w:tcW w:w="365" w:type="pct"/>
          </w:tcPr>
          <w:p w14:paraId="13E6B916" w14:textId="1B762CE9" w:rsidR="00F03E6C" w:rsidRPr="00C93F4D" w:rsidRDefault="00F03E6C" w:rsidP="00F2370D">
            <w:pPr>
              <w:jc w:val="both"/>
              <w:rPr>
                <w:rFonts w:ascii="Times New Roman" w:hAnsi="Times New Roman"/>
                <w:i/>
                <w:iCs/>
                <w:color w:val="000000" w:themeColor="text1"/>
                <w:sz w:val="24"/>
                <w:szCs w:val="24"/>
              </w:rPr>
            </w:pPr>
            <w:r w:rsidRPr="00C93F4D">
              <w:rPr>
                <w:rFonts w:ascii="Times New Roman" w:hAnsi="Times New Roman"/>
                <w:i/>
                <w:iCs/>
                <w:color w:val="000000" w:themeColor="text1"/>
                <w:sz w:val="24"/>
                <w:szCs w:val="24"/>
              </w:rPr>
              <w:t>Eg: SBE1</w:t>
            </w:r>
          </w:p>
        </w:tc>
        <w:tc>
          <w:tcPr>
            <w:tcW w:w="487" w:type="pct"/>
          </w:tcPr>
          <w:p w14:paraId="15573FDC" w14:textId="77777777" w:rsidR="00F03E6C" w:rsidRPr="00C93F4D" w:rsidRDefault="00F03E6C" w:rsidP="00F2370D">
            <w:pPr>
              <w:jc w:val="both"/>
              <w:rPr>
                <w:rFonts w:ascii="Times New Roman" w:hAnsi="Times New Roman"/>
                <w:color w:val="000000" w:themeColor="text1"/>
                <w:sz w:val="24"/>
                <w:szCs w:val="24"/>
              </w:rPr>
            </w:pPr>
          </w:p>
        </w:tc>
        <w:tc>
          <w:tcPr>
            <w:tcW w:w="334" w:type="pct"/>
          </w:tcPr>
          <w:p w14:paraId="4F399D9C" w14:textId="77777777" w:rsidR="00F03E6C" w:rsidRPr="00C93F4D" w:rsidRDefault="00F03E6C" w:rsidP="00F2370D">
            <w:pPr>
              <w:jc w:val="both"/>
              <w:rPr>
                <w:rFonts w:ascii="Times New Roman" w:hAnsi="Times New Roman"/>
                <w:color w:val="000000" w:themeColor="text1"/>
                <w:sz w:val="24"/>
                <w:szCs w:val="24"/>
              </w:rPr>
            </w:pPr>
          </w:p>
        </w:tc>
        <w:tc>
          <w:tcPr>
            <w:tcW w:w="263" w:type="pct"/>
          </w:tcPr>
          <w:p w14:paraId="70603679" w14:textId="77777777" w:rsidR="00F03E6C" w:rsidRPr="00C93F4D" w:rsidRDefault="00F03E6C" w:rsidP="00F2370D">
            <w:pPr>
              <w:jc w:val="both"/>
              <w:rPr>
                <w:rFonts w:ascii="Times New Roman" w:hAnsi="Times New Roman"/>
                <w:color w:val="000000" w:themeColor="text1"/>
                <w:sz w:val="24"/>
                <w:szCs w:val="24"/>
              </w:rPr>
            </w:pPr>
          </w:p>
        </w:tc>
        <w:tc>
          <w:tcPr>
            <w:tcW w:w="282" w:type="pct"/>
          </w:tcPr>
          <w:p w14:paraId="3616A0C4" w14:textId="77777777" w:rsidR="00F03E6C" w:rsidRPr="00C93F4D" w:rsidRDefault="00F03E6C" w:rsidP="00F2370D">
            <w:pPr>
              <w:jc w:val="both"/>
              <w:rPr>
                <w:rFonts w:ascii="Times New Roman" w:hAnsi="Times New Roman"/>
                <w:color w:val="000000" w:themeColor="text1"/>
                <w:sz w:val="24"/>
                <w:szCs w:val="24"/>
              </w:rPr>
            </w:pPr>
          </w:p>
        </w:tc>
        <w:tc>
          <w:tcPr>
            <w:tcW w:w="580" w:type="pct"/>
          </w:tcPr>
          <w:p w14:paraId="1D224CC2" w14:textId="77777777" w:rsidR="00F03E6C" w:rsidRPr="00C93F4D" w:rsidRDefault="00F03E6C" w:rsidP="00F2370D">
            <w:pPr>
              <w:jc w:val="both"/>
              <w:rPr>
                <w:rFonts w:ascii="Times New Roman" w:hAnsi="Times New Roman"/>
                <w:color w:val="000000" w:themeColor="text1"/>
                <w:sz w:val="24"/>
                <w:szCs w:val="24"/>
              </w:rPr>
            </w:pPr>
          </w:p>
        </w:tc>
        <w:tc>
          <w:tcPr>
            <w:tcW w:w="387" w:type="pct"/>
          </w:tcPr>
          <w:p w14:paraId="47E761E1" w14:textId="77777777" w:rsidR="00F03E6C" w:rsidRPr="00C93F4D" w:rsidRDefault="00F03E6C" w:rsidP="00F2370D">
            <w:pPr>
              <w:jc w:val="both"/>
              <w:rPr>
                <w:rFonts w:ascii="Times New Roman" w:hAnsi="Times New Roman"/>
                <w:color w:val="000000" w:themeColor="text1"/>
                <w:sz w:val="24"/>
                <w:szCs w:val="24"/>
              </w:rPr>
            </w:pPr>
          </w:p>
        </w:tc>
        <w:tc>
          <w:tcPr>
            <w:tcW w:w="488" w:type="pct"/>
          </w:tcPr>
          <w:p w14:paraId="12A2BF72" w14:textId="77777777" w:rsidR="00F03E6C" w:rsidRPr="00C93F4D" w:rsidRDefault="00F03E6C" w:rsidP="00F2370D">
            <w:pPr>
              <w:jc w:val="both"/>
              <w:rPr>
                <w:rFonts w:ascii="Times New Roman" w:hAnsi="Times New Roman"/>
                <w:color w:val="000000" w:themeColor="text1"/>
                <w:sz w:val="24"/>
                <w:szCs w:val="24"/>
              </w:rPr>
            </w:pPr>
          </w:p>
        </w:tc>
        <w:tc>
          <w:tcPr>
            <w:tcW w:w="444" w:type="pct"/>
          </w:tcPr>
          <w:p w14:paraId="08972F91" w14:textId="77777777" w:rsidR="00F03E6C" w:rsidRPr="00C93F4D" w:rsidRDefault="00F03E6C" w:rsidP="00F2370D">
            <w:pPr>
              <w:jc w:val="both"/>
              <w:rPr>
                <w:rFonts w:ascii="Times New Roman" w:hAnsi="Times New Roman"/>
                <w:color w:val="000000" w:themeColor="text1"/>
                <w:sz w:val="24"/>
                <w:szCs w:val="24"/>
              </w:rPr>
            </w:pPr>
          </w:p>
        </w:tc>
        <w:tc>
          <w:tcPr>
            <w:tcW w:w="411" w:type="pct"/>
          </w:tcPr>
          <w:p w14:paraId="2B08752A" w14:textId="77777777" w:rsidR="00F03E6C" w:rsidRPr="00C93F4D" w:rsidRDefault="00F03E6C" w:rsidP="00F2370D">
            <w:pPr>
              <w:jc w:val="both"/>
              <w:rPr>
                <w:rFonts w:ascii="Times New Roman" w:hAnsi="Times New Roman"/>
                <w:color w:val="000000" w:themeColor="text1"/>
                <w:sz w:val="24"/>
                <w:szCs w:val="24"/>
              </w:rPr>
            </w:pPr>
          </w:p>
        </w:tc>
        <w:tc>
          <w:tcPr>
            <w:tcW w:w="960" w:type="pct"/>
          </w:tcPr>
          <w:p w14:paraId="7E839B87" w14:textId="77777777" w:rsidR="00F03E6C" w:rsidRPr="00C93F4D" w:rsidRDefault="00F03E6C" w:rsidP="00F2370D">
            <w:pPr>
              <w:jc w:val="both"/>
              <w:rPr>
                <w:rFonts w:ascii="Times New Roman" w:hAnsi="Times New Roman"/>
                <w:color w:val="000000" w:themeColor="text1"/>
                <w:sz w:val="24"/>
                <w:szCs w:val="24"/>
              </w:rPr>
            </w:pPr>
          </w:p>
        </w:tc>
      </w:tr>
      <w:tr w:rsidR="00F2370D" w:rsidRPr="00C93F4D" w14:paraId="1BE66BDD" w14:textId="77777777" w:rsidTr="00F2370D">
        <w:trPr>
          <w:trHeight w:val="724"/>
        </w:trPr>
        <w:tc>
          <w:tcPr>
            <w:tcW w:w="365" w:type="pct"/>
          </w:tcPr>
          <w:p w14:paraId="051B6C38" w14:textId="77777777" w:rsidR="00F2370D" w:rsidRPr="00C93F4D" w:rsidRDefault="00F2370D" w:rsidP="00F2370D">
            <w:pPr>
              <w:jc w:val="both"/>
              <w:rPr>
                <w:rFonts w:ascii="Times New Roman" w:hAnsi="Times New Roman"/>
                <w:i/>
                <w:iCs/>
                <w:color w:val="FFFFFF" w:themeColor="background1"/>
                <w:sz w:val="24"/>
                <w:szCs w:val="24"/>
              </w:rPr>
            </w:pPr>
          </w:p>
        </w:tc>
        <w:tc>
          <w:tcPr>
            <w:tcW w:w="487" w:type="pct"/>
          </w:tcPr>
          <w:p w14:paraId="08135EB0" w14:textId="77777777" w:rsidR="00F2370D" w:rsidRPr="00C93F4D" w:rsidRDefault="00F2370D" w:rsidP="00F2370D">
            <w:pPr>
              <w:jc w:val="both"/>
              <w:rPr>
                <w:rFonts w:ascii="Times New Roman" w:hAnsi="Times New Roman"/>
                <w:color w:val="FFFFFF" w:themeColor="background1"/>
                <w:sz w:val="24"/>
                <w:szCs w:val="24"/>
              </w:rPr>
            </w:pPr>
          </w:p>
        </w:tc>
        <w:tc>
          <w:tcPr>
            <w:tcW w:w="334" w:type="pct"/>
          </w:tcPr>
          <w:p w14:paraId="6A243E35" w14:textId="77777777" w:rsidR="00F2370D" w:rsidRPr="00C93F4D" w:rsidRDefault="00F2370D" w:rsidP="00F2370D">
            <w:pPr>
              <w:jc w:val="both"/>
              <w:rPr>
                <w:rFonts w:ascii="Times New Roman" w:hAnsi="Times New Roman"/>
                <w:color w:val="FFFFFF" w:themeColor="background1"/>
                <w:sz w:val="24"/>
                <w:szCs w:val="24"/>
              </w:rPr>
            </w:pPr>
          </w:p>
        </w:tc>
        <w:tc>
          <w:tcPr>
            <w:tcW w:w="263" w:type="pct"/>
          </w:tcPr>
          <w:p w14:paraId="0B7360E8" w14:textId="77777777" w:rsidR="00F2370D" w:rsidRPr="00C93F4D" w:rsidRDefault="00F2370D" w:rsidP="00F2370D">
            <w:pPr>
              <w:jc w:val="both"/>
              <w:rPr>
                <w:rFonts w:ascii="Times New Roman" w:hAnsi="Times New Roman"/>
                <w:color w:val="FFFFFF" w:themeColor="background1"/>
                <w:sz w:val="24"/>
                <w:szCs w:val="24"/>
              </w:rPr>
            </w:pPr>
          </w:p>
        </w:tc>
        <w:tc>
          <w:tcPr>
            <w:tcW w:w="282" w:type="pct"/>
          </w:tcPr>
          <w:p w14:paraId="64595C1A" w14:textId="77777777" w:rsidR="00F2370D" w:rsidRPr="00C93F4D" w:rsidRDefault="00F2370D" w:rsidP="00F2370D">
            <w:pPr>
              <w:jc w:val="both"/>
              <w:rPr>
                <w:rFonts w:ascii="Times New Roman" w:hAnsi="Times New Roman"/>
                <w:color w:val="FFFFFF" w:themeColor="background1"/>
                <w:sz w:val="24"/>
                <w:szCs w:val="24"/>
              </w:rPr>
            </w:pPr>
          </w:p>
        </w:tc>
        <w:tc>
          <w:tcPr>
            <w:tcW w:w="580" w:type="pct"/>
          </w:tcPr>
          <w:p w14:paraId="532F37A6" w14:textId="77777777" w:rsidR="00F2370D" w:rsidRPr="00C93F4D" w:rsidRDefault="00F2370D" w:rsidP="00F2370D">
            <w:pPr>
              <w:jc w:val="both"/>
              <w:rPr>
                <w:rFonts w:ascii="Times New Roman" w:hAnsi="Times New Roman"/>
                <w:color w:val="FFFFFF" w:themeColor="background1"/>
                <w:sz w:val="24"/>
                <w:szCs w:val="24"/>
              </w:rPr>
            </w:pPr>
          </w:p>
        </w:tc>
        <w:tc>
          <w:tcPr>
            <w:tcW w:w="387" w:type="pct"/>
          </w:tcPr>
          <w:p w14:paraId="5576ABDA" w14:textId="77777777" w:rsidR="00F2370D" w:rsidRPr="00C93F4D" w:rsidRDefault="00F2370D" w:rsidP="00F2370D">
            <w:pPr>
              <w:jc w:val="both"/>
              <w:rPr>
                <w:rFonts w:ascii="Times New Roman" w:hAnsi="Times New Roman"/>
                <w:color w:val="FFFFFF" w:themeColor="background1"/>
                <w:sz w:val="24"/>
                <w:szCs w:val="24"/>
              </w:rPr>
            </w:pPr>
          </w:p>
        </w:tc>
        <w:tc>
          <w:tcPr>
            <w:tcW w:w="488" w:type="pct"/>
          </w:tcPr>
          <w:p w14:paraId="44ABAE26" w14:textId="77777777" w:rsidR="00F2370D" w:rsidRPr="00C93F4D" w:rsidRDefault="00F2370D" w:rsidP="00F2370D">
            <w:pPr>
              <w:jc w:val="both"/>
              <w:rPr>
                <w:rFonts w:ascii="Times New Roman" w:hAnsi="Times New Roman"/>
                <w:color w:val="FFFFFF" w:themeColor="background1"/>
                <w:sz w:val="24"/>
                <w:szCs w:val="24"/>
              </w:rPr>
            </w:pPr>
          </w:p>
        </w:tc>
        <w:tc>
          <w:tcPr>
            <w:tcW w:w="444" w:type="pct"/>
          </w:tcPr>
          <w:p w14:paraId="0944CD7C" w14:textId="77777777" w:rsidR="00F2370D" w:rsidRPr="00C93F4D" w:rsidRDefault="00F2370D" w:rsidP="00F2370D">
            <w:pPr>
              <w:jc w:val="both"/>
              <w:rPr>
                <w:rFonts w:ascii="Times New Roman" w:hAnsi="Times New Roman"/>
                <w:color w:val="FFFFFF" w:themeColor="background1"/>
                <w:sz w:val="24"/>
                <w:szCs w:val="24"/>
              </w:rPr>
            </w:pPr>
          </w:p>
        </w:tc>
        <w:tc>
          <w:tcPr>
            <w:tcW w:w="411" w:type="pct"/>
          </w:tcPr>
          <w:p w14:paraId="2F8BD42E" w14:textId="77777777" w:rsidR="00F2370D" w:rsidRPr="00C93F4D" w:rsidRDefault="00F2370D" w:rsidP="00F2370D">
            <w:pPr>
              <w:jc w:val="both"/>
              <w:rPr>
                <w:rFonts w:ascii="Times New Roman" w:hAnsi="Times New Roman"/>
                <w:color w:val="FFFFFF" w:themeColor="background1"/>
                <w:sz w:val="24"/>
                <w:szCs w:val="24"/>
              </w:rPr>
            </w:pPr>
          </w:p>
        </w:tc>
        <w:tc>
          <w:tcPr>
            <w:tcW w:w="960" w:type="pct"/>
          </w:tcPr>
          <w:p w14:paraId="2257C327" w14:textId="77777777" w:rsidR="00F2370D" w:rsidRPr="00C93F4D" w:rsidRDefault="00F2370D" w:rsidP="00F2370D">
            <w:pPr>
              <w:jc w:val="both"/>
              <w:rPr>
                <w:rFonts w:ascii="Times New Roman" w:hAnsi="Times New Roman"/>
                <w:color w:val="FFFFFF" w:themeColor="background1"/>
                <w:sz w:val="24"/>
                <w:szCs w:val="24"/>
              </w:rPr>
            </w:pPr>
          </w:p>
        </w:tc>
      </w:tr>
    </w:tbl>
    <w:p w14:paraId="2853CEB8" w14:textId="77777777" w:rsidR="00F03E6C" w:rsidRPr="00C93F4D" w:rsidRDefault="00F03E6C" w:rsidP="00F2370D">
      <w:pPr>
        <w:spacing w:line="480" w:lineRule="auto"/>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t xml:space="preserve">                                        </w:t>
      </w:r>
    </w:p>
    <w:p w14:paraId="46403B15" w14:textId="77777777" w:rsidR="00C50CF6" w:rsidRPr="00C93F4D" w:rsidRDefault="00F03E6C" w:rsidP="00F2370D">
      <w:pPr>
        <w:spacing w:line="480" w:lineRule="auto"/>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rPr>
        <w:t>DO= Dissolved oxygen, Temp = Temperature, EC = Electrical conductivity, TDS = Total Dissolved Salts</w:t>
      </w:r>
      <w:r w:rsidRPr="00C93F4D">
        <w:rPr>
          <w:rFonts w:ascii="Times New Roman" w:hAnsi="Times New Roman"/>
          <w:color w:val="000000" w:themeColor="text1"/>
          <w:sz w:val="24"/>
          <w:szCs w:val="24"/>
          <w:lang w:val="fr-FR"/>
        </w:rPr>
        <w:t xml:space="preserve">  </w:t>
      </w:r>
    </w:p>
    <w:p w14:paraId="6BAB61E6"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7210F854"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5EE33200"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623D368F"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2CF906D2"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2DBC0CA8"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4EA033F8"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31B8F1E8" w14:textId="77777777" w:rsidR="00F2370D" w:rsidRPr="00C93F4D" w:rsidRDefault="00F03E6C" w:rsidP="007122EE">
      <w:pPr>
        <w:spacing w:line="480" w:lineRule="auto"/>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t xml:space="preserve">                   </w:t>
      </w:r>
    </w:p>
    <w:p w14:paraId="30D55034" w14:textId="77777777" w:rsidR="00F2370D" w:rsidRPr="00C93F4D" w:rsidRDefault="00F2370D">
      <w:pPr>
        <w:spacing w:after="160" w:line="259" w:lineRule="auto"/>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br w:type="page"/>
      </w:r>
    </w:p>
    <w:p w14:paraId="04F40B96" w14:textId="0DFC758C" w:rsidR="00F03E6C" w:rsidRPr="00C93F4D" w:rsidRDefault="00F03E6C" w:rsidP="00F2370D">
      <w:pPr>
        <w:pStyle w:val="TitleSub"/>
        <w:rPr>
          <w:rStyle w:val="SubtleEmphasis"/>
          <w:b w:val="0"/>
          <w:bCs w:val="0"/>
        </w:rPr>
      </w:pPr>
      <w:bookmarkStart w:id="2214" w:name="_Toc144063182"/>
      <w:r w:rsidRPr="00C93F4D">
        <w:rPr>
          <w:rStyle w:val="SubtleEmphasis"/>
          <w:b w:val="0"/>
          <w:bCs w:val="0"/>
        </w:rPr>
        <w:t xml:space="preserve">Appendix 2. Revelliac </w:t>
      </w:r>
      <w:r w:rsidR="003C391E" w:rsidRPr="003C391E">
        <w:rPr>
          <w:rStyle w:val="SubtleEmphasis"/>
          <w:b w:val="0"/>
          <w:bCs w:val="0"/>
          <w:i/>
        </w:rPr>
        <w:t>et al.,</w:t>
      </w:r>
      <w:r w:rsidRPr="00C93F4D">
        <w:rPr>
          <w:rStyle w:val="SubtleEmphasis"/>
          <w:b w:val="0"/>
          <w:bCs w:val="0"/>
        </w:rPr>
        <w:t xml:space="preserve"> </w:t>
      </w:r>
      <w:r w:rsidR="00B76705" w:rsidRPr="00C93F4D">
        <w:rPr>
          <w:rStyle w:val="SubtleEmphasis"/>
          <w:b w:val="0"/>
          <w:bCs w:val="0"/>
        </w:rPr>
        <w:t>(</w:t>
      </w:r>
      <w:r w:rsidRPr="00C93F4D">
        <w:rPr>
          <w:rStyle w:val="SubtleEmphasis"/>
          <w:b w:val="0"/>
          <w:bCs w:val="0"/>
        </w:rPr>
        <w:t>2009</w:t>
      </w:r>
      <w:r w:rsidR="00B76705" w:rsidRPr="00C93F4D">
        <w:rPr>
          <w:rStyle w:val="SubtleEmphasis"/>
          <w:b w:val="0"/>
          <w:bCs w:val="0"/>
        </w:rPr>
        <w:t>)</w:t>
      </w:r>
      <w:r w:rsidRPr="00C93F4D">
        <w:rPr>
          <w:rStyle w:val="SubtleEmphasis"/>
          <w:b w:val="0"/>
          <w:bCs w:val="0"/>
        </w:rPr>
        <w:t xml:space="preserve"> </w:t>
      </w:r>
      <w:r w:rsidR="00B76705" w:rsidRPr="00C93F4D">
        <w:rPr>
          <w:rStyle w:val="SubtleEmphasis"/>
          <w:b w:val="0"/>
          <w:bCs w:val="0"/>
        </w:rPr>
        <w:t xml:space="preserve">Species </w:t>
      </w:r>
      <w:r w:rsidR="00D72BB8" w:rsidRPr="00C93F4D">
        <w:rPr>
          <w:rStyle w:val="SubtleEmphasis"/>
          <w:b w:val="0"/>
          <w:bCs w:val="0"/>
        </w:rPr>
        <w:t>identification</w:t>
      </w:r>
      <w:r w:rsidR="00B76705" w:rsidRPr="00C93F4D">
        <w:rPr>
          <w:rStyle w:val="SubtleEmphasis"/>
          <w:b w:val="0"/>
          <w:bCs w:val="0"/>
        </w:rPr>
        <w:t xml:space="preserve"> key for tropical juvenile anguillid eels</w:t>
      </w:r>
      <w:r w:rsidRPr="00C93F4D">
        <w:rPr>
          <w:rStyle w:val="SubtleEmphasis"/>
          <w:b w:val="0"/>
          <w:bCs w:val="0"/>
        </w:rPr>
        <w:t>.</w:t>
      </w:r>
      <w:bookmarkEnd w:id="2214"/>
    </w:p>
    <w:p w14:paraId="54A34458" w14:textId="3939A1E4" w:rsidR="00AB0174" w:rsidRPr="00C93F4D" w:rsidRDefault="00AB0174"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noProof/>
          <w:color w:val="000000" w:themeColor="text1"/>
          <w:sz w:val="24"/>
          <w:szCs w:val="24"/>
          <w:shd w:val="clear" w:color="auto" w:fill="FFFFFF"/>
          <w:lang w:val="en-US" w:eastAsia="en-US"/>
        </w:rPr>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8E69D-46DF-4F13-B4E2-53C204A63A0F}"/>
                        </a:ext>
                      </a:extLst>
                    </pic:cNvPr>
                    <pic:cNvPicPr/>
                  </pic:nvPicPr>
                  <pic:blipFill rotWithShape="1">
                    <a:blip r:embed="rId36">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7784A67C" w14:textId="620B6C4E"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6B46D7EE" w14:textId="6A922A43"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046C2ECD" w14:textId="2323F2DE"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3528F83B" w14:textId="3B8E5D7D"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5FA557F4" w14:textId="652C19C9"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67E60E4E" w14:textId="0EF10AD9"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5039EE63" w14:textId="4BDF4E62" w:rsidR="00F2370D" w:rsidRPr="00C93F4D" w:rsidRDefault="00F2370D">
      <w:pPr>
        <w:spacing w:after="160" w:line="259" w:lineRule="auto"/>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br w:type="page"/>
      </w:r>
    </w:p>
    <w:p w14:paraId="0879D71C" w14:textId="12924004" w:rsidR="00B76705" w:rsidRPr="00C93F4D" w:rsidRDefault="00B76705" w:rsidP="00F2370D">
      <w:pPr>
        <w:pStyle w:val="TitleSub"/>
        <w:rPr>
          <w:rStyle w:val="SubtleEmphasis"/>
          <w:b w:val="0"/>
          <w:bCs w:val="0"/>
        </w:rPr>
      </w:pPr>
      <w:bookmarkStart w:id="2215" w:name="_Toc144063183"/>
      <w:r w:rsidRPr="00C93F4D">
        <w:rPr>
          <w:rStyle w:val="SubtleEmphasis"/>
          <w:b w:val="0"/>
          <w:bCs w:val="0"/>
        </w:rPr>
        <w:t>Appendix 3. Ege, (1939) Fin index identification key for tropical juvenile anguillid eels</w:t>
      </w:r>
      <w:bookmarkEnd w:id="2215"/>
    </w:p>
    <w:p w14:paraId="42D013F8" w14:textId="2BE34AE6" w:rsidR="00B76705" w:rsidRPr="00C93F4D" w:rsidRDefault="00B76705"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48B68AB6" w14:textId="0EFA318B"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2F4B54D3" w14:textId="461AEA30" w:rsidR="00D72BB8" w:rsidRPr="00C93F4D" w:rsidRDefault="00D72BB8" w:rsidP="00F2370D">
      <w:pPr>
        <w:spacing w:line="480" w:lineRule="auto"/>
        <w:ind w:left="720" w:hanging="720"/>
        <w:jc w:val="both"/>
        <w:rPr>
          <w:rFonts w:ascii="Times New Roman" w:hAnsi="Times New Roman"/>
          <w:color w:val="000000" w:themeColor="text1"/>
          <w:sz w:val="24"/>
          <w:szCs w:val="24"/>
          <w:shd w:val="clear" w:color="auto" w:fill="FFFFFF"/>
        </w:rPr>
      </w:pPr>
    </w:p>
    <w:p w14:paraId="11970D34" w14:textId="6AE24E98" w:rsidR="00D72BB8" w:rsidRPr="00C93F4D" w:rsidRDefault="00D72BB8" w:rsidP="00F2370D">
      <w:pPr>
        <w:spacing w:line="480" w:lineRule="auto"/>
        <w:ind w:left="720" w:hanging="720"/>
        <w:jc w:val="both"/>
        <w:rPr>
          <w:rFonts w:ascii="Times New Roman" w:hAnsi="Times New Roman"/>
          <w:color w:val="000000" w:themeColor="text1"/>
          <w:sz w:val="24"/>
          <w:szCs w:val="24"/>
          <w:shd w:val="clear" w:color="auto" w:fill="FFFFFF"/>
        </w:rPr>
      </w:pPr>
    </w:p>
    <w:p w14:paraId="1A42E21C" w14:textId="77777777" w:rsidR="00C50CF6" w:rsidRPr="00C93F4D" w:rsidRDefault="00C50CF6" w:rsidP="00F2370D">
      <w:pPr>
        <w:spacing w:line="480" w:lineRule="auto"/>
        <w:ind w:left="720" w:hanging="720"/>
        <w:jc w:val="both"/>
        <w:rPr>
          <w:rFonts w:ascii="Times New Roman" w:hAnsi="Times New Roman"/>
          <w:color w:val="000000" w:themeColor="text1"/>
          <w:sz w:val="24"/>
          <w:szCs w:val="24"/>
          <w:shd w:val="clear" w:color="auto" w:fill="FFFFFF"/>
        </w:rPr>
      </w:pPr>
    </w:p>
    <w:p w14:paraId="29C74283" w14:textId="77777777" w:rsidR="00C652D2" w:rsidRPr="00C93F4D" w:rsidRDefault="00C652D2" w:rsidP="00F2370D">
      <w:pPr>
        <w:pStyle w:val="TitleSub"/>
        <w:rPr>
          <w:rStyle w:val="SubtleEmphasis"/>
        </w:rPr>
      </w:pPr>
      <w:bookmarkStart w:id="2216" w:name="_Toc144063184"/>
      <w:r w:rsidRPr="00C93F4D">
        <w:rPr>
          <w:rStyle w:val="SubtleEmphasis"/>
        </w:rPr>
        <w:t>Appendix 4. FDI for every individual captured</w:t>
      </w:r>
      <w:bookmarkEnd w:id="2216"/>
    </w:p>
    <w:tbl>
      <w:tblPr>
        <w:tblStyle w:val="Table"/>
        <w:tblpPr w:leftFromText="180" w:rightFromText="180" w:tblpY="-1440"/>
        <w:tblW w:w="5000" w:type="pct"/>
        <w:tblCellMar>
          <w:left w:w="60" w:type="dxa"/>
          <w:right w:w="60" w:type="dxa"/>
        </w:tblCellMar>
        <w:tblLook w:val="0000" w:firstRow="0" w:lastRow="0" w:firstColumn="0" w:lastColumn="0" w:noHBand="0" w:noVBand="0"/>
      </w:tblPr>
      <w:tblGrid>
        <w:gridCol w:w="1017"/>
        <w:gridCol w:w="977"/>
        <w:gridCol w:w="463"/>
        <w:gridCol w:w="800"/>
        <w:gridCol w:w="709"/>
        <w:gridCol w:w="800"/>
        <w:gridCol w:w="544"/>
        <w:gridCol w:w="1107"/>
        <w:gridCol w:w="981"/>
        <w:gridCol w:w="981"/>
        <w:gridCol w:w="981"/>
      </w:tblGrid>
      <w:tr w:rsidR="001D5B53" w:rsidRPr="00C93F4D" w14:paraId="72205E06" w14:textId="77777777" w:rsidTr="00B80A80">
        <w:trPr>
          <w:cantSplit/>
          <w:tblHeader/>
        </w:trPr>
        <w:tc>
          <w:tcPr>
            <w:tcW w:w="0" w:type="auto"/>
          </w:tcPr>
          <w:p w14:paraId="040C4D2F" w14:textId="77777777" w:rsidR="00F2370D" w:rsidRPr="00C93F4D" w:rsidRDefault="00F2370D" w:rsidP="00F2370D">
            <w:pPr>
              <w:keepNext/>
              <w:spacing w:after="60" w:line="480" w:lineRule="auto"/>
              <w:jc w:val="both"/>
              <w:rPr>
                <w:rFonts w:ascii="Times New Roman" w:hAnsi="Times New Roman"/>
                <w:color w:val="000000" w:themeColor="text1"/>
              </w:rPr>
            </w:pPr>
            <w:bookmarkStart w:id="2217" w:name="fdi"/>
            <w:bookmarkStart w:id="2218" w:name="_Hlk128898374"/>
          </w:p>
          <w:p w14:paraId="77CD6840" w14:textId="26645C47" w:rsidR="00F2370D" w:rsidRPr="00C93F4D" w:rsidRDefault="00F2370D" w:rsidP="00F2370D">
            <w:pPr>
              <w:keepNext/>
              <w:spacing w:after="60" w:line="480" w:lineRule="auto"/>
              <w:jc w:val="both"/>
              <w:rPr>
                <w:rFonts w:ascii="Times New Roman" w:hAnsi="Times New Roman"/>
                <w:color w:val="000000" w:themeColor="text1"/>
              </w:rPr>
            </w:pPr>
          </w:p>
        </w:tc>
        <w:tc>
          <w:tcPr>
            <w:tcW w:w="0" w:type="auto"/>
            <w:tcBorders>
              <w:top w:val="single" w:sz="16" w:space="0" w:color="D3D3D3"/>
              <w:bottom w:val="single" w:sz="16" w:space="0" w:color="D3D3D3"/>
            </w:tcBorders>
          </w:tcPr>
          <w:p w14:paraId="1E254E5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Family</w:t>
            </w:r>
          </w:p>
        </w:tc>
        <w:tc>
          <w:tcPr>
            <w:tcW w:w="0" w:type="auto"/>
            <w:tcBorders>
              <w:top w:val="single" w:sz="16" w:space="0" w:color="D3D3D3"/>
              <w:bottom w:val="single" w:sz="16" w:space="0" w:color="D3D3D3"/>
            </w:tcBorders>
          </w:tcPr>
          <w:p w14:paraId="183C546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TL (cm)</w:t>
            </w:r>
          </w:p>
        </w:tc>
        <w:tc>
          <w:tcPr>
            <w:tcW w:w="0" w:type="auto"/>
            <w:tcBorders>
              <w:top w:val="single" w:sz="16" w:space="0" w:color="D3D3D3"/>
              <w:bottom w:val="single" w:sz="16" w:space="0" w:color="D3D3D3"/>
            </w:tcBorders>
          </w:tcPr>
          <w:p w14:paraId="5D7DB3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DF to AF (mm)</w:t>
            </w:r>
          </w:p>
        </w:tc>
        <w:tc>
          <w:tcPr>
            <w:tcW w:w="0" w:type="auto"/>
            <w:tcBorders>
              <w:top w:val="single" w:sz="16" w:space="0" w:color="D3D3D3"/>
              <w:bottom w:val="single" w:sz="16" w:space="0" w:color="D3D3D3"/>
            </w:tcBorders>
          </w:tcPr>
          <w:p w14:paraId="3A65B4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LH (mm)</w:t>
            </w:r>
          </w:p>
        </w:tc>
        <w:tc>
          <w:tcPr>
            <w:tcW w:w="0" w:type="auto"/>
            <w:tcBorders>
              <w:top w:val="single" w:sz="16" w:space="0" w:color="D3D3D3"/>
              <w:bottom w:val="single" w:sz="16" w:space="0" w:color="D3D3D3"/>
            </w:tcBorders>
          </w:tcPr>
          <w:p w14:paraId="6ACB68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RH (mm)</w:t>
            </w:r>
          </w:p>
        </w:tc>
        <w:tc>
          <w:tcPr>
            <w:tcW w:w="0" w:type="auto"/>
            <w:tcBorders>
              <w:top w:val="single" w:sz="16" w:space="0" w:color="D3D3D3"/>
              <w:bottom w:val="single" w:sz="16" w:space="0" w:color="D3D3D3"/>
            </w:tcBorders>
          </w:tcPr>
          <w:p w14:paraId="1873C4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Site</w:t>
            </w:r>
          </w:p>
        </w:tc>
        <w:tc>
          <w:tcPr>
            <w:tcW w:w="0" w:type="auto"/>
            <w:tcBorders>
              <w:top w:val="single" w:sz="16" w:space="0" w:color="D3D3D3"/>
              <w:bottom w:val="single" w:sz="16" w:space="0" w:color="D3D3D3"/>
            </w:tcBorders>
          </w:tcPr>
          <w:p w14:paraId="2C36BA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Total_Length</w:t>
            </w:r>
          </w:p>
        </w:tc>
        <w:tc>
          <w:tcPr>
            <w:tcW w:w="0" w:type="auto"/>
            <w:tcBorders>
              <w:top w:val="single" w:sz="16" w:space="0" w:color="D3D3D3"/>
              <w:bottom w:val="single" w:sz="16" w:space="0" w:color="D3D3D3"/>
            </w:tcBorders>
          </w:tcPr>
          <w:p w14:paraId="4A976B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FDI</w:t>
            </w:r>
          </w:p>
        </w:tc>
        <w:tc>
          <w:tcPr>
            <w:tcW w:w="0" w:type="auto"/>
            <w:tcBorders>
              <w:top w:val="single" w:sz="16" w:space="0" w:color="D3D3D3"/>
              <w:bottom w:val="single" w:sz="16" w:space="0" w:color="D3D3D3"/>
            </w:tcBorders>
          </w:tcPr>
          <w:p w14:paraId="2E0319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LH_Index</w:t>
            </w:r>
          </w:p>
        </w:tc>
        <w:tc>
          <w:tcPr>
            <w:tcW w:w="0" w:type="auto"/>
          </w:tcPr>
          <w:p w14:paraId="47EDE9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RH_Index</w:t>
            </w:r>
          </w:p>
        </w:tc>
      </w:tr>
      <w:tr w:rsidR="001D5B53" w:rsidRPr="00C93F4D" w14:paraId="22AB96E2" w14:textId="77777777" w:rsidTr="00B80A80">
        <w:trPr>
          <w:cantSplit/>
        </w:trPr>
        <w:tc>
          <w:tcPr>
            <w:tcW w:w="0" w:type="auto"/>
          </w:tcPr>
          <w:p w14:paraId="1BEC2AB2" w14:textId="6FCEEBE4"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E2EA4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E7C4B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317626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1CC26E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6A0601F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0386D8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732F3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8C118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12E17C4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6F69FA7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1D5B53" w:rsidRPr="00C93F4D" w14:paraId="39A21D8B" w14:textId="77777777" w:rsidTr="00B80A80">
        <w:trPr>
          <w:cantSplit/>
        </w:trPr>
        <w:tc>
          <w:tcPr>
            <w:tcW w:w="0" w:type="auto"/>
          </w:tcPr>
          <w:p w14:paraId="4E6726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6394D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F50D3A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1AD4F1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763181A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6448BB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555CDE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6E35C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B5FF3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6B061DF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64B8D87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1D5B53" w:rsidRPr="00C93F4D" w14:paraId="09294C6D" w14:textId="77777777" w:rsidTr="00B80A80">
        <w:trPr>
          <w:cantSplit/>
        </w:trPr>
        <w:tc>
          <w:tcPr>
            <w:tcW w:w="0" w:type="auto"/>
          </w:tcPr>
          <w:p w14:paraId="315C793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3A1EA8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5AFDA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36703B5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0AA0DA3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57DF20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25F48F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24012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5F0E38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3F9B87B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4CB1FD7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1D5B53" w:rsidRPr="00C93F4D" w14:paraId="26FBF5C2" w14:textId="77777777" w:rsidTr="00B80A80">
        <w:trPr>
          <w:cantSplit/>
        </w:trPr>
        <w:tc>
          <w:tcPr>
            <w:tcW w:w="0" w:type="auto"/>
          </w:tcPr>
          <w:p w14:paraId="7445149A" w14:textId="0C0A3A83"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marmorata</w:t>
            </w:r>
          </w:p>
        </w:tc>
        <w:tc>
          <w:tcPr>
            <w:tcW w:w="0" w:type="auto"/>
          </w:tcPr>
          <w:p w14:paraId="19344F4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6D34AD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72E9E1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117C164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60709A7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5AE258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8689E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20967D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486ADC7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4698D7D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1D5B53" w:rsidRPr="00C93F4D" w14:paraId="18336619" w14:textId="77777777" w:rsidTr="00B80A80">
        <w:trPr>
          <w:cantSplit/>
        </w:trPr>
        <w:tc>
          <w:tcPr>
            <w:tcW w:w="0" w:type="auto"/>
          </w:tcPr>
          <w:p w14:paraId="53A20D55" w14:textId="5A690A9B"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0AE667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4196E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1EB6B1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61CF8A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71F8448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5C6978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554B822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4CCDB2F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0A56A3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38B9882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1D5B53" w:rsidRPr="00C93F4D" w14:paraId="70937E62" w14:textId="77777777" w:rsidTr="00B80A80">
        <w:trPr>
          <w:cantSplit/>
        </w:trPr>
        <w:tc>
          <w:tcPr>
            <w:tcW w:w="0" w:type="auto"/>
          </w:tcPr>
          <w:p w14:paraId="35EF6704" w14:textId="51345F26"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3C4FCF7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CD68E8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2E268E6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183222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567263D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7D6E14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3270E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0C76CF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4510FD7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37D9C20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1D5B53" w:rsidRPr="00C93F4D" w14:paraId="5678FAA7" w14:textId="77777777" w:rsidTr="00B80A80">
        <w:trPr>
          <w:cantSplit/>
        </w:trPr>
        <w:tc>
          <w:tcPr>
            <w:tcW w:w="0" w:type="auto"/>
          </w:tcPr>
          <w:p w14:paraId="7CB062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5D248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F38C4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FE923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2DFD21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62EA2AA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4C73C36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01B313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7E3CB23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798D1B7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356406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1D5B53" w:rsidRPr="00C93F4D" w14:paraId="5503FC21" w14:textId="77777777" w:rsidTr="00B80A80">
        <w:trPr>
          <w:cantSplit/>
        </w:trPr>
        <w:tc>
          <w:tcPr>
            <w:tcW w:w="0" w:type="auto"/>
          </w:tcPr>
          <w:p w14:paraId="61F5DC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0121C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1CB8F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95459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73EC536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4C487F6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144C0B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465D8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22EAF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2418C3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6509FC9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1D5B53" w:rsidRPr="00C93F4D" w14:paraId="488801FB" w14:textId="77777777" w:rsidTr="00B80A80">
        <w:trPr>
          <w:cantSplit/>
        </w:trPr>
        <w:tc>
          <w:tcPr>
            <w:tcW w:w="0" w:type="auto"/>
          </w:tcPr>
          <w:p w14:paraId="5EF8F371" w14:textId="7F161DFD"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0FA00E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A4692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507803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272FD5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7130FB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7F3192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BCB11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2873D3F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7E97FBA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279D393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1D5B53" w:rsidRPr="00C93F4D" w14:paraId="17951932" w14:textId="77777777" w:rsidTr="00B80A80">
        <w:trPr>
          <w:cantSplit/>
        </w:trPr>
        <w:tc>
          <w:tcPr>
            <w:tcW w:w="0" w:type="auto"/>
          </w:tcPr>
          <w:p w14:paraId="43BB9485" w14:textId="49F53293"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0E3D7F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84282B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5A9D27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59F9B5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5BA5712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74F29C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A639D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7A957C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53C858A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47FCF3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1D5B53" w:rsidRPr="00C93F4D" w14:paraId="306C060F" w14:textId="77777777" w:rsidTr="00B80A80">
        <w:trPr>
          <w:cantSplit/>
        </w:trPr>
        <w:tc>
          <w:tcPr>
            <w:tcW w:w="0" w:type="auto"/>
          </w:tcPr>
          <w:p w14:paraId="6F6973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B709A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9E367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53FA2B4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3F5AF4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1F72C91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119868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EDB4F4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E7DFB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2221EA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0A30A2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1D5B53" w:rsidRPr="00C93F4D" w14:paraId="6CB6B17C" w14:textId="77777777" w:rsidTr="00B80A80">
        <w:trPr>
          <w:cantSplit/>
        </w:trPr>
        <w:tc>
          <w:tcPr>
            <w:tcW w:w="0" w:type="auto"/>
          </w:tcPr>
          <w:p w14:paraId="487EB575" w14:textId="0AFD6B08"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0042B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B118A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6AE902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081613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51F2620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5AA889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EB1D79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57A88E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787E0B1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167CDB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1D5B53" w:rsidRPr="00C93F4D" w14:paraId="6C98735D" w14:textId="77777777" w:rsidTr="00B80A80">
        <w:trPr>
          <w:cantSplit/>
        </w:trPr>
        <w:tc>
          <w:tcPr>
            <w:tcW w:w="0" w:type="auto"/>
          </w:tcPr>
          <w:p w14:paraId="694A542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38C4E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89C98F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AA599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4E07EF9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217EED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1D6F5D2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5454AFC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FE92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3F4ED3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4E268CB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1D5B53" w:rsidRPr="00C93F4D" w14:paraId="0D4BE4E9" w14:textId="77777777" w:rsidTr="00B80A80">
        <w:trPr>
          <w:cantSplit/>
        </w:trPr>
        <w:tc>
          <w:tcPr>
            <w:tcW w:w="0" w:type="auto"/>
          </w:tcPr>
          <w:p w14:paraId="58DB83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85408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AD8FB1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12664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38FC6B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46AEBC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386F37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DB79C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7E86F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1B10810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6333EE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1D5B53" w:rsidRPr="00C93F4D" w14:paraId="2096829E" w14:textId="77777777" w:rsidTr="00B80A80">
        <w:trPr>
          <w:cantSplit/>
        </w:trPr>
        <w:tc>
          <w:tcPr>
            <w:tcW w:w="0" w:type="auto"/>
          </w:tcPr>
          <w:p w14:paraId="676A0F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ACE64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AFB9C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1B08F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1D8C84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32BE53D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4AA2AB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5D9681E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720191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4134994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19E9FA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1D5B53" w:rsidRPr="00C93F4D" w14:paraId="12019B93" w14:textId="77777777" w:rsidTr="00B80A80">
        <w:trPr>
          <w:cantSplit/>
        </w:trPr>
        <w:tc>
          <w:tcPr>
            <w:tcW w:w="0" w:type="auto"/>
          </w:tcPr>
          <w:p w14:paraId="3BEABE00" w14:textId="107D0D29"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3787DBB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204F3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430D47B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6F8457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432908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183E87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1D2ABE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A193E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358AB9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260D898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1D5B53" w:rsidRPr="00C93F4D" w14:paraId="1519F9EC" w14:textId="77777777" w:rsidTr="00B80A80">
        <w:trPr>
          <w:cantSplit/>
        </w:trPr>
        <w:tc>
          <w:tcPr>
            <w:tcW w:w="0" w:type="auto"/>
          </w:tcPr>
          <w:p w14:paraId="1E84C5E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6A82A8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C740B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6AF2CF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000EBD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509B42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6F5E1BD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85F1A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438812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563460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3271B5F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1D5B53" w:rsidRPr="00C93F4D" w14:paraId="267252F3" w14:textId="77777777" w:rsidTr="00B80A80">
        <w:trPr>
          <w:cantSplit/>
        </w:trPr>
        <w:tc>
          <w:tcPr>
            <w:tcW w:w="0" w:type="auto"/>
          </w:tcPr>
          <w:p w14:paraId="5A497C8F" w14:textId="35B490B6"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503C59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63ED4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3657E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07AA2DC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26AA15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65FF78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4D1A28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49560C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051F39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19E615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r w:rsidR="001D5B53" w:rsidRPr="00C93F4D" w14:paraId="0F3913A3" w14:textId="77777777" w:rsidTr="00B80A80">
        <w:trPr>
          <w:cantSplit/>
        </w:trPr>
        <w:tc>
          <w:tcPr>
            <w:tcW w:w="0" w:type="auto"/>
          </w:tcPr>
          <w:p w14:paraId="408BE0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12A4F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F4A487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4.6</w:t>
            </w:r>
          </w:p>
        </w:tc>
        <w:tc>
          <w:tcPr>
            <w:tcW w:w="0" w:type="auto"/>
          </w:tcPr>
          <w:p w14:paraId="3FCBBF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74.818</w:t>
            </w:r>
          </w:p>
        </w:tc>
        <w:tc>
          <w:tcPr>
            <w:tcW w:w="0" w:type="auto"/>
          </w:tcPr>
          <w:p w14:paraId="066FEE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w:t>
            </w:r>
          </w:p>
        </w:tc>
        <w:tc>
          <w:tcPr>
            <w:tcW w:w="0" w:type="auto"/>
          </w:tcPr>
          <w:p w14:paraId="0F24BB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57.4780</w:t>
            </w:r>
          </w:p>
        </w:tc>
        <w:tc>
          <w:tcPr>
            <w:tcW w:w="0" w:type="auto"/>
          </w:tcPr>
          <w:p w14:paraId="0F35C2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C8398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46000</w:t>
            </w:r>
          </w:p>
        </w:tc>
        <w:tc>
          <w:tcPr>
            <w:tcW w:w="0" w:type="auto"/>
          </w:tcPr>
          <w:p w14:paraId="7F71B1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0.16264783</w:t>
            </w:r>
          </w:p>
        </w:tc>
        <w:tc>
          <w:tcPr>
            <w:tcW w:w="0" w:type="auto"/>
          </w:tcPr>
          <w:p w14:paraId="47C347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0.13307826</w:t>
            </w:r>
          </w:p>
        </w:tc>
        <w:tc>
          <w:tcPr>
            <w:tcW w:w="0" w:type="auto"/>
          </w:tcPr>
          <w:p w14:paraId="299556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0.12495217</w:t>
            </w:r>
          </w:p>
        </w:tc>
      </w:tr>
      <w:tr w:rsidR="001D5B53" w:rsidRPr="00C93F4D" w14:paraId="3D4C4DB5" w14:textId="77777777" w:rsidTr="00B80A80">
        <w:trPr>
          <w:cantSplit/>
        </w:trPr>
        <w:tc>
          <w:tcPr>
            <w:tcW w:w="0" w:type="auto"/>
          </w:tcPr>
          <w:p w14:paraId="7BBB889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473FB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089CD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5194B23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123.955</w:t>
            </w:r>
          </w:p>
        </w:tc>
        <w:tc>
          <w:tcPr>
            <w:tcW w:w="0" w:type="auto"/>
          </w:tcPr>
          <w:p w14:paraId="50860C9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69.561</w:t>
            </w:r>
          </w:p>
        </w:tc>
        <w:tc>
          <w:tcPr>
            <w:tcW w:w="0" w:type="auto"/>
          </w:tcPr>
          <w:p w14:paraId="419E25E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55.9420</w:t>
            </w:r>
          </w:p>
        </w:tc>
        <w:tc>
          <w:tcPr>
            <w:tcW w:w="0" w:type="auto"/>
          </w:tcPr>
          <w:p w14:paraId="6B2093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BCCBF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58CAA3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0.23387736</w:t>
            </w:r>
          </w:p>
        </w:tc>
        <w:tc>
          <w:tcPr>
            <w:tcW w:w="0" w:type="auto"/>
          </w:tcPr>
          <w:p w14:paraId="70F130C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0.13124717</w:t>
            </w:r>
          </w:p>
        </w:tc>
        <w:tc>
          <w:tcPr>
            <w:tcW w:w="0" w:type="auto"/>
          </w:tcPr>
          <w:p w14:paraId="6FE983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0.10555094</w:t>
            </w:r>
          </w:p>
        </w:tc>
      </w:tr>
      <w:tr w:rsidR="001D5B53" w:rsidRPr="00C93F4D" w14:paraId="4FD3A93A" w14:textId="77777777" w:rsidTr="00B80A80">
        <w:trPr>
          <w:cantSplit/>
        </w:trPr>
        <w:tc>
          <w:tcPr>
            <w:tcW w:w="0" w:type="auto"/>
          </w:tcPr>
          <w:p w14:paraId="45214269" w14:textId="525AAAE1"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27FD9A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716365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3A30BA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157.948</w:t>
            </w:r>
          </w:p>
        </w:tc>
        <w:tc>
          <w:tcPr>
            <w:tcW w:w="0" w:type="auto"/>
          </w:tcPr>
          <w:p w14:paraId="7A7527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64.305</w:t>
            </w:r>
          </w:p>
        </w:tc>
        <w:tc>
          <w:tcPr>
            <w:tcW w:w="0" w:type="auto"/>
          </w:tcPr>
          <w:p w14:paraId="7B79585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66.6090</w:t>
            </w:r>
          </w:p>
        </w:tc>
        <w:tc>
          <w:tcPr>
            <w:tcW w:w="0" w:type="auto"/>
          </w:tcPr>
          <w:p w14:paraId="793F62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FB14D1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1FE842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0.30970196</w:t>
            </w:r>
          </w:p>
        </w:tc>
        <w:tc>
          <w:tcPr>
            <w:tcW w:w="0" w:type="auto"/>
          </w:tcPr>
          <w:p w14:paraId="2C446B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0.12608824</w:t>
            </w:r>
          </w:p>
        </w:tc>
        <w:tc>
          <w:tcPr>
            <w:tcW w:w="0" w:type="auto"/>
          </w:tcPr>
          <w:p w14:paraId="57EF0D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0.13060588</w:t>
            </w:r>
          </w:p>
        </w:tc>
      </w:tr>
      <w:tr w:rsidR="001D5B53" w:rsidRPr="00C93F4D" w14:paraId="2DE65EA2" w14:textId="77777777" w:rsidTr="00B80A80">
        <w:trPr>
          <w:cantSplit/>
        </w:trPr>
        <w:tc>
          <w:tcPr>
            <w:tcW w:w="0" w:type="auto"/>
          </w:tcPr>
          <w:p w14:paraId="1E94C6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CA2964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46AF3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61B0E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163.993</w:t>
            </w:r>
          </w:p>
        </w:tc>
        <w:tc>
          <w:tcPr>
            <w:tcW w:w="0" w:type="auto"/>
          </w:tcPr>
          <w:p w14:paraId="3711B9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64.252</w:t>
            </w:r>
          </w:p>
        </w:tc>
        <w:tc>
          <w:tcPr>
            <w:tcW w:w="0" w:type="auto"/>
          </w:tcPr>
          <w:p w14:paraId="3E16EC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61.9720</w:t>
            </w:r>
          </w:p>
        </w:tc>
        <w:tc>
          <w:tcPr>
            <w:tcW w:w="0" w:type="auto"/>
          </w:tcPr>
          <w:p w14:paraId="1069991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E22EB4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5CAA1B6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0.30942075</w:t>
            </w:r>
          </w:p>
        </w:tc>
        <w:tc>
          <w:tcPr>
            <w:tcW w:w="0" w:type="auto"/>
          </w:tcPr>
          <w:p w14:paraId="04E91E6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0.12123019</w:t>
            </w:r>
          </w:p>
        </w:tc>
        <w:tc>
          <w:tcPr>
            <w:tcW w:w="0" w:type="auto"/>
          </w:tcPr>
          <w:p w14:paraId="7E3EFC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0.11692830</w:t>
            </w:r>
          </w:p>
        </w:tc>
      </w:tr>
      <w:tr w:rsidR="001D5B53" w:rsidRPr="00C93F4D" w14:paraId="3A6A5D4F" w14:textId="77777777" w:rsidTr="00B80A80">
        <w:trPr>
          <w:cantSplit/>
        </w:trPr>
        <w:tc>
          <w:tcPr>
            <w:tcW w:w="0" w:type="auto"/>
          </w:tcPr>
          <w:p w14:paraId="70F070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324BAB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31C190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27FA23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114.110</w:t>
            </w:r>
          </w:p>
        </w:tc>
        <w:tc>
          <w:tcPr>
            <w:tcW w:w="0" w:type="auto"/>
          </w:tcPr>
          <w:p w14:paraId="423950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80.276</w:t>
            </w:r>
          </w:p>
        </w:tc>
        <w:tc>
          <w:tcPr>
            <w:tcW w:w="0" w:type="auto"/>
          </w:tcPr>
          <w:p w14:paraId="2BDD34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81.6150</w:t>
            </w:r>
          </w:p>
        </w:tc>
        <w:tc>
          <w:tcPr>
            <w:tcW w:w="0" w:type="auto"/>
          </w:tcPr>
          <w:p w14:paraId="602FC6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23DD40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79F04DB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0.23287755</w:t>
            </w:r>
          </w:p>
        </w:tc>
        <w:tc>
          <w:tcPr>
            <w:tcW w:w="0" w:type="auto"/>
          </w:tcPr>
          <w:p w14:paraId="12E1D7B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0.16382857</w:t>
            </w:r>
          </w:p>
        </w:tc>
        <w:tc>
          <w:tcPr>
            <w:tcW w:w="0" w:type="auto"/>
          </w:tcPr>
          <w:p w14:paraId="7D1C915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0.16656122</w:t>
            </w:r>
          </w:p>
        </w:tc>
      </w:tr>
      <w:tr w:rsidR="001D5B53" w:rsidRPr="00C93F4D" w14:paraId="6334C283" w14:textId="77777777" w:rsidTr="00B80A80">
        <w:trPr>
          <w:cantSplit/>
        </w:trPr>
        <w:tc>
          <w:tcPr>
            <w:tcW w:w="0" w:type="auto"/>
          </w:tcPr>
          <w:p w14:paraId="2D613F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6DE3F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7262C1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E7662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146.701</w:t>
            </w:r>
          </w:p>
        </w:tc>
        <w:tc>
          <w:tcPr>
            <w:tcW w:w="0" w:type="auto"/>
          </w:tcPr>
          <w:p w14:paraId="0E9C2B3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61.211</w:t>
            </w:r>
          </w:p>
        </w:tc>
        <w:tc>
          <w:tcPr>
            <w:tcW w:w="0" w:type="auto"/>
          </w:tcPr>
          <w:p w14:paraId="1832DA6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66.5190</w:t>
            </w:r>
          </w:p>
        </w:tc>
        <w:tc>
          <w:tcPr>
            <w:tcW w:w="0" w:type="auto"/>
          </w:tcPr>
          <w:p w14:paraId="71F1CA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3F39BD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3ADAE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0.27679434</w:t>
            </w:r>
          </w:p>
        </w:tc>
        <w:tc>
          <w:tcPr>
            <w:tcW w:w="0" w:type="auto"/>
          </w:tcPr>
          <w:p w14:paraId="08F9AA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0.11549245</w:t>
            </w:r>
          </w:p>
        </w:tc>
        <w:tc>
          <w:tcPr>
            <w:tcW w:w="0" w:type="auto"/>
          </w:tcPr>
          <w:p w14:paraId="6D0B91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0.12550755</w:t>
            </w:r>
          </w:p>
        </w:tc>
      </w:tr>
      <w:tr w:rsidR="001D5B53" w:rsidRPr="00C93F4D" w14:paraId="5FFA35CD" w14:textId="77777777" w:rsidTr="00B80A80">
        <w:trPr>
          <w:cantSplit/>
        </w:trPr>
        <w:tc>
          <w:tcPr>
            <w:tcW w:w="0" w:type="auto"/>
          </w:tcPr>
          <w:p w14:paraId="4D99D5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191508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ECB8EE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2362CC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93.101</w:t>
            </w:r>
          </w:p>
        </w:tc>
        <w:tc>
          <w:tcPr>
            <w:tcW w:w="0" w:type="auto"/>
          </w:tcPr>
          <w:p w14:paraId="3360A7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61.986</w:t>
            </w:r>
          </w:p>
        </w:tc>
        <w:tc>
          <w:tcPr>
            <w:tcW w:w="0" w:type="auto"/>
          </w:tcPr>
          <w:p w14:paraId="1E0AD2E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64.3940</w:t>
            </w:r>
          </w:p>
        </w:tc>
        <w:tc>
          <w:tcPr>
            <w:tcW w:w="0" w:type="auto"/>
          </w:tcPr>
          <w:p w14:paraId="204AC4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F5AE2D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CBD5C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0.17240926</w:t>
            </w:r>
          </w:p>
        </w:tc>
        <w:tc>
          <w:tcPr>
            <w:tcW w:w="0" w:type="auto"/>
          </w:tcPr>
          <w:p w14:paraId="57A0C0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0.11478889</w:t>
            </w:r>
          </w:p>
        </w:tc>
        <w:tc>
          <w:tcPr>
            <w:tcW w:w="0" w:type="auto"/>
          </w:tcPr>
          <w:p w14:paraId="4CF7D2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0.11924815</w:t>
            </w:r>
          </w:p>
        </w:tc>
      </w:tr>
      <w:tr w:rsidR="001D5B53" w:rsidRPr="00C93F4D" w14:paraId="1349DD6D" w14:textId="77777777" w:rsidTr="00B80A80">
        <w:trPr>
          <w:cantSplit/>
        </w:trPr>
        <w:tc>
          <w:tcPr>
            <w:tcW w:w="0" w:type="auto"/>
          </w:tcPr>
          <w:p w14:paraId="32F8E93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21805F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EA917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w:t>
            </w:r>
          </w:p>
        </w:tc>
        <w:tc>
          <w:tcPr>
            <w:tcW w:w="0" w:type="auto"/>
          </w:tcPr>
          <w:p w14:paraId="78008D0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170.848</w:t>
            </w:r>
          </w:p>
        </w:tc>
        <w:tc>
          <w:tcPr>
            <w:tcW w:w="0" w:type="auto"/>
          </w:tcPr>
          <w:p w14:paraId="482FC1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55.016</w:t>
            </w:r>
          </w:p>
        </w:tc>
        <w:tc>
          <w:tcPr>
            <w:tcW w:w="0" w:type="auto"/>
          </w:tcPr>
          <w:p w14:paraId="6B230C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54.2630</w:t>
            </w:r>
          </w:p>
        </w:tc>
        <w:tc>
          <w:tcPr>
            <w:tcW w:w="0" w:type="auto"/>
          </w:tcPr>
          <w:p w14:paraId="3A9B10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9C5AF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65000</w:t>
            </w:r>
          </w:p>
        </w:tc>
        <w:tc>
          <w:tcPr>
            <w:tcW w:w="0" w:type="auto"/>
          </w:tcPr>
          <w:p w14:paraId="5FF07D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0.26284308</w:t>
            </w:r>
          </w:p>
        </w:tc>
        <w:tc>
          <w:tcPr>
            <w:tcW w:w="0" w:type="auto"/>
          </w:tcPr>
          <w:p w14:paraId="2804A2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0.08464000</w:t>
            </w:r>
          </w:p>
        </w:tc>
        <w:tc>
          <w:tcPr>
            <w:tcW w:w="0" w:type="auto"/>
          </w:tcPr>
          <w:p w14:paraId="54EC67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0.08348154</w:t>
            </w:r>
          </w:p>
        </w:tc>
      </w:tr>
      <w:tr w:rsidR="001D5B53" w:rsidRPr="00C93F4D" w14:paraId="52E8C248" w14:textId="77777777" w:rsidTr="00B80A80">
        <w:trPr>
          <w:cantSplit/>
        </w:trPr>
        <w:tc>
          <w:tcPr>
            <w:tcW w:w="0" w:type="auto"/>
          </w:tcPr>
          <w:p w14:paraId="77AA1F2A" w14:textId="546A593F"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547A99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E50443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685721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173.070</w:t>
            </w:r>
          </w:p>
        </w:tc>
        <w:tc>
          <w:tcPr>
            <w:tcW w:w="0" w:type="auto"/>
          </w:tcPr>
          <w:p w14:paraId="71BB1A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62.253</w:t>
            </w:r>
          </w:p>
        </w:tc>
        <w:tc>
          <w:tcPr>
            <w:tcW w:w="0" w:type="auto"/>
          </w:tcPr>
          <w:p w14:paraId="31F7DD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63.8420</w:t>
            </w:r>
          </w:p>
        </w:tc>
        <w:tc>
          <w:tcPr>
            <w:tcW w:w="0" w:type="auto"/>
          </w:tcPr>
          <w:p w14:paraId="0CFE74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8C76A5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3547C61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0.33935294</w:t>
            </w:r>
          </w:p>
        </w:tc>
        <w:tc>
          <w:tcPr>
            <w:tcW w:w="0" w:type="auto"/>
          </w:tcPr>
          <w:p w14:paraId="1D87B14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0.12206471</w:t>
            </w:r>
          </w:p>
        </w:tc>
        <w:tc>
          <w:tcPr>
            <w:tcW w:w="0" w:type="auto"/>
          </w:tcPr>
          <w:p w14:paraId="79A7F45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0.12518039</w:t>
            </w:r>
          </w:p>
        </w:tc>
      </w:tr>
      <w:tr w:rsidR="001D5B53" w:rsidRPr="00C93F4D" w14:paraId="251D787B" w14:textId="77777777" w:rsidTr="00B80A80">
        <w:trPr>
          <w:cantSplit/>
        </w:trPr>
        <w:tc>
          <w:tcPr>
            <w:tcW w:w="0" w:type="auto"/>
          </w:tcPr>
          <w:p w14:paraId="572C40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7C37C9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18FAB6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7FAFAC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108.862</w:t>
            </w:r>
          </w:p>
        </w:tc>
        <w:tc>
          <w:tcPr>
            <w:tcW w:w="0" w:type="auto"/>
          </w:tcPr>
          <w:p w14:paraId="118B67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67.295</w:t>
            </w:r>
          </w:p>
        </w:tc>
        <w:tc>
          <w:tcPr>
            <w:tcW w:w="0" w:type="auto"/>
          </w:tcPr>
          <w:p w14:paraId="2BFD7C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60.4750</w:t>
            </w:r>
          </w:p>
        </w:tc>
        <w:tc>
          <w:tcPr>
            <w:tcW w:w="0" w:type="auto"/>
          </w:tcPr>
          <w:p w14:paraId="368CAA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D808D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57AE2A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0.20935000</w:t>
            </w:r>
          </w:p>
        </w:tc>
        <w:tc>
          <w:tcPr>
            <w:tcW w:w="0" w:type="auto"/>
          </w:tcPr>
          <w:p w14:paraId="4FAA8A8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0.12941346</w:t>
            </w:r>
          </w:p>
        </w:tc>
        <w:tc>
          <w:tcPr>
            <w:tcW w:w="0" w:type="auto"/>
          </w:tcPr>
          <w:p w14:paraId="5C9105C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0.11629808</w:t>
            </w:r>
          </w:p>
        </w:tc>
      </w:tr>
      <w:tr w:rsidR="001D5B53" w:rsidRPr="00C93F4D" w14:paraId="04403084" w14:textId="77777777" w:rsidTr="00B80A80">
        <w:trPr>
          <w:cantSplit/>
        </w:trPr>
        <w:tc>
          <w:tcPr>
            <w:tcW w:w="0" w:type="auto"/>
          </w:tcPr>
          <w:p w14:paraId="6FD28FE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BE8A9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7B0009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26136C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120.158</w:t>
            </w:r>
          </w:p>
        </w:tc>
        <w:tc>
          <w:tcPr>
            <w:tcW w:w="0" w:type="auto"/>
          </w:tcPr>
          <w:p w14:paraId="5234A8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58.194</w:t>
            </w:r>
          </w:p>
        </w:tc>
        <w:tc>
          <w:tcPr>
            <w:tcW w:w="0" w:type="auto"/>
          </w:tcPr>
          <w:p w14:paraId="4940B5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59.7430</w:t>
            </w:r>
          </w:p>
        </w:tc>
        <w:tc>
          <w:tcPr>
            <w:tcW w:w="0" w:type="auto"/>
          </w:tcPr>
          <w:p w14:paraId="527C2A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0793FE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6959B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0.22251481</w:t>
            </w:r>
          </w:p>
        </w:tc>
        <w:tc>
          <w:tcPr>
            <w:tcW w:w="0" w:type="auto"/>
          </w:tcPr>
          <w:p w14:paraId="747E06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0.10776667</w:t>
            </w:r>
          </w:p>
        </w:tc>
        <w:tc>
          <w:tcPr>
            <w:tcW w:w="0" w:type="auto"/>
          </w:tcPr>
          <w:p w14:paraId="21C3E0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0.11063519</w:t>
            </w:r>
          </w:p>
        </w:tc>
      </w:tr>
      <w:tr w:rsidR="001D5B53" w:rsidRPr="00C93F4D" w14:paraId="520D2C1D" w14:textId="77777777" w:rsidTr="00B80A80">
        <w:trPr>
          <w:cantSplit/>
        </w:trPr>
        <w:tc>
          <w:tcPr>
            <w:tcW w:w="0" w:type="auto"/>
          </w:tcPr>
          <w:p w14:paraId="0E9754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E8DDD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38092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76756F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151.903</w:t>
            </w:r>
          </w:p>
        </w:tc>
        <w:tc>
          <w:tcPr>
            <w:tcW w:w="0" w:type="auto"/>
          </w:tcPr>
          <w:p w14:paraId="1248BA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61.967</w:t>
            </w:r>
          </w:p>
        </w:tc>
        <w:tc>
          <w:tcPr>
            <w:tcW w:w="0" w:type="auto"/>
          </w:tcPr>
          <w:p w14:paraId="0B2784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57.5570</w:t>
            </w:r>
          </w:p>
        </w:tc>
        <w:tc>
          <w:tcPr>
            <w:tcW w:w="0" w:type="auto"/>
          </w:tcPr>
          <w:p w14:paraId="061CF2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F90D5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1261FC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0.29212115</w:t>
            </w:r>
          </w:p>
        </w:tc>
        <w:tc>
          <w:tcPr>
            <w:tcW w:w="0" w:type="auto"/>
          </w:tcPr>
          <w:p w14:paraId="543006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0.11916731</w:t>
            </w:r>
          </w:p>
        </w:tc>
        <w:tc>
          <w:tcPr>
            <w:tcW w:w="0" w:type="auto"/>
          </w:tcPr>
          <w:p w14:paraId="517476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0.11068654</w:t>
            </w:r>
          </w:p>
        </w:tc>
      </w:tr>
      <w:tr w:rsidR="001D5B53" w:rsidRPr="00C93F4D" w14:paraId="7AD0058E" w14:textId="77777777" w:rsidTr="00B80A80">
        <w:trPr>
          <w:cantSplit/>
        </w:trPr>
        <w:tc>
          <w:tcPr>
            <w:tcW w:w="0" w:type="auto"/>
          </w:tcPr>
          <w:p w14:paraId="25AE25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4E8B75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ECF503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42460B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114.906</w:t>
            </w:r>
          </w:p>
        </w:tc>
        <w:tc>
          <w:tcPr>
            <w:tcW w:w="0" w:type="auto"/>
          </w:tcPr>
          <w:p w14:paraId="143DAB8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57.433</w:t>
            </w:r>
          </w:p>
        </w:tc>
        <w:tc>
          <w:tcPr>
            <w:tcW w:w="0" w:type="auto"/>
          </w:tcPr>
          <w:p w14:paraId="1CEB222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49.9680</w:t>
            </w:r>
          </w:p>
        </w:tc>
        <w:tc>
          <w:tcPr>
            <w:tcW w:w="0" w:type="auto"/>
          </w:tcPr>
          <w:p w14:paraId="038A1B8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44E7FA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328313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0.20518929</w:t>
            </w:r>
          </w:p>
        </w:tc>
        <w:tc>
          <w:tcPr>
            <w:tcW w:w="0" w:type="auto"/>
          </w:tcPr>
          <w:p w14:paraId="699BE1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0.10255893</w:t>
            </w:r>
          </w:p>
        </w:tc>
        <w:tc>
          <w:tcPr>
            <w:tcW w:w="0" w:type="auto"/>
          </w:tcPr>
          <w:p w14:paraId="1C2B0F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0.08922857</w:t>
            </w:r>
          </w:p>
        </w:tc>
      </w:tr>
      <w:tr w:rsidR="001D5B53" w:rsidRPr="00C93F4D" w14:paraId="4AB4BD8A" w14:textId="77777777" w:rsidTr="00B80A80">
        <w:trPr>
          <w:cantSplit/>
        </w:trPr>
        <w:tc>
          <w:tcPr>
            <w:tcW w:w="0" w:type="auto"/>
          </w:tcPr>
          <w:p w14:paraId="08E1346B" w14:textId="73A0722C"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2A49A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FCDD1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55F7B8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1400.568</w:t>
            </w:r>
          </w:p>
        </w:tc>
        <w:tc>
          <w:tcPr>
            <w:tcW w:w="0" w:type="auto"/>
          </w:tcPr>
          <w:p w14:paraId="1B5D15E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398.128</w:t>
            </w:r>
          </w:p>
        </w:tc>
        <w:tc>
          <w:tcPr>
            <w:tcW w:w="0" w:type="auto"/>
          </w:tcPr>
          <w:p w14:paraId="5D1F16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398.0010</w:t>
            </w:r>
          </w:p>
        </w:tc>
        <w:tc>
          <w:tcPr>
            <w:tcW w:w="0" w:type="auto"/>
          </w:tcPr>
          <w:p w14:paraId="0CA7E68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042F5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43C575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2.80113600</w:t>
            </w:r>
          </w:p>
        </w:tc>
        <w:tc>
          <w:tcPr>
            <w:tcW w:w="0" w:type="auto"/>
          </w:tcPr>
          <w:p w14:paraId="093B7BC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0.79625600</w:t>
            </w:r>
          </w:p>
        </w:tc>
        <w:tc>
          <w:tcPr>
            <w:tcW w:w="0" w:type="auto"/>
          </w:tcPr>
          <w:p w14:paraId="4A07C4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0.79600200</w:t>
            </w:r>
          </w:p>
        </w:tc>
      </w:tr>
      <w:tr w:rsidR="001D5B53" w:rsidRPr="00C93F4D" w14:paraId="0E148D04" w14:textId="77777777" w:rsidTr="00B80A80">
        <w:trPr>
          <w:cantSplit/>
        </w:trPr>
        <w:tc>
          <w:tcPr>
            <w:tcW w:w="0" w:type="auto"/>
          </w:tcPr>
          <w:p w14:paraId="7141E719" w14:textId="20B2AD8E"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084BAA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9D084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11.0</w:t>
            </w:r>
          </w:p>
        </w:tc>
        <w:tc>
          <w:tcPr>
            <w:tcW w:w="0" w:type="auto"/>
          </w:tcPr>
          <w:p w14:paraId="2F6F05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507.831</w:t>
            </w:r>
          </w:p>
        </w:tc>
        <w:tc>
          <w:tcPr>
            <w:tcW w:w="0" w:type="auto"/>
          </w:tcPr>
          <w:p w14:paraId="512200E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94.483</w:t>
            </w:r>
          </w:p>
        </w:tc>
        <w:tc>
          <w:tcPr>
            <w:tcW w:w="0" w:type="auto"/>
          </w:tcPr>
          <w:p w14:paraId="208A03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103.1740</w:t>
            </w:r>
          </w:p>
        </w:tc>
        <w:tc>
          <w:tcPr>
            <w:tcW w:w="0" w:type="auto"/>
          </w:tcPr>
          <w:p w14:paraId="69B50DF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1E53C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110000</w:t>
            </w:r>
          </w:p>
        </w:tc>
        <w:tc>
          <w:tcPr>
            <w:tcW w:w="0" w:type="auto"/>
          </w:tcPr>
          <w:p w14:paraId="32466C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0.46166455</w:t>
            </w:r>
          </w:p>
        </w:tc>
        <w:tc>
          <w:tcPr>
            <w:tcW w:w="0" w:type="auto"/>
          </w:tcPr>
          <w:p w14:paraId="52BF214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0.08589364</w:t>
            </w:r>
          </w:p>
        </w:tc>
        <w:tc>
          <w:tcPr>
            <w:tcW w:w="0" w:type="auto"/>
          </w:tcPr>
          <w:p w14:paraId="096BB8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0.09379455</w:t>
            </w:r>
          </w:p>
        </w:tc>
      </w:tr>
      <w:tr w:rsidR="001D5B53" w:rsidRPr="00C93F4D" w14:paraId="5671A2A8" w14:textId="77777777" w:rsidTr="00B80A80">
        <w:trPr>
          <w:cantSplit/>
        </w:trPr>
        <w:tc>
          <w:tcPr>
            <w:tcW w:w="0" w:type="auto"/>
          </w:tcPr>
          <w:p w14:paraId="395EA3E9" w14:textId="2CABE4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7EC2E26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573A1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9.8</w:t>
            </w:r>
          </w:p>
        </w:tc>
        <w:tc>
          <w:tcPr>
            <w:tcW w:w="0" w:type="auto"/>
          </w:tcPr>
          <w:p w14:paraId="0FF5FB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322.101</w:t>
            </w:r>
          </w:p>
        </w:tc>
        <w:tc>
          <w:tcPr>
            <w:tcW w:w="0" w:type="auto"/>
          </w:tcPr>
          <w:p w14:paraId="6ACEF0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107.988</w:t>
            </w:r>
          </w:p>
        </w:tc>
        <w:tc>
          <w:tcPr>
            <w:tcW w:w="0" w:type="auto"/>
          </w:tcPr>
          <w:p w14:paraId="1FFF183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102.7750</w:t>
            </w:r>
          </w:p>
        </w:tc>
        <w:tc>
          <w:tcPr>
            <w:tcW w:w="0" w:type="auto"/>
          </w:tcPr>
          <w:p w14:paraId="185099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71A9A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98000</w:t>
            </w:r>
          </w:p>
        </w:tc>
        <w:tc>
          <w:tcPr>
            <w:tcW w:w="0" w:type="auto"/>
          </w:tcPr>
          <w:p w14:paraId="02B376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0.32867449</w:t>
            </w:r>
          </w:p>
        </w:tc>
        <w:tc>
          <w:tcPr>
            <w:tcW w:w="0" w:type="auto"/>
          </w:tcPr>
          <w:p w14:paraId="39C7E7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0.11019184</w:t>
            </w:r>
          </w:p>
        </w:tc>
        <w:tc>
          <w:tcPr>
            <w:tcW w:w="0" w:type="auto"/>
          </w:tcPr>
          <w:p w14:paraId="4508B1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0.10487245</w:t>
            </w:r>
          </w:p>
        </w:tc>
      </w:tr>
      <w:tr w:rsidR="001D5B53" w:rsidRPr="00C93F4D" w14:paraId="405B29AC" w14:textId="77777777" w:rsidTr="00B80A80">
        <w:trPr>
          <w:cantSplit/>
        </w:trPr>
        <w:tc>
          <w:tcPr>
            <w:tcW w:w="0" w:type="auto"/>
          </w:tcPr>
          <w:p w14:paraId="7B457B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3AF9E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34EE45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7.5</w:t>
            </w:r>
          </w:p>
        </w:tc>
        <w:tc>
          <w:tcPr>
            <w:tcW w:w="0" w:type="auto"/>
          </w:tcPr>
          <w:p w14:paraId="349A97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202.527</w:t>
            </w:r>
          </w:p>
        </w:tc>
        <w:tc>
          <w:tcPr>
            <w:tcW w:w="0" w:type="auto"/>
          </w:tcPr>
          <w:p w14:paraId="299FBA3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77.214</w:t>
            </w:r>
          </w:p>
        </w:tc>
        <w:tc>
          <w:tcPr>
            <w:tcW w:w="0" w:type="auto"/>
          </w:tcPr>
          <w:p w14:paraId="6FB8647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78.7230</w:t>
            </w:r>
          </w:p>
        </w:tc>
        <w:tc>
          <w:tcPr>
            <w:tcW w:w="0" w:type="auto"/>
          </w:tcPr>
          <w:p w14:paraId="0FF30C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7A3F4A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75000</w:t>
            </w:r>
          </w:p>
        </w:tc>
        <w:tc>
          <w:tcPr>
            <w:tcW w:w="0" w:type="auto"/>
          </w:tcPr>
          <w:p w14:paraId="6918E5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0.27003600</w:t>
            </w:r>
          </w:p>
        </w:tc>
        <w:tc>
          <w:tcPr>
            <w:tcW w:w="0" w:type="auto"/>
          </w:tcPr>
          <w:p w14:paraId="7B2F7F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0.10295200</w:t>
            </w:r>
          </w:p>
        </w:tc>
        <w:tc>
          <w:tcPr>
            <w:tcW w:w="0" w:type="auto"/>
          </w:tcPr>
          <w:p w14:paraId="682FBC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0.10496400</w:t>
            </w:r>
          </w:p>
        </w:tc>
      </w:tr>
      <w:tr w:rsidR="001D5B53" w:rsidRPr="00C93F4D" w14:paraId="20DBE5C4" w14:textId="77777777" w:rsidTr="00B80A80">
        <w:trPr>
          <w:cantSplit/>
        </w:trPr>
        <w:tc>
          <w:tcPr>
            <w:tcW w:w="0" w:type="auto"/>
          </w:tcPr>
          <w:p w14:paraId="665C8B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7695FD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08DE1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0E1BEE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152.000</w:t>
            </w:r>
          </w:p>
        </w:tc>
        <w:tc>
          <w:tcPr>
            <w:tcW w:w="0" w:type="auto"/>
          </w:tcPr>
          <w:p w14:paraId="60A5286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63.897</w:t>
            </w:r>
          </w:p>
        </w:tc>
        <w:tc>
          <w:tcPr>
            <w:tcW w:w="0" w:type="auto"/>
          </w:tcPr>
          <w:p w14:paraId="3B0AFF6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58.8410</w:t>
            </w:r>
          </w:p>
        </w:tc>
        <w:tc>
          <w:tcPr>
            <w:tcW w:w="0" w:type="auto"/>
          </w:tcPr>
          <w:p w14:paraId="2FF42C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56AFB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345059F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0.29230769</w:t>
            </w:r>
          </w:p>
        </w:tc>
        <w:tc>
          <w:tcPr>
            <w:tcW w:w="0" w:type="auto"/>
          </w:tcPr>
          <w:p w14:paraId="099743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0.12287885</w:t>
            </w:r>
          </w:p>
        </w:tc>
        <w:tc>
          <w:tcPr>
            <w:tcW w:w="0" w:type="auto"/>
          </w:tcPr>
          <w:p w14:paraId="0AF31A2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0.11315577</w:t>
            </w:r>
          </w:p>
        </w:tc>
      </w:tr>
      <w:tr w:rsidR="001D5B53" w:rsidRPr="00C93F4D" w14:paraId="389F52B4" w14:textId="77777777" w:rsidTr="00B80A80">
        <w:trPr>
          <w:cantSplit/>
        </w:trPr>
        <w:tc>
          <w:tcPr>
            <w:tcW w:w="0" w:type="auto"/>
          </w:tcPr>
          <w:p w14:paraId="43F8B035" w14:textId="0A59BC70"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marmorata</w:t>
            </w:r>
          </w:p>
        </w:tc>
        <w:tc>
          <w:tcPr>
            <w:tcW w:w="0" w:type="auto"/>
          </w:tcPr>
          <w:p w14:paraId="368CBF3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09072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507CEAB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119.394</w:t>
            </w:r>
          </w:p>
        </w:tc>
        <w:tc>
          <w:tcPr>
            <w:tcW w:w="0" w:type="auto"/>
          </w:tcPr>
          <w:p w14:paraId="6344DE3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57.892</w:t>
            </w:r>
          </w:p>
        </w:tc>
        <w:tc>
          <w:tcPr>
            <w:tcW w:w="0" w:type="auto"/>
          </w:tcPr>
          <w:p w14:paraId="640DFA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58.6510</w:t>
            </w:r>
          </w:p>
        </w:tc>
        <w:tc>
          <w:tcPr>
            <w:tcW w:w="0" w:type="auto"/>
          </w:tcPr>
          <w:p w14:paraId="07532A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C8216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596152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0.22110000</w:t>
            </w:r>
          </w:p>
        </w:tc>
        <w:tc>
          <w:tcPr>
            <w:tcW w:w="0" w:type="auto"/>
          </w:tcPr>
          <w:p w14:paraId="29B60D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0.10720741</w:t>
            </w:r>
          </w:p>
        </w:tc>
        <w:tc>
          <w:tcPr>
            <w:tcW w:w="0" w:type="auto"/>
          </w:tcPr>
          <w:p w14:paraId="482CDD8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0.10861296</w:t>
            </w:r>
          </w:p>
        </w:tc>
      </w:tr>
      <w:tr w:rsidR="001D5B53" w:rsidRPr="00C93F4D" w14:paraId="20D4BC66" w14:textId="77777777" w:rsidTr="00B80A80">
        <w:trPr>
          <w:cantSplit/>
        </w:trPr>
        <w:tc>
          <w:tcPr>
            <w:tcW w:w="0" w:type="auto"/>
          </w:tcPr>
          <w:p w14:paraId="224D5E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D26539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26259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6215DDD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111.656</w:t>
            </w:r>
          </w:p>
        </w:tc>
        <w:tc>
          <w:tcPr>
            <w:tcW w:w="0" w:type="auto"/>
          </w:tcPr>
          <w:p w14:paraId="7BEC65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67.310</w:t>
            </w:r>
          </w:p>
        </w:tc>
        <w:tc>
          <w:tcPr>
            <w:tcW w:w="0" w:type="auto"/>
          </w:tcPr>
          <w:p w14:paraId="36F395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74.2280</w:t>
            </w:r>
          </w:p>
        </w:tc>
        <w:tc>
          <w:tcPr>
            <w:tcW w:w="0" w:type="auto"/>
          </w:tcPr>
          <w:p w14:paraId="39C949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7A27DDF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667B97B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0.21893333</w:t>
            </w:r>
          </w:p>
        </w:tc>
        <w:tc>
          <w:tcPr>
            <w:tcW w:w="0" w:type="auto"/>
          </w:tcPr>
          <w:p w14:paraId="2E77FD8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0.13198039</w:t>
            </w:r>
          </w:p>
        </w:tc>
        <w:tc>
          <w:tcPr>
            <w:tcW w:w="0" w:type="auto"/>
          </w:tcPr>
          <w:p w14:paraId="4C4516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0.14554510</w:t>
            </w:r>
          </w:p>
        </w:tc>
      </w:tr>
      <w:tr w:rsidR="001D5B53" w:rsidRPr="00C93F4D" w14:paraId="3630F373" w14:textId="77777777" w:rsidTr="00B80A80">
        <w:trPr>
          <w:cantSplit/>
        </w:trPr>
        <w:tc>
          <w:tcPr>
            <w:tcW w:w="0" w:type="auto"/>
          </w:tcPr>
          <w:p w14:paraId="3EA631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8BD5E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3D618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277C1F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113.351</w:t>
            </w:r>
          </w:p>
        </w:tc>
        <w:tc>
          <w:tcPr>
            <w:tcW w:w="0" w:type="auto"/>
          </w:tcPr>
          <w:p w14:paraId="5FCE55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61.820</w:t>
            </w:r>
          </w:p>
        </w:tc>
        <w:tc>
          <w:tcPr>
            <w:tcW w:w="0" w:type="auto"/>
          </w:tcPr>
          <w:p w14:paraId="09C1D5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70.0600</w:t>
            </w:r>
          </w:p>
        </w:tc>
        <w:tc>
          <w:tcPr>
            <w:tcW w:w="0" w:type="auto"/>
          </w:tcPr>
          <w:p w14:paraId="6C2D7E7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8599A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108A44A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0.22225686</w:t>
            </w:r>
          </w:p>
        </w:tc>
        <w:tc>
          <w:tcPr>
            <w:tcW w:w="0" w:type="auto"/>
          </w:tcPr>
          <w:p w14:paraId="2377733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0.12121569</w:t>
            </w:r>
          </w:p>
        </w:tc>
        <w:tc>
          <w:tcPr>
            <w:tcW w:w="0" w:type="auto"/>
          </w:tcPr>
          <w:p w14:paraId="388BA4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0.13737255</w:t>
            </w:r>
          </w:p>
        </w:tc>
      </w:tr>
      <w:tr w:rsidR="001D5B53" w:rsidRPr="00C93F4D" w14:paraId="67036238" w14:textId="77777777" w:rsidTr="00B80A80">
        <w:trPr>
          <w:cantSplit/>
        </w:trPr>
        <w:tc>
          <w:tcPr>
            <w:tcW w:w="0" w:type="auto"/>
          </w:tcPr>
          <w:p w14:paraId="7CBE1341" w14:textId="18B5BB03"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22F5A7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519D3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0ADCD45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203.128</w:t>
            </w:r>
          </w:p>
        </w:tc>
        <w:tc>
          <w:tcPr>
            <w:tcW w:w="0" w:type="auto"/>
          </w:tcPr>
          <w:p w14:paraId="54CA45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63.609</w:t>
            </w:r>
          </w:p>
        </w:tc>
        <w:tc>
          <w:tcPr>
            <w:tcW w:w="0" w:type="auto"/>
          </w:tcPr>
          <w:p w14:paraId="6EE2A92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65.4710</w:t>
            </w:r>
          </w:p>
        </w:tc>
        <w:tc>
          <w:tcPr>
            <w:tcW w:w="0" w:type="auto"/>
          </w:tcPr>
          <w:p w14:paraId="0880CF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509EBB5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7485825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0.39829020</w:t>
            </w:r>
          </w:p>
        </w:tc>
        <w:tc>
          <w:tcPr>
            <w:tcW w:w="0" w:type="auto"/>
          </w:tcPr>
          <w:p w14:paraId="40E65B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0.12472353</w:t>
            </w:r>
          </w:p>
        </w:tc>
        <w:tc>
          <w:tcPr>
            <w:tcW w:w="0" w:type="auto"/>
          </w:tcPr>
          <w:p w14:paraId="604AC5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0.12837451</w:t>
            </w:r>
          </w:p>
        </w:tc>
      </w:tr>
      <w:tr w:rsidR="001D5B53" w:rsidRPr="00C93F4D" w14:paraId="19406665" w14:textId="77777777" w:rsidTr="00B80A80">
        <w:trPr>
          <w:cantSplit/>
        </w:trPr>
        <w:tc>
          <w:tcPr>
            <w:tcW w:w="0" w:type="auto"/>
          </w:tcPr>
          <w:p w14:paraId="11241035" w14:textId="799F8998"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2F8E6D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615A7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w:t>
            </w:r>
          </w:p>
        </w:tc>
        <w:tc>
          <w:tcPr>
            <w:tcW w:w="0" w:type="auto"/>
          </w:tcPr>
          <w:p w14:paraId="07CCCA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234.271</w:t>
            </w:r>
          </w:p>
        </w:tc>
        <w:tc>
          <w:tcPr>
            <w:tcW w:w="0" w:type="auto"/>
          </w:tcPr>
          <w:p w14:paraId="568F78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77.096</w:t>
            </w:r>
          </w:p>
        </w:tc>
        <w:tc>
          <w:tcPr>
            <w:tcW w:w="0" w:type="auto"/>
          </w:tcPr>
          <w:p w14:paraId="590A9B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65.2710</w:t>
            </w:r>
          </w:p>
        </w:tc>
        <w:tc>
          <w:tcPr>
            <w:tcW w:w="0" w:type="auto"/>
          </w:tcPr>
          <w:p w14:paraId="06EB0B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231902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73000</w:t>
            </w:r>
          </w:p>
        </w:tc>
        <w:tc>
          <w:tcPr>
            <w:tcW w:w="0" w:type="auto"/>
          </w:tcPr>
          <w:p w14:paraId="4273A3E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0.32091918</w:t>
            </w:r>
          </w:p>
        </w:tc>
        <w:tc>
          <w:tcPr>
            <w:tcW w:w="0" w:type="auto"/>
          </w:tcPr>
          <w:p w14:paraId="69637A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0.10561096</w:t>
            </w:r>
          </w:p>
        </w:tc>
        <w:tc>
          <w:tcPr>
            <w:tcW w:w="0" w:type="auto"/>
          </w:tcPr>
          <w:p w14:paraId="286C2AC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0.08941233</w:t>
            </w:r>
          </w:p>
        </w:tc>
      </w:tr>
      <w:tr w:rsidR="001D5B53" w:rsidRPr="00C93F4D" w14:paraId="0F30F307" w14:textId="77777777" w:rsidTr="00B80A80">
        <w:trPr>
          <w:cantSplit/>
        </w:trPr>
        <w:tc>
          <w:tcPr>
            <w:tcW w:w="0" w:type="auto"/>
          </w:tcPr>
          <w:p w14:paraId="386915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263349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2E65E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w:t>
            </w:r>
          </w:p>
        </w:tc>
        <w:tc>
          <w:tcPr>
            <w:tcW w:w="0" w:type="auto"/>
          </w:tcPr>
          <w:p w14:paraId="7ACCCA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59.719</w:t>
            </w:r>
          </w:p>
        </w:tc>
        <w:tc>
          <w:tcPr>
            <w:tcW w:w="0" w:type="auto"/>
          </w:tcPr>
          <w:p w14:paraId="1D7EB50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59.719</w:t>
            </w:r>
          </w:p>
        </w:tc>
        <w:tc>
          <w:tcPr>
            <w:tcW w:w="0" w:type="auto"/>
          </w:tcPr>
          <w:p w14:paraId="20F3AA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53.6760</w:t>
            </w:r>
          </w:p>
        </w:tc>
        <w:tc>
          <w:tcPr>
            <w:tcW w:w="0" w:type="auto"/>
          </w:tcPr>
          <w:p w14:paraId="3ED0A79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65BB36E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73000</w:t>
            </w:r>
          </w:p>
        </w:tc>
        <w:tc>
          <w:tcPr>
            <w:tcW w:w="0" w:type="auto"/>
          </w:tcPr>
          <w:p w14:paraId="5A3557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0.08180685</w:t>
            </w:r>
          </w:p>
        </w:tc>
        <w:tc>
          <w:tcPr>
            <w:tcW w:w="0" w:type="auto"/>
          </w:tcPr>
          <w:p w14:paraId="4B76AC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0.08180685</w:t>
            </w:r>
          </w:p>
        </w:tc>
        <w:tc>
          <w:tcPr>
            <w:tcW w:w="0" w:type="auto"/>
          </w:tcPr>
          <w:p w14:paraId="22D74B5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0.07352877</w:t>
            </w:r>
          </w:p>
        </w:tc>
      </w:tr>
      <w:tr w:rsidR="001D5B53" w:rsidRPr="00C93F4D" w14:paraId="59EE9F21" w14:textId="77777777" w:rsidTr="00B80A80">
        <w:trPr>
          <w:cantSplit/>
        </w:trPr>
        <w:tc>
          <w:tcPr>
            <w:tcW w:w="0" w:type="auto"/>
          </w:tcPr>
          <w:p w14:paraId="2FC877AE" w14:textId="43530576"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38A409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81800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7.6</w:t>
            </w:r>
          </w:p>
        </w:tc>
        <w:tc>
          <w:tcPr>
            <w:tcW w:w="0" w:type="auto"/>
          </w:tcPr>
          <w:p w14:paraId="1BDD7C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226.207</w:t>
            </w:r>
          </w:p>
        </w:tc>
        <w:tc>
          <w:tcPr>
            <w:tcW w:w="0" w:type="auto"/>
          </w:tcPr>
          <w:p w14:paraId="1AF499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51.627</w:t>
            </w:r>
          </w:p>
        </w:tc>
        <w:tc>
          <w:tcPr>
            <w:tcW w:w="0" w:type="auto"/>
          </w:tcPr>
          <w:p w14:paraId="34C25B3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40.5680</w:t>
            </w:r>
          </w:p>
        </w:tc>
        <w:tc>
          <w:tcPr>
            <w:tcW w:w="0" w:type="auto"/>
          </w:tcPr>
          <w:p w14:paraId="1F32FED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267431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76000</w:t>
            </w:r>
          </w:p>
        </w:tc>
        <w:tc>
          <w:tcPr>
            <w:tcW w:w="0" w:type="auto"/>
          </w:tcPr>
          <w:p w14:paraId="4E86948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0.29764079</w:t>
            </w:r>
          </w:p>
        </w:tc>
        <w:tc>
          <w:tcPr>
            <w:tcW w:w="0" w:type="auto"/>
          </w:tcPr>
          <w:p w14:paraId="1BFD46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0.06793026</w:t>
            </w:r>
          </w:p>
        </w:tc>
        <w:tc>
          <w:tcPr>
            <w:tcW w:w="0" w:type="auto"/>
          </w:tcPr>
          <w:p w14:paraId="5E7E01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0.05337895</w:t>
            </w:r>
          </w:p>
        </w:tc>
      </w:tr>
      <w:tr w:rsidR="001D5B53" w:rsidRPr="00C93F4D" w14:paraId="00FB64BB" w14:textId="77777777" w:rsidTr="00B80A80">
        <w:trPr>
          <w:cantSplit/>
        </w:trPr>
        <w:tc>
          <w:tcPr>
            <w:tcW w:w="0" w:type="auto"/>
          </w:tcPr>
          <w:p w14:paraId="537E6C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414C2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B6A8FE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w:t>
            </w:r>
          </w:p>
        </w:tc>
        <w:tc>
          <w:tcPr>
            <w:tcW w:w="0" w:type="auto"/>
          </w:tcPr>
          <w:p w14:paraId="621FF4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105.586</w:t>
            </w:r>
          </w:p>
        </w:tc>
        <w:tc>
          <w:tcPr>
            <w:tcW w:w="0" w:type="auto"/>
          </w:tcPr>
          <w:p w14:paraId="7EE4591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58.079</w:t>
            </w:r>
          </w:p>
        </w:tc>
        <w:tc>
          <w:tcPr>
            <w:tcW w:w="0" w:type="auto"/>
          </w:tcPr>
          <w:p w14:paraId="193ACA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55.3370</w:t>
            </w:r>
          </w:p>
        </w:tc>
        <w:tc>
          <w:tcPr>
            <w:tcW w:w="0" w:type="auto"/>
          </w:tcPr>
          <w:p w14:paraId="7F8225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EDA58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68000</w:t>
            </w:r>
          </w:p>
        </w:tc>
        <w:tc>
          <w:tcPr>
            <w:tcW w:w="0" w:type="auto"/>
          </w:tcPr>
          <w:p w14:paraId="597626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0.15527353</w:t>
            </w:r>
          </w:p>
        </w:tc>
        <w:tc>
          <w:tcPr>
            <w:tcW w:w="0" w:type="auto"/>
          </w:tcPr>
          <w:p w14:paraId="249E50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0.08541029</w:t>
            </w:r>
          </w:p>
        </w:tc>
        <w:tc>
          <w:tcPr>
            <w:tcW w:w="0" w:type="auto"/>
          </w:tcPr>
          <w:p w14:paraId="688177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0.08137794</w:t>
            </w:r>
          </w:p>
        </w:tc>
      </w:tr>
      <w:tr w:rsidR="001D5B53" w:rsidRPr="00C93F4D" w14:paraId="7D657465" w14:textId="77777777" w:rsidTr="00B80A80">
        <w:trPr>
          <w:cantSplit/>
        </w:trPr>
        <w:tc>
          <w:tcPr>
            <w:tcW w:w="0" w:type="auto"/>
          </w:tcPr>
          <w:p w14:paraId="5CE4E7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4A066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88251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A8AC7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111.683</w:t>
            </w:r>
          </w:p>
        </w:tc>
        <w:tc>
          <w:tcPr>
            <w:tcW w:w="0" w:type="auto"/>
          </w:tcPr>
          <w:p w14:paraId="29163E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70.151</w:t>
            </w:r>
          </w:p>
        </w:tc>
        <w:tc>
          <w:tcPr>
            <w:tcW w:w="0" w:type="auto"/>
          </w:tcPr>
          <w:p w14:paraId="555FB2E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54.3920</w:t>
            </w:r>
          </w:p>
        </w:tc>
        <w:tc>
          <w:tcPr>
            <w:tcW w:w="0" w:type="auto"/>
          </w:tcPr>
          <w:p w14:paraId="53605AC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28884D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A5C73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0.21072264</w:t>
            </w:r>
          </w:p>
        </w:tc>
        <w:tc>
          <w:tcPr>
            <w:tcW w:w="0" w:type="auto"/>
          </w:tcPr>
          <w:p w14:paraId="07C363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0.13236038</w:t>
            </w:r>
          </w:p>
        </w:tc>
        <w:tc>
          <w:tcPr>
            <w:tcW w:w="0" w:type="auto"/>
          </w:tcPr>
          <w:p w14:paraId="6DCECF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0.10262642</w:t>
            </w:r>
          </w:p>
        </w:tc>
      </w:tr>
      <w:tr w:rsidR="001D5B53" w:rsidRPr="00C93F4D" w14:paraId="06416DA7" w14:textId="77777777" w:rsidTr="00B80A80">
        <w:trPr>
          <w:cantSplit/>
        </w:trPr>
        <w:tc>
          <w:tcPr>
            <w:tcW w:w="0" w:type="auto"/>
          </w:tcPr>
          <w:p w14:paraId="75FCF982" w14:textId="613DB02E"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04FCF90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7EB0E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0FA7DA6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195.599</w:t>
            </w:r>
          </w:p>
        </w:tc>
        <w:tc>
          <w:tcPr>
            <w:tcW w:w="0" w:type="auto"/>
          </w:tcPr>
          <w:p w14:paraId="3572B9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40.158</w:t>
            </w:r>
          </w:p>
        </w:tc>
        <w:tc>
          <w:tcPr>
            <w:tcW w:w="0" w:type="auto"/>
          </w:tcPr>
          <w:p w14:paraId="0D2FFA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42.4110</w:t>
            </w:r>
          </w:p>
        </w:tc>
        <w:tc>
          <w:tcPr>
            <w:tcW w:w="0" w:type="auto"/>
          </w:tcPr>
          <w:p w14:paraId="0499E39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EBD5AF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6157B5A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0.34928393</w:t>
            </w:r>
          </w:p>
        </w:tc>
        <w:tc>
          <w:tcPr>
            <w:tcW w:w="0" w:type="auto"/>
          </w:tcPr>
          <w:p w14:paraId="7CDFE40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0.07171071</w:t>
            </w:r>
          </w:p>
        </w:tc>
        <w:tc>
          <w:tcPr>
            <w:tcW w:w="0" w:type="auto"/>
          </w:tcPr>
          <w:p w14:paraId="343B30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0.07573393</w:t>
            </w:r>
          </w:p>
        </w:tc>
      </w:tr>
      <w:tr w:rsidR="001D5B53" w:rsidRPr="00C93F4D" w14:paraId="1B5462F4" w14:textId="77777777" w:rsidTr="00B80A80">
        <w:trPr>
          <w:cantSplit/>
        </w:trPr>
        <w:tc>
          <w:tcPr>
            <w:tcW w:w="0" w:type="auto"/>
          </w:tcPr>
          <w:p w14:paraId="66028236" w14:textId="16D24704"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094A45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15A4C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0028FE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283.743</w:t>
            </w:r>
          </w:p>
        </w:tc>
        <w:tc>
          <w:tcPr>
            <w:tcW w:w="0" w:type="auto"/>
          </w:tcPr>
          <w:p w14:paraId="3FBF837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45.317</w:t>
            </w:r>
          </w:p>
        </w:tc>
        <w:tc>
          <w:tcPr>
            <w:tcW w:w="0" w:type="auto"/>
          </w:tcPr>
          <w:p w14:paraId="3122A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51.6190</w:t>
            </w:r>
          </w:p>
        </w:tc>
        <w:tc>
          <w:tcPr>
            <w:tcW w:w="0" w:type="auto"/>
          </w:tcPr>
          <w:p w14:paraId="1A3237C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3933D5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12A5F1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0.52545000</w:t>
            </w:r>
          </w:p>
        </w:tc>
        <w:tc>
          <w:tcPr>
            <w:tcW w:w="0" w:type="auto"/>
          </w:tcPr>
          <w:p w14:paraId="0337375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0.08392037</w:t>
            </w:r>
          </w:p>
        </w:tc>
        <w:tc>
          <w:tcPr>
            <w:tcW w:w="0" w:type="auto"/>
          </w:tcPr>
          <w:p w14:paraId="785335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0.09559074</w:t>
            </w:r>
          </w:p>
        </w:tc>
      </w:tr>
      <w:tr w:rsidR="001D5B53" w:rsidRPr="00C93F4D" w14:paraId="2BC99526" w14:textId="77777777" w:rsidTr="00B80A80">
        <w:trPr>
          <w:cantSplit/>
        </w:trPr>
        <w:tc>
          <w:tcPr>
            <w:tcW w:w="0" w:type="auto"/>
          </w:tcPr>
          <w:p w14:paraId="72E3C1F8" w14:textId="09EBE17C"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269548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8081E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7A8697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441.158</w:t>
            </w:r>
          </w:p>
        </w:tc>
        <w:tc>
          <w:tcPr>
            <w:tcW w:w="0" w:type="auto"/>
          </w:tcPr>
          <w:p w14:paraId="187486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50.731</w:t>
            </w:r>
          </w:p>
        </w:tc>
        <w:tc>
          <w:tcPr>
            <w:tcW w:w="0" w:type="auto"/>
          </w:tcPr>
          <w:p w14:paraId="496856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57.1790</w:t>
            </w:r>
          </w:p>
        </w:tc>
        <w:tc>
          <w:tcPr>
            <w:tcW w:w="0" w:type="auto"/>
          </w:tcPr>
          <w:p w14:paraId="42D540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A1AF0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46906D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0.83237358</w:t>
            </w:r>
          </w:p>
        </w:tc>
        <w:tc>
          <w:tcPr>
            <w:tcW w:w="0" w:type="auto"/>
          </w:tcPr>
          <w:p w14:paraId="2DB263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0.09571887</w:t>
            </w:r>
          </w:p>
        </w:tc>
        <w:tc>
          <w:tcPr>
            <w:tcW w:w="0" w:type="auto"/>
          </w:tcPr>
          <w:p w14:paraId="2F9C4E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0.10788491</w:t>
            </w:r>
          </w:p>
        </w:tc>
      </w:tr>
      <w:tr w:rsidR="001D5B53" w:rsidRPr="00C93F4D" w14:paraId="0FAE746B" w14:textId="77777777" w:rsidTr="00B80A80">
        <w:trPr>
          <w:cantSplit/>
        </w:trPr>
        <w:tc>
          <w:tcPr>
            <w:tcW w:w="0" w:type="auto"/>
          </w:tcPr>
          <w:p w14:paraId="382DE80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42B433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ABE53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128F4F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269.606</w:t>
            </w:r>
          </w:p>
        </w:tc>
        <w:tc>
          <w:tcPr>
            <w:tcW w:w="0" w:type="auto"/>
          </w:tcPr>
          <w:p w14:paraId="1EE6CB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45.176</w:t>
            </w:r>
          </w:p>
        </w:tc>
        <w:tc>
          <w:tcPr>
            <w:tcW w:w="0" w:type="auto"/>
          </w:tcPr>
          <w:p w14:paraId="17287B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42.4110</w:t>
            </w:r>
          </w:p>
        </w:tc>
        <w:tc>
          <w:tcPr>
            <w:tcW w:w="0" w:type="auto"/>
          </w:tcPr>
          <w:p w14:paraId="070E85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32CDAC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7AD102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0.53921200</w:t>
            </w:r>
          </w:p>
        </w:tc>
        <w:tc>
          <w:tcPr>
            <w:tcW w:w="0" w:type="auto"/>
          </w:tcPr>
          <w:p w14:paraId="3F492BD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0.09035200</w:t>
            </w:r>
          </w:p>
        </w:tc>
        <w:tc>
          <w:tcPr>
            <w:tcW w:w="0" w:type="auto"/>
          </w:tcPr>
          <w:p w14:paraId="752436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0.08482200</w:t>
            </w:r>
          </w:p>
        </w:tc>
      </w:tr>
      <w:tr w:rsidR="001D5B53" w:rsidRPr="00C93F4D" w14:paraId="63A75E9E" w14:textId="77777777" w:rsidTr="00B80A80">
        <w:trPr>
          <w:cantSplit/>
        </w:trPr>
        <w:tc>
          <w:tcPr>
            <w:tcW w:w="0" w:type="auto"/>
          </w:tcPr>
          <w:p w14:paraId="3E49E59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3FA4A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407AB4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554343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126.479</w:t>
            </w:r>
          </w:p>
        </w:tc>
        <w:tc>
          <w:tcPr>
            <w:tcW w:w="0" w:type="auto"/>
          </w:tcPr>
          <w:p w14:paraId="109283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65.504</w:t>
            </w:r>
          </w:p>
        </w:tc>
        <w:tc>
          <w:tcPr>
            <w:tcW w:w="0" w:type="auto"/>
          </w:tcPr>
          <w:p w14:paraId="5FD4C7E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58.3740</w:t>
            </w:r>
          </w:p>
        </w:tc>
        <w:tc>
          <w:tcPr>
            <w:tcW w:w="0" w:type="auto"/>
          </w:tcPr>
          <w:p w14:paraId="01066F8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6EF1F3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532789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0.23863962</w:t>
            </w:r>
          </w:p>
        </w:tc>
        <w:tc>
          <w:tcPr>
            <w:tcW w:w="0" w:type="auto"/>
          </w:tcPr>
          <w:p w14:paraId="2EC2189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0.12359245</w:t>
            </w:r>
          </w:p>
        </w:tc>
        <w:tc>
          <w:tcPr>
            <w:tcW w:w="0" w:type="auto"/>
          </w:tcPr>
          <w:p w14:paraId="6735E9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0.11013962</w:t>
            </w:r>
          </w:p>
        </w:tc>
      </w:tr>
      <w:tr w:rsidR="001D5B53" w:rsidRPr="00C93F4D" w14:paraId="57BA6639" w14:textId="77777777" w:rsidTr="00B80A80">
        <w:trPr>
          <w:cantSplit/>
        </w:trPr>
        <w:tc>
          <w:tcPr>
            <w:tcW w:w="0" w:type="auto"/>
          </w:tcPr>
          <w:p w14:paraId="6A8A20C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01914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D286C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42DFD5A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211.489</w:t>
            </w:r>
          </w:p>
        </w:tc>
        <w:tc>
          <w:tcPr>
            <w:tcW w:w="0" w:type="auto"/>
          </w:tcPr>
          <w:p w14:paraId="2013C5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62.680</w:t>
            </w:r>
          </w:p>
        </w:tc>
        <w:tc>
          <w:tcPr>
            <w:tcW w:w="0" w:type="auto"/>
          </w:tcPr>
          <w:p w14:paraId="31953F8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54.3920</w:t>
            </w:r>
          </w:p>
        </w:tc>
        <w:tc>
          <w:tcPr>
            <w:tcW w:w="0" w:type="auto"/>
          </w:tcPr>
          <w:p w14:paraId="45B3A2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770842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28B4A4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0.38452545</w:t>
            </w:r>
          </w:p>
        </w:tc>
        <w:tc>
          <w:tcPr>
            <w:tcW w:w="0" w:type="auto"/>
          </w:tcPr>
          <w:p w14:paraId="44AC50E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0.11396364</w:t>
            </w:r>
          </w:p>
        </w:tc>
        <w:tc>
          <w:tcPr>
            <w:tcW w:w="0" w:type="auto"/>
          </w:tcPr>
          <w:p w14:paraId="21A90E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0.09889455</w:t>
            </w:r>
          </w:p>
        </w:tc>
      </w:tr>
      <w:tr w:rsidR="001D5B53" w:rsidRPr="00C93F4D" w14:paraId="38E2A576" w14:textId="77777777" w:rsidTr="00B80A80">
        <w:trPr>
          <w:cantSplit/>
        </w:trPr>
        <w:tc>
          <w:tcPr>
            <w:tcW w:w="0" w:type="auto"/>
          </w:tcPr>
          <w:p w14:paraId="7EC4BD2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C99FF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AF910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00C5AC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130.439</w:t>
            </w:r>
          </w:p>
        </w:tc>
        <w:tc>
          <w:tcPr>
            <w:tcW w:w="0" w:type="auto"/>
          </w:tcPr>
          <w:p w14:paraId="55033A9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63.609</w:t>
            </w:r>
          </w:p>
        </w:tc>
        <w:tc>
          <w:tcPr>
            <w:tcW w:w="0" w:type="auto"/>
          </w:tcPr>
          <w:p w14:paraId="77EC8D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50.7060</w:t>
            </w:r>
          </w:p>
        </w:tc>
        <w:tc>
          <w:tcPr>
            <w:tcW w:w="0" w:type="auto"/>
          </w:tcPr>
          <w:p w14:paraId="48F67F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382223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267F1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0.24611132</w:t>
            </w:r>
          </w:p>
        </w:tc>
        <w:tc>
          <w:tcPr>
            <w:tcW w:w="0" w:type="auto"/>
          </w:tcPr>
          <w:p w14:paraId="08A59A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0.12001698</w:t>
            </w:r>
          </w:p>
        </w:tc>
        <w:tc>
          <w:tcPr>
            <w:tcW w:w="0" w:type="auto"/>
          </w:tcPr>
          <w:p w14:paraId="542D608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0.09567170</w:t>
            </w:r>
          </w:p>
        </w:tc>
      </w:tr>
      <w:tr w:rsidR="001D5B53" w:rsidRPr="00C93F4D" w14:paraId="151A331A" w14:textId="77777777" w:rsidTr="00B80A80">
        <w:trPr>
          <w:cantSplit/>
        </w:trPr>
        <w:tc>
          <w:tcPr>
            <w:tcW w:w="0" w:type="auto"/>
          </w:tcPr>
          <w:p w14:paraId="40CC6E8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DB9A23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591CC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55607D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104.209</w:t>
            </w:r>
          </w:p>
        </w:tc>
        <w:tc>
          <w:tcPr>
            <w:tcW w:w="0" w:type="auto"/>
          </w:tcPr>
          <w:p w14:paraId="71BF9B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5EB758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52.5410</w:t>
            </w:r>
          </w:p>
        </w:tc>
        <w:tc>
          <w:tcPr>
            <w:tcW w:w="0" w:type="auto"/>
          </w:tcPr>
          <w:p w14:paraId="3AC58F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8277E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E3D38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0.19297963</w:t>
            </w:r>
          </w:p>
        </w:tc>
        <w:tc>
          <w:tcPr>
            <w:tcW w:w="0" w:type="auto"/>
          </w:tcPr>
          <w:p w14:paraId="7DA65C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0.10584630</w:t>
            </w:r>
          </w:p>
        </w:tc>
        <w:tc>
          <w:tcPr>
            <w:tcW w:w="0" w:type="auto"/>
          </w:tcPr>
          <w:p w14:paraId="723E76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0.09729815</w:t>
            </w:r>
          </w:p>
        </w:tc>
      </w:tr>
      <w:tr w:rsidR="001D5B53" w:rsidRPr="00C93F4D" w14:paraId="5FF75043" w14:textId="77777777" w:rsidTr="00B80A80">
        <w:trPr>
          <w:cantSplit/>
        </w:trPr>
        <w:tc>
          <w:tcPr>
            <w:tcW w:w="0" w:type="auto"/>
          </w:tcPr>
          <w:p w14:paraId="7A9BE9F2" w14:textId="66179306"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A6ADA8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04D6E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w:t>
            </w:r>
          </w:p>
        </w:tc>
        <w:tc>
          <w:tcPr>
            <w:tcW w:w="0" w:type="auto"/>
          </w:tcPr>
          <w:p w14:paraId="35A012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176.840</w:t>
            </w:r>
          </w:p>
        </w:tc>
        <w:tc>
          <w:tcPr>
            <w:tcW w:w="0" w:type="auto"/>
          </w:tcPr>
          <w:p w14:paraId="58FC21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86.269</w:t>
            </w:r>
          </w:p>
        </w:tc>
        <w:tc>
          <w:tcPr>
            <w:tcW w:w="0" w:type="auto"/>
          </w:tcPr>
          <w:p w14:paraId="5BA3B3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72.5630</w:t>
            </w:r>
          </w:p>
        </w:tc>
        <w:tc>
          <w:tcPr>
            <w:tcW w:w="0" w:type="auto"/>
          </w:tcPr>
          <w:p w14:paraId="322EBE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64339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74000</w:t>
            </w:r>
          </w:p>
        </w:tc>
        <w:tc>
          <w:tcPr>
            <w:tcW w:w="0" w:type="auto"/>
          </w:tcPr>
          <w:p w14:paraId="1BF0FDC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0.23897297</w:t>
            </w:r>
          </w:p>
        </w:tc>
        <w:tc>
          <w:tcPr>
            <w:tcW w:w="0" w:type="auto"/>
          </w:tcPr>
          <w:p w14:paraId="07452C9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0.11657973</w:t>
            </w:r>
          </w:p>
        </w:tc>
        <w:tc>
          <w:tcPr>
            <w:tcW w:w="0" w:type="auto"/>
          </w:tcPr>
          <w:p w14:paraId="03CB65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0.09805811</w:t>
            </w:r>
          </w:p>
        </w:tc>
      </w:tr>
      <w:tr w:rsidR="001D5B53" w:rsidRPr="00C93F4D" w14:paraId="7B17F0BD" w14:textId="77777777" w:rsidTr="00B80A80">
        <w:trPr>
          <w:cantSplit/>
        </w:trPr>
        <w:tc>
          <w:tcPr>
            <w:tcW w:w="0" w:type="auto"/>
          </w:tcPr>
          <w:p w14:paraId="1B81DF0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056FA3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3C92F6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582C30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106.553</w:t>
            </w:r>
          </w:p>
        </w:tc>
        <w:tc>
          <w:tcPr>
            <w:tcW w:w="0" w:type="auto"/>
          </w:tcPr>
          <w:p w14:paraId="32560C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79.406</w:t>
            </w:r>
          </w:p>
        </w:tc>
        <w:tc>
          <w:tcPr>
            <w:tcW w:w="0" w:type="auto"/>
          </w:tcPr>
          <w:p w14:paraId="2A35643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72.5470</w:t>
            </w:r>
          </w:p>
        </w:tc>
        <w:tc>
          <w:tcPr>
            <w:tcW w:w="0" w:type="auto"/>
          </w:tcPr>
          <w:p w14:paraId="5D5293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3E1653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38F3FD7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0.19027321</w:t>
            </w:r>
          </w:p>
        </w:tc>
        <w:tc>
          <w:tcPr>
            <w:tcW w:w="0" w:type="auto"/>
          </w:tcPr>
          <w:p w14:paraId="034F90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0.14179643</w:t>
            </w:r>
          </w:p>
        </w:tc>
        <w:tc>
          <w:tcPr>
            <w:tcW w:w="0" w:type="auto"/>
          </w:tcPr>
          <w:p w14:paraId="1E78A8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0.12954821</w:t>
            </w:r>
          </w:p>
        </w:tc>
      </w:tr>
      <w:tr w:rsidR="001D5B53" w:rsidRPr="00C93F4D" w14:paraId="79E2D1DC" w14:textId="77777777" w:rsidTr="00B80A80">
        <w:trPr>
          <w:cantSplit/>
        </w:trPr>
        <w:tc>
          <w:tcPr>
            <w:tcW w:w="0" w:type="auto"/>
          </w:tcPr>
          <w:p w14:paraId="0B0D97B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3813F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0731D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w:t>
            </w:r>
          </w:p>
        </w:tc>
        <w:tc>
          <w:tcPr>
            <w:tcW w:w="0" w:type="auto"/>
          </w:tcPr>
          <w:p w14:paraId="4B52619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115.632</w:t>
            </w:r>
          </w:p>
        </w:tc>
        <w:tc>
          <w:tcPr>
            <w:tcW w:w="0" w:type="auto"/>
          </w:tcPr>
          <w:p w14:paraId="32764F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59.777</w:t>
            </w:r>
          </w:p>
        </w:tc>
        <w:tc>
          <w:tcPr>
            <w:tcW w:w="0" w:type="auto"/>
          </w:tcPr>
          <w:p w14:paraId="7FD38D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61.2530</w:t>
            </w:r>
          </w:p>
        </w:tc>
        <w:tc>
          <w:tcPr>
            <w:tcW w:w="0" w:type="auto"/>
          </w:tcPr>
          <w:p w14:paraId="71DDD3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661018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48000</w:t>
            </w:r>
          </w:p>
        </w:tc>
        <w:tc>
          <w:tcPr>
            <w:tcW w:w="0" w:type="auto"/>
          </w:tcPr>
          <w:p w14:paraId="127C6A9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0.24090000</w:t>
            </w:r>
          </w:p>
        </w:tc>
        <w:tc>
          <w:tcPr>
            <w:tcW w:w="0" w:type="auto"/>
          </w:tcPr>
          <w:p w14:paraId="4A10E5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0.12453542</w:t>
            </w:r>
          </w:p>
        </w:tc>
        <w:tc>
          <w:tcPr>
            <w:tcW w:w="0" w:type="auto"/>
          </w:tcPr>
          <w:p w14:paraId="05448C1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0.12761042</w:t>
            </w:r>
          </w:p>
        </w:tc>
      </w:tr>
      <w:tr w:rsidR="001D5B53" w:rsidRPr="00C93F4D" w14:paraId="65705D81" w14:textId="77777777" w:rsidTr="00B80A80">
        <w:trPr>
          <w:cantSplit/>
        </w:trPr>
        <w:tc>
          <w:tcPr>
            <w:tcW w:w="0" w:type="auto"/>
          </w:tcPr>
          <w:p w14:paraId="773D37C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291708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09613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87516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142.272</w:t>
            </w:r>
          </w:p>
        </w:tc>
        <w:tc>
          <w:tcPr>
            <w:tcW w:w="0" w:type="auto"/>
          </w:tcPr>
          <w:p w14:paraId="7EDA96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58.194</w:t>
            </w:r>
          </w:p>
        </w:tc>
        <w:tc>
          <w:tcPr>
            <w:tcW w:w="0" w:type="auto"/>
          </w:tcPr>
          <w:p w14:paraId="22C23C2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55.1710</w:t>
            </w:r>
          </w:p>
        </w:tc>
        <w:tc>
          <w:tcPr>
            <w:tcW w:w="0" w:type="auto"/>
          </w:tcPr>
          <w:p w14:paraId="108ACB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7BE5DE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D2524B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0.26843774</w:t>
            </w:r>
          </w:p>
        </w:tc>
        <w:tc>
          <w:tcPr>
            <w:tcW w:w="0" w:type="auto"/>
          </w:tcPr>
          <w:p w14:paraId="34FF148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0.10980000</w:t>
            </w:r>
          </w:p>
        </w:tc>
        <w:tc>
          <w:tcPr>
            <w:tcW w:w="0" w:type="auto"/>
          </w:tcPr>
          <w:p w14:paraId="38C2EC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0.10409623</w:t>
            </w:r>
          </w:p>
        </w:tc>
      </w:tr>
      <w:tr w:rsidR="001D5B53" w:rsidRPr="00C93F4D" w14:paraId="3B299392" w14:textId="77777777" w:rsidTr="00B80A80">
        <w:trPr>
          <w:cantSplit/>
        </w:trPr>
        <w:tc>
          <w:tcPr>
            <w:tcW w:w="0" w:type="auto"/>
          </w:tcPr>
          <w:p w14:paraId="631197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4DDA19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58D41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0713BA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83.142</w:t>
            </w:r>
          </w:p>
        </w:tc>
        <w:tc>
          <w:tcPr>
            <w:tcW w:w="0" w:type="auto"/>
          </w:tcPr>
          <w:p w14:paraId="1AD676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61.972</w:t>
            </w:r>
          </w:p>
        </w:tc>
        <w:tc>
          <w:tcPr>
            <w:tcW w:w="0" w:type="auto"/>
          </w:tcPr>
          <w:p w14:paraId="307B69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63.5190</w:t>
            </w:r>
          </w:p>
        </w:tc>
        <w:tc>
          <w:tcPr>
            <w:tcW w:w="0" w:type="auto"/>
          </w:tcPr>
          <w:p w14:paraId="098EF81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4CD128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F14709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0.15396667</w:t>
            </w:r>
          </w:p>
        </w:tc>
        <w:tc>
          <w:tcPr>
            <w:tcW w:w="0" w:type="auto"/>
          </w:tcPr>
          <w:p w14:paraId="1E31195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0.11476296</w:t>
            </w:r>
          </w:p>
        </w:tc>
        <w:tc>
          <w:tcPr>
            <w:tcW w:w="0" w:type="auto"/>
          </w:tcPr>
          <w:p w14:paraId="5CA6046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0.11762778</w:t>
            </w:r>
          </w:p>
        </w:tc>
      </w:tr>
      <w:tr w:rsidR="001D5B53" w:rsidRPr="00C93F4D" w14:paraId="6E6E7F1C" w14:textId="77777777" w:rsidTr="00B80A80">
        <w:trPr>
          <w:cantSplit/>
        </w:trPr>
        <w:tc>
          <w:tcPr>
            <w:tcW w:w="0" w:type="auto"/>
          </w:tcPr>
          <w:p w14:paraId="1FA0F6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D2C46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6909C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w:t>
            </w:r>
          </w:p>
        </w:tc>
        <w:tc>
          <w:tcPr>
            <w:tcW w:w="0" w:type="auto"/>
          </w:tcPr>
          <w:p w14:paraId="14DC7F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36.305</w:t>
            </w:r>
          </w:p>
        </w:tc>
        <w:tc>
          <w:tcPr>
            <w:tcW w:w="0" w:type="auto"/>
          </w:tcPr>
          <w:p w14:paraId="6A19E3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59.719</w:t>
            </w:r>
          </w:p>
        </w:tc>
        <w:tc>
          <w:tcPr>
            <w:tcW w:w="0" w:type="auto"/>
          </w:tcPr>
          <w:p w14:paraId="7E4B3A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52.8990</w:t>
            </w:r>
          </w:p>
        </w:tc>
        <w:tc>
          <w:tcPr>
            <w:tcW w:w="0" w:type="auto"/>
          </w:tcPr>
          <w:p w14:paraId="270A23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B12F7C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48000</w:t>
            </w:r>
          </w:p>
        </w:tc>
        <w:tc>
          <w:tcPr>
            <w:tcW w:w="0" w:type="auto"/>
          </w:tcPr>
          <w:p w14:paraId="31B84B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0.07563542</w:t>
            </w:r>
          </w:p>
        </w:tc>
        <w:tc>
          <w:tcPr>
            <w:tcW w:w="0" w:type="auto"/>
          </w:tcPr>
          <w:p w14:paraId="0634A4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0.12441458</w:t>
            </w:r>
          </w:p>
        </w:tc>
        <w:tc>
          <w:tcPr>
            <w:tcW w:w="0" w:type="auto"/>
          </w:tcPr>
          <w:p w14:paraId="2CA0FEE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0.11020625</w:t>
            </w:r>
          </w:p>
        </w:tc>
      </w:tr>
      <w:tr w:rsidR="001D5B53" w:rsidRPr="00C93F4D" w14:paraId="0473D66C" w14:textId="77777777" w:rsidTr="00B80A80">
        <w:trPr>
          <w:cantSplit/>
        </w:trPr>
        <w:tc>
          <w:tcPr>
            <w:tcW w:w="0" w:type="auto"/>
          </w:tcPr>
          <w:p w14:paraId="00C8C04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085F70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E61C19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274BEC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170.059</w:t>
            </w:r>
          </w:p>
        </w:tc>
        <w:tc>
          <w:tcPr>
            <w:tcW w:w="0" w:type="auto"/>
          </w:tcPr>
          <w:p w14:paraId="26AC518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59.700</w:t>
            </w:r>
          </w:p>
        </w:tc>
        <w:tc>
          <w:tcPr>
            <w:tcW w:w="0" w:type="auto"/>
          </w:tcPr>
          <w:p w14:paraId="3BC1A3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57.8340</w:t>
            </w:r>
          </w:p>
        </w:tc>
        <w:tc>
          <w:tcPr>
            <w:tcW w:w="0" w:type="auto"/>
          </w:tcPr>
          <w:p w14:paraId="0E99A9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380DCE4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04B00B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0.30919818</w:t>
            </w:r>
          </w:p>
        </w:tc>
        <w:tc>
          <w:tcPr>
            <w:tcW w:w="0" w:type="auto"/>
          </w:tcPr>
          <w:p w14:paraId="70BC01E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0.10854545</w:t>
            </w:r>
          </w:p>
        </w:tc>
        <w:tc>
          <w:tcPr>
            <w:tcW w:w="0" w:type="auto"/>
          </w:tcPr>
          <w:p w14:paraId="77A1B4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0.10515273</w:t>
            </w:r>
          </w:p>
        </w:tc>
      </w:tr>
      <w:tr w:rsidR="001D5B53" w:rsidRPr="00C93F4D" w14:paraId="696E76F4" w14:textId="77777777" w:rsidTr="00B80A80">
        <w:trPr>
          <w:cantSplit/>
        </w:trPr>
        <w:tc>
          <w:tcPr>
            <w:tcW w:w="0" w:type="auto"/>
          </w:tcPr>
          <w:p w14:paraId="0A72D62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28E85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0B6088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42712A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126.966</w:t>
            </w:r>
          </w:p>
        </w:tc>
        <w:tc>
          <w:tcPr>
            <w:tcW w:w="0" w:type="auto"/>
          </w:tcPr>
          <w:p w14:paraId="0A77A6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71.827</w:t>
            </w:r>
          </w:p>
        </w:tc>
        <w:tc>
          <w:tcPr>
            <w:tcW w:w="0" w:type="auto"/>
          </w:tcPr>
          <w:p w14:paraId="2B4B77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65.0300</w:t>
            </w:r>
          </w:p>
        </w:tc>
        <w:tc>
          <w:tcPr>
            <w:tcW w:w="0" w:type="auto"/>
          </w:tcPr>
          <w:p w14:paraId="092E02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5285D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388728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0.24416538</w:t>
            </w:r>
          </w:p>
        </w:tc>
        <w:tc>
          <w:tcPr>
            <w:tcW w:w="0" w:type="auto"/>
          </w:tcPr>
          <w:p w14:paraId="343AA8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0.13812885</w:t>
            </w:r>
          </w:p>
        </w:tc>
        <w:tc>
          <w:tcPr>
            <w:tcW w:w="0" w:type="auto"/>
          </w:tcPr>
          <w:p w14:paraId="4962E9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0.12505769</w:t>
            </w:r>
          </w:p>
        </w:tc>
      </w:tr>
      <w:tr w:rsidR="001D5B53" w:rsidRPr="00C93F4D" w14:paraId="35B4EE29" w14:textId="77777777" w:rsidTr="00B80A80">
        <w:trPr>
          <w:cantSplit/>
        </w:trPr>
        <w:tc>
          <w:tcPr>
            <w:tcW w:w="0" w:type="auto"/>
          </w:tcPr>
          <w:p w14:paraId="543828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966407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2C2D2D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772061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123.944</w:t>
            </w:r>
          </w:p>
        </w:tc>
        <w:tc>
          <w:tcPr>
            <w:tcW w:w="0" w:type="auto"/>
          </w:tcPr>
          <w:p w14:paraId="3052A0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68.831</w:t>
            </w:r>
          </w:p>
        </w:tc>
        <w:tc>
          <w:tcPr>
            <w:tcW w:w="0" w:type="auto"/>
          </w:tcPr>
          <w:p w14:paraId="6CECA5D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73.3140</w:t>
            </w:r>
          </w:p>
        </w:tc>
        <w:tc>
          <w:tcPr>
            <w:tcW w:w="0" w:type="auto"/>
          </w:tcPr>
          <w:p w14:paraId="4DA3BB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D6830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120B6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0.22952593</w:t>
            </w:r>
          </w:p>
        </w:tc>
        <w:tc>
          <w:tcPr>
            <w:tcW w:w="0" w:type="auto"/>
          </w:tcPr>
          <w:p w14:paraId="1F1512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0.12746481</w:t>
            </w:r>
          </w:p>
        </w:tc>
        <w:tc>
          <w:tcPr>
            <w:tcW w:w="0" w:type="auto"/>
          </w:tcPr>
          <w:p w14:paraId="066D27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0.13576667</w:t>
            </w:r>
          </w:p>
        </w:tc>
      </w:tr>
      <w:tr w:rsidR="001D5B53" w:rsidRPr="00C93F4D" w14:paraId="1182B940" w14:textId="77777777" w:rsidTr="00B80A80">
        <w:trPr>
          <w:cantSplit/>
        </w:trPr>
        <w:tc>
          <w:tcPr>
            <w:tcW w:w="0" w:type="auto"/>
          </w:tcPr>
          <w:p w14:paraId="3CA134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F7102D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D87A7B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5839B94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129.304</w:t>
            </w:r>
          </w:p>
        </w:tc>
        <w:tc>
          <w:tcPr>
            <w:tcW w:w="0" w:type="auto"/>
          </w:tcPr>
          <w:p w14:paraId="3985894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53.660</w:t>
            </w:r>
          </w:p>
        </w:tc>
        <w:tc>
          <w:tcPr>
            <w:tcW w:w="0" w:type="auto"/>
          </w:tcPr>
          <w:p w14:paraId="52F009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62.1930</w:t>
            </w:r>
          </w:p>
        </w:tc>
        <w:tc>
          <w:tcPr>
            <w:tcW w:w="0" w:type="auto"/>
          </w:tcPr>
          <w:p w14:paraId="5DB914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205158D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6BC9EF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0.24396981</w:t>
            </w:r>
          </w:p>
        </w:tc>
        <w:tc>
          <w:tcPr>
            <w:tcW w:w="0" w:type="auto"/>
          </w:tcPr>
          <w:p w14:paraId="3CED08A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0.10124528</w:t>
            </w:r>
          </w:p>
        </w:tc>
        <w:tc>
          <w:tcPr>
            <w:tcW w:w="0" w:type="auto"/>
          </w:tcPr>
          <w:p w14:paraId="6C70C4F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0.11734528</w:t>
            </w:r>
          </w:p>
        </w:tc>
      </w:tr>
      <w:tr w:rsidR="001D5B53" w:rsidRPr="00C93F4D" w14:paraId="0C58BE85" w14:textId="77777777" w:rsidTr="00B80A80">
        <w:trPr>
          <w:cantSplit/>
        </w:trPr>
        <w:tc>
          <w:tcPr>
            <w:tcW w:w="0" w:type="auto"/>
          </w:tcPr>
          <w:p w14:paraId="76681F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39A37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E4FEC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7B33199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7269A8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67.410</w:t>
            </w:r>
          </w:p>
        </w:tc>
        <w:tc>
          <w:tcPr>
            <w:tcW w:w="0" w:type="auto"/>
          </w:tcPr>
          <w:p w14:paraId="5A6F06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64.3450</w:t>
            </w:r>
          </w:p>
        </w:tc>
        <w:tc>
          <w:tcPr>
            <w:tcW w:w="0" w:type="auto"/>
          </w:tcPr>
          <w:p w14:paraId="706229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0DEC6C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7D7B96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0.20403800</w:t>
            </w:r>
          </w:p>
        </w:tc>
        <w:tc>
          <w:tcPr>
            <w:tcW w:w="0" w:type="auto"/>
          </w:tcPr>
          <w:p w14:paraId="09581B7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0.13482000</w:t>
            </w:r>
          </w:p>
        </w:tc>
        <w:tc>
          <w:tcPr>
            <w:tcW w:w="0" w:type="auto"/>
          </w:tcPr>
          <w:p w14:paraId="142389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0.12869000</w:t>
            </w:r>
          </w:p>
        </w:tc>
      </w:tr>
      <w:tr w:rsidR="001D5B53" w:rsidRPr="00C93F4D" w14:paraId="4588AC4C" w14:textId="77777777" w:rsidTr="00B80A80">
        <w:trPr>
          <w:cantSplit/>
        </w:trPr>
        <w:tc>
          <w:tcPr>
            <w:tcW w:w="0" w:type="auto"/>
          </w:tcPr>
          <w:p w14:paraId="7ACEAC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5CB95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E302D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96065D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189.075</w:t>
            </w:r>
          </w:p>
        </w:tc>
        <w:tc>
          <w:tcPr>
            <w:tcW w:w="0" w:type="auto"/>
          </w:tcPr>
          <w:p w14:paraId="72301F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66.519</w:t>
            </w:r>
          </w:p>
        </w:tc>
        <w:tc>
          <w:tcPr>
            <w:tcW w:w="0" w:type="auto"/>
          </w:tcPr>
          <w:p w14:paraId="3B26308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62.0090</w:t>
            </w:r>
          </w:p>
        </w:tc>
        <w:tc>
          <w:tcPr>
            <w:tcW w:w="0" w:type="auto"/>
          </w:tcPr>
          <w:p w14:paraId="43200C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3F8873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0CC9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0.35674528</w:t>
            </w:r>
          </w:p>
        </w:tc>
        <w:tc>
          <w:tcPr>
            <w:tcW w:w="0" w:type="auto"/>
          </w:tcPr>
          <w:p w14:paraId="748E9D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0.12550755</w:t>
            </w:r>
          </w:p>
        </w:tc>
        <w:tc>
          <w:tcPr>
            <w:tcW w:w="0" w:type="auto"/>
          </w:tcPr>
          <w:p w14:paraId="1E4EEF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0.11699811</w:t>
            </w:r>
          </w:p>
        </w:tc>
      </w:tr>
      <w:tr w:rsidR="001D5B53" w:rsidRPr="00C93F4D" w14:paraId="607BB47B" w14:textId="77777777" w:rsidTr="00B80A80">
        <w:trPr>
          <w:cantSplit/>
        </w:trPr>
        <w:tc>
          <w:tcPr>
            <w:tcW w:w="0" w:type="auto"/>
          </w:tcPr>
          <w:p w14:paraId="2D0D89D2" w14:textId="3C32FBD3"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7B6D0F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1F7EBD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3F1FE1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185.152</w:t>
            </w:r>
          </w:p>
        </w:tc>
        <w:tc>
          <w:tcPr>
            <w:tcW w:w="0" w:type="auto"/>
          </w:tcPr>
          <w:p w14:paraId="452B82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59.333</w:t>
            </w:r>
          </w:p>
        </w:tc>
        <w:tc>
          <w:tcPr>
            <w:tcW w:w="0" w:type="auto"/>
          </w:tcPr>
          <w:p w14:paraId="313CA80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53.7400</w:t>
            </w:r>
          </w:p>
        </w:tc>
        <w:tc>
          <w:tcPr>
            <w:tcW w:w="0" w:type="auto"/>
          </w:tcPr>
          <w:p w14:paraId="7F05F21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2258A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15475C0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0.32482807</w:t>
            </w:r>
          </w:p>
        </w:tc>
        <w:tc>
          <w:tcPr>
            <w:tcW w:w="0" w:type="auto"/>
          </w:tcPr>
          <w:p w14:paraId="6DA278A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0.10409298</w:t>
            </w:r>
          </w:p>
        </w:tc>
        <w:tc>
          <w:tcPr>
            <w:tcW w:w="0" w:type="auto"/>
          </w:tcPr>
          <w:p w14:paraId="0CFC29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0.09428070</w:t>
            </w:r>
          </w:p>
        </w:tc>
      </w:tr>
      <w:tr w:rsidR="001D5B53" w:rsidRPr="00C93F4D" w14:paraId="7D6B88BE" w14:textId="77777777" w:rsidTr="00B80A80">
        <w:trPr>
          <w:cantSplit/>
        </w:trPr>
        <w:tc>
          <w:tcPr>
            <w:tcW w:w="0" w:type="auto"/>
          </w:tcPr>
          <w:p w14:paraId="5ED25EF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7934E2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92A0F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5D931A1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137.545</w:t>
            </w:r>
          </w:p>
        </w:tc>
        <w:tc>
          <w:tcPr>
            <w:tcW w:w="0" w:type="auto"/>
          </w:tcPr>
          <w:p w14:paraId="6F5D9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64.252</w:t>
            </w:r>
          </w:p>
        </w:tc>
        <w:tc>
          <w:tcPr>
            <w:tcW w:w="0" w:type="auto"/>
          </w:tcPr>
          <w:p w14:paraId="753B96C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64.2390</w:t>
            </w:r>
          </w:p>
        </w:tc>
        <w:tc>
          <w:tcPr>
            <w:tcW w:w="0" w:type="auto"/>
          </w:tcPr>
          <w:p w14:paraId="0A13FC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BC1FB3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1BD076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0.24561607</w:t>
            </w:r>
          </w:p>
        </w:tc>
        <w:tc>
          <w:tcPr>
            <w:tcW w:w="0" w:type="auto"/>
          </w:tcPr>
          <w:p w14:paraId="27594C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0.11473571</w:t>
            </w:r>
          </w:p>
        </w:tc>
        <w:tc>
          <w:tcPr>
            <w:tcW w:w="0" w:type="auto"/>
          </w:tcPr>
          <w:p w14:paraId="27C7D4D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0.11471250</w:t>
            </w:r>
          </w:p>
        </w:tc>
      </w:tr>
      <w:tr w:rsidR="001D5B53" w:rsidRPr="00C93F4D" w14:paraId="74545270" w14:textId="77777777" w:rsidTr="00B80A80">
        <w:trPr>
          <w:cantSplit/>
        </w:trPr>
        <w:tc>
          <w:tcPr>
            <w:tcW w:w="0" w:type="auto"/>
          </w:tcPr>
          <w:p w14:paraId="107BA9F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3337B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91244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6CD92A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157.970</w:t>
            </w:r>
          </w:p>
        </w:tc>
        <w:tc>
          <w:tcPr>
            <w:tcW w:w="0" w:type="auto"/>
          </w:tcPr>
          <w:p w14:paraId="6231DD7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62.082</w:t>
            </w:r>
          </w:p>
        </w:tc>
        <w:tc>
          <w:tcPr>
            <w:tcW w:w="0" w:type="auto"/>
          </w:tcPr>
          <w:p w14:paraId="2E0B43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53.9940</w:t>
            </w:r>
          </w:p>
        </w:tc>
        <w:tc>
          <w:tcPr>
            <w:tcW w:w="0" w:type="auto"/>
          </w:tcPr>
          <w:p w14:paraId="011FE09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3EF7E1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469BE42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0.30378846</w:t>
            </w:r>
          </w:p>
        </w:tc>
        <w:tc>
          <w:tcPr>
            <w:tcW w:w="0" w:type="auto"/>
          </w:tcPr>
          <w:p w14:paraId="658D99D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0.11938846</w:t>
            </w:r>
          </w:p>
        </w:tc>
        <w:tc>
          <w:tcPr>
            <w:tcW w:w="0" w:type="auto"/>
          </w:tcPr>
          <w:p w14:paraId="0452D0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0.10383462</w:t>
            </w:r>
          </w:p>
        </w:tc>
      </w:tr>
      <w:tr w:rsidR="001D5B53" w:rsidRPr="00C93F4D" w14:paraId="235B3E94" w14:textId="77777777" w:rsidTr="00B80A80">
        <w:trPr>
          <w:cantSplit/>
        </w:trPr>
        <w:tc>
          <w:tcPr>
            <w:tcW w:w="0" w:type="auto"/>
          </w:tcPr>
          <w:p w14:paraId="1290A4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1F149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0A467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2E1D20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56.723</w:t>
            </w:r>
          </w:p>
        </w:tc>
        <w:tc>
          <w:tcPr>
            <w:tcW w:w="0" w:type="auto"/>
          </w:tcPr>
          <w:p w14:paraId="2E838BB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37.037</w:t>
            </w:r>
          </w:p>
        </w:tc>
        <w:tc>
          <w:tcPr>
            <w:tcW w:w="0" w:type="auto"/>
          </w:tcPr>
          <w:p w14:paraId="0793D0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31.8830</w:t>
            </w:r>
          </w:p>
        </w:tc>
        <w:tc>
          <w:tcPr>
            <w:tcW w:w="0" w:type="auto"/>
          </w:tcPr>
          <w:p w14:paraId="4CC0588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A11B7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64B665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0.10504259</w:t>
            </w:r>
          </w:p>
        </w:tc>
        <w:tc>
          <w:tcPr>
            <w:tcW w:w="0" w:type="auto"/>
          </w:tcPr>
          <w:p w14:paraId="445DF3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0.06858704</w:t>
            </w:r>
          </w:p>
        </w:tc>
        <w:tc>
          <w:tcPr>
            <w:tcW w:w="0" w:type="auto"/>
          </w:tcPr>
          <w:p w14:paraId="6352198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0.05904259</w:t>
            </w:r>
          </w:p>
        </w:tc>
      </w:tr>
      <w:tr w:rsidR="001D5B53" w:rsidRPr="00C93F4D" w14:paraId="06DC1854" w14:textId="77777777" w:rsidTr="00B80A80">
        <w:trPr>
          <w:cantSplit/>
        </w:trPr>
        <w:tc>
          <w:tcPr>
            <w:tcW w:w="0" w:type="auto"/>
          </w:tcPr>
          <w:p w14:paraId="0561B14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FDB49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AAD5E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181F9A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98.252</w:t>
            </w:r>
          </w:p>
        </w:tc>
        <w:tc>
          <w:tcPr>
            <w:tcW w:w="0" w:type="auto"/>
          </w:tcPr>
          <w:p w14:paraId="0F73B9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56.677</w:t>
            </w:r>
          </w:p>
        </w:tc>
        <w:tc>
          <w:tcPr>
            <w:tcW w:w="0" w:type="auto"/>
          </w:tcPr>
          <w:p w14:paraId="658F6B8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48.5120</w:t>
            </w:r>
          </w:p>
        </w:tc>
        <w:tc>
          <w:tcPr>
            <w:tcW w:w="0" w:type="auto"/>
          </w:tcPr>
          <w:p w14:paraId="4A1C4C1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AA0F8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C63C22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0.18194815</w:t>
            </w:r>
          </w:p>
        </w:tc>
        <w:tc>
          <w:tcPr>
            <w:tcW w:w="0" w:type="auto"/>
          </w:tcPr>
          <w:p w14:paraId="2A1B19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0.10495741</w:t>
            </w:r>
          </w:p>
        </w:tc>
        <w:tc>
          <w:tcPr>
            <w:tcW w:w="0" w:type="auto"/>
          </w:tcPr>
          <w:p w14:paraId="6C9BB5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0.08983704</w:t>
            </w:r>
          </w:p>
        </w:tc>
      </w:tr>
      <w:tr w:rsidR="001D5B53" w:rsidRPr="00C93F4D" w14:paraId="7AA896FF" w14:textId="77777777" w:rsidTr="00B80A80">
        <w:trPr>
          <w:cantSplit/>
        </w:trPr>
        <w:tc>
          <w:tcPr>
            <w:tcW w:w="0" w:type="auto"/>
          </w:tcPr>
          <w:p w14:paraId="40BBDF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27C65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9616A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29308D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77.096</w:t>
            </w:r>
          </w:p>
        </w:tc>
        <w:tc>
          <w:tcPr>
            <w:tcW w:w="0" w:type="auto"/>
          </w:tcPr>
          <w:p w14:paraId="46BC52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54.494</w:t>
            </w:r>
          </w:p>
        </w:tc>
        <w:tc>
          <w:tcPr>
            <w:tcW w:w="0" w:type="auto"/>
          </w:tcPr>
          <w:p w14:paraId="41AB5E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55.4190</w:t>
            </w:r>
          </w:p>
        </w:tc>
        <w:tc>
          <w:tcPr>
            <w:tcW w:w="0" w:type="auto"/>
          </w:tcPr>
          <w:p w14:paraId="665DCF5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7E96C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10F3F6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0.13767143</w:t>
            </w:r>
          </w:p>
        </w:tc>
        <w:tc>
          <w:tcPr>
            <w:tcW w:w="0" w:type="auto"/>
          </w:tcPr>
          <w:p w14:paraId="7A4C95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0.09731071</w:t>
            </w:r>
          </w:p>
        </w:tc>
        <w:tc>
          <w:tcPr>
            <w:tcW w:w="0" w:type="auto"/>
          </w:tcPr>
          <w:p w14:paraId="6706E9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0.09896250</w:t>
            </w:r>
          </w:p>
        </w:tc>
      </w:tr>
      <w:tr w:rsidR="001D5B53" w:rsidRPr="00C93F4D" w14:paraId="45B96FEC" w14:textId="77777777" w:rsidTr="00B80A80">
        <w:trPr>
          <w:cantSplit/>
        </w:trPr>
        <w:tc>
          <w:tcPr>
            <w:tcW w:w="0" w:type="auto"/>
          </w:tcPr>
          <w:p w14:paraId="4ABA6851" w14:textId="42058C15"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6C40C45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BBA14E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7CC1AC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77.841</w:t>
            </w:r>
          </w:p>
        </w:tc>
        <w:tc>
          <w:tcPr>
            <w:tcW w:w="0" w:type="auto"/>
          </w:tcPr>
          <w:p w14:paraId="2D0C333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50.722</w:t>
            </w:r>
          </w:p>
        </w:tc>
        <w:tc>
          <w:tcPr>
            <w:tcW w:w="0" w:type="auto"/>
          </w:tcPr>
          <w:p w14:paraId="481672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50.6370</w:t>
            </w:r>
          </w:p>
        </w:tc>
        <w:tc>
          <w:tcPr>
            <w:tcW w:w="0" w:type="auto"/>
          </w:tcPr>
          <w:p w14:paraId="203BC23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2F970C8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50C9632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0.14415000</w:t>
            </w:r>
          </w:p>
        </w:tc>
        <w:tc>
          <w:tcPr>
            <w:tcW w:w="0" w:type="auto"/>
          </w:tcPr>
          <w:p w14:paraId="58EC9D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0.09392963</w:t>
            </w:r>
          </w:p>
        </w:tc>
        <w:tc>
          <w:tcPr>
            <w:tcW w:w="0" w:type="auto"/>
          </w:tcPr>
          <w:p w14:paraId="086950D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0.09377222</w:t>
            </w:r>
          </w:p>
        </w:tc>
      </w:tr>
      <w:tr w:rsidR="001D5B53" w:rsidRPr="00C93F4D" w14:paraId="19B82273" w14:textId="77777777" w:rsidTr="00B80A80">
        <w:trPr>
          <w:cantSplit/>
        </w:trPr>
        <w:tc>
          <w:tcPr>
            <w:tcW w:w="0" w:type="auto"/>
          </w:tcPr>
          <w:p w14:paraId="2BE3452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8E162C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99661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92E02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69.541</w:t>
            </w:r>
          </w:p>
        </w:tc>
        <w:tc>
          <w:tcPr>
            <w:tcW w:w="0" w:type="auto"/>
          </w:tcPr>
          <w:p w14:paraId="251C8A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57.612</w:t>
            </w:r>
          </w:p>
        </w:tc>
        <w:tc>
          <w:tcPr>
            <w:tcW w:w="0" w:type="auto"/>
          </w:tcPr>
          <w:p w14:paraId="530AF0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57.0840</w:t>
            </w:r>
          </w:p>
        </w:tc>
        <w:tc>
          <w:tcPr>
            <w:tcW w:w="0" w:type="auto"/>
          </w:tcPr>
          <w:p w14:paraId="65A72A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911FC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219EAA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0.13120943</w:t>
            </w:r>
          </w:p>
        </w:tc>
        <w:tc>
          <w:tcPr>
            <w:tcW w:w="0" w:type="auto"/>
          </w:tcPr>
          <w:p w14:paraId="574AE1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0.10870189</w:t>
            </w:r>
          </w:p>
        </w:tc>
        <w:tc>
          <w:tcPr>
            <w:tcW w:w="0" w:type="auto"/>
          </w:tcPr>
          <w:p w14:paraId="6EBFA2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0.10770566</w:t>
            </w:r>
          </w:p>
        </w:tc>
      </w:tr>
      <w:tr w:rsidR="001D5B53" w:rsidRPr="00C93F4D" w14:paraId="67C3CCC8" w14:textId="77777777" w:rsidTr="00B80A80">
        <w:trPr>
          <w:cantSplit/>
        </w:trPr>
        <w:tc>
          <w:tcPr>
            <w:tcW w:w="0" w:type="auto"/>
          </w:tcPr>
          <w:p w14:paraId="72E241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CE97B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43E9D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13F05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82.402</w:t>
            </w:r>
          </w:p>
        </w:tc>
        <w:tc>
          <w:tcPr>
            <w:tcW w:w="0" w:type="auto"/>
          </w:tcPr>
          <w:p w14:paraId="69CC0A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55.927</w:t>
            </w:r>
          </w:p>
        </w:tc>
        <w:tc>
          <w:tcPr>
            <w:tcW w:w="0" w:type="auto"/>
          </w:tcPr>
          <w:p w14:paraId="53CB72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42.3800</w:t>
            </w:r>
          </w:p>
        </w:tc>
        <w:tc>
          <w:tcPr>
            <w:tcW w:w="0" w:type="auto"/>
          </w:tcPr>
          <w:p w14:paraId="3EE22C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5C90F9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D68A48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0.15547547</w:t>
            </w:r>
          </w:p>
        </w:tc>
        <w:tc>
          <w:tcPr>
            <w:tcW w:w="0" w:type="auto"/>
          </w:tcPr>
          <w:p w14:paraId="027C5BC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0.10552264</w:t>
            </w:r>
          </w:p>
        </w:tc>
        <w:tc>
          <w:tcPr>
            <w:tcW w:w="0" w:type="auto"/>
          </w:tcPr>
          <w:p w14:paraId="77D9DC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0.07996226</w:t>
            </w:r>
          </w:p>
        </w:tc>
      </w:tr>
      <w:tr w:rsidR="001D5B53" w:rsidRPr="00C93F4D" w14:paraId="138C9DA2" w14:textId="77777777" w:rsidTr="00B80A80">
        <w:trPr>
          <w:cantSplit/>
        </w:trPr>
        <w:tc>
          <w:tcPr>
            <w:tcW w:w="0" w:type="auto"/>
          </w:tcPr>
          <w:p w14:paraId="4F14CE7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C40C6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C159DB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44FAF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71.354</w:t>
            </w:r>
          </w:p>
        </w:tc>
        <w:tc>
          <w:tcPr>
            <w:tcW w:w="0" w:type="auto"/>
          </w:tcPr>
          <w:p w14:paraId="701AE1A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56.785</w:t>
            </w:r>
          </w:p>
        </w:tc>
        <w:tc>
          <w:tcPr>
            <w:tcW w:w="0" w:type="auto"/>
          </w:tcPr>
          <w:p w14:paraId="525026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57.9320</w:t>
            </w:r>
          </w:p>
        </w:tc>
        <w:tc>
          <w:tcPr>
            <w:tcW w:w="0" w:type="auto"/>
          </w:tcPr>
          <w:p w14:paraId="67F228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013AD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DEBDC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0.13463019</w:t>
            </w:r>
          </w:p>
        </w:tc>
        <w:tc>
          <w:tcPr>
            <w:tcW w:w="0" w:type="auto"/>
          </w:tcPr>
          <w:p w14:paraId="7C866EC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0.10714151</w:t>
            </w:r>
          </w:p>
        </w:tc>
        <w:tc>
          <w:tcPr>
            <w:tcW w:w="0" w:type="auto"/>
          </w:tcPr>
          <w:p w14:paraId="4C5468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0.10930566</w:t>
            </w:r>
          </w:p>
        </w:tc>
      </w:tr>
      <w:tr w:rsidR="001D5B53" w:rsidRPr="00C93F4D" w14:paraId="42BAAAC1" w14:textId="77777777" w:rsidTr="00B80A80">
        <w:trPr>
          <w:cantSplit/>
        </w:trPr>
        <w:tc>
          <w:tcPr>
            <w:tcW w:w="0" w:type="auto"/>
          </w:tcPr>
          <w:p w14:paraId="7877AC10" w14:textId="512DED3C"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210E33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CE983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255874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116.380</w:t>
            </w:r>
          </w:p>
        </w:tc>
        <w:tc>
          <w:tcPr>
            <w:tcW w:w="0" w:type="auto"/>
          </w:tcPr>
          <w:p w14:paraId="4D6C32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60.498</w:t>
            </w:r>
          </w:p>
        </w:tc>
        <w:tc>
          <w:tcPr>
            <w:tcW w:w="0" w:type="auto"/>
          </w:tcPr>
          <w:p w14:paraId="4AEBF5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54.5990</w:t>
            </w:r>
          </w:p>
        </w:tc>
        <w:tc>
          <w:tcPr>
            <w:tcW w:w="0" w:type="auto"/>
          </w:tcPr>
          <w:p w14:paraId="5941FC5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37B40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3A6331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0.21551852</w:t>
            </w:r>
          </w:p>
        </w:tc>
        <w:tc>
          <w:tcPr>
            <w:tcW w:w="0" w:type="auto"/>
          </w:tcPr>
          <w:p w14:paraId="0A6AD87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0.11203333</w:t>
            </w:r>
          </w:p>
        </w:tc>
        <w:tc>
          <w:tcPr>
            <w:tcW w:w="0" w:type="auto"/>
          </w:tcPr>
          <w:p w14:paraId="3FFE3E5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0.10110926</w:t>
            </w:r>
          </w:p>
        </w:tc>
      </w:tr>
      <w:bookmarkEnd w:id="2217"/>
      <w:bookmarkEnd w:id="2218"/>
      <w:tr w:rsidR="00B80A80" w:rsidRPr="00C93F4D" w14:paraId="17C92990" w14:textId="77777777" w:rsidTr="002D226F">
        <w:trPr>
          <w:cantSplit/>
        </w:trPr>
        <w:tc>
          <w:tcPr>
            <w:tcW w:w="0" w:type="auto"/>
          </w:tcPr>
          <w:p w14:paraId="6231976B" w14:textId="6E4BA95D"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238AC77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E126F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45EA48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7DDBDA8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765AC84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13C1386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769DE30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21C011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27630FB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1E5E03E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B80A80" w:rsidRPr="00C93F4D" w14:paraId="70154EFE" w14:textId="77777777" w:rsidTr="002D226F">
        <w:trPr>
          <w:cantSplit/>
        </w:trPr>
        <w:tc>
          <w:tcPr>
            <w:tcW w:w="0" w:type="auto"/>
          </w:tcPr>
          <w:p w14:paraId="1B4C2EF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4B26F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C64D8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3CB016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3E028B5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02A758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68F34C7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58C8C6B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97D7E9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4E6EC56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0A9779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B80A80" w:rsidRPr="00C93F4D" w14:paraId="23AA83EB" w14:textId="77777777" w:rsidTr="002D226F">
        <w:trPr>
          <w:cantSplit/>
        </w:trPr>
        <w:tc>
          <w:tcPr>
            <w:tcW w:w="0" w:type="auto"/>
          </w:tcPr>
          <w:p w14:paraId="7C84662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E50A89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7604D0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4478950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60F94AD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56B9D1A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31ACFDE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5495B25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0DE817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1BD3322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1036DC3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B80A80" w:rsidRPr="00C93F4D" w14:paraId="36400CE5" w14:textId="77777777" w:rsidTr="002D226F">
        <w:trPr>
          <w:cantSplit/>
        </w:trPr>
        <w:tc>
          <w:tcPr>
            <w:tcW w:w="0" w:type="auto"/>
          </w:tcPr>
          <w:p w14:paraId="5F939DB8" w14:textId="2662933E"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marmorata</w:t>
            </w:r>
          </w:p>
        </w:tc>
        <w:tc>
          <w:tcPr>
            <w:tcW w:w="0" w:type="auto"/>
          </w:tcPr>
          <w:p w14:paraId="3D16836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3BB949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6E3FD84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225895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3B5DC02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16A21FC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4A97C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5519C2E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58568BD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0B40210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B80A80" w:rsidRPr="00C93F4D" w14:paraId="032239F1" w14:textId="77777777" w:rsidTr="002D226F">
        <w:trPr>
          <w:cantSplit/>
        </w:trPr>
        <w:tc>
          <w:tcPr>
            <w:tcW w:w="0" w:type="auto"/>
          </w:tcPr>
          <w:p w14:paraId="523B70A0" w14:textId="004EB7E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D5C963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3FCCCD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444B722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1D6638F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75A4924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458BB3B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B7B115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5B54C22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5DA8DE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326260A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B80A80" w:rsidRPr="00C93F4D" w14:paraId="7FA3EDA1" w14:textId="77777777" w:rsidTr="002D226F">
        <w:trPr>
          <w:cantSplit/>
        </w:trPr>
        <w:tc>
          <w:tcPr>
            <w:tcW w:w="0" w:type="auto"/>
          </w:tcPr>
          <w:p w14:paraId="5315752B" w14:textId="63A5C299"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793CC95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C03F8F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2F734C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754A1DB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3761F7A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446782B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520F4CC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30021A8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5BC0A6E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08CEC68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B80A80" w:rsidRPr="00C93F4D" w14:paraId="7E3C0144" w14:textId="77777777" w:rsidTr="002D226F">
        <w:trPr>
          <w:cantSplit/>
        </w:trPr>
        <w:tc>
          <w:tcPr>
            <w:tcW w:w="0" w:type="auto"/>
          </w:tcPr>
          <w:p w14:paraId="4EE0349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A4E95D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3D7452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484C02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23CCBA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00146B9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2A70B2F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408D594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09A8150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103C560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75BD679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B80A80" w:rsidRPr="00C93F4D" w14:paraId="1CB20A5F" w14:textId="77777777" w:rsidTr="002D226F">
        <w:trPr>
          <w:cantSplit/>
        </w:trPr>
        <w:tc>
          <w:tcPr>
            <w:tcW w:w="0" w:type="auto"/>
          </w:tcPr>
          <w:p w14:paraId="5F097FD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A79675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E7E5C7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0ADC4E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2567A80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14A5499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2405FF2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51AB86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D2103D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369D756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51AE099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B80A80" w:rsidRPr="00C93F4D" w14:paraId="663AFC5E" w14:textId="77777777" w:rsidTr="002D226F">
        <w:trPr>
          <w:cantSplit/>
        </w:trPr>
        <w:tc>
          <w:tcPr>
            <w:tcW w:w="0" w:type="auto"/>
          </w:tcPr>
          <w:p w14:paraId="75449A4D" w14:textId="24F3DC2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63E07A3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5BDDF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503263E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3830151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27A63B0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2F34027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94F77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78A9703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17442A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2D31B0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B80A80" w:rsidRPr="00C93F4D" w14:paraId="16ACC719" w14:textId="77777777" w:rsidTr="002D226F">
        <w:trPr>
          <w:cantSplit/>
        </w:trPr>
        <w:tc>
          <w:tcPr>
            <w:tcW w:w="0" w:type="auto"/>
          </w:tcPr>
          <w:p w14:paraId="7FF09DB4" w14:textId="67DFA7A1"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CDEF0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FB8D25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0694A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3266E7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30C426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6FF779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3FB638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5E2727B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1F2B44E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59FE952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B80A80" w:rsidRPr="00C93F4D" w14:paraId="5FFF3FBD" w14:textId="77777777" w:rsidTr="002D226F">
        <w:trPr>
          <w:cantSplit/>
        </w:trPr>
        <w:tc>
          <w:tcPr>
            <w:tcW w:w="0" w:type="auto"/>
          </w:tcPr>
          <w:p w14:paraId="7D5EB9F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610EED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2A71A8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1FB25D6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18B60B8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1AE48B4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4CC0628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B90F4A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3060D5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2A3BCE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536EE2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B80A80" w:rsidRPr="00C93F4D" w14:paraId="423AE477" w14:textId="77777777" w:rsidTr="002D226F">
        <w:trPr>
          <w:cantSplit/>
        </w:trPr>
        <w:tc>
          <w:tcPr>
            <w:tcW w:w="0" w:type="auto"/>
          </w:tcPr>
          <w:p w14:paraId="5E3D2620" w14:textId="3E690C92"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6AEC8C1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FC8235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0C01266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232B678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532EA62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3FA88A9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FD9C90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2102DDC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0602DDE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3707D31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B80A80" w:rsidRPr="00C93F4D" w14:paraId="277FEC35" w14:textId="77777777" w:rsidTr="002D226F">
        <w:trPr>
          <w:cantSplit/>
        </w:trPr>
        <w:tc>
          <w:tcPr>
            <w:tcW w:w="0" w:type="auto"/>
          </w:tcPr>
          <w:p w14:paraId="685B766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7DA511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D64D87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10D1E8B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5FD861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0B0F597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66E89AE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48B53E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701DAEE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3DCC081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5760614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B80A80" w:rsidRPr="00C93F4D" w14:paraId="68A84FF9" w14:textId="77777777" w:rsidTr="002D226F">
        <w:trPr>
          <w:cantSplit/>
        </w:trPr>
        <w:tc>
          <w:tcPr>
            <w:tcW w:w="0" w:type="auto"/>
          </w:tcPr>
          <w:p w14:paraId="71956ED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CC91F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AC252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BDBDD1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2CBE818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237B98F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57A7364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4DA551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6FFA45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18501B3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5430A1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B80A80" w:rsidRPr="00C93F4D" w14:paraId="7C0814FA" w14:textId="77777777" w:rsidTr="002D226F">
        <w:trPr>
          <w:cantSplit/>
        </w:trPr>
        <w:tc>
          <w:tcPr>
            <w:tcW w:w="0" w:type="auto"/>
          </w:tcPr>
          <w:p w14:paraId="1C10F73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1E9118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55287B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A2D543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3805A39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4B60D1C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5C5DCDC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5AB8A5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70E6A63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5B833C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54B3426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B80A80" w:rsidRPr="00C93F4D" w14:paraId="5DC86B93" w14:textId="77777777" w:rsidTr="002D226F">
        <w:trPr>
          <w:cantSplit/>
        </w:trPr>
        <w:tc>
          <w:tcPr>
            <w:tcW w:w="0" w:type="auto"/>
          </w:tcPr>
          <w:p w14:paraId="5D19C2AA" w14:textId="20542C33"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04DD9B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5A6E34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E6AF14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17B7887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76FA018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7019BE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6A3D92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6CE0FB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5A3DF7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164485A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B80A80" w:rsidRPr="00C93F4D" w14:paraId="56C18325" w14:textId="77777777" w:rsidTr="002D226F">
        <w:trPr>
          <w:cantSplit/>
        </w:trPr>
        <w:tc>
          <w:tcPr>
            <w:tcW w:w="0" w:type="auto"/>
          </w:tcPr>
          <w:p w14:paraId="6CD3D5A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5B8F73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3F0904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6EDC06C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09FDCF0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68FAF57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7EA78E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D044EC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294FB4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71D0B00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6DFE7AF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B80A80" w:rsidRPr="00C93F4D" w14:paraId="7ADA86EB" w14:textId="77777777" w:rsidTr="002D226F">
        <w:trPr>
          <w:cantSplit/>
        </w:trPr>
        <w:tc>
          <w:tcPr>
            <w:tcW w:w="0" w:type="auto"/>
          </w:tcPr>
          <w:p w14:paraId="58D0FBAE" w14:textId="50DCDE7E"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645428D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BB07A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C4FE7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706C828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0DD84C6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3DF82A3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4776FA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503D31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1EC6808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403CE2E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r w:rsidR="00B80A80" w:rsidRPr="00C93F4D" w14:paraId="4995E945" w14:textId="77777777" w:rsidTr="002D226F">
        <w:trPr>
          <w:cantSplit/>
        </w:trPr>
        <w:tc>
          <w:tcPr>
            <w:tcW w:w="0" w:type="auto"/>
          </w:tcPr>
          <w:p w14:paraId="2C76E9FF" w14:textId="5AE8B3C4"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68FBA29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8997B9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5326DF3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154E23E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71C38C4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75EAB28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7CFBA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72E3D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13FE54C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1F0623B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B80A80" w:rsidRPr="00C93F4D" w14:paraId="6E54C34B" w14:textId="77777777" w:rsidTr="002D226F">
        <w:trPr>
          <w:cantSplit/>
        </w:trPr>
        <w:tc>
          <w:tcPr>
            <w:tcW w:w="0" w:type="auto"/>
          </w:tcPr>
          <w:p w14:paraId="1722CD3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D2785F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04ACCB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09C51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77F3B2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5B0C0BA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78275A2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8B9B61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78BBEB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37203FF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6B426CC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B80A80" w:rsidRPr="00C93F4D" w14:paraId="18C273F1" w14:textId="77777777" w:rsidTr="002D226F">
        <w:trPr>
          <w:cantSplit/>
        </w:trPr>
        <w:tc>
          <w:tcPr>
            <w:tcW w:w="0" w:type="auto"/>
          </w:tcPr>
          <w:p w14:paraId="44D517B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DFCCBD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62495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647DACA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44559A0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2302AEB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38F5C12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700D09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054FD4C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62A2A38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1468EFC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B80A80" w:rsidRPr="00C93F4D" w14:paraId="20897DE3" w14:textId="77777777" w:rsidTr="002D226F">
        <w:trPr>
          <w:cantSplit/>
        </w:trPr>
        <w:tc>
          <w:tcPr>
            <w:tcW w:w="0" w:type="auto"/>
          </w:tcPr>
          <w:p w14:paraId="76E69A32" w14:textId="51AC88FE"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marmorata</w:t>
            </w:r>
          </w:p>
        </w:tc>
        <w:tc>
          <w:tcPr>
            <w:tcW w:w="0" w:type="auto"/>
          </w:tcPr>
          <w:p w14:paraId="07B6727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D52144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50E0A1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54A00D2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1B257BB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0808009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60A491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43A1BFD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2F4A149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4805C5F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B80A80" w:rsidRPr="00C93F4D" w14:paraId="452C25E4" w14:textId="77777777" w:rsidTr="002D226F">
        <w:trPr>
          <w:cantSplit/>
        </w:trPr>
        <w:tc>
          <w:tcPr>
            <w:tcW w:w="0" w:type="auto"/>
          </w:tcPr>
          <w:p w14:paraId="55AF346C" w14:textId="79E17EB4"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3D7AED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FF9E2A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20799D0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7489E6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695863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7EF9381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9E99FE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52A90B5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3A258E1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4DC978C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B80A80" w:rsidRPr="00C93F4D" w14:paraId="665F6765" w14:textId="77777777" w:rsidTr="002D226F">
        <w:trPr>
          <w:cantSplit/>
        </w:trPr>
        <w:tc>
          <w:tcPr>
            <w:tcW w:w="0" w:type="auto"/>
          </w:tcPr>
          <w:p w14:paraId="49B6785D" w14:textId="17298B1A"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78346E2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E72133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4957675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392355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1B924AD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564DCBB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18CC20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0FFCA0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69A9D27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32FB1B9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B80A80" w:rsidRPr="00C93F4D" w14:paraId="11F7A709" w14:textId="77777777" w:rsidTr="002D226F">
        <w:trPr>
          <w:cantSplit/>
        </w:trPr>
        <w:tc>
          <w:tcPr>
            <w:tcW w:w="0" w:type="auto"/>
          </w:tcPr>
          <w:p w14:paraId="750E763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6DA04B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4F4516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1BE2A8B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617044D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2B0D87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4126718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7ADE8E4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470611A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4EDF892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709EAA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B80A80" w:rsidRPr="00C93F4D" w14:paraId="04A26100" w14:textId="77777777" w:rsidTr="002D226F">
        <w:trPr>
          <w:cantSplit/>
        </w:trPr>
        <w:tc>
          <w:tcPr>
            <w:tcW w:w="0" w:type="auto"/>
          </w:tcPr>
          <w:p w14:paraId="64CFC9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263CE0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9E4CB7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795EB95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41FA583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3C17F73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7E732D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23A951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19A0CE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7DEE7A7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40DD4B6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B80A80" w:rsidRPr="00C93F4D" w14:paraId="2BE9A44F" w14:textId="77777777" w:rsidTr="002D226F">
        <w:trPr>
          <w:cantSplit/>
        </w:trPr>
        <w:tc>
          <w:tcPr>
            <w:tcW w:w="0" w:type="auto"/>
          </w:tcPr>
          <w:p w14:paraId="646FE16A" w14:textId="789F97E9"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332783F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DFF4AA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5DF45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316F9F2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2238A5C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723BC51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A05C7D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4AD183D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62BC84A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7539226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B80A80" w:rsidRPr="00C93F4D" w14:paraId="4767C983" w14:textId="77777777" w:rsidTr="002D226F">
        <w:trPr>
          <w:cantSplit/>
        </w:trPr>
        <w:tc>
          <w:tcPr>
            <w:tcW w:w="0" w:type="auto"/>
          </w:tcPr>
          <w:p w14:paraId="3D512AEA" w14:textId="46F4E034"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6DE820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D21C8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41A3D0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4DA3F11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2565A88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47FEDEF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7BD86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5CE16AA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4EC494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6682EA6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B80A80" w:rsidRPr="00C93F4D" w14:paraId="256A07E3" w14:textId="77777777" w:rsidTr="002D226F">
        <w:trPr>
          <w:cantSplit/>
        </w:trPr>
        <w:tc>
          <w:tcPr>
            <w:tcW w:w="0" w:type="auto"/>
          </w:tcPr>
          <w:p w14:paraId="73AA7AB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E33577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2AF29B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54DF9E2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21C32E1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57CCD03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675DE63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854AF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03DBE43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25CDC04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61556E0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B80A80" w:rsidRPr="00C93F4D" w14:paraId="0743B2D6" w14:textId="77777777" w:rsidTr="002D226F">
        <w:trPr>
          <w:cantSplit/>
        </w:trPr>
        <w:tc>
          <w:tcPr>
            <w:tcW w:w="0" w:type="auto"/>
          </w:tcPr>
          <w:p w14:paraId="6FBD5C0A" w14:textId="248CCA1D"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E80DDE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0CD9A8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2AAEA61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09272AF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3EA7C7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45AFACE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7F8896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35FBAC6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13125C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4277C16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B80A80" w:rsidRPr="00C93F4D" w14:paraId="4B88BC4B" w14:textId="77777777" w:rsidTr="002D226F">
        <w:trPr>
          <w:cantSplit/>
        </w:trPr>
        <w:tc>
          <w:tcPr>
            <w:tcW w:w="0" w:type="auto"/>
          </w:tcPr>
          <w:p w14:paraId="4B307F7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E974CF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D6FFA1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3BDB23B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60F532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399EC28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1A9A463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2B8529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E8EC0C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3586362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78D9832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B80A80" w:rsidRPr="00C93F4D" w14:paraId="11E872B2" w14:textId="77777777" w:rsidTr="002D226F">
        <w:trPr>
          <w:cantSplit/>
        </w:trPr>
        <w:tc>
          <w:tcPr>
            <w:tcW w:w="0" w:type="auto"/>
          </w:tcPr>
          <w:p w14:paraId="57AC565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9796AA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1FD45B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C69188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26E008E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7BC36A4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12D0FB2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763F435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407EB7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6EE267A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7EAEC5D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B80A80" w:rsidRPr="00C93F4D" w14:paraId="524261FC" w14:textId="77777777" w:rsidTr="002D226F">
        <w:trPr>
          <w:cantSplit/>
        </w:trPr>
        <w:tc>
          <w:tcPr>
            <w:tcW w:w="0" w:type="auto"/>
          </w:tcPr>
          <w:p w14:paraId="1D84C2F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937A52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6C821A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36BF3AD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61410EA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17DC71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7EF3F6E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05505B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08CA187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4C19BAB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121BDEE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B80A80" w:rsidRPr="00C93F4D" w14:paraId="2C4D7675" w14:textId="77777777" w:rsidTr="002D226F">
        <w:trPr>
          <w:cantSplit/>
        </w:trPr>
        <w:tc>
          <w:tcPr>
            <w:tcW w:w="0" w:type="auto"/>
          </w:tcPr>
          <w:p w14:paraId="57B5F13D" w14:textId="52A78FC5"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79F4923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699444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0DC65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122FC5C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4DC460E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01C65B6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1AE58D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891F2D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621DF35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320CB37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B80A80" w:rsidRPr="00C93F4D" w14:paraId="7D0E9EE7" w14:textId="77777777" w:rsidTr="002D226F">
        <w:trPr>
          <w:cantSplit/>
        </w:trPr>
        <w:tc>
          <w:tcPr>
            <w:tcW w:w="0" w:type="auto"/>
          </w:tcPr>
          <w:p w14:paraId="32C6300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82C9DD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2AFDDC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0FDCF13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2A1DB7F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512796C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76CF7F5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15632C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32E60ED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3ED380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52E3826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B80A80" w:rsidRPr="00C93F4D" w14:paraId="0B51A362" w14:textId="77777777" w:rsidTr="002D226F">
        <w:trPr>
          <w:cantSplit/>
        </w:trPr>
        <w:tc>
          <w:tcPr>
            <w:tcW w:w="0" w:type="auto"/>
          </w:tcPr>
          <w:p w14:paraId="34F2FCEE" w14:textId="0DEB5AE6"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68DDF76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669D69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4559DEA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23BEB1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65B74A0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43A0D35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BD8FC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E5B044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24BEF7F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4D3BD47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r w:rsidR="00CD799F" w:rsidRPr="00C93F4D" w14:paraId="6A165BEB" w14:textId="77777777" w:rsidTr="002D226F">
        <w:trPr>
          <w:cantSplit/>
        </w:trPr>
        <w:tc>
          <w:tcPr>
            <w:tcW w:w="0" w:type="auto"/>
          </w:tcPr>
          <w:p w14:paraId="6163AF0B" w14:textId="4FD44455"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83F17C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78024E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A13A1A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6E2E772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079E4FC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5F66CD0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5D4293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373DC1C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573FBBD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431725E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CD799F" w:rsidRPr="00C93F4D" w14:paraId="1390D008" w14:textId="77777777" w:rsidTr="002D226F">
        <w:trPr>
          <w:cantSplit/>
        </w:trPr>
        <w:tc>
          <w:tcPr>
            <w:tcW w:w="0" w:type="auto"/>
          </w:tcPr>
          <w:p w14:paraId="76D1455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55F492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385DF3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1D030F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2AF36F9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580CB1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79EF1FD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5A683C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401B4EE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72AFB2C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596BB1C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CD799F" w:rsidRPr="00C93F4D" w14:paraId="024D510E" w14:textId="77777777" w:rsidTr="002D226F">
        <w:trPr>
          <w:cantSplit/>
        </w:trPr>
        <w:tc>
          <w:tcPr>
            <w:tcW w:w="0" w:type="auto"/>
          </w:tcPr>
          <w:p w14:paraId="35896C1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40590F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4982EC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2D482FB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455C212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7A70B78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513E62A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15B96F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11BBEDC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719CE56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2B193D3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CD799F" w:rsidRPr="00C93F4D" w14:paraId="07A6B8ED" w14:textId="77777777" w:rsidTr="002D226F">
        <w:trPr>
          <w:cantSplit/>
        </w:trPr>
        <w:tc>
          <w:tcPr>
            <w:tcW w:w="0" w:type="auto"/>
          </w:tcPr>
          <w:p w14:paraId="6B2B27CD" w14:textId="049DEF0A"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marmorata</w:t>
            </w:r>
          </w:p>
        </w:tc>
        <w:tc>
          <w:tcPr>
            <w:tcW w:w="0" w:type="auto"/>
          </w:tcPr>
          <w:p w14:paraId="71A2D9A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F841DD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5A7A13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1853B71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5EA4A6A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6D99592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EFF531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14236C4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2DFEA2B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1CB5DB3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CD799F" w:rsidRPr="00C93F4D" w14:paraId="763BEB2D" w14:textId="77777777" w:rsidTr="002D226F">
        <w:trPr>
          <w:cantSplit/>
        </w:trPr>
        <w:tc>
          <w:tcPr>
            <w:tcW w:w="0" w:type="auto"/>
          </w:tcPr>
          <w:p w14:paraId="22111293" w14:textId="5DF3094B"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040246E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666D9E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12C2E99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5A87D17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277BC85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52C203C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7817D66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45887FC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209B2A8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7BBBFF3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CD799F" w:rsidRPr="00C93F4D" w14:paraId="2A410635" w14:textId="77777777" w:rsidTr="002D226F">
        <w:trPr>
          <w:cantSplit/>
        </w:trPr>
        <w:tc>
          <w:tcPr>
            <w:tcW w:w="0" w:type="auto"/>
          </w:tcPr>
          <w:p w14:paraId="73BA0EB6" w14:textId="71B9A6BE"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43D3559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D86D32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586038F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7E7650D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1C0844A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043DF6D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583421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62E2D6F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335E878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4C81CA7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CD799F" w:rsidRPr="00C93F4D" w14:paraId="3AFB085A" w14:textId="77777777" w:rsidTr="002D226F">
        <w:trPr>
          <w:cantSplit/>
        </w:trPr>
        <w:tc>
          <w:tcPr>
            <w:tcW w:w="0" w:type="auto"/>
          </w:tcPr>
          <w:p w14:paraId="1B97E3F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D1143D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A65338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67777FE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6E72153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29A57C9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4CAA300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801880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2DCD898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4121F75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4F1A31F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CD799F" w:rsidRPr="00C93F4D" w14:paraId="23AF8AB9" w14:textId="77777777" w:rsidTr="002D226F">
        <w:trPr>
          <w:cantSplit/>
        </w:trPr>
        <w:tc>
          <w:tcPr>
            <w:tcW w:w="0" w:type="auto"/>
          </w:tcPr>
          <w:p w14:paraId="4B7C2CB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5CBBE3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44D597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466DEC1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0207219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66A0ABF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3CF31F1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55FBC05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60DC7E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49BAD90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202417B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CD799F" w:rsidRPr="00C93F4D" w14:paraId="5BEE32BA" w14:textId="77777777" w:rsidTr="002D226F">
        <w:trPr>
          <w:cantSplit/>
        </w:trPr>
        <w:tc>
          <w:tcPr>
            <w:tcW w:w="0" w:type="auto"/>
          </w:tcPr>
          <w:p w14:paraId="2069A59D" w14:textId="5556CEDA"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100339A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6C859D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2F2A9B1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108BA37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580B8A6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4DC8D69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CDD953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4BB2D69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26E0519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06A7517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CD799F" w:rsidRPr="00C93F4D" w14:paraId="72AC3D0F" w14:textId="77777777" w:rsidTr="002D226F">
        <w:trPr>
          <w:cantSplit/>
        </w:trPr>
        <w:tc>
          <w:tcPr>
            <w:tcW w:w="0" w:type="auto"/>
          </w:tcPr>
          <w:p w14:paraId="5C1CEF3F" w14:textId="05C137E0"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5D13306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433FA0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90C34B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044E22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4496E46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6BC625E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BA8F5D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0BED35A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2630A9C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33EEFEA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CD799F" w:rsidRPr="00C93F4D" w14:paraId="24CBE622" w14:textId="77777777" w:rsidTr="002D226F">
        <w:trPr>
          <w:cantSplit/>
        </w:trPr>
        <w:tc>
          <w:tcPr>
            <w:tcW w:w="0" w:type="auto"/>
          </w:tcPr>
          <w:p w14:paraId="54AF53F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535441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782B90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7D01B0C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44E80E6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157D30C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7EC608D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E4D9D7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29F6A4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48BBE8A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6BD9FD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CD799F" w:rsidRPr="00C93F4D" w14:paraId="79B932D4" w14:textId="77777777" w:rsidTr="002D226F">
        <w:trPr>
          <w:cantSplit/>
        </w:trPr>
        <w:tc>
          <w:tcPr>
            <w:tcW w:w="0" w:type="auto"/>
          </w:tcPr>
          <w:p w14:paraId="3D486704" w14:textId="0DF5CDC4"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1DA4D4E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789651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4CF7C06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579E01B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63B4CDC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2A48292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D5EDA4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2AE81F2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2600A4D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01C18FE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CD799F" w:rsidRPr="00C93F4D" w14:paraId="1BF78595" w14:textId="77777777" w:rsidTr="002D226F">
        <w:trPr>
          <w:cantSplit/>
        </w:trPr>
        <w:tc>
          <w:tcPr>
            <w:tcW w:w="0" w:type="auto"/>
          </w:tcPr>
          <w:p w14:paraId="50DFE08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7B5B95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1951D9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609C3C6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64C56D5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0500987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02E602B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D031F7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BDBE5A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0E0680C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2A8719D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CD799F" w:rsidRPr="00C93F4D" w14:paraId="3FCF3D40" w14:textId="77777777" w:rsidTr="002D226F">
        <w:trPr>
          <w:cantSplit/>
        </w:trPr>
        <w:tc>
          <w:tcPr>
            <w:tcW w:w="0" w:type="auto"/>
          </w:tcPr>
          <w:p w14:paraId="01CC604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89536C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F63BE6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08D1A5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60374A2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4425756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6C155D6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AAC739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4DA11A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0CE3682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0B1F035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CD799F" w:rsidRPr="00C93F4D" w14:paraId="3A2A5F3A" w14:textId="77777777" w:rsidTr="002D226F">
        <w:trPr>
          <w:cantSplit/>
        </w:trPr>
        <w:tc>
          <w:tcPr>
            <w:tcW w:w="0" w:type="auto"/>
          </w:tcPr>
          <w:p w14:paraId="0C6D9FA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491EC7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D291FD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3DB7650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3FAC9DC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5C2DD75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65AC4FE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E82E69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1ED581E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7FE6551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425B0D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CD799F" w:rsidRPr="00C93F4D" w14:paraId="60D3D672" w14:textId="77777777" w:rsidTr="002D226F">
        <w:trPr>
          <w:cantSplit/>
        </w:trPr>
        <w:tc>
          <w:tcPr>
            <w:tcW w:w="0" w:type="auto"/>
          </w:tcPr>
          <w:p w14:paraId="069418ED" w14:textId="1927A73F"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7A8D024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E9E4BB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9CC96F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68C8142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5EBA5CF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2E8D0AB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3E0843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73D103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4CA4E17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6C6B060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CD799F" w:rsidRPr="00C93F4D" w14:paraId="16B2A720" w14:textId="77777777" w:rsidTr="002D226F">
        <w:trPr>
          <w:cantSplit/>
        </w:trPr>
        <w:tc>
          <w:tcPr>
            <w:tcW w:w="0" w:type="auto"/>
          </w:tcPr>
          <w:p w14:paraId="39D6B66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D20188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359089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19AA9EA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41966AA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428662A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3883A6A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D9CB2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6F81588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502EB79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2B45253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CD799F" w:rsidRPr="00C93F4D" w14:paraId="21698876" w14:textId="77777777" w:rsidTr="002D226F">
        <w:trPr>
          <w:cantSplit/>
        </w:trPr>
        <w:tc>
          <w:tcPr>
            <w:tcW w:w="0" w:type="auto"/>
          </w:tcPr>
          <w:p w14:paraId="5EC223CE" w14:textId="5F68C0BA"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w:t>
            </w:r>
            <w:r w:rsidR="003570C6" w:rsidRPr="003570C6">
              <w:rPr>
                <w:rFonts w:ascii="Times New Roman" w:hAnsi="Times New Roman"/>
                <w:i/>
                <w:iCs/>
                <w:color w:val="000000" w:themeColor="text1"/>
              </w:rPr>
              <w:t>A mossambica</w:t>
            </w:r>
          </w:p>
        </w:tc>
        <w:tc>
          <w:tcPr>
            <w:tcW w:w="0" w:type="auto"/>
          </w:tcPr>
          <w:p w14:paraId="58E483F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1A80E7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7400D1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2F4278E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242612F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63B137C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0B6EA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43BC7C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246B3B7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40D408F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bl>
    <w:p w14:paraId="031FC39C" w14:textId="77777777" w:rsidR="00C652D2" w:rsidRPr="00C93F4D" w:rsidRDefault="00C652D2" w:rsidP="00F2370D">
      <w:pPr>
        <w:spacing w:line="480" w:lineRule="auto"/>
        <w:jc w:val="both"/>
        <w:rPr>
          <w:rFonts w:ascii="Times New Roman" w:hAnsi="Times New Roman"/>
          <w:color w:val="000000" w:themeColor="text1"/>
          <w:sz w:val="24"/>
          <w:szCs w:val="24"/>
        </w:rPr>
      </w:pPr>
    </w:p>
    <w:p w14:paraId="5B12EE54" w14:textId="77777777" w:rsidR="00B80A80" w:rsidRPr="00C93F4D" w:rsidRDefault="00B80A80" w:rsidP="00F2370D">
      <w:pPr>
        <w:spacing w:line="480" w:lineRule="auto"/>
        <w:jc w:val="both"/>
        <w:rPr>
          <w:rFonts w:ascii="Times New Roman" w:hAnsi="Times New Roman"/>
          <w:color w:val="000000" w:themeColor="text1"/>
          <w:sz w:val="24"/>
          <w:szCs w:val="24"/>
        </w:rPr>
      </w:pPr>
    </w:p>
    <w:p w14:paraId="0A101CEB" w14:textId="77777777" w:rsidR="00B80A80" w:rsidRPr="00C93F4D" w:rsidRDefault="00B80A80" w:rsidP="00F2370D">
      <w:pPr>
        <w:spacing w:line="480" w:lineRule="auto"/>
        <w:jc w:val="both"/>
        <w:rPr>
          <w:rFonts w:ascii="Times New Roman" w:hAnsi="Times New Roman"/>
          <w:color w:val="000000" w:themeColor="text1"/>
          <w:sz w:val="24"/>
          <w:szCs w:val="24"/>
        </w:rPr>
      </w:pPr>
    </w:p>
    <w:p w14:paraId="4A49B5FC" w14:textId="77777777" w:rsidR="00B80A80" w:rsidRPr="00C93F4D" w:rsidRDefault="00B80A80" w:rsidP="00F2370D">
      <w:pPr>
        <w:spacing w:line="480" w:lineRule="auto"/>
        <w:jc w:val="both"/>
        <w:rPr>
          <w:rFonts w:ascii="Times New Roman" w:hAnsi="Times New Roman"/>
          <w:color w:val="000000" w:themeColor="text1"/>
          <w:sz w:val="24"/>
          <w:szCs w:val="24"/>
        </w:rPr>
      </w:pPr>
    </w:p>
    <w:p w14:paraId="473625B1" w14:textId="77777777" w:rsidR="00B80A80" w:rsidRPr="00C93F4D" w:rsidRDefault="00B80A80" w:rsidP="00F2370D">
      <w:pPr>
        <w:spacing w:line="480" w:lineRule="auto"/>
        <w:jc w:val="both"/>
        <w:rPr>
          <w:rFonts w:ascii="Times New Roman" w:hAnsi="Times New Roman"/>
          <w:color w:val="000000" w:themeColor="text1"/>
          <w:sz w:val="24"/>
          <w:szCs w:val="24"/>
        </w:rPr>
      </w:pPr>
    </w:p>
    <w:p w14:paraId="4B4BB122" w14:textId="77777777" w:rsidR="00B80A80" w:rsidRPr="00C93F4D" w:rsidRDefault="00B80A80" w:rsidP="00F2370D">
      <w:pPr>
        <w:spacing w:line="480" w:lineRule="auto"/>
        <w:jc w:val="both"/>
        <w:rPr>
          <w:rFonts w:ascii="Times New Roman" w:hAnsi="Times New Roman"/>
          <w:color w:val="000000" w:themeColor="text1"/>
          <w:sz w:val="24"/>
          <w:szCs w:val="24"/>
        </w:rPr>
      </w:pPr>
    </w:p>
    <w:p w14:paraId="77E6CDD4" w14:textId="77777777" w:rsidR="00736424" w:rsidRPr="00C93F4D" w:rsidRDefault="00736424" w:rsidP="00F2370D">
      <w:pPr>
        <w:spacing w:line="480" w:lineRule="auto"/>
        <w:jc w:val="both"/>
        <w:rPr>
          <w:rFonts w:ascii="Times New Roman" w:hAnsi="Times New Roman"/>
          <w:color w:val="000000" w:themeColor="text1"/>
          <w:sz w:val="24"/>
          <w:szCs w:val="24"/>
        </w:rPr>
      </w:pPr>
    </w:p>
    <w:p w14:paraId="3271055D" w14:textId="7432B071" w:rsidR="00736424" w:rsidRPr="00C93F4D" w:rsidRDefault="00736424" w:rsidP="00F2370D">
      <w:pPr>
        <w:spacing w:line="480" w:lineRule="auto"/>
        <w:jc w:val="both"/>
        <w:rPr>
          <w:rFonts w:ascii="Times New Roman" w:hAnsi="Times New Roman"/>
          <w:color w:val="000000" w:themeColor="text1"/>
          <w:sz w:val="24"/>
          <w:szCs w:val="24"/>
        </w:rPr>
      </w:pPr>
      <w:r w:rsidRPr="00C93F4D">
        <w:rPr>
          <w:rStyle w:val="SubtleEmphasis"/>
        </w:rPr>
        <w:t>Appendix 4. Eye and Fin morphometrics of juvenile anguillid eels</w:t>
      </w:r>
    </w:p>
    <w:p w14:paraId="749FF928" w14:textId="13093917" w:rsidR="00C652D2" w:rsidRPr="00C93F4D" w:rsidRDefault="00736424"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rPr>
        <w:drawing>
          <wp:inline distT="0" distB="0" distL="0" distR="0" wp14:anchorId="156EEF94" wp14:editId="5BE9AE2C">
            <wp:extent cx="2579624" cy="1934718"/>
            <wp:effectExtent l="0" t="0" r="0" b="8890"/>
            <wp:docPr id="336865027" name="Picture 336865027">
              <a:extLst xmlns:a="http://schemas.openxmlformats.org/drawingml/2006/main">
                <a:ext uri="{FF2B5EF4-FFF2-40B4-BE49-F238E27FC236}">
                  <a16:creationId xmlns:a16="http://schemas.microsoft.com/office/drawing/2014/main" id="{0467ADFD-2ACA-E73D-7637-FAC189479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10">
                      <a:extLst>
                        <a:ext uri="{FF2B5EF4-FFF2-40B4-BE49-F238E27FC236}">
                          <a16:creationId xmlns:a16="http://schemas.microsoft.com/office/drawing/2014/main" id="{0467ADFD-2ACA-E73D-7637-FAC189479055}"/>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9624" cy="1934718"/>
                    </a:xfrm>
                    <a:prstGeom prst="rect">
                      <a:avLst/>
                    </a:prstGeom>
                  </pic:spPr>
                </pic:pic>
              </a:graphicData>
            </a:graphic>
          </wp:inline>
        </w:drawing>
      </w:r>
      <w:r w:rsidRPr="00C93F4D">
        <w:rPr>
          <w:rFonts w:ascii="Times New Roman" w:hAnsi="Times New Roman"/>
          <w:color w:val="000000" w:themeColor="text1"/>
          <w:sz w:val="24"/>
          <w:szCs w:val="24"/>
        </w:rPr>
        <w:t xml:space="preserve"> </w:t>
      </w:r>
      <w:r w:rsidRPr="00C93F4D">
        <w:rPr>
          <w:rFonts w:ascii="Times New Roman" w:hAnsi="Times New Roman"/>
          <w:noProof/>
          <w:color w:val="000000" w:themeColor="text1"/>
          <w:sz w:val="24"/>
          <w:szCs w:val="24"/>
        </w:rPr>
        <w:drawing>
          <wp:inline distT="0" distB="0" distL="0" distR="0" wp14:anchorId="63DFF3A1" wp14:editId="2192643F">
            <wp:extent cx="2579625" cy="1934718"/>
            <wp:effectExtent l="0" t="0" r="0" b="8890"/>
            <wp:docPr id="13" name="Picture 12">
              <a:extLst xmlns:a="http://schemas.openxmlformats.org/drawingml/2006/main">
                <a:ext uri="{FF2B5EF4-FFF2-40B4-BE49-F238E27FC236}">
                  <a16:creationId xmlns:a16="http://schemas.microsoft.com/office/drawing/2014/main" id="{21E37ECA-058F-47AC-A941-1E1A0154C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1E37ECA-058F-47AC-A941-1E1A0154C6E0}"/>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9625" cy="1934718"/>
                    </a:xfrm>
                    <a:prstGeom prst="rect">
                      <a:avLst/>
                    </a:prstGeom>
                  </pic:spPr>
                </pic:pic>
              </a:graphicData>
            </a:graphic>
          </wp:inline>
        </w:drawing>
      </w:r>
    </w:p>
    <w:p w14:paraId="66B87780" w14:textId="42FEDFD6" w:rsidR="00736424" w:rsidRPr="00C93F4D" w:rsidRDefault="00736424"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rPr>
        <w:drawing>
          <wp:inline distT="0" distB="0" distL="0" distR="0" wp14:anchorId="46DDEB22" wp14:editId="4A9261C0">
            <wp:extent cx="2922130" cy="2191598"/>
            <wp:effectExtent l="0" t="0" r="0" b="0"/>
            <wp:docPr id="1507840488" name="Picture 1507840488">
              <a:extLst xmlns:a="http://schemas.openxmlformats.org/drawingml/2006/main">
                <a:ext uri="{FF2B5EF4-FFF2-40B4-BE49-F238E27FC236}">
                  <a16:creationId xmlns:a16="http://schemas.microsoft.com/office/drawing/2014/main" id="{D128A5CD-32F9-4561-A05D-0C6FB9303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D128A5CD-32F9-4561-A05D-0C6FB93031B1}"/>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2130" cy="2191598"/>
                    </a:xfrm>
                    <a:prstGeom prst="rect">
                      <a:avLst/>
                    </a:prstGeom>
                  </pic:spPr>
                </pic:pic>
              </a:graphicData>
            </a:graphic>
          </wp:inline>
        </w:drawing>
      </w:r>
    </w:p>
    <w:p w14:paraId="06EDFABC" w14:textId="2A6D7356" w:rsidR="00D72BB8" w:rsidRPr="00C93F4D" w:rsidRDefault="00D72BB8" w:rsidP="00F2370D">
      <w:pPr>
        <w:spacing w:line="480" w:lineRule="auto"/>
        <w:ind w:left="720" w:hanging="720"/>
        <w:jc w:val="both"/>
        <w:rPr>
          <w:rFonts w:ascii="Times New Roman" w:hAnsi="Times New Roman"/>
          <w:color w:val="000000" w:themeColor="text1"/>
          <w:sz w:val="24"/>
          <w:szCs w:val="24"/>
          <w:shd w:val="clear" w:color="auto" w:fill="FFFFFF"/>
        </w:rPr>
      </w:pPr>
    </w:p>
    <w:bookmarkEnd w:id="4"/>
    <w:p w14:paraId="7010BB16" w14:textId="77777777" w:rsidR="003A5289" w:rsidRPr="00C93F4D" w:rsidRDefault="003A5289" w:rsidP="00F2370D">
      <w:pPr>
        <w:spacing w:line="480" w:lineRule="auto"/>
        <w:ind w:left="720" w:hanging="720"/>
        <w:jc w:val="both"/>
        <w:rPr>
          <w:rFonts w:ascii="Times New Roman" w:hAnsi="Times New Roman"/>
          <w:color w:val="000000" w:themeColor="text1"/>
          <w:sz w:val="24"/>
          <w:szCs w:val="24"/>
          <w:shd w:val="clear" w:color="auto" w:fill="FFFFFF"/>
        </w:rPr>
      </w:pPr>
    </w:p>
    <w:sectPr w:rsidR="003A5289" w:rsidRPr="00C93F4D" w:rsidSect="004708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Administrator" w:date="2023-08-28T10:32:00Z" w:initials="A">
    <w:p w14:paraId="7F10682B" w14:textId="0924F9E2" w:rsidR="00013A66" w:rsidRDefault="00013A66">
      <w:pPr>
        <w:pStyle w:val="CommentText"/>
      </w:pPr>
      <w:r>
        <w:rPr>
          <w:rStyle w:val="CommentReference"/>
        </w:rPr>
        <w:annotationRef/>
      </w:r>
      <w:r>
        <w:t>don’t use both research question and hypothesis use one; in science we prefer hyothesis</w:t>
      </w:r>
    </w:p>
  </w:comment>
  <w:comment w:id="120" w:author="Administrator" w:date="2023-08-28T12:49:00Z" w:initials="A">
    <w:p w14:paraId="1455E839" w14:textId="4E9A07DB" w:rsidR="00C77BF6" w:rsidRDefault="00C77BF6">
      <w:pPr>
        <w:pStyle w:val="CommentText"/>
      </w:pPr>
      <w:r>
        <w:rPr>
          <w:rStyle w:val="CommentReference"/>
        </w:rPr>
        <w:annotationRef/>
      </w:r>
      <w:r>
        <w:t>yes; contextualise this in your study; as occurrence of glass and elvers</w:t>
      </w:r>
    </w:p>
  </w:comment>
  <w:comment w:id="199" w:author="Administrator" w:date="2023-08-28T12:51:00Z" w:initials="A">
    <w:p w14:paraId="0AA7890C" w14:textId="27A3746B" w:rsidR="00695B72" w:rsidRDefault="00695B72">
      <w:pPr>
        <w:pStyle w:val="CommentText"/>
      </w:pPr>
      <w:r>
        <w:rPr>
          <w:rStyle w:val="CommentReference"/>
        </w:rPr>
        <w:annotationRef/>
      </w:r>
      <w:r>
        <w:t>data for this not presented in subsequent sections</w:t>
      </w:r>
    </w:p>
  </w:comment>
  <w:comment w:id="200" w:author="Administrator" w:date="2023-08-28T12:52:00Z" w:initials="A">
    <w:p w14:paraId="325B6C58" w14:textId="4B7563A8" w:rsidR="00695B72" w:rsidRDefault="00695B72">
      <w:pPr>
        <w:pStyle w:val="CommentText"/>
      </w:pPr>
      <w:r>
        <w:rPr>
          <w:rStyle w:val="CommentReference"/>
        </w:rPr>
        <w:annotationRef/>
      </w:r>
      <w:r>
        <w:t>not done; I have seen some p value but from what test its not clear to say</w:t>
      </w:r>
    </w:p>
  </w:comment>
  <w:comment w:id="358" w:author="Administrator" w:date="2023-08-28T10:44:00Z" w:initials="A">
    <w:p w14:paraId="47AB237A" w14:textId="0272AEDD" w:rsidR="00B5559D" w:rsidRDefault="00B5559D">
      <w:pPr>
        <w:pStyle w:val="CommentText"/>
      </w:pPr>
      <w:r>
        <w:rPr>
          <w:rStyle w:val="CommentReference"/>
        </w:rPr>
        <w:annotationRef/>
      </w:r>
      <w:r>
        <w:t>info can be included in column n as shown, here we need something like CPUE no/trap/d</w:t>
      </w:r>
    </w:p>
  </w:comment>
  <w:comment w:id="366" w:author="Administrator" w:date="2023-08-28T10:36:00Z" w:initials="A">
    <w:p w14:paraId="249D3354" w14:textId="5883C0E1" w:rsidR="00013A66" w:rsidRDefault="00013A66">
      <w:pPr>
        <w:pStyle w:val="CommentText"/>
      </w:pPr>
      <w:r>
        <w:rPr>
          <w:rStyle w:val="CommentReference"/>
        </w:rPr>
        <w:annotationRef/>
      </w:r>
      <w:r>
        <w:t>all italics</w:t>
      </w:r>
    </w:p>
  </w:comment>
  <w:comment w:id="499" w:author="Administrator" w:date="2023-08-28T10:47:00Z" w:initials="A">
    <w:p w14:paraId="44D426E1" w14:textId="53633014" w:rsidR="00B5559D" w:rsidRDefault="00B5559D">
      <w:pPr>
        <w:pStyle w:val="CommentText"/>
      </w:pPr>
      <w:r>
        <w:rPr>
          <w:rStyle w:val="CommentReference"/>
        </w:rPr>
        <w:annotationRef/>
      </w:r>
      <w:r>
        <w:t xml:space="preserve">I </w:t>
      </w:r>
      <w:r w:rsidR="00B6469F">
        <w:t>recall</w:t>
      </w:r>
      <w:r>
        <w:t xml:space="preserve"> there were </w:t>
      </w:r>
      <w:r w:rsidR="00B6469F">
        <w:t>also</w:t>
      </w:r>
      <w:r>
        <w:t xml:space="preserve"> a large number of crabs where is this info? What species and amounts were caught?</w:t>
      </w:r>
    </w:p>
  </w:comment>
  <w:comment w:id="501" w:author="Administrator" w:date="2023-08-28T10:45:00Z" w:initials="A">
    <w:p w14:paraId="56CE737A" w14:textId="3C0A8867" w:rsidR="00B5559D" w:rsidRDefault="00B5559D">
      <w:pPr>
        <w:pStyle w:val="CommentText"/>
      </w:pPr>
      <w:r>
        <w:rPr>
          <w:rStyle w:val="CommentReference"/>
        </w:rPr>
        <w:annotationRef/>
      </w:r>
      <w:r>
        <w:t>probably the only important info needed here is whether the individual caught are juveniles</w:t>
      </w:r>
    </w:p>
  </w:comment>
  <w:comment w:id="611" w:author="Administrator" w:date="2023-08-28T11:43:00Z" w:initials="A">
    <w:p w14:paraId="1CB5805E" w14:textId="151671B8" w:rsidR="00DB3D35" w:rsidRDefault="00DB3D35">
      <w:pPr>
        <w:pStyle w:val="CommentText"/>
      </w:pPr>
      <w:r>
        <w:rPr>
          <w:rStyle w:val="CommentReference"/>
        </w:rPr>
        <w:annotationRef/>
      </w:r>
      <w:r>
        <w:t>see critique on elver data</w:t>
      </w:r>
    </w:p>
  </w:comment>
  <w:comment w:id="686" w:author="Administrator" w:date="2023-08-28T11:40:00Z" w:initials="A">
    <w:p w14:paraId="54177574" w14:textId="15B74DEC" w:rsidR="00DB3D35" w:rsidRDefault="00DB3D35">
      <w:pPr>
        <w:pStyle w:val="CommentText"/>
      </w:pPr>
      <w:r>
        <w:rPr>
          <w:rStyle w:val="CommentReference"/>
        </w:rPr>
        <w:annotationRef/>
      </w:r>
      <w:r>
        <w:t>am not sure what this means does it mean the significance level? Which would mean all the measure are not significantly different this is an important finding; that morphometrics are nearly useless in differentiating the species</w:t>
      </w:r>
    </w:p>
  </w:comment>
  <w:comment w:id="688" w:author="Administrator" w:date="2023-08-28T11:37:00Z" w:initials="A">
    <w:p w14:paraId="0FC38724" w14:textId="2CF1798C" w:rsidR="00BF1E51" w:rsidRDefault="00BF1E51">
      <w:pPr>
        <w:pStyle w:val="CommentText"/>
      </w:pPr>
      <w:r>
        <w:rPr>
          <w:rStyle w:val="CommentReference"/>
        </w:rPr>
        <w:annotationRef/>
      </w:r>
      <w:r w:rsidR="002E4986">
        <w:t xml:space="preserve">morphological features </w:t>
      </w:r>
      <w:r>
        <w:t>need to be presented separately from measurements below</w:t>
      </w:r>
    </w:p>
  </w:comment>
  <w:comment w:id="691" w:author="Administrator" w:date="2023-08-28T11:34:00Z" w:initials="A">
    <w:p w14:paraId="6C5181EE" w14:textId="0E95CC24" w:rsidR="00BF1E51" w:rsidRDefault="00BF1E51">
      <w:pPr>
        <w:pStyle w:val="CommentText"/>
      </w:pPr>
      <w:r>
        <w:rPr>
          <w:rStyle w:val="CommentReference"/>
        </w:rPr>
        <w:annotationRef/>
      </w:r>
      <w:r>
        <w:t>this I don’t understand</w:t>
      </w:r>
    </w:p>
  </w:comment>
  <w:comment w:id="736" w:author="Administrator" w:date="2023-08-28T13:12:00Z" w:initials="A">
    <w:p w14:paraId="59F8AAD2" w14:textId="45549857" w:rsidR="008954F7" w:rsidRDefault="008954F7">
      <w:pPr>
        <w:pStyle w:val="CommentText"/>
      </w:pPr>
      <w:r>
        <w:rPr>
          <w:rStyle w:val="CommentReference"/>
        </w:rPr>
        <w:annotationRef/>
      </w:r>
      <w:r>
        <w:t>this could be presented separately where you present various size classes and their relative abundance</w:t>
      </w:r>
    </w:p>
  </w:comment>
  <w:comment w:id="746" w:author="Administrator" w:date="2023-08-28T11:38:00Z" w:initials="A">
    <w:p w14:paraId="5D954D80" w14:textId="4918257D" w:rsidR="00BF1E51" w:rsidRDefault="00BF1E51">
      <w:pPr>
        <w:pStyle w:val="CommentText"/>
      </w:pPr>
      <w:r>
        <w:rPr>
          <w:rStyle w:val="CommentReference"/>
        </w:rPr>
        <w:annotationRef/>
      </w:r>
      <w:r>
        <w:t>this is an</w:t>
      </w:r>
      <w:r w:rsidR="00DB3D35">
        <w:t xml:space="preserve"> </w:t>
      </w:r>
      <w:r>
        <w:t>index and lack units</w:t>
      </w:r>
    </w:p>
  </w:comment>
  <w:comment w:id="756" w:author="Administrator" w:date="2023-08-28T11:38:00Z" w:initials="A">
    <w:p w14:paraId="72DF5040" w14:textId="1ADCDEE5" w:rsidR="00DB3D35" w:rsidRDefault="00DB3D35">
      <w:pPr>
        <w:pStyle w:val="CommentText"/>
      </w:pPr>
      <w:r>
        <w:rPr>
          <w:rStyle w:val="CommentReference"/>
        </w:rPr>
        <w:annotationRef/>
      </w:r>
      <w:r>
        <w:t>index no units</w:t>
      </w:r>
    </w:p>
  </w:comment>
  <w:comment w:id="767" w:author="Administrator" w:date="2023-08-28T11:38:00Z" w:initials="A">
    <w:p w14:paraId="4782741F" w14:textId="027D66E4" w:rsidR="00DB3D35" w:rsidRDefault="00DB3D35">
      <w:pPr>
        <w:pStyle w:val="CommentText"/>
      </w:pPr>
      <w:r>
        <w:rPr>
          <w:rStyle w:val="CommentReference"/>
        </w:rPr>
        <w:annotationRef/>
      </w:r>
      <w:r>
        <w:t>am not too sure what this is but I suspect its distance from one fin to the other; usually used to differentiate lobe and non lobe fined taxa; check accuracy and relevant to adult data</w:t>
      </w:r>
    </w:p>
  </w:comment>
  <w:comment w:id="777" w:author="Administrator" w:date="2023-08-28T10:55:00Z" w:initials="A">
    <w:p w14:paraId="5EDF2DB7" w14:textId="59FCA849" w:rsidR="00B6469F" w:rsidRDefault="00B6469F">
      <w:pPr>
        <w:pStyle w:val="CommentText"/>
      </w:pPr>
      <w:r>
        <w:rPr>
          <w:rStyle w:val="CommentReference"/>
        </w:rPr>
        <w:annotationRef/>
      </w:r>
      <w:r>
        <w:t>you are still using crude number we need CPUE in order to allow other potential workers to compare</w:t>
      </w:r>
    </w:p>
  </w:comment>
  <w:comment w:id="780" w:author="Administrator" w:date="2023-08-28T10:53:00Z" w:initials="A">
    <w:p w14:paraId="6E3F5F8E" w14:textId="7CFC6811" w:rsidR="00B6469F" w:rsidRDefault="00B6469F">
      <w:pPr>
        <w:pStyle w:val="CommentText"/>
      </w:pPr>
      <w:r>
        <w:rPr>
          <w:rStyle w:val="CommentReference"/>
        </w:rPr>
        <w:annotationRef/>
      </w:r>
      <w:r>
        <w:t>from the figure value are presented from march to November that is not a year, the month of June is also missing why; if its zero it need to be indicated and shown on the figure</w:t>
      </w:r>
    </w:p>
  </w:comment>
  <w:comment w:id="786" w:author="Administrator" w:date="2023-08-28T10:49:00Z" w:initials="A">
    <w:p w14:paraId="5B7710FC" w14:textId="614ED553" w:rsidR="00B6469F" w:rsidRDefault="00B6469F">
      <w:pPr>
        <w:pStyle w:val="CommentText"/>
      </w:pPr>
      <w:r>
        <w:rPr>
          <w:rStyle w:val="CommentReference"/>
        </w:rPr>
        <w:annotationRef/>
      </w:r>
      <w:r>
        <w:t>please avoid using coloured plates in graphs for thesis use black/white and shades therein, and/or cross hatching to depict different stages or levels</w:t>
      </w:r>
    </w:p>
  </w:comment>
  <w:comment w:id="787" w:author="Administrator" w:date="2023-08-28T10:56:00Z" w:initials="A">
    <w:p w14:paraId="754E434C" w14:textId="3DCE7C23" w:rsidR="00B6469F" w:rsidRDefault="00B6469F">
      <w:pPr>
        <w:pStyle w:val="CommentText"/>
      </w:pPr>
      <w:r>
        <w:rPr>
          <w:rStyle w:val="CommentReference"/>
        </w:rPr>
        <w:annotationRef/>
      </w:r>
      <w:r>
        <w:t>its better to present this figure as a line diagram with data points +/-SE</w:t>
      </w:r>
    </w:p>
  </w:comment>
  <w:comment w:id="811" w:author="Administrator" w:date="2023-08-28T11:06:00Z" w:initials="A">
    <w:p w14:paraId="0DFE025F" w14:textId="078E405C" w:rsidR="00855E88" w:rsidRDefault="00855E88">
      <w:pPr>
        <w:pStyle w:val="CommentText"/>
      </w:pPr>
      <w:r>
        <w:rPr>
          <w:rStyle w:val="CommentReference"/>
        </w:rPr>
        <w:annotationRef/>
      </w:r>
      <w:r>
        <w:t>this is a repetition of what is presented and discussed in previous figure remove and mergre any new info into the previous discussion and delete one</w:t>
      </w:r>
    </w:p>
  </w:comment>
  <w:comment w:id="860" w:author="Administrator" w:date="2023-08-28T11:09:00Z" w:initials="A">
    <w:p w14:paraId="0A32BC17" w14:textId="05AAA61C" w:rsidR="002F60CE" w:rsidRDefault="002F60CE">
      <w:pPr>
        <w:pStyle w:val="CommentText"/>
      </w:pPr>
      <w:r>
        <w:rPr>
          <w:rStyle w:val="CommentReference"/>
        </w:rPr>
        <w:annotationRef/>
      </w:r>
      <w:r>
        <w:t>am not sure I agree with these results have you checked if there were no elvers in the larger net data during these periods? Anyway whoe section require reformulation of sentences for clarity</w:t>
      </w:r>
    </w:p>
  </w:comment>
  <w:comment w:id="864" w:author="Administrator" w:date="2023-08-28T12:20:00Z" w:initials="A">
    <w:p w14:paraId="5AC8E0BF" w14:textId="44E57F14" w:rsidR="00F142A7" w:rsidRDefault="00F142A7">
      <w:pPr>
        <w:pStyle w:val="CommentText"/>
      </w:pPr>
      <w:r>
        <w:rPr>
          <w:rStyle w:val="CommentReference"/>
        </w:rPr>
        <w:annotationRef/>
      </w:r>
      <w:r>
        <w:t>were there difference in OI and EI indices per species among the seasons?</w:t>
      </w:r>
    </w:p>
  </w:comment>
  <w:comment w:id="914" w:author="Administrator" w:date="2023-08-28T11:19:00Z" w:initials="A">
    <w:p w14:paraId="175712AB" w14:textId="4E23F12F" w:rsidR="0033061C" w:rsidRDefault="0033061C">
      <w:pPr>
        <w:pStyle w:val="CommentText"/>
      </w:pPr>
      <w:r>
        <w:rPr>
          <w:rStyle w:val="CommentReference"/>
        </w:rPr>
        <w:annotationRef/>
      </w:r>
      <w:r>
        <w:t>do you mean all juveniles pr only glass eels be clear</w:t>
      </w:r>
    </w:p>
  </w:comment>
  <w:comment w:id="920" w:author="Administrator" w:date="2023-08-28T11:20:00Z" w:initials="A">
    <w:p w14:paraId="5356EDB5" w14:textId="5F6A206E" w:rsidR="0033061C" w:rsidRDefault="0033061C">
      <w:pPr>
        <w:pStyle w:val="CommentText"/>
      </w:pPr>
      <w:r>
        <w:rPr>
          <w:rStyle w:val="CommentReference"/>
        </w:rPr>
        <w:annotationRef/>
      </w:r>
      <w:r>
        <w:t>this info is better presented in form of graph plot to shw pattern with distance from ocean</w:t>
      </w:r>
    </w:p>
  </w:comment>
  <w:comment w:id="940" w:author="Administrator" w:date="2023-08-28T11:27:00Z" w:initials="A">
    <w:p w14:paraId="38B332B0" w14:textId="3A357848" w:rsidR="0033061C" w:rsidRDefault="0033061C">
      <w:pPr>
        <w:pStyle w:val="CommentText"/>
      </w:pPr>
      <w:r>
        <w:rPr>
          <w:rStyle w:val="CommentReference"/>
        </w:rPr>
        <w:annotationRef/>
      </w:r>
      <w:r>
        <w:t>we cant deal with numbers at this level we need CPUE to allow reader to gauge density more clearly</w:t>
      </w:r>
    </w:p>
  </w:comment>
  <w:comment w:id="1000" w:author="Administrator" w:date="2023-08-28T11:45:00Z" w:initials="A">
    <w:p w14:paraId="74CFE628" w14:textId="057CADDF" w:rsidR="00DB3D35" w:rsidRDefault="00DB3D35">
      <w:pPr>
        <w:pStyle w:val="CommentText"/>
      </w:pPr>
      <w:r>
        <w:rPr>
          <w:rStyle w:val="CommentReference"/>
        </w:rPr>
        <w:annotationRef/>
      </w:r>
      <w:r>
        <w:t>wat is presented below is so wrong I wont comment; please see my calculation on previously presented numbers in table 6 aobve</w:t>
      </w:r>
    </w:p>
  </w:comment>
  <w:comment w:id="1007" w:author="Administrator" w:date="2023-08-28T11:32:00Z" w:initials="A">
    <w:p w14:paraId="54ED518D" w14:textId="6A49986A" w:rsidR="00BF1E51" w:rsidRDefault="00BF1E51">
      <w:pPr>
        <w:pStyle w:val="CommentText"/>
      </w:pPr>
      <w:r>
        <w:rPr>
          <w:rStyle w:val="CommentReference"/>
        </w:rPr>
        <w:annotationRef/>
      </w:r>
      <w:r>
        <w:t>relocate to relevant section above</w:t>
      </w:r>
    </w:p>
  </w:comment>
  <w:comment w:id="1201" w:author="Administrator" w:date="2023-08-28T12:06:00Z" w:initials="A">
    <w:p w14:paraId="11F746CF" w14:textId="0F8FEDF1" w:rsidR="00173982" w:rsidRDefault="00173982">
      <w:pPr>
        <w:pStyle w:val="CommentText"/>
      </w:pPr>
      <w:r>
        <w:rPr>
          <w:rStyle w:val="CommentReference"/>
        </w:rPr>
        <w:annotationRef/>
      </w:r>
      <w:r>
        <w:t>there is a problem here A marmo were only caught at SBE1</w:t>
      </w:r>
    </w:p>
  </w:comment>
  <w:comment w:id="1263" w:author="Administrator" w:date="2023-08-28T12:17:00Z" w:initials="A">
    <w:p w14:paraId="2C2494A5" w14:textId="4881FFEF" w:rsidR="00E301C7" w:rsidRDefault="00E301C7">
      <w:pPr>
        <w:pStyle w:val="CommentText"/>
      </w:pPr>
      <w:r>
        <w:rPr>
          <w:rStyle w:val="CommentReference"/>
        </w:rPr>
        <w:annotationRef/>
      </w:r>
      <w:r>
        <w:t>present either as graph or table not both for the graph see the example presented always add SE for mean values see example shown</w:t>
      </w:r>
    </w:p>
  </w:comment>
  <w:comment w:id="1269" w:author="Administrator" w:date="2023-08-28T10:55:00Z" w:initials="A">
    <w:p w14:paraId="2DB5A66D" w14:textId="77777777" w:rsidR="00F142A7" w:rsidRDefault="00F142A7" w:rsidP="00F142A7">
      <w:pPr>
        <w:pStyle w:val="CommentText"/>
      </w:pPr>
      <w:r>
        <w:rPr>
          <w:rStyle w:val="CommentReference"/>
        </w:rPr>
        <w:annotationRef/>
      </w:r>
      <w:r>
        <w:t>you are still using crude number we need CPUE in order to allow other potential workers to compare</w:t>
      </w:r>
    </w:p>
  </w:comment>
  <w:comment w:id="1270" w:author="Administrator" w:date="2023-08-28T10:53:00Z" w:initials="A">
    <w:p w14:paraId="2CBE60AA" w14:textId="77777777" w:rsidR="00F142A7" w:rsidRDefault="00F142A7" w:rsidP="00F142A7">
      <w:pPr>
        <w:pStyle w:val="CommentText"/>
      </w:pPr>
      <w:r>
        <w:rPr>
          <w:rStyle w:val="CommentReference"/>
        </w:rPr>
        <w:annotationRef/>
      </w:r>
      <w:r>
        <w:t>from the figure value are presented from march to November that is not a year, the month of June is also missing why; if its zero it need to be indicated and shown on the figure</w:t>
      </w:r>
    </w:p>
  </w:comment>
  <w:comment w:id="1275" w:author="Administrator" w:date="2023-08-28T10:49:00Z" w:initials="A">
    <w:p w14:paraId="1E8F3506" w14:textId="77777777" w:rsidR="00F142A7" w:rsidRDefault="00F142A7" w:rsidP="00F142A7">
      <w:pPr>
        <w:pStyle w:val="CommentText"/>
      </w:pPr>
      <w:r>
        <w:rPr>
          <w:rStyle w:val="CommentReference"/>
        </w:rPr>
        <w:annotationRef/>
      </w:r>
      <w:r>
        <w:t>please avoid using coloured plates in graphs for thesis use black/white and shades therein, and/or cross hatching to depict different stages or levels</w:t>
      </w:r>
    </w:p>
  </w:comment>
  <w:comment w:id="1276" w:author="Administrator" w:date="2023-08-28T10:56:00Z" w:initials="A">
    <w:p w14:paraId="76F1E3CB" w14:textId="77777777" w:rsidR="00F142A7" w:rsidRDefault="00F142A7" w:rsidP="00F142A7">
      <w:pPr>
        <w:pStyle w:val="CommentText"/>
      </w:pPr>
      <w:r>
        <w:rPr>
          <w:rStyle w:val="CommentReference"/>
        </w:rPr>
        <w:annotationRef/>
      </w:r>
      <w:r>
        <w:t>its better to present this figure as a line diagram with data points +/-SE</w:t>
      </w:r>
    </w:p>
  </w:comment>
  <w:comment w:id="1288" w:author="Administrator" w:date="2023-08-28T11:06:00Z" w:initials="A">
    <w:p w14:paraId="38BCE0ED" w14:textId="77777777" w:rsidR="00F142A7" w:rsidRDefault="00F142A7" w:rsidP="00F142A7">
      <w:pPr>
        <w:pStyle w:val="CommentText"/>
      </w:pPr>
      <w:r>
        <w:rPr>
          <w:rStyle w:val="CommentReference"/>
        </w:rPr>
        <w:annotationRef/>
      </w:r>
      <w:r>
        <w:t>this is a repetition of what is presented and discussed in previous figure remove and mergre any new info into the previous discussion and delete one</w:t>
      </w:r>
    </w:p>
  </w:comment>
  <w:comment w:id="1337" w:author="Administrator" w:date="2023-08-28T11:09:00Z" w:initials="A">
    <w:p w14:paraId="410DB971" w14:textId="77777777" w:rsidR="00F142A7" w:rsidRDefault="00F142A7" w:rsidP="00F142A7">
      <w:pPr>
        <w:pStyle w:val="CommentText"/>
      </w:pPr>
      <w:r>
        <w:rPr>
          <w:rStyle w:val="CommentReference"/>
        </w:rPr>
        <w:annotationRef/>
      </w:r>
      <w:r>
        <w:t>am not sure I agree with these results have you checked if there were no elvers in the larger net data during these periods? Anyway whoe section require reformulation of sentences for clarity</w:t>
      </w:r>
    </w:p>
  </w:comment>
  <w:comment w:id="1340" w:author="Administrator" w:date="2023-08-28T12:20:00Z" w:initials="A">
    <w:p w14:paraId="468FF99E" w14:textId="77777777" w:rsidR="00F142A7" w:rsidRDefault="00F142A7" w:rsidP="00F142A7">
      <w:pPr>
        <w:pStyle w:val="CommentText"/>
      </w:pPr>
      <w:r>
        <w:rPr>
          <w:rStyle w:val="CommentReference"/>
        </w:rPr>
        <w:annotationRef/>
      </w:r>
      <w:r>
        <w:t>were there difference in OI and EI indices per species among the seasons?</w:t>
      </w:r>
    </w:p>
  </w:comment>
  <w:comment w:id="1380" w:author="Administrator" w:date="2023-08-28T12:53:00Z" w:initials="A">
    <w:p w14:paraId="596774BA" w14:textId="165FC9B7" w:rsidR="00695B72" w:rsidRDefault="00695B72">
      <w:pPr>
        <w:pStyle w:val="CommentText"/>
      </w:pPr>
      <w:r>
        <w:rPr>
          <w:rStyle w:val="CommentReference"/>
        </w:rPr>
        <w:annotationRef/>
      </w:r>
      <w:r>
        <w:t>I would begin this section with this since this seem like the parameter you evaluated most effectively</w:t>
      </w:r>
    </w:p>
  </w:comment>
  <w:comment w:id="1382" w:author="Administrator" w:date="2023-08-28T12:26:00Z" w:initials="A">
    <w:p w14:paraId="1DC167F9" w14:textId="1D4A7261" w:rsidR="00F142A7" w:rsidRDefault="00F142A7">
      <w:pPr>
        <w:pStyle w:val="CommentText"/>
      </w:pPr>
      <w:r>
        <w:rPr>
          <w:rStyle w:val="CommentReference"/>
        </w:rPr>
        <w:annotationRef/>
      </w:r>
      <w:r>
        <w:t>You can not possibly be calculating diversity for 3 species; this is not right; it is a meaningless value obtained; such indices work with larger numbers of species; for less than 5 species you can just see which site has more; read on this</w:t>
      </w:r>
    </w:p>
  </w:comment>
  <w:comment w:id="1441" w:author="Administrator" w:date="2023-08-28T12:29:00Z" w:initials="A">
    <w:p w14:paraId="16A03C75" w14:textId="418B184C" w:rsidR="00F142A7" w:rsidRDefault="00F142A7">
      <w:pPr>
        <w:pStyle w:val="CommentText"/>
      </w:pPr>
      <w:r>
        <w:rPr>
          <w:rStyle w:val="CommentReference"/>
        </w:rPr>
        <w:annotationRef/>
      </w:r>
      <w:r>
        <w:t>Use chi square to test significance of association between lunar phase and occurence</w:t>
      </w:r>
    </w:p>
  </w:comment>
  <w:comment w:id="1503" w:author="Administrator" w:date="2023-08-28T12:28:00Z" w:initials="A">
    <w:p w14:paraId="598C4D5D" w14:textId="79F64F0D" w:rsidR="00F142A7" w:rsidRDefault="00F142A7">
      <w:pPr>
        <w:pStyle w:val="CommentText"/>
      </w:pPr>
      <w:r>
        <w:rPr>
          <w:rStyle w:val="CommentReference"/>
        </w:rPr>
        <w:annotationRef/>
      </w:r>
      <w:r>
        <w:t>Usually we use chi square to test the strength of an association; this has not been done here please do so.</w:t>
      </w:r>
    </w:p>
  </w:comment>
  <w:comment w:id="1504" w:author="Administrator" w:date="2023-08-28T12:32:00Z" w:initials="A">
    <w:p w14:paraId="1BA289E0" w14:textId="1E74E727" w:rsidR="0082037F" w:rsidRDefault="0082037F">
      <w:pPr>
        <w:pStyle w:val="CommentText"/>
      </w:pPr>
      <w:r>
        <w:rPr>
          <w:rStyle w:val="CommentReference"/>
        </w:rPr>
        <w:annotationRef/>
      </w:r>
      <w:r>
        <w:t>Same problem as before interpret your data better</w:t>
      </w:r>
    </w:p>
  </w:comment>
  <w:comment w:id="1578" w:author="Administrator" w:date="2023-08-28T11:19:00Z" w:initials="A">
    <w:p w14:paraId="6EA23CDC" w14:textId="77777777" w:rsidR="00E301C7" w:rsidRDefault="00E301C7" w:rsidP="00E301C7">
      <w:pPr>
        <w:pStyle w:val="CommentText"/>
      </w:pPr>
      <w:r>
        <w:rPr>
          <w:rStyle w:val="CommentReference"/>
        </w:rPr>
        <w:annotationRef/>
      </w:r>
      <w:r>
        <w:t>do you mean all juveniles pr only glass eels be clear</w:t>
      </w:r>
    </w:p>
  </w:comment>
  <w:comment w:id="1579" w:author="Administrator" w:date="2023-08-28T11:20:00Z" w:initials="A">
    <w:p w14:paraId="6105A64D" w14:textId="77777777" w:rsidR="00E301C7" w:rsidRDefault="00E301C7" w:rsidP="00E301C7">
      <w:pPr>
        <w:pStyle w:val="CommentText"/>
      </w:pPr>
      <w:r>
        <w:rPr>
          <w:rStyle w:val="CommentReference"/>
        </w:rPr>
        <w:annotationRef/>
      </w:r>
      <w:r>
        <w:t>this info is better presented in form of graph plot to shw pattern with distance from ocean</w:t>
      </w:r>
    </w:p>
  </w:comment>
  <w:comment w:id="1600" w:author="Administrator" w:date="2023-08-28T12:04:00Z" w:initials="A">
    <w:p w14:paraId="30C9C4D8" w14:textId="77777777" w:rsidR="00E301C7" w:rsidRDefault="00E301C7" w:rsidP="00E301C7">
      <w:pPr>
        <w:pStyle w:val="CommentText"/>
      </w:pPr>
      <w:r>
        <w:rPr>
          <w:rStyle w:val="CommentReference"/>
        </w:rPr>
        <w:annotationRef/>
      </w:r>
      <w:r>
        <w:t>insert SE</w:t>
      </w:r>
    </w:p>
  </w:comment>
  <w:comment w:id="1649" w:author="Administrator" w:date="2023-08-28T12:03:00Z" w:initials="A">
    <w:p w14:paraId="47916963" w14:textId="77777777" w:rsidR="00E301C7" w:rsidRDefault="00E301C7" w:rsidP="00E301C7">
      <w:pPr>
        <w:pStyle w:val="CommentText"/>
      </w:pPr>
      <w:r>
        <w:rPr>
          <w:rStyle w:val="CommentReference"/>
        </w:rPr>
        <w:annotationRef/>
      </w:r>
      <w:r>
        <w:t>6 mo sampling, 4 location, 3 day sampling=72</w:t>
      </w:r>
    </w:p>
  </w:comment>
  <w:comment w:id="1655" w:author="Administrator" w:date="2023-08-28T13:13:00Z" w:initials="A">
    <w:p w14:paraId="4A66DDDF" w14:textId="1EE8C43C" w:rsidR="00C82779" w:rsidRDefault="00C82779">
      <w:pPr>
        <w:pStyle w:val="CommentText"/>
      </w:pPr>
      <w:r>
        <w:rPr>
          <w:rStyle w:val="CommentReference"/>
        </w:rPr>
        <w:annotationRef/>
      </w:r>
      <w:r>
        <w:t>I would also explore variation in glass eel size class composition among the locations; I would expect smaller sizes to be found at seaward locations</w:t>
      </w:r>
    </w:p>
  </w:comment>
  <w:comment w:id="1656" w:author="Administrator" w:date="2023-08-28T13:13:00Z" w:initials="A">
    <w:p w14:paraId="183D34B2" w14:textId="7F1B44BC" w:rsidR="00C82779" w:rsidRDefault="00C82779">
      <w:pPr>
        <w:pStyle w:val="CommentText"/>
      </w:pPr>
      <w:r>
        <w:rPr>
          <w:rStyle w:val="CommentReference"/>
        </w:rPr>
        <w:annotationRef/>
      </w:r>
    </w:p>
  </w:comment>
  <w:comment w:id="1714" w:author="Administrator" w:date="2023-08-28T12:06:00Z" w:initials="A">
    <w:p w14:paraId="6CD7C5B8" w14:textId="77777777" w:rsidR="00E301C7" w:rsidRDefault="00E301C7" w:rsidP="00E301C7">
      <w:pPr>
        <w:pStyle w:val="CommentText"/>
      </w:pPr>
      <w:r>
        <w:rPr>
          <w:rStyle w:val="CommentReference"/>
        </w:rPr>
        <w:annotationRef/>
      </w:r>
      <w:r>
        <w:t>there is a problem here A marmo were only caught at SBE1</w:t>
      </w:r>
    </w:p>
  </w:comment>
  <w:comment w:id="1725" w:author="Administrator" w:date="2023-08-28T13:15:00Z" w:initials="A">
    <w:p w14:paraId="773C5B78" w14:textId="1737F688" w:rsidR="00C82779" w:rsidRDefault="00C82779">
      <w:pPr>
        <w:pStyle w:val="CommentText"/>
      </w:pPr>
      <w:r>
        <w:rPr>
          <w:rStyle w:val="CommentReference"/>
        </w:rPr>
        <w:annotationRef/>
      </w:r>
      <w:r>
        <w:t>also explore size class composition?</w:t>
      </w:r>
    </w:p>
  </w:comment>
  <w:comment w:id="1778" w:author="Administrator" w:date="2023-08-28T12:17:00Z" w:initials="A">
    <w:p w14:paraId="2CC91044" w14:textId="77777777" w:rsidR="00E301C7" w:rsidRDefault="00E301C7" w:rsidP="00E301C7">
      <w:pPr>
        <w:pStyle w:val="CommentText"/>
      </w:pPr>
      <w:r>
        <w:rPr>
          <w:rStyle w:val="CommentReference"/>
        </w:rPr>
        <w:annotationRef/>
      </w:r>
      <w:r>
        <w:t>present either as graph or table not both for the graph see the example presented always add SE for mean values see example shown</w:t>
      </w:r>
    </w:p>
  </w:comment>
  <w:comment w:id="1907" w:author="Administrator" w:date="2023-08-28T10:44:00Z" w:initials="A">
    <w:p w14:paraId="5CEE581E" w14:textId="77777777" w:rsidR="00173982" w:rsidRDefault="00173982" w:rsidP="00173982">
      <w:pPr>
        <w:pStyle w:val="CommentText"/>
      </w:pPr>
      <w:r>
        <w:rPr>
          <w:rStyle w:val="CommentReference"/>
        </w:rPr>
        <w:annotationRef/>
      </w:r>
      <w:r>
        <w:t>info can be included in column n as shown, here we need something like CPUE no/trap/d</w:t>
      </w:r>
    </w:p>
  </w:comment>
  <w:comment w:id="1915" w:author="Administrator" w:date="2023-08-28T10:36:00Z" w:initials="A">
    <w:p w14:paraId="3EB765F1" w14:textId="77777777" w:rsidR="00173982" w:rsidRDefault="00173982" w:rsidP="00173982">
      <w:pPr>
        <w:pStyle w:val="CommentText"/>
      </w:pPr>
      <w:r>
        <w:rPr>
          <w:rStyle w:val="CommentReference"/>
        </w:rPr>
        <w:annotationRef/>
      </w:r>
      <w:r>
        <w:t>all italics</w:t>
      </w:r>
    </w:p>
  </w:comment>
  <w:comment w:id="2030" w:author="Administrator" w:date="2023-08-28T10:47:00Z" w:initials="A">
    <w:p w14:paraId="1CCEAFBC" w14:textId="77777777" w:rsidR="00173982" w:rsidRDefault="00173982" w:rsidP="00173982">
      <w:pPr>
        <w:pStyle w:val="CommentText"/>
      </w:pPr>
      <w:r>
        <w:rPr>
          <w:rStyle w:val="CommentReference"/>
        </w:rPr>
        <w:annotationRef/>
      </w:r>
      <w:r>
        <w:t>I recall there were also a large number of crabs where is this info? What species and amounts were caught?</w:t>
      </w:r>
    </w:p>
  </w:comment>
  <w:comment w:id="2128" w:author="Administrator" w:date="2023-08-28T12:39:00Z" w:initials="A">
    <w:p w14:paraId="349F984F" w14:textId="67E25F48" w:rsidR="0082037F" w:rsidRDefault="0082037F">
      <w:pPr>
        <w:pStyle w:val="CommentText"/>
      </w:pPr>
      <w:r>
        <w:rPr>
          <w:rStyle w:val="CommentReference"/>
        </w:rPr>
        <w:annotationRef/>
      </w:r>
      <w:r>
        <w:t>I don’t know what this is; it is wrong do PCA with discharge and determine which species may be more influenced by discharge.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10682B" w15:done="0"/>
  <w15:commentEx w15:paraId="1455E839" w15:done="0"/>
  <w15:commentEx w15:paraId="0AA7890C" w15:done="0"/>
  <w15:commentEx w15:paraId="325B6C58" w15:done="0"/>
  <w15:commentEx w15:paraId="47AB237A" w15:done="0"/>
  <w15:commentEx w15:paraId="249D3354" w15:done="0"/>
  <w15:commentEx w15:paraId="44D426E1" w15:done="0"/>
  <w15:commentEx w15:paraId="56CE737A" w15:done="0"/>
  <w15:commentEx w15:paraId="1CB5805E" w15:done="0"/>
  <w15:commentEx w15:paraId="54177574" w15:done="0"/>
  <w15:commentEx w15:paraId="0FC38724" w15:done="0"/>
  <w15:commentEx w15:paraId="6C5181EE" w15:done="0"/>
  <w15:commentEx w15:paraId="59F8AAD2" w15:done="0"/>
  <w15:commentEx w15:paraId="5D954D80" w15:done="0"/>
  <w15:commentEx w15:paraId="72DF5040" w15:done="0"/>
  <w15:commentEx w15:paraId="4782741F" w15:done="0"/>
  <w15:commentEx w15:paraId="5EDF2DB7" w15:done="0"/>
  <w15:commentEx w15:paraId="6E3F5F8E" w15:done="0"/>
  <w15:commentEx w15:paraId="5B7710FC" w15:done="0"/>
  <w15:commentEx w15:paraId="754E434C" w15:done="0"/>
  <w15:commentEx w15:paraId="0DFE025F" w15:done="0"/>
  <w15:commentEx w15:paraId="0A32BC17" w15:done="0"/>
  <w15:commentEx w15:paraId="5AC8E0BF" w15:done="0"/>
  <w15:commentEx w15:paraId="175712AB" w15:done="0"/>
  <w15:commentEx w15:paraId="5356EDB5" w15:done="0"/>
  <w15:commentEx w15:paraId="38B332B0" w15:done="0"/>
  <w15:commentEx w15:paraId="74CFE628" w15:done="0"/>
  <w15:commentEx w15:paraId="54ED518D" w15:done="0"/>
  <w15:commentEx w15:paraId="11F746CF" w15:done="0"/>
  <w15:commentEx w15:paraId="2C2494A5" w15:done="0"/>
  <w15:commentEx w15:paraId="2DB5A66D" w15:done="0"/>
  <w15:commentEx w15:paraId="2CBE60AA" w15:done="0"/>
  <w15:commentEx w15:paraId="1E8F3506" w15:done="0"/>
  <w15:commentEx w15:paraId="76F1E3CB" w15:done="0"/>
  <w15:commentEx w15:paraId="38BCE0ED" w15:done="0"/>
  <w15:commentEx w15:paraId="410DB971" w15:done="0"/>
  <w15:commentEx w15:paraId="468FF99E" w15:done="0"/>
  <w15:commentEx w15:paraId="596774BA" w15:done="0"/>
  <w15:commentEx w15:paraId="1DC167F9" w15:done="0"/>
  <w15:commentEx w15:paraId="16A03C75" w15:done="0"/>
  <w15:commentEx w15:paraId="598C4D5D" w15:done="0"/>
  <w15:commentEx w15:paraId="1BA289E0" w15:done="0"/>
  <w15:commentEx w15:paraId="6EA23CDC" w15:done="0"/>
  <w15:commentEx w15:paraId="6105A64D" w15:done="0"/>
  <w15:commentEx w15:paraId="30C9C4D8" w15:done="0"/>
  <w15:commentEx w15:paraId="47916963" w15:done="0"/>
  <w15:commentEx w15:paraId="4A66DDDF" w15:done="0"/>
  <w15:commentEx w15:paraId="183D34B2" w15:done="0"/>
  <w15:commentEx w15:paraId="6CD7C5B8" w15:done="0"/>
  <w15:commentEx w15:paraId="773C5B78" w15:done="0"/>
  <w15:commentEx w15:paraId="2CC91044" w15:done="0"/>
  <w15:commentEx w15:paraId="5CEE581E" w15:done="0"/>
  <w15:commentEx w15:paraId="3EB765F1" w15:done="0"/>
  <w15:commentEx w15:paraId="1CCEAFBC" w15:done="0"/>
  <w15:commentEx w15:paraId="349F98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6F620" w16cex:dateUtc="2023-08-28T07:32:00Z"/>
  <w16cex:commentExtensible w16cex:durableId="28971652" w16cex:dateUtc="2023-08-28T09:49:00Z"/>
  <w16cex:commentExtensible w16cex:durableId="289716E2" w16cex:dateUtc="2023-08-28T09:51:00Z"/>
  <w16cex:commentExtensible w16cex:durableId="289716F6" w16cex:dateUtc="2023-08-28T09:52:00Z"/>
  <w16cex:commentExtensible w16cex:durableId="2896F913" w16cex:dateUtc="2023-08-28T07:44:00Z"/>
  <w16cex:commentExtensible w16cex:durableId="2896F712" w16cex:dateUtc="2023-08-28T07:36:00Z"/>
  <w16cex:commentExtensible w16cex:durableId="2896F9B6" w16cex:dateUtc="2023-08-28T07:47:00Z"/>
  <w16cex:commentExtensible w16cex:durableId="2896F95D" w16cex:dateUtc="2023-08-28T07:45:00Z"/>
  <w16cex:commentExtensible w16cex:durableId="289706E0" w16cex:dateUtc="2023-08-28T08:43:00Z"/>
  <w16cex:commentExtensible w16cex:durableId="28970635" w16cex:dateUtc="2023-08-28T08:40:00Z"/>
  <w16cex:commentExtensible w16cex:durableId="28970581" w16cex:dateUtc="2023-08-28T08:37:00Z"/>
  <w16cex:commentExtensible w16cex:durableId="289704BD" w16cex:dateUtc="2023-08-28T08:34:00Z"/>
  <w16cex:commentExtensible w16cex:durableId="28971BA4" w16cex:dateUtc="2023-08-28T10:12:00Z"/>
  <w16cex:commentExtensible w16cex:durableId="289705A1" w16cex:dateUtc="2023-08-28T08:38:00Z"/>
  <w16cex:commentExtensible w16cex:durableId="289705B8" w16cex:dateUtc="2023-08-28T08:38:00Z"/>
  <w16cex:commentExtensible w16cex:durableId="289705C5" w16cex:dateUtc="2023-08-28T08:38:00Z"/>
  <w16cex:commentExtensible w16cex:durableId="2896FBAD" w16cex:dateUtc="2023-08-28T07:55:00Z"/>
  <w16cex:commentExtensible w16cex:durableId="2896FB2B" w16cex:dateUtc="2023-08-28T07:53:00Z"/>
  <w16cex:commentExtensible w16cex:durableId="2896FA3B" w16cex:dateUtc="2023-08-28T07:49:00Z"/>
  <w16cex:commentExtensible w16cex:durableId="2896FBDD" w16cex:dateUtc="2023-08-28T07:56:00Z"/>
  <w16cex:commentExtensible w16cex:durableId="2896FE39" w16cex:dateUtc="2023-08-28T08:06:00Z"/>
  <w16cex:commentExtensible w16cex:durableId="2896FEFA" w16cex:dateUtc="2023-08-28T08:09:00Z"/>
  <w16cex:commentExtensible w16cex:durableId="28970FA5" w16cex:dateUtc="2023-08-28T09:20:00Z"/>
  <w16cex:commentExtensible w16cex:durableId="2897015C" w16cex:dateUtc="2023-08-28T08:19:00Z"/>
  <w16cex:commentExtensible w16cex:durableId="2897017F" w16cex:dateUtc="2023-08-28T08:20:00Z"/>
  <w16cex:commentExtensible w16cex:durableId="28970333" w16cex:dateUtc="2023-08-28T08:27:00Z"/>
  <w16cex:commentExtensible w16cex:durableId="2897076E" w16cex:dateUtc="2023-08-28T08:45:00Z"/>
  <w16cex:commentExtensible w16cex:durableId="28970460" w16cex:dateUtc="2023-08-28T08:32:00Z"/>
  <w16cex:commentExtensible w16cex:durableId="28970C40" w16cex:dateUtc="2023-08-28T09:06:00Z"/>
  <w16cex:commentExtensible w16cex:durableId="28970EC7" w16cex:dateUtc="2023-08-28T09:17:00Z"/>
  <w16cex:commentExtensible w16cex:durableId="28971025" w16cex:dateUtc="2023-08-28T07:55:00Z"/>
  <w16cex:commentExtensible w16cex:durableId="28971024" w16cex:dateUtc="2023-08-28T07:53:00Z"/>
  <w16cex:commentExtensible w16cex:durableId="28971023" w16cex:dateUtc="2023-08-28T07:49:00Z"/>
  <w16cex:commentExtensible w16cex:durableId="28971022" w16cex:dateUtc="2023-08-28T07:56:00Z"/>
  <w16cex:commentExtensible w16cex:durableId="28971021" w16cex:dateUtc="2023-08-28T08:06:00Z"/>
  <w16cex:commentExtensible w16cex:durableId="28971020" w16cex:dateUtc="2023-08-28T08:09:00Z"/>
  <w16cex:commentExtensible w16cex:durableId="2897101F" w16cex:dateUtc="2023-08-28T09:20:00Z"/>
  <w16cex:commentExtensible w16cex:durableId="28971745" w16cex:dateUtc="2023-08-28T09:53:00Z"/>
  <w16cex:commentExtensible w16cex:durableId="289710DB" w16cex:dateUtc="2023-08-28T09:26:00Z"/>
  <w16cex:commentExtensible w16cex:durableId="289711A6" w16cex:dateUtc="2023-08-28T09:29:00Z"/>
  <w16cex:commentExtensible w16cex:durableId="28971170" w16cex:dateUtc="2023-08-28T09:28:00Z"/>
  <w16cex:commentExtensible w16cex:durableId="28971256" w16cex:dateUtc="2023-08-28T09:32:00Z"/>
  <w16cex:commentExtensible w16cex:durableId="28970F5C" w16cex:dateUtc="2023-08-28T08:19:00Z"/>
  <w16cex:commentExtensible w16cex:durableId="28970F5B" w16cex:dateUtc="2023-08-28T08:20:00Z"/>
  <w16cex:commentExtensible w16cex:durableId="28970BC9" w16cex:dateUtc="2023-08-28T09:04:00Z"/>
  <w16cex:commentExtensible w16cex:durableId="28970BA0" w16cex:dateUtc="2023-08-28T09:03:00Z"/>
  <w16cex:commentExtensible w16cex:durableId="28971C07" w16cex:dateUtc="2023-08-28T10:13:00Z"/>
  <w16cex:commentExtensible w16cex:durableId="28971C00" w16cex:dateUtc="2023-08-28T10:13:00Z"/>
  <w16cex:commentExtensible w16cex:durableId="28970F86" w16cex:dateUtc="2023-08-28T09:06:00Z"/>
  <w16cex:commentExtensible w16cex:durableId="28971C5F" w16cex:dateUtc="2023-08-28T10:15:00Z"/>
  <w16cex:commentExtensible w16cex:durableId="28970F85" w16cex:dateUtc="2023-08-28T09:17:00Z"/>
  <w16cex:commentExtensible w16cex:durableId="28970AA2" w16cex:dateUtc="2023-08-28T07:44:00Z"/>
  <w16cex:commentExtensible w16cex:durableId="28970AA1" w16cex:dateUtc="2023-08-28T07:36:00Z"/>
  <w16cex:commentExtensible w16cex:durableId="28970AA0" w16cex:dateUtc="2023-08-28T07:47:00Z"/>
  <w16cex:commentExtensible w16cex:durableId="28971406" w16cex:dateUtc="2023-08-28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10682B" w16cid:durableId="2896F620"/>
  <w16cid:commentId w16cid:paraId="1455E839" w16cid:durableId="28971652"/>
  <w16cid:commentId w16cid:paraId="0AA7890C" w16cid:durableId="289716E2"/>
  <w16cid:commentId w16cid:paraId="325B6C58" w16cid:durableId="289716F6"/>
  <w16cid:commentId w16cid:paraId="47AB237A" w16cid:durableId="2896F913"/>
  <w16cid:commentId w16cid:paraId="249D3354" w16cid:durableId="2896F712"/>
  <w16cid:commentId w16cid:paraId="44D426E1" w16cid:durableId="2896F9B6"/>
  <w16cid:commentId w16cid:paraId="56CE737A" w16cid:durableId="2896F95D"/>
  <w16cid:commentId w16cid:paraId="1CB5805E" w16cid:durableId="289706E0"/>
  <w16cid:commentId w16cid:paraId="54177574" w16cid:durableId="28970635"/>
  <w16cid:commentId w16cid:paraId="0FC38724" w16cid:durableId="28970581"/>
  <w16cid:commentId w16cid:paraId="6C5181EE" w16cid:durableId="289704BD"/>
  <w16cid:commentId w16cid:paraId="59F8AAD2" w16cid:durableId="28971BA4"/>
  <w16cid:commentId w16cid:paraId="5D954D80" w16cid:durableId="289705A1"/>
  <w16cid:commentId w16cid:paraId="72DF5040" w16cid:durableId="289705B8"/>
  <w16cid:commentId w16cid:paraId="4782741F" w16cid:durableId="289705C5"/>
  <w16cid:commentId w16cid:paraId="5EDF2DB7" w16cid:durableId="2896FBAD"/>
  <w16cid:commentId w16cid:paraId="6E3F5F8E" w16cid:durableId="2896FB2B"/>
  <w16cid:commentId w16cid:paraId="5B7710FC" w16cid:durableId="2896FA3B"/>
  <w16cid:commentId w16cid:paraId="754E434C" w16cid:durableId="2896FBDD"/>
  <w16cid:commentId w16cid:paraId="0DFE025F" w16cid:durableId="2896FE39"/>
  <w16cid:commentId w16cid:paraId="0A32BC17" w16cid:durableId="2896FEFA"/>
  <w16cid:commentId w16cid:paraId="5AC8E0BF" w16cid:durableId="28970FA5"/>
  <w16cid:commentId w16cid:paraId="175712AB" w16cid:durableId="2897015C"/>
  <w16cid:commentId w16cid:paraId="5356EDB5" w16cid:durableId="2897017F"/>
  <w16cid:commentId w16cid:paraId="38B332B0" w16cid:durableId="28970333"/>
  <w16cid:commentId w16cid:paraId="74CFE628" w16cid:durableId="2897076E"/>
  <w16cid:commentId w16cid:paraId="54ED518D" w16cid:durableId="28970460"/>
  <w16cid:commentId w16cid:paraId="11F746CF" w16cid:durableId="28970C40"/>
  <w16cid:commentId w16cid:paraId="2C2494A5" w16cid:durableId="28970EC7"/>
  <w16cid:commentId w16cid:paraId="2DB5A66D" w16cid:durableId="28971025"/>
  <w16cid:commentId w16cid:paraId="2CBE60AA" w16cid:durableId="28971024"/>
  <w16cid:commentId w16cid:paraId="1E8F3506" w16cid:durableId="28971023"/>
  <w16cid:commentId w16cid:paraId="76F1E3CB" w16cid:durableId="28971022"/>
  <w16cid:commentId w16cid:paraId="38BCE0ED" w16cid:durableId="28971021"/>
  <w16cid:commentId w16cid:paraId="410DB971" w16cid:durableId="28971020"/>
  <w16cid:commentId w16cid:paraId="468FF99E" w16cid:durableId="2897101F"/>
  <w16cid:commentId w16cid:paraId="596774BA" w16cid:durableId="28971745"/>
  <w16cid:commentId w16cid:paraId="1DC167F9" w16cid:durableId="289710DB"/>
  <w16cid:commentId w16cid:paraId="16A03C75" w16cid:durableId="289711A6"/>
  <w16cid:commentId w16cid:paraId="598C4D5D" w16cid:durableId="28971170"/>
  <w16cid:commentId w16cid:paraId="1BA289E0" w16cid:durableId="28971256"/>
  <w16cid:commentId w16cid:paraId="6EA23CDC" w16cid:durableId="28970F5C"/>
  <w16cid:commentId w16cid:paraId="6105A64D" w16cid:durableId="28970F5B"/>
  <w16cid:commentId w16cid:paraId="30C9C4D8" w16cid:durableId="28970BC9"/>
  <w16cid:commentId w16cid:paraId="47916963" w16cid:durableId="28970BA0"/>
  <w16cid:commentId w16cid:paraId="4A66DDDF" w16cid:durableId="28971C07"/>
  <w16cid:commentId w16cid:paraId="183D34B2" w16cid:durableId="28971C00"/>
  <w16cid:commentId w16cid:paraId="6CD7C5B8" w16cid:durableId="28970F86"/>
  <w16cid:commentId w16cid:paraId="773C5B78" w16cid:durableId="28971C5F"/>
  <w16cid:commentId w16cid:paraId="2CC91044" w16cid:durableId="28970F85"/>
  <w16cid:commentId w16cid:paraId="5CEE581E" w16cid:durableId="28970AA2"/>
  <w16cid:commentId w16cid:paraId="3EB765F1" w16cid:durableId="28970AA1"/>
  <w16cid:commentId w16cid:paraId="1CCEAFBC" w16cid:durableId="28970AA0"/>
  <w16cid:commentId w16cid:paraId="349F984F" w16cid:durableId="289714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0D29F" w14:textId="77777777" w:rsidR="00B2574E" w:rsidRDefault="00B2574E" w:rsidP="00A6581D">
      <w:pPr>
        <w:spacing w:after="0" w:line="240" w:lineRule="auto"/>
      </w:pPr>
      <w:r>
        <w:separator/>
      </w:r>
    </w:p>
  </w:endnote>
  <w:endnote w:type="continuationSeparator" w:id="0">
    <w:p w14:paraId="57E9E90A" w14:textId="77777777" w:rsidR="00B2574E" w:rsidRDefault="00B2574E"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512856"/>
      <w:docPartObj>
        <w:docPartGallery w:val="Page Numbers (Bottom of Page)"/>
        <w:docPartUnique/>
      </w:docPartObj>
    </w:sdtPr>
    <w:sdtEndPr>
      <w:rPr>
        <w:noProof/>
      </w:rPr>
    </w:sdtEndPr>
    <w:sdtContent>
      <w:p w14:paraId="34526DE5" w14:textId="77777777" w:rsidR="000D2457" w:rsidRDefault="000D24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4EBEEF" w14:textId="77777777" w:rsidR="000D2457" w:rsidRDefault="000D24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38323"/>
      <w:docPartObj>
        <w:docPartGallery w:val="Page Numbers (Bottom of Page)"/>
        <w:docPartUnique/>
      </w:docPartObj>
    </w:sdtPr>
    <w:sdtEndPr>
      <w:rPr>
        <w:noProof/>
      </w:rPr>
    </w:sdtEndPr>
    <w:sdtContent>
      <w:p w14:paraId="64BD0B99" w14:textId="0F998854" w:rsidR="00277BBA" w:rsidRDefault="00277BBA">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E1FBFDA" w14:textId="77777777" w:rsidR="00277BBA" w:rsidRDefault="00277B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933572"/>
      <w:docPartObj>
        <w:docPartGallery w:val="Page Numbers (Bottom of Page)"/>
        <w:docPartUnique/>
      </w:docPartObj>
    </w:sdtPr>
    <w:sdtEndPr>
      <w:rPr>
        <w:noProof/>
      </w:rPr>
    </w:sdtEndPr>
    <w:sdtContent>
      <w:p w14:paraId="7A16C460" w14:textId="77777777" w:rsidR="00514464" w:rsidRDefault="00514464">
        <w:pPr>
          <w:pStyle w:val="Footer"/>
          <w:jc w:val="center"/>
        </w:pPr>
        <w:r>
          <w:fldChar w:fldCharType="begin"/>
        </w:r>
        <w:r>
          <w:instrText xml:space="preserve"> PAGE   \* MERGEFORMAT </w:instrText>
        </w:r>
        <w:r>
          <w:fldChar w:fldCharType="separate"/>
        </w:r>
        <w:r>
          <w:rPr>
            <w:noProof/>
          </w:rPr>
          <w:t>40</w:t>
        </w:r>
        <w:r>
          <w:rPr>
            <w:noProof/>
          </w:rPr>
          <w:fldChar w:fldCharType="end"/>
        </w:r>
      </w:p>
    </w:sdtContent>
  </w:sdt>
  <w:p w14:paraId="56788AF0" w14:textId="77777777" w:rsidR="00514464" w:rsidRDefault="005144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08674"/>
      <w:docPartObj>
        <w:docPartGallery w:val="Page Numbers (Bottom of Page)"/>
        <w:docPartUnique/>
      </w:docPartObj>
    </w:sdtPr>
    <w:sdtEndPr>
      <w:rPr>
        <w:noProof/>
      </w:rPr>
    </w:sdtEndPr>
    <w:sdtContent>
      <w:p w14:paraId="3ECD12B7" w14:textId="54B5838C" w:rsidR="00277BBA" w:rsidRDefault="00277BBA">
        <w:pPr>
          <w:pStyle w:val="Footer"/>
          <w:jc w:val="center"/>
        </w:pPr>
        <w:r>
          <w:fldChar w:fldCharType="begin"/>
        </w:r>
        <w:r>
          <w:instrText xml:space="preserve"> PAGE   \* MERGEFORMAT </w:instrText>
        </w:r>
        <w:r>
          <w:fldChar w:fldCharType="separate"/>
        </w:r>
        <w:r w:rsidR="00985D10">
          <w:rPr>
            <w:noProof/>
          </w:rPr>
          <w:t>40</w:t>
        </w:r>
        <w:r>
          <w:rPr>
            <w:noProof/>
          </w:rPr>
          <w:fldChar w:fldCharType="end"/>
        </w:r>
      </w:p>
    </w:sdtContent>
  </w:sdt>
  <w:p w14:paraId="76C442BA" w14:textId="77777777" w:rsidR="00277BBA" w:rsidRDefault="00277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09B5F" w14:textId="77777777" w:rsidR="00B2574E" w:rsidRDefault="00B2574E" w:rsidP="00A6581D">
      <w:pPr>
        <w:spacing w:after="0" w:line="240" w:lineRule="auto"/>
      </w:pPr>
      <w:r>
        <w:separator/>
      </w:r>
    </w:p>
  </w:footnote>
  <w:footnote w:type="continuationSeparator" w:id="0">
    <w:p w14:paraId="53EB46C1" w14:textId="77777777" w:rsidR="00B2574E" w:rsidRDefault="00B2574E"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1111CBE"/>
    <w:multiLevelType w:val="hybridMultilevel"/>
    <w:tmpl w:val="7F24F8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28208F"/>
    <w:multiLevelType w:val="hybridMultilevel"/>
    <w:tmpl w:val="977E6216"/>
    <w:lvl w:ilvl="0" w:tplc="52526BA2">
      <w:start w:val="1"/>
      <w:numFmt w:val="upperLetter"/>
      <w:lvlText w:val="%1."/>
      <w:lvlJc w:val="left"/>
      <w:pPr>
        <w:ind w:left="720" w:hanging="360"/>
      </w:pPr>
      <w:rPr>
        <w:rFonts w:ascii="Times New Roman" w:hAnsi="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83C96"/>
    <w:multiLevelType w:val="multilevel"/>
    <w:tmpl w:val="9E3C0160"/>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F825DD2"/>
    <w:multiLevelType w:val="hybridMultilevel"/>
    <w:tmpl w:val="E048CE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4C1591"/>
    <w:multiLevelType w:val="hybridMultilevel"/>
    <w:tmpl w:val="FBD6DFC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80E4A"/>
    <w:multiLevelType w:val="hybridMultilevel"/>
    <w:tmpl w:val="3AB818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95431E2"/>
    <w:multiLevelType w:val="hybridMultilevel"/>
    <w:tmpl w:val="9F3C4B22"/>
    <w:lvl w:ilvl="0" w:tplc="A6A462A4">
      <w:start w:val="1"/>
      <w:numFmt w:val="upperLetter"/>
      <w:lvlText w:val="%1."/>
      <w:lvlJc w:val="left"/>
      <w:pPr>
        <w:ind w:left="720" w:hanging="360"/>
      </w:pPr>
      <w:rPr>
        <w:rFonts w:ascii="Times New Roman" w:hAnsi="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F2372B8"/>
    <w:multiLevelType w:val="hybridMultilevel"/>
    <w:tmpl w:val="389C4B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DA56E7"/>
    <w:multiLevelType w:val="hybridMultilevel"/>
    <w:tmpl w:val="FEDAA9CC"/>
    <w:lvl w:ilvl="0" w:tplc="771CFCDA">
      <w:start w:val="1"/>
      <w:numFmt w:val="upperLetter"/>
      <w:lvlText w:val="%1."/>
      <w:lvlJc w:val="left"/>
      <w:pPr>
        <w:ind w:left="720" w:hanging="360"/>
      </w:pPr>
      <w:rPr>
        <w:rFonts w:ascii="Times New Roman" w:hAnsi="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B87815"/>
    <w:multiLevelType w:val="hybridMultilevel"/>
    <w:tmpl w:val="9A541B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057D18"/>
    <w:multiLevelType w:val="hybridMultilevel"/>
    <w:tmpl w:val="08A88ED4"/>
    <w:lvl w:ilvl="0" w:tplc="CBA6501E">
      <w:start w:val="1"/>
      <w:numFmt w:val="decimal"/>
      <w:lvlText w:val="%1."/>
      <w:lvlJc w:val="left"/>
      <w:pPr>
        <w:ind w:left="720" w:hanging="360"/>
      </w:pPr>
      <w:rPr>
        <w:rFonts w:ascii="Segoe UI" w:hAnsi="Segoe UI" w:cs="Segoe UI" w:hint="default"/>
        <w:color w:val="37415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8370158">
    <w:abstractNumId w:val="5"/>
  </w:num>
  <w:num w:numId="2" w16cid:durableId="1245989534">
    <w:abstractNumId w:val="0"/>
  </w:num>
  <w:num w:numId="3" w16cid:durableId="848643100">
    <w:abstractNumId w:val="5"/>
    <w:lvlOverride w:ilvl="0">
      <w:startOverride w:val="4"/>
    </w:lvlOverride>
    <w:lvlOverride w:ilvl="1">
      <w:startOverride w:val="1"/>
    </w:lvlOverride>
  </w:num>
  <w:num w:numId="4" w16cid:durableId="266085238">
    <w:abstractNumId w:val="2"/>
  </w:num>
  <w:num w:numId="5" w16cid:durableId="395125235">
    <w:abstractNumId w:val="5"/>
    <w:lvlOverride w:ilvl="0">
      <w:startOverride w:val="4"/>
    </w:lvlOverride>
    <w:lvlOverride w:ilvl="1">
      <w:startOverride w:val="6"/>
    </w:lvlOverride>
  </w:num>
  <w:num w:numId="6" w16cid:durableId="1417702896">
    <w:abstractNumId w:val="5"/>
    <w:lvlOverride w:ilvl="0">
      <w:startOverride w:val="4"/>
    </w:lvlOverride>
    <w:lvlOverride w:ilvl="1">
      <w:startOverride w:val="6"/>
    </w:lvlOverride>
  </w:num>
  <w:num w:numId="7" w16cid:durableId="680359360">
    <w:abstractNumId w:val="5"/>
    <w:lvlOverride w:ilvl="0">
      <w:startOverride w:val="4"/>
    </w:lvlOverride>
    <w:lvlOverride w:ilvl="1">
      <w:startOverride w:val="6"/>
    </w:lvlOverride>
  </w:num>
  <w:num w:numId="8" w16cid:durableId="637535451">
    <w:abstractNumId w:val="1"/>
  </w:num>
  <w:num w:numId="9" w16cid:durableId="852912907">
    <w:abstractNumId w:val="5"/>
    <w:lvlOverride w:ilvl="0">
      <w:startOverride w:val="2"/>
    </w:lvlOverride>
    <w:lvlOverride w:ilvl="1">
      <w:startOverride w:val="4"/>
    </w:lvlOverride>
  </w:num>
  <w:num w:numId="10" w16cid:durableId="1758794725">
    <w:abstractNumId w:val="11"/>
  </w:num>
  <w:num w:numId="11" w16cid:durableId="14693248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495230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89429941">
    <w:abstractNumId w:val="9"/>
  </w:num>
  <w:num w:numId="14" w16cid:durableId="297759218">
    <w:abstractNumId w:val="5"/>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16cid:durableId="830026525">
    <w:abstractNumId w:val="5"/>
  </w:num>
  <w:num w:numId="16" w16cid:durableId="2119790511">
    <w:abstractNumId w:val="5"/>
    <w:lvlOverride w:ilvl="0">
      <w:startOverride w:val="3"/>
    </w:lvlOverride>
    <w:lvlOverride w:ilvl="1">
      <w:startOverride w:val="6"/>
    </w:lvlOverride>
  </w:num>
  <w:num w:numId="17" w16cid:durableId="982929604">
    <w:abstractNumId w:val="5"/>
    <w:lvlOverride w:ilvl="0">
      <w:startOverride w:val="3"/>
    </w:lvlOverride>
    <w:lvlOverride w:ilvl="1">
      <w:startOverride w:val="6"/>
    </w:lvlOverride>
  </w:num>
  <w:num w:numId="18" w16cid:durableId="110249488">
    <w:abstractNumId w:val="5"/>
    <w:lvlOverride w:ilvl="0">
      <w:startOverride w:val="4"/>
    </w:lvlOverride>
    <w:lvlOverride w:ilvl="1">
      <w:startOverride w:val="4"/>
    </w:lvlOverride>
  </w:num>
  <w:num w:numId="19" w16cid:durableId="168300320">
    <w:abstractNumId w:val="15"/>
  </w:num>
  <w:num w:numId="20" w16cid:durableId="568229419">
    <w:abstractNumId w:val="8"/>
  </w:num>
  <w:num w:numId="21" w16cid:durableId="661008034">
    <w:abstractNumId w:val="7"/>
  </w:num>
  <w:num w:numId="22" w16cid:durableId="681737516">
    <w:abstractNumId w:val="6"/>
  </w:num>
  <w:num w:numId="23" w16cid:durableId="1603610239">
    <w:abstractNumId w:val="3"/>
  </w:num>
  <w:num w:numId="24" w16cid:durableId="136604416">
    <w:abstractNumId w:val="14"/>
  </w:num>
  <w:num w:numId="25" w16cid:durableId="9940657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946714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778071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28427031">
    <w:abstractNumId w:val="13"/>
  </w:num>
  <w:num w:numId="29" w16cid:durableId="780607710">
    <w:abstractNumId w:val="10"/>
  </w:num>
  <w:num w:numId="30" w16cid:durableId="665204857">
    <w:abstractNumId w:val="4"/>
  </w:num>
  <w:num w:numId="31" w16cid:durableId="1104493954">
    <w:abstractNumId w:val="12"/>
  </w:num>
  <w:num w:numId="32" w16cid:durableId="1754424415">
    <w:abstractNumId w:val="5"/>
    <w:lvlOverride w:ilvl="0">
      <w:startOverride w:val="4"/>
    </w:lvlOverride>
    <w:lvlOverride w:ilvl="1">
      <w:startOverride w:val="3"/>
    </w:lvlOverride>
    <w:lvlOverride w:ilvl="2">
      <w:startOverride w:val="5"/>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revisionView w:inkAnnotations="0"/>
  <w:trackRevisions/>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082"/>
    <w:rsid w:val="0000031E"/>
    <w:rsid w:val="00004554"/>
    <w:rsid w:val="00004F5D"/>
    <w:rsid w:val="00005A3B"/>
    <w:rsid w:val="000073E7"/>
    <w:rsid w:val="00011858"/>
    <w:rsid w:val="00011A2B"/>
    <w:rsid w:val="000122EF"/>
    <w:rsid w:val="00013A66"/>
    <w:rsid w:val="00022CF3"/>
    <w:rsid w:val="00024965"/>
    <w:rsid w:val="00024AE8"/>
    <w:rsid w:val="00024E8C"/>
    <w:rsid w:val="00025B7A"/>
    <w:rsid w:val="00030341"/>
    <w:rsid w:val="00031C34"/>
    <w:rsid w:val="00031E15"/>
    <w:rsid w:val="0003294A"/>
    <w:rsid w:val="00033188"/>
    <w:rsid w:val="00034593"/>
    <w:rsid w:val="000345DC"/>
    <w:rsid w:val="00036AAB"/>
    <w:rsid w:val="00037AC5"/>
    <w:rsid w:val="00040A1C"/>
    <w:rsid w:val="00043A6B"/>
    <w:rsid w:val="00044016"/>
    <w:rsid w:val="00044AC8"/>
    <w:rsid w:val="00051DB7"/>
    <w:rsid w:val="000526DC"/>
    <w:rsid w:val="000534D7"/>
    <w:rsid w:val="00054ACF"/>
    <w:rsid w:val="000559C8"/>
    <w:rsid w:val="00057C7D"/>
    <w:rsid w:val="00060132"/>
    <w:rsid w:val="00060C8C"/>
    <w:rsid w:val="00060FF2"/>
    <w:rsid w:val="00061585"/>
    <w:rsid w:val="0006269F"/>
    <w:rsid w:val="0006406F"/>
    <w:rsid w:val="00064E59"/>
    <w:rsid w:val="00065757"/>
    <w:rsid w:val="000707D5"/>
    <w:rsid w:val="00070DED"/>
    <w:rsid w:val="00073DCD"/>
    <w:rsid w:val="00074ADB"/>
    <w:rsid w:val="000800EA"/>
    <w:rsid w:val="000814A2"/>
    <w:rsid w:val="00082277"/>
    <w:rsid w:val="00082F9D"/>
    <w:rsid w:val="0008745B"/>
    <w:rsid w:val="00090AB5"/>
    <w:rsid w:val="00092A5F"/>
    <w:rsid w:val="00092D08"/>
    <w:rsid w:val="00095416"/>
    <w:rsid w:val="000A1794"/>
    <w:rsid w:val="000A29CC"/>
    <w:rsid w:val="000A488B"/>
    <w:rsid w:val="000A6EAC"/>
    <w:rsid w:val="000A77A4"/>
    <w:rsid w:val="000B28D9"/>
    <w:rsid w:val="000B4A49"/>
    <w:rsid w:val="000B6E0B"/>
    <w:rsid w:val="000B7C27"/>
    <w:rsid w:val="000C1029"/>
    <w:rsid w:val="000C213B"/>
    <w:rsid w:val="000C36CF"/>
    <w:rsid w:val="000D0D6E"/>
    <w:rsid w:val="000D2224"/>
    <w:rsid w:val="000D2457"/>
    <w:rsid w:val="000E0737"/>
    <w:rsid w:val="000E3B05"/>
    <w:rsid w:val="000E5196"/>
    <w:rsid w:val="000E680F"/>
    <w:rsid w:val="000E76D5"/>
    <w:rsid w:val="000F1655"/>
    <w:rsid w:val="000F3B14"/>
    <w:rsid w:val="000F3BF2"/>
    <w:rsid w:val="000F408A"/>
    <w:rsid w:val="000F468E"/>
    <w:rsid w:val="001014EB"/>
    <w:rsid w:val="00102A2D"/>
    <w:rsid w:val="00102C39"/>
    <w:rsid w:val="00103E65"/>
    <w:rsid w:val="001051CE"/>
    <w:rsid w:val="00106BCE"/>
    <w:rsid w:val="0010772C"/>
    <w:rsid w:val="001102EF"/>
    <w:rsid w:val="00112D45"/>
    <w:rsid w:val="00113BE6"/>
    <w:rsid w:val="00117315"/>
    <w:rsid w:val="00120D92"/>
    <w:rsid w:val="00122594"/>
    <w:rsid w:val="00122B33"/>
    <w:rsid w:val="0013301A"/>
    <w:rsid w:val="001335E1"/>
    <w:rsid w:val="00134461"/>
    <w:rsid w:val="00134C4D"/>
    <w:rsid w:val="001425AF"/>
    <w:rsid w:val="00142FFF"/>
    <w:rsid w:val="00143141"/>
    <w:rsid w:val="00145C4F"/>
    <w:rsid w:val="0014659E"/>
    <w:rsid w:val="00146912"/>
    <w:rsid w:val="001521DF"/>
    <w:rsid w:val="00152287"/>
    <w:rsid w:val="00153CC5"/>
    <w:rsid w:val="0015562C"/>
    <w:rsid w:val="0015790E"/>
    <w:rsid w:val="00161438"/>
    <w:rsid w:val="00167E60"/>
    <w:rsid w:val="00167EC0"/>
    <w:rsid w:val="001700ED"/>
    <w:rsid w:val="00171770"/>
    <w:rsid w:val="00171F7E"/>
    <w:rsid w:val="001722E1"/>
    <w:rsid w:val="001728AD"/>
    <w:rsid w:val="00173982"/>
    <w:rsid w:val="00174650"/>
    <w:rsid w:val="00175C4D"/>
    <w:rsid w:val="0017626E"/>
    <w:rsid w:val="00182F5E"/>
    <w:rsid w:val="00184ED8"/>
    <w:rsid w:val="001857B1"/>
    <w:rsid w:val="00185CF5"/>
    <w:rsid w:val="001874CD"/>
    <w:rsid w:val="00187689"/>
    <w:rsid w:val="00191FF7"/>
    <w:rsid w:val="0019358E"/>
    <w:rsid w:val="00193A67"/>
    <w:rsid w:val="00194214"/>
    <w:rsid w:val="0019504D"/>
    <w:rsid w:val="00195C21"/>
    <w:rsid w:val="00196025"/>
    <w:rsid w:val="0019603A"/>
    <w:rsid w:val="001A304B"/>
    <w:rsid w:val="001A4E82"/>
    <w:rsid w:val="001A5908"/>
    <w:rsid w:val="001A5918"/>
    <w:rsid w:val="001A66CB"/>
    <w:rsid w:val="001A7263"/>
    <w:rsid w:val="001B09EB"/>
    <w:rsid w:val="001B21D2"/>
    <w:rsid w:val="001B36BF"/>
    <w:rsid w:val="001B5631"/>
    <w:rsid w:val="001B62B4"/>
    <w:rsid w:val="001C04CC"/>
    <w:rsid w:val="001C296E"/>
    <w:rsid w:val="001C4DD2"/>
    <w:rsid w:val="001C706D"/>
    <w:rsid w:val="001D1433"/>
    <w:rsid w:val="001D2C30"/>
    <w:rsid w:val="001D3BD6"/>
    <w:rsid w:val="001D4AFB"/>
    <w:rsid w:val="001D5B53"/>
    <w:rsid w:val="001D5D5F"/>
    <w:rsid w:val="001D68EF"/>
    <w:rsid w:val="001D7738"/>
    <w:rsid w:val="001E28C2"/>
    <w:rsid w:val="001E520E"/>
    <w:rsid w:val="001E5CA8"/>
    <w:rsid w:val="001E681F"/>
    <w:rsid w:val="001F2319"/>
    <w:rsid w:val="001F2F60"/>
    <w:rsid w:val="001F340A"/>
    <w:rsid w:val="001F6CA8"/>
    <w:rsid w:val="0020432F"/>
    <w:rsid w:val="00205A5A"/>
    <w:rsid w:val="00207CB7"/>
    <w:rsid w:val="00210B1B"/>
    <w:rsid w:val="00211FEA"/>
    <w:rsid w:val="00213DEA"/>
    <w:rsid w:val="00214134"/>
    <w:rsid w:val="00215EC0"/>
    <w:rsid w:val="002235EF"/>
    <w:rsid w:val="002276E3"/>
    <w:rsid w:val="00227AFD"/>
    <w:rsid w:val="002302AE"/>
    <w:rsid w:val="0023150F"/>
    <w:rsid w:val="00232913"/>
    <w:rsid w:val="00234225"/>
    <w:rsid w:val="00235154"/>
    <w:rsid w:val="002357C2"/>
    <w:rsid w:val="00236D6A"/>
    <w:rsid w:val="00237FBC"/>
    <w:rsid w:val="002404D0"/>
    <w:rsid w:val="002406F9"/>
    <w:rsid w:val="00241E87"/>
    <w:rsid w:val="00246F57"/>
    <w:rsid w:val="00250D3A"/>
    <w:rsid w:val="002529C1"/>
    <w:rsid w:val="00256422"/>
    <w:rsid w:val="0026045C"/>
    <w:rsid w:val="00260800"/>
    <w:rsid w:val="002637D4"/>
    <w:rsid w:val="00266A2B"/>
    <w:rsid w:val="00266FF4"/>
    <w:rsid w:val="00271410"/>
    <w:rsid w:val="00271836"/>
    <w:rsid w:val="00271E3C"/>
    <w:rsid w:val="0027757F"/>
    <w:rsid w:val="00277BBA"/>
    <w:rsid w:val="0028333F"/>
    <w:rsid w:val="0028486C"/>
    <w:rsid w:val="002862A3"/>
    <w:rsid w:val="002918DE"/>
    <w:rsid w:val="00291EB5"/>
    <w:rsid w:val="00293746"/>
    <w:rsid w:val="00294945"/>
    <w:rsid w:val="00295FF1"/>
    <w:rsid w:val="002A0A38"/>
    <w:rsid w:val="002A240C"/>
    <w:rsid w:val="002A3D56"/>
    <w:rsid w:val="002A4F70"/>
    <w:rsid w:val="002A4F95"/>
    <w:rsid w:val="002A74BB"/>
    <w:rsid w:val="002B08D2"/>
    <w:rsid w:val="002B1B0E"/>
    <w:rsid w:val="002B4EEE"/>
    <w:rsid w:val="002B5839"/>
    <w:rsid w:val="002B67D0"/>
    <w:rsid w:val="002C157A"/>
    <w:rsid w:val="002C2A19"/>
    <w:rsid w:val="002C563A"/>
    <w:rsid w:val="002C5F9A"/>
    <w:rsid w:val="002D07B9"/>
    <w:rsid w:val="002D1881"/>
    <w:rsid w:val="002D226F"/>
    <w:rsid w:val="002D296C"/>
    <w:rsid w:val="002D3615"/>
    <w:rsid w:val="002E03F3"/>
    <w:rsid w:val="002E0EF9"/>
    <w:rsid w:val="002E28C5"/>
    <w:rsid w:val="002E4986"/>
    <w:rsid w:val="002E4C47"/>
    <w:rsid w:val="002E5A4B"/>
    <w:rsid w:val="002E66D7"/>
    <w:rsid w:val="002F290E"/>
    <w:rsid w:val="002F392C"/>
    <w:rsid w:val="002F45A2"/>
    <w:rsid w:val="002F47E6"/>
    <w:rsid w:val="002F60CE"/>
    <w:rsid w:val="0030138C"/>
    <w:rsid w:val="00314695"/>
    <w:rsid w:val="00317212"/>
    <w:rsid w:val="00320AB3"/>
    <w:rsid w:val="00320E83"/>
    <w:rsid w:val="00322C1D"/>
    <w:rsid w:val="00323AEB"/>
    <w:rsid w:val="00326772"/>
    <w:rsid w:val="00327106"/>
    <w:rsid w:val="0033061C"/>
    <w:rsid w:val="00333046"/>
    <w:rsid w:val="0033507F"/>
    <w:rsid w:val="0033652E"/>
    <w:rsid w:val="00336AF2"/>
    <w:rsid w:val="003468BD"/>
    <w:rsid w:val="003473B7"/>
    <w:rsid w:val="00350843"/>
    <w:rsid w:val="0035122A"/>
    <w:rsid w:val="003528D0"/>
    <w:rsid w:val="00353BA1"/>
    <w:rsid w:val="003570C6"/>
    <w:rsid w:val="00357504"/>
    <w:rsid w:val="00357E07"/>
    <w:rsid w:val="00357F45"/>
    <w:rsid w:val="00360E16"/>
    <w:rsid w:val="00363AC0"/>
    <w:rsid w:val="0037120C"/>
    <w:rsid w:val="00377EB4"/>
    <w:rsid w:val="00380FE7"/>
    <w:rsid w:val="00381B8D"/>
    <w:rsid w:val="003822DA"/>
    <w:rsid w:val="00384E21"/>
    <w:rsid w:val="00387569"/>
    <w:rsid w:val="003904B2"/>
    <w:rsid w:val="00395090"/>
    <w:rsid w:val="00395F30"/>
    <w:rsid w:val="003A3F09"/>
    <w:rsid w:val="003A5289"/>
    <w:rsid w:val="003A58D1"/>
    <w:rsid w:val="003A7B72"/>
    <w:rsid w:val="003B56AB"/>
    <w:rsid w:val="003C043C"/>
    <w:rsid w:val="003C391E"/>
    <w:rsid w:val="003C448C"/>
    <w:rsid w:val="003C64B4"/>
    <w:rsid w:val="003C672A"/>
    <w:rsid w:val="003D11ED"/>
    <w:rsid w:val="003D2828"/>
    <w:rsid w:val="003D3B65"/>
    <w:rsid w:val="003D458E"/>
    <w:rsid w:val="003D5511"/>
    <w:rsid w:val="003D6EB5"/>
    <w:rsid w:val="003D7435"/>
    <w:rsid w:val="003E09C7"/>
    <w:rsid w:val="003E7412"/>
    <w:rsid w:val="003F2956"/>
    <w:rsid w:val="003F2F86"/>
    <w:rsid w:val="003F3388"/>
    <w:rsid w:val="004004EC"/>
    <w:rsid w:val="004007AB"/>
    <w:rsid w:val="00400FEC"/>
    <w:rsid w:val="004023E7"/>
    <w:rsid w:val="00402BA7"/>
    <w:rsid w:val="004031B5"/>
    <w:rsid w:val="00403461"/>
    <w:rsid w:val="00403818"/>
    <w:rsid w:val="004047D1"/>
    <w:rsid w:val="00413D13"/>
    <w:rsid w:val="00415941"/>
    <w:rsid w:val="0041668C"/>
    <w:rsid w:val="00420082"/>
    <w:rsid w:val="004207E1"/>
    <w:rsid w:val="0042377A"/>
    <w:rsid w:val="00425CFD"/>
    <w:rsid w:val="00430401"/>
    <w:rsid w:val="004305C9"/>
    <w:rsid w:val="004327F9"/>
    <w:rsid w:val="00434BBD"/>
    <w:rsid w:val="00434CD7"/>
    <w:rsid w:val="00436017"/>
    <w:rsid w:val="00436241"/>
    <w:rsid w:val="00436D38"/>
    <w:rsid w:val="00437C4B"/>
    <w:rsid w:val="00437DBD"/>
    <w:rsid w:val="004419EF"/>
    <w:rsid w:val="004424E3"/>
    <w:rsid w:val="00443883"/>
    <w:rsid w:val="00446457"/>
    <w:rsid w:val="00446FE3"/>
    <w:rsid w:val="004504F0"/>
    <w:rsid w:val="0046326B"/>
    <w:rsid w:val="004645F2"/>
    <w:rsid w:val="004661D9"/>
    <w:rsid w:val="00467D5E"/>
    <w:rsid w:val="00467E46"/>
    <w:rsid w:val="004708F1"/>
    <w:rsid w:val="00474962"/>
    <w:rsid w:val="00474E94"/>
    <w:rsid w:val="00475316"/>
    <w:rsid w:val="0047587E"/>
    <w:rsid w:val="004836E1"/>
    <w:rsid w:val="00486037"/>
    <w:rsid w:val="0048798E"/>
    <w:rsid w:val="0049058F"/>
    <w:rsid w:val="00492FEC"/>
    <w:rsid w:val="0049448A"/>
    <w:rsid w:val="00494FE6"/>
    <w:rsid w:val="00495D76"/>
    <w:rsid w:val="00496CD4"/>
    <w:rsid w:val="004A2ABB"/>
    <w:rsid w:val="004A76DE"/>
    <w:rsid w:val="004B019D"/>
    <w:rsid w:val="004B2A5E"/>
    <w:rsid w:val="004B5418"/>
    <w:rsid w:val="004B5A5E"/>
    <w:rsid w:val="004B68ED"/>
    <w:rsid w:val="004B6EC4"/>
    <w:rsid w:val="004C014E"/>
    <w:rsid w:val="004C0164"/>
    <w:rsid w:val="004C3D70"/>
    <w:rsid w:val="004C52DD"/>
    <w:rsid w:val="004C602E"/>
    <w:rsid w:val="004C61C6"/>
    <w:rsid w:val="004C75C5"/>
    <w:rsid w:val="004D04A3"/>
    <w:rsid w:val="004D1C55"/>
    <w:rsid w:val="004D33FE"/>
    <w:rsid w:val="004D43DE"/>
    <w:rsid w:val="004D47E5"/>
    <w:rsid w:val="004D5577"/>
    <w:rsid w:val="004D615C"/>
    <w:rsid w:val="004D6778"/>
    <w:rsid w:val="004D67F1"/>
    <w:rsid w:val="004D75BE"/>
    <w:rsid w:val="004E02ED"/>
    <w:rsid w:val="004E1B71"/>
    <w:rsid w:val="004E4F5D"/>
    <w:rsid w:val="004E6158"/>
    <w:rsid w:val="004E64BE"/>
    <w:rsid w:val="004E6801"/>
    <w:rsid w:val="004E7E9C"/>
    <w:rsid w:val="004F1E2A"/>
    <w:rsid w:val="004F4895"/>
    <w:rsid w:val="005005AC"/>
    <w:rsid w:val="00502391"/>
    <w:rsid w:val="00502F36"/>
    <w:rsid w:val="00503638"/>
    <w:rsid w:val="00506CE2"/>
    <w:rsid w:val="005077F7"/>
    <w:rsid w:val="00510D86"/>
    <w:rsid w:val="0051166E"/>
    <w:rsid w:val="00513061"/>
    <w:rsid w:val="00513F87"/>
    <w:rsid w:val="00514464"/>
    <w:rsid w:val="00516631"/>
    <w:rsid w:val="00516F6D"/>
    <w:rsid w:val="00521660"/>
    <w:rsid w:val="00532833"/>
    <w:rsid w:val="005336AE"/>
    <w:rsid w:val="00535839"/>
    <w:rsid w:val="00537B64"/>
    <w:rsid w:val="00537D61"/>
    <w:rsid w:val="005444EF"/>
    <w:rsid w:val="00546B22"/>
    <w:rsid w:val="0054744D"/>
    <w:rsid w:val="00547B5E"/>
    <w:rsid w:val="00551589"/>
    <w:rsid w:val="0055257D"/>
    <w:rsid w:val="00552D5B"/>
    <w:rsid w:val="0055365B"/>
    <w:rsid w:val="00555392"/>
    <w:rsid w:val="00556BA9"/>
    <w:rsid w:val="00560786"/>
    <w:rsid w:val="00563959"/>
    <w:rsid w:val="005662EA"/>
    <w:rsid w:val="0056691E"/>
    <w:rsid w:val="005669D8"/>
    <w:rsid w:val="00566BBD"/>
    <w:rsid w:val="00567F9F"/>
    <w:rsid w:val="00570001"/>
    <w:rsid w:val="00570367"/>
    <w:rsid w:val="00570476"/>
    <w:rsid w:val="00572D00"/>
    <w:rsid w:val="005739BC"/>
    <w:rsid w:val="00574DDD"/>
    <w:rsid w:val="00575365"/>
    <w:rsid w:val="005753FC"/>
    <w:rsid w:val="005830E4"/>
    <w:rsid w:val="005854C8"/>
    <w:rsid w:val="00587178"/>
    <w:rsid w:val="00587CBB"/>
    <w:rsid w:val="005929EF"/>
    <w:rsid w:val="0059584E"/>
    <w:rsid w:val="00596A51"/>
    <w:rsid w:val="005A161A"/>
    <w:rsid w:val="005A30E0"/>
    <w:rsid w:val="005A5833"/>
    <w:rsid w:val="005A631A"/>
    <w:rsid w:val="005A76AC"/>
    <w:rsid w:val="005B1037"/>
    <w:rsid w:val="005B1BC4"/>
    <w:rsid w:val="005B4D8C"/>
    <w:rsid w:val="005B7FEE"/>
    <w:rsid w:val="005C0142"/>
    <w:rsid w:val="005C3691"/>
    <w:rsid w:val="005C507C"/>
    <w:rsid w:val="005C7723"/>
    <w:rsid w:val="005C7EB0"/>
    <w:rsid w:val="005D0600"/>
    <w:rsid w:val="005D2E0E"/>
    <w:rsid w:val="005D41CC"/>
    <w:rsid w:val="005D4A04"/>
    <w:rsid w:val="005D5142"/>
    <w:rsid w:val="005D6F31"/>
    <w:rsid w:val="005D7098"/>
    <w:rsid w:val="005D7208"/>
    <w:rsid w:val="005D734B"/>
    <w:rsid w:val="005E2378"/>
    <w:rsid w:val="005E3AC2"/>
    <w:rsid w:val="005E3C62"/>
    <w:rsid w:val="005E5B58"/>
    <w:rsid w:val="005E67DE"/>
    <w:rsid w:val="005E787A"/>
    <w:rsid w:val="005E7952"/>
    <w:rsid w:val="005F0175"/>
    <w:rsid w:val="005F07E9"/>
    <w:rsid w:val="005F354F"/>
    <w:rsid w:val="005F4839"/>
    <w:rsid w:val="005F5D2D"/>
    <w:rsid w:val="005F5EAE"/>
    <w:rsid w:val="005F72E9"/>
    <w:rsid w:val="006002F7"/>
    <w:rsid w:val="00600470"/>
    <w:rsid w:val="006008CF"/>
    <w:rsid w:val="006013A4"/>
    <w:rsid w:val="006026A8"/>
    <w:rsid w:val="006057F5"/>
    <w:rsid w:val="0060600E"/>
    <w:rsid w:val="00611725"/>
    <w:rsid w:val="00612400"/>
    <w:rsid w:val="00612C7F"/>
    <w:rsid w:val="0061506C"/>
    <w:rsid w:val="0061594A"/>
    <w:rsid w:val="006160EC"/>
    <w:rsid w:val="006170B5"/>
    <w:rsid w:val="00617E6E"/>
    <w:rsid w:val="0062199E"/>
    <w:rsid w:val="0062215B"/>
    <w:rsid w:val="006224D1"/>
    <w:rsid w:val="00623091"/>
    <w:rsid w:val="00623AFE"/>
    <w:rsid w:val="00623E4D"/>
    <w:rsid w:val="00625955"/>
    <w:rsid w:val="00625D1F"/>
    <w:rsid w:val="006268AF"/>
    <w:rsid w:val="0062775B"/>
    <w:rsid w:val="00630023"/>
    <w:rsid w:val="00630089"/>
    <w:rsid w:val="0064002E"/>
    <w:rsid w:val="00640141"/>
    <w:rsid w:val="00640CA3"/>
    <w:rsid w:val="00643382"/>
    <w:rsid w:val="0064420E"/>
    <w:rsid w:val="006500B6"/>
    <w:rsid w:val="00651C43"/>
    <w:rsid w:val="006523B8"/>
    <w:rsid w:val="00653148"/>
    <w:rsid w:val="006532A1"/>
    <w:rsid w:val="00655E0F"/>
    <w:rsid w:val="00656E79"/>
    <w:rsid w:val="00657C9A"/>
    <w:rsid w:val="0066424B"/>
    <w:rsid w:val="006674C8"/>
    <w:rsid w:val="00670752"/>
    <w:rsid w:val="00670C3F"/>
    <w:rsid w:val="00671B1C"/>
    <w:rsid w:val="00673D16"/>
    <w:rsid w:val="0067446E"/>
    <w:rsid w:val="00681610"/>
    <w:rsid w:val="006819BE"/>
    <w:rsid w:val="00681FCD"/>
    <w:rsid w:val="006852DD"/>
    <w:rsid w:val="00687A77"/>
    <w:rsid w:val="00693515"/>
    <w:rsid w:val="00693FFC"/>
    <w:rsid w:val="00694790"/>
    <w:rsid w:val="006951D7"/>
    <w:rsid w:val="00695B72"/>
    <w:rsid w:val="00696568"/>
    <w:rsid w:val="006A2DC7"/>
    <w:rsid w:val="006A3D33"/>
    <w:rsid w:val="006B35CE"/>
    <w:rsid w:val="006B4125"/>
    <w:rsid w:val="006B584B"/>
    <w:rsid w:val="006B6F97"/>
    <w:rsid w:val="006B7391"/>
    <w:rsid w:val="006C5A03"/>
    <w:rsid w:val="006C66DA"/>
    <w:rsid w:val="006D1FD7"/>
    <w:rsid w:val="006D2E73"/>
    <w:rsid w:val="006D5D98"/>
    <w:rsid w:val="006D62A6"/>
    <w:rsid w:val="006E1509"/>
    <w:rsid w:val="006E16C5"/>
    <w:rsid w:val="006E1BC0"/>
    <w:rsid w:val="006E1F20"/>
    <w:rsid w:val="006E2F3A"/>
    <w:rsid w:val="006E4892"/>
    <w:rsid w:val="006E5372"/>
    <w:rsid w:val="006E71D8"/>
    <w:rsid w:val="006E766A"/>
    <w:rsid w:val="006F1006"/>
    <w:rsid w:val="006F19DF"/>
    <w:rsid w:val="006F1C31"/>
    <w:rsid w:val="006F2C40"/>
    <w:rsid w:val="006F4958"/>
    <w:rsid w:val="006F4A84"/>
    <w:rsid w:val="007021FC"/>
    <w:rsid w:val="007054A3"/>
    <w:rsid w:val="00705FD7"/>
    <w:rsid w:val="00707006"/>
    <w:rsid w:val="007122EE"/>
    <w:rsid w:val="00715F3F"/>
    <w:rsid w:val="007174D7"/>
    <w:rsid w:val="007216EA"/>
    <w:rsid w:val="00723B31"/>
    <w:rsid w:val="00724223"/>
    <w:rsid w:val="007242A4"/>
    <w:rsid w:val="00725CC0"/>
    <w:rsid w:val="00727E57"/>
    <w:rsid w:val="00727FD3"/>
    <w:rsid w:val="007303FC"/>
    <w:rsid w:val="00732A48"/>
    <w:rsid w:val="00733A26"/>
    <w:rsid w:val="00734932"/>
    <w:rsid w:val="00736424"/>
    <w:rsid w:val="007407BF"/>
    <w:rsid w:val="00740B8D"/>
    <w:rsid w:val="00742D78"/>
    <w:rsid w:val="00747BC7"/>
    <w:rsid w:val="00750A68"/>
    <w:rsid w:val="007517FD"/>
    <w:rsid w:val="00752073"/>
    <w:rsid w:val="00753702"/>
    <w:rsid w:val="00755225"/>
    <w:rsid w:val="007566A7"/>
    <w:rsid w:val="0075716A"/>
    <w:rsid w:val="007576E8"/>
    <w:rsid w:val="00760033"/>
    <w:rsid w:val="007623FF"/>
    <w:rsid w:val="00762B1E"/>
    <w:rsid w:val="00763519"/>
    <w:rsid w:val="00763871"/>
    <w:rsid w:val="007638A8"/>
    <w:rsid w:val="007643FF"/>
    <w:rsid w:val="00764AF8"/>
    <w:rsid w:val="00764D47"/>
    <w:rsid w:val="00765947"/>
    <w:rsid w:val="00766EB5"/>
    <w:rsid w:val="0077274D"/>
    <w:rsid w:val="00772EAB"/>
    <w:rsid w:val="007733C2"/>
    <w:rsid w:val="00774BB6"/>
    <w:rsid w:val="00775B60"/>
    <w:rsid w:val="007776DB"/>
    <w:rsid w:val="0078130C"/>
    <w:rsid w:val="00781494"/>
    <w:rsid w:val="00783676"/>
    <w:rsid w:val="00783E2C"/>
    <w:rsid w:val="00784066"/>
    <w:rsid w:val="00786FF4"/>
    <w:rsid w:val="007900BA"/>
    <w:rsid w:val="00794726"/>
    <w:rsid w:val="007949F9"/>
    <w:rsid w:val="00796B35"/>
    <w:rsid w:val="007976A6"/>
    <w:rsid w:val="007A002B"/>
    <w:rsid w:val="007A2AEE"/>
    <w:rsid w:val="007A479E"/>
    <w:rsid w:val="007A4A33"/>
    <w:rsid w:val="007B00CE"/>
    <w:rsid w:val="007B0150"/>
    <w:rsid w:val="007B1112"/>
    <w:rsid w:val="007B18D2"/>
    <w:rsid w:val="007B214E"/>
    <w:rsid w:val="007B3295"/>
    <w:rsid w:val="007B32AA"/>
    <w:rsid w:val="007B47F3"/>
    <w:rsid w:val="007B5328"/>
    <w:rsid w:val="007B594A"/>
    <w:rsid w:val="007C0C3F"/>
    <w:rsid w:val="007C1A88"/>
    <w:rsid w:val="007C41B4"/>
    <w:rsid w:val="007C4C6A"/>
    <w:rsid w:val="007C540A"/>
    <w:rsid w:val="007C5443"/>
    <w:rsid w:val="007C55FF"/>
    <w:rsid w:val="007C56AD"/>
    <w:rsid w:val="007C7085"/>
    <w:rsid w:val="007C7734"/>
    <w:rsid w:val="007C7D7A"/>
    <w:rsid w:val="007D0103"/>
    <w:rsid w:val="007D20FD"/>
    <w:rsid w:val="007D2794"/>
    <w:rsid w:val="007D4183"/>
    <w:rsid w:val="007D7018"/>
    <w:rsid w:val="007D75BB"/>
    <w:rsid w:val="007E0198"/>
    <w:rsid w:val="007E285C"/>
    <w:rsid w:val="007E4EB5"/>
    <w:rsid w:val="007E596F"/>
    <w:rsid w:val="007E6A21"/>
    <w:rsid w:val="007F0AAA"/>
    <w:rsid w:val="007F1FC7"/>
    <w:rsid w:val="007F4FC9"/>
    <w:rsid w:val="007F5197"/>
    <w:rsid w:val="008013EE"/>
    <w:rsid w:val="00804646"/>
    <w:rsid w:val="00804EC9"/>
    <w:rsid w:val="00805EFD"/>
    <w:rsid w:val="00806393"/>
    <w:rsid w:val="0081166C"/>
    <w:rsid w:val="0082037F"/>
    <w:rsid w:val="00820942"/>
    <w:rsid w:val="00820DB9"/>
    <w:rsid w:val="00820EB2"/>
    <w:rsid w:val="00822A12"/>
    <w:rsid w:val="008233CB"/>
    <w:rsid w:val="00827AB2"/>
    <w:rsid w:val="0083132D"/>
    <w:rsid w:val="00831C2A"/>
    <w:rsid w:val="0083379C"/>
    <w:rsid w:val="00834C72"/>
    <w:rsid w:val="00834E6D"/>
    <w:rsid w:val="00836D2E"/>
    <w:rsid w:val="00837B8C"/>
    <w:rsid w:val="0084029E"/>
    <w:rsid w:val="00840B0C"/>
    <w:rsid w:val="00842B06"/>
    <w:rsid w:val="008430B4"/>
    <w:rsid w:val="008433BD"/>
    <w:rsid w:val="00845FEE"/>
    <w:rsid w:val="00846390"/>
    <w:rsid w:val="008477D2"/>
    <w:rsid w:val="0085067D"/>
    <w:rsid w:val="008517D0"/>
    <w:rsid w:val="00851F98"/>
    <w:rsid w:val="00855E88"/>
    <w:rsid w:val="0085742D"/>
    <w:rsid w:val="00857A06"/>
    <w:rsid w:val="008606E7"/>
    <w:rsid w:val="0086195E"/>
    <w:rsid w:val="00862495"/>
    <w:rsid w:val="00862C51"/>
    <w:rsid w:val="00862DEE"/>
    <w:rsid w:val="00863BEA"/>
    <w:rsid w:val="00863EC7"/>
    <w:rsid w:val="00864029"/>
    <w:rsid w:val="00866F49"/>
    <w:rsid w:val="00866FA1"/>
    <w:rsid w:val="00867EDC"/>
    <w:rsid w:val="00872CC5"/>
    <w:rsid w:val="00876917"/>
    <w:rsid w:val="008817BE"/>
    <w:rsid w:val="00882F82"/>
    <w:rsid w:val="00883486"/>
    <w:rsid w:val="00883566"/>
    <w:rsid w:val="00883E6C"/>
    <w:rsid w:val="008954F7"/>
    <w:rsid w:val="008954FB"/>
    <w:rsid w:val="008973ED"/>
    <w:rsid w:val="008A3135"/>
    <w:rsid w:val="008A3F50"/>
    <w:rsid w:val="008A4BDE"/>
    <w:rsid w:val="008B05D0"/>
    <w:rsid w:val="008B152F"/>
    <w:rsid w:val="008B3156"/>
    <w:rsid w:val="008B5133"/>
    <w:rsid w:val="008B6506"/>
    <w:rsid w:val="008B725F"/>
    <w:rsid w:val="008B7C63"/>
    <w:rsid w:val="008C0114"/>
    <w:rsid w:val="008C0AFB"/>
    <w:rsid w:val="008C17B4"/>
    <w:rsid w:val="008C3C22"/>
    <w:rsid w:val="008C59CE"/>
    <w:rsid w:val="008C618D"/>
    <w:rsid w:val="008D0703"/>
    <w:rsid w:val="008D30A6"/>
    <w:rsid w:val="008D4CD9"/>
    <w:rsid w:val="008D583E"/>
    <w:rsid w:val="008D5EF2"/>
    <w:rsid w:val="008D6A22"/>
    <w:rsid w:val="008E0EDF"/>
    <w:rsid w:val="008E23AE"/>
    <w:rsid w:val="008E5814"/>
    <w:rsid w:val="008E64A4"/>
    <w:rsid w:val="008E752B"/>
    <w:rsid w:val="008F18FE"/>
    <w:rsid w:val="008F3FA2"/>
    <w:rsid w:val="008F5094"/>
    <w:rsid w:val="008F69FE"/>
    <w:rsid w:val="008F7D48"/>
    <w:rsid w:val="008F7D70"/>
    <w:rsid w:val="00900619"/>
    <w:rsid w:val="00901CCE"/>
    <w:rsid w:val="0091051A"/>
    <w:rsid w:val="009110BA"/>
    <w:rsid w:val="00911633"/>
    <w:rsid w:val="00911FE0"/>
    <w:rsid w:val="009148D2"/>
    <w:rsid w:val="0091634A"/>
    <w:rsid w:val="0092163E"/>
    <w:rsid w:val="00923FB3"/>
    <w:rsid w:val="00924F40"/>
    <w:rsid w:val="00925702"/>
    <w:rsid w:val="00932587"/>
    <w:rsid w:val="009342AC"/>
    <w:rsid w:val="009358D3"/>
    <w:rsid w:val="00935E58"/>
    <w:rsid w:val="00936FB6"/>
    <w:rsid w:val="009407A1"/>
    <w:rsid w:val="009408BB"/>
    <w:rsid w:val="009421EC"/>
    <w:rsid w:val="009432CD"/>
    <w:rsid w:val="009445D4"/>
    <w:rsid w:val="0094581E"/>
    <w:rsid w:val="009539D9"/>
    <w:rsid w:val="00953F99"/>
    <w:rsid w:val="00954478"/>
    <w:rsid w:val="00956955"/>
    <w:rsid w:val="00963EE0"/>
    <w:rsid w:val="00964EAF"/>
    <w:rsid w:val="009666E6"/>
    <w:rsid w:val="009670E4"/>
    <w:rsid w:val="009721AA"/>
    <w:rsid w:val="00973112"/>
    <w:rsid w:val="00973873"/>
    <w:rsid w:val="0097575D"/>
    <w:rsid w:val="009845DA"/>
    <w:rsid w:val="009852EE"/>
    <w:rsid w:val="00985D10"/>
    <w:rsid w:val="00986537"/>
    <w:rsid w:val="00986B97"/>
    <w:rsid w:val="00991089"/>
    <w:rsid w:val="00992E0C"/>
    <w:rsid w:val="0099358F"/>
    <w:rsid w:val="00994915"/>
    <w:rsid w:val="00994B81"/>
    <w:rsid w:val="00995637"/>
    <w:rsid w:val="00995B47"/>
    <w:rsid w:val="00996EED"/>
    <w:rsid w:val="009A3D51"/>
    <w:rsid w:val="009A4D57"/>
    <w:rsid w:val="009A6617"/>
    <w:rsid w:val="009B0683"/>
    <w:rsid w:val="009B4D55"/>
    <w:rsid w:val="009B69C9"/>
    <w:rsid w:val="009B7CB3"/>
    <w:rsid w:val="009C0B38"/>
    <w:rsid w:val="009C1557"/>
    <w:rsid w:val="009C453B"/>
    <w:rsid w:val="009C5AEB"/>
    <w:rsid w:val="009D1C5A"/>
    <w:rsid w:val="009D1F65"/>
    <w:rsid w:val="009D29D3"/>
    <w:rsid w:val="009D3845"/>
    <w:rsid w:val="009D3F91"/>
    <w:rsid w:val="009D60B3"/>
    <w:rsid w:val="009E2D39"/>
    <w:rsid w:val="009E6809"/>
    <w:rsid w:val="009E73F5"/>
    <w:rsid w:val="009F0F7A"/>
    <w:rsid w:val="009F208F"/>
    <w:rsid w:val="009F2704"/>
    <w:rsid w:val="009F45F9"/>
    <w:rsid w:val="009F4EE6"/>
    <w:rsid w:val="009F69AC"/>
    <w:rsid w:val="009F79B9"/>
    <w:rsid w:val="009F7D7E"/>
    <w:rsid w:val="00A00372"/>
    <w:rsid w:val="00A02C54"/>
    <w:rsid w:val="00A10529"/>
    <w:rsid w:val="00A10966"/>
    <w:rsid w:val="00A112C3"/>
    <w:rsid w:val="00A13714"/>
    <w:rsid w:val="00A140B0"/>
    <w:rsid w:val="00A20069"/>
    <w:rsid w:val="00A21E75"/>
    <w:rsid w:val="00A2463F"/>
    <w:rsid w:val="00A249CC"/>
    <w:rsid w:val="00A25349"/>
    <w:rsid w:val="00A25444"/>
    <w:rsid w:val="00A306A2"/>
    <w:rsid w:val="00A3340A"/>
    <w:rsid w:val="00A35551"/>
    <w:rsid w:val="00A37262"/>
    <w:rsid w:val="00A4084F"/>
    <w:rsid w:val="00A409CD"/>
    <w:rsid w:val="00A4152A"/>
    <w:rsid w:val="00A43357"/>
    <w:rsid w:val="00A439D7"/>
    <w:rsid w:val="00A43BD6"/>
    <w:rsid w:val="00A45857"/>
    <w:rsid w:val="00A47D20"/>
    <w:rsid w:val="00A51680"/>
    <w:rsid w:val="00A51A5F"/>
    <w:rsid w:val="00A558E6"/>
    <w:rsid w:val="00A55DFB"/>
    <w:rsid w:val="00A579EB"/>
    <w:rsid w:val="00A6188A"/>
    <w:rsid w:val="00A626EE"/>
    <w:rsid w:val="00A631E1"/>
    <w:rsid w:val="00A644DB"/>
    <w:rsid w:val="00A650E4"/>
    <w:rsid w:val="00A6581D"/>
    <w:rsid w:val="00A65D2C"/>
    <w:rsid w:val="00A66E6A"/>
    <w:rsid w:val="00A678A1"/>
    <w:rsid w:val="00A705B3"/>
    <w:rsid w:val="00A70E83"/>
    <w:rsid w:val="00A7257C"/>
    <w:rsid w:val="00A73799"/>
    <w:rsid w:val="00A73C5C"/>
    <w:rsid w:val="00A76463"/>
    <w:rsid w:val="00A76F33"/>
    <w:rsid w:val="00A80123"/>
    <w:rsid w:val="00A81F9A"/>
    <w:rsid w:val="00A843F9"/>
    <w:rsid w:val="00A85ACF"/>
    <w:rsid w:val="00A86BB4"/>
    <w:rsid w:val="00A90089"/>
    <w:rsid w:val="00A93377"/>
    <w:rsid w:val="00A93ECC"/>
    <w:rsid w:val="00A94C1E"/>
    <w:rsid w:val="00A95A23"/>
    <w:rsid w:val="00AA3A03"/>
    <w:rsid w:val="00AA68B4"/>
    <w:rsid w:val="00AA7C58"/>
    <w:rsid w:val="00AB0174"/>
    <w:rsid w:val="00AB076C"/>
    <w:rsid w:val="00AB2C26"/>
    <w:rsid w:val="00AC0FE2"/>
    <w:rsid w:val="00AC2729"/>
    <w:rsid w:val="00AC2AF8"/>
    <w:rsid w:val="00AC639D"/>
    <w:rsid w:val="00AD08F7"/>
    <w:rsid w:val="00AD1044"/>
    <w:rsid w:val="00AD6A66"/>
    <w:rsid w:val="00AD6A71"/>
    <w:rsid w:val="00AD7753"/>
    <w:rsid w:val="00AE082C"/>
    <w:rsid w:val="00AE09B2"/>
    <w:rsid w:val="00AE152D"/>
    <w:rsid w:val="00AE231C"/>
    <w:rsid w:val="00AE2E71"/>
    <w:rsid w:val="00AE41DD"/>
    <w:rsid w:val="00AE5A14"/>
    <w:rsid w:val="00AF0EF1"/>
    <w:rsid w:val="00AF496E"/>
    <w:rsid w:val="00AF562F"/>
    <w:rsid w:val="00AF7FF3"/>
    <w:rsid w:val="00B00156"/>
    <w:rsid w:val="00B00A85"/>
    <w:rsid w:val="00B0165A"/>
    <w:rsid w:val="00B01C19"/>
    <w:rsid w:val="00B04AE7"/>
    <w:rsid w:val="00B0520A"/>
    <w:rsid w:val="00B063EE"/>
    <w:rsid w:val="00B06E0E"/>
    <w:rsid w:val="00B10D41"/>
    <w:rsid w:val="00B132B0"/>
    <w:rsid w:val="00B1344B"/>
    <w:rsid w:val="00B14E5B"/>
    <w:rsid w:val="00B151E7"/>
    <w:rsid w:val="00B154EB"/>
    <w:rsid w:val="00B204AF"/>
    <w:rsid w:val="00B20EE0"/>
    <w:rsid w:val="00B215C9"/>
    <w:rsid w:val="00B22798"/>
    <w:rsid w:val="00B250E7"/>
    <w:rsid w:val="00B256F2"/>
    <w:rsid w:val="00B2574E"/>
    <w:rsid w:val="00B25A3B"/>
    <w:rsid w:val="00B26474"/>
    <w:rsid w:val="00B30850"/>
    <w:rsid w:val="00B37D4D"/>
    <w:rsid w:val="00B420E5"/>
    <w:rsid w:val="00B44447"/>
    <w:rsid w:val="00B46C22"/>
    <w:rsid w:val="00B52D84"/>
    <w:rsid w:val="00B530A0"/>
    <w:rsid w:val="00B5394B"/>
    <w:rsid w:val="00B53AAC"/>
    <w:rsid w:val="00B5461F"/>
    <w:rsid w:val="00B5559D"/>
    <w:rsid w:val="00B6187D"/>
    <w:rsid w:val="00B625D8"/>
    <w:rsid w:val="00B6469F"/>
    <w:rsid w:val="00B66755"/>
    <w:rsid w:val="00B70600"/>
    <w:rsid w:val="00B725E0"/>
    <w:rsid w:val="00B73633"/>
    <w:rsid w:val="00B74282"/>
    <w:rsid w:val="00B7549D"/>
    <w:rsid w:val="00B76705"/>
    <w:rsid w:val="00B80A80"/>
    <w:rsid w:val="00B81100"/>
    <w:rsid w:val="00B82487"/>
    <w:rsid w:val="00B83693"/>
    <w:rsid w:val="00B850DD"/>
    <w:rsid w:val="00B85F09"/>
    <w:rsid w:val="00B86785"/>
    <w:rsid w:val="00B8761A"/>
    <w:rsid w:val="00B87A6B"/>
    <w:rsid w:val="00B9071E"/>
    <w:rsid w:val="00B920D1"/>
    <w:rsid w:val="00B929D0"/>
    <w:rsid w:val="00B94B8F"/>
    <w:rsid w:val="00B9762F"/>
    <w:rsid w:val="00B97D57"/>
    <w:rsid w:val="00BA0950"/>
    <w:rsid w:val="00BA3056"/>
    <w:rsid w:val="00BA32E6"/>
    <w:rsid w:val="00BA3A0E"/>
    <w:rsid w:val="00BA4918"/>
    <w:rsid w:val="00BB163D"/>
    <w:rsid w:val="00BB1CD9"/>
    <w:rsid w:val="00BB2AF9"/>
    <w:rsid w:val="00BB2BEA"/>
    <w:rsid w:val="00BB2EDA"/>
    <w:rsid w:val="00BB3E3B"/>
    <w:rsid w:val="00BB543A"/>
    <w:rsid w:val="00BC02A6"/>
    <w:rsid w:val="00BC1C79"/>
    <w:rsid w:val="00BC263A"/>
    <w:rsid w:val="00BC38F4"/>
    <w:rsid w:val="00BC5713"/>
    <w:rsid w:val="00BC5B3E"/>
    <w:rsid w:val="00BC6115"/>
    <w:rsid w:val="00BC7F4C"/>
    <w:rsid w:val="00BD0B05"/>
    <w:rsid w:val="00BD22DA"/>
    <w:rsid w:val="00BD230C"/>
    <w:rsid w:val="00BD4544"/>
    <w:rsid w:val="00BD4B94"/>
    <w:rsid w:val="00BD7E9A"/>
    <w:rsid w:val="00BE1C53"/>
    <w:rsid w:val="00BE1CC5"/>
    <w:rsid w:val="00BE2F39"/>
    <w:rsid w:val="00BE43D5"/>
    <w:rsid w:val="00BE6E27"/>
    <w:rsid w:val="00BE7518"/>
    <w:rsid w:val="00BF1E51"/>
    <w:rsid w:val="00BF1EFD"/>
    <w:rsid w:val="00BF48AA"/>
    <w:rsid w:val="00BF67C8"/>
    <w:rsid w:val="00C00873"/>
    <w:rsid w:val="00C00C2C"/>
    <w:rsid w:val="00C01D6C"/>
    <w:rsid w:val="00C03DD2"/>
    <w:rsid w:val="00C05AD6"/>
    <w:rsid w:val="00C05C28"/>
    <w:rsid w:val="00C066F2"/>
    <w:rsid w:val="00C10F6A"/>
    <w:rsid w:val="00C13710"/>
    <w:rsid w:val="00C145C0"/>
    <w:rsid w:val="00C1480C"/>
    <w:rsid w:val="00C15272"/>
    <w:rsid w:val="00C153E7"/>
    <w:rsid w:val="00C16529"/>
    <w:rsid w:val="00C214FD"/>
    <w:rsid w:val="00C23453"/>
    <w:rsid w:val="00C24E84"/>
    <w:rsid w:val="00C323E6"/>
    <w:rsid w:val="00C32486"/>
    <w:rsid w:val="00C360C4"/>
    <w:rsid w:val="00C361C1"/>
    <w:rsid w:val="00C4064D"/>
    <w:rsid w:val="00C41450"/>
    <w:rsid w:val="00C42531"/>
    <w:rsid w:val="00C44442"/>
    <w:rsid w:val="00C4488A"/>
    <w:rsid w:val="00C50CF6"/>
    <w:rsid w:val="00C510C9"/>
    <w:rsid w:val="00C525F4"/>
    <w:rsid w:val="00C54560"/>
    <w:rsid w:val="00C5491A"/>
    <w:rsid w:val="00C56275"/>
    <w:rsid w:val="00C567BC"/>
    <w:rsid w:val="00C574FC"/>
    <w:rsid w:val="00C578C1"/>
    <w:rsid w:val="00C6128B"/>
    <w:rsid w:val="00C62C35"/>
    <w:rsid w:val="00C639C8"/>
    <w:rsid w:val="00C65014"/>
    <w:rsid w:val="00C652D2"/>
    <w:rsid w:val="00C66D52"/>
    <w:rsid w:val="00C72A6F"/>
    <w:rsid w:val="00C732D5"/>
    <w:rsid w:val="00C74682"/>
    <w:rsid w:val="00C770E4"/>
    <w:rsid w:val="00C77BF6"/>
    <w:rsid w:val="00C81833"/>
    <w:rsid w:val="00C82779"/>
    <w:rsid w:val="00C845F5"/>
    <w:rsid w:val="00C84FED"/>
    <w:rsid w:val="00C912C0"/>
    <w:rsid w:val="00C91DD6"/>
    <w:rsid w:val="00C93F4D"/>
    <w:rsid w:val="00C94C2E"/>
    <w:rsid w:val="00C958FA"/>
    <w:rsid w:val="00C9743D"/>
    <w:rsid w:val="00C97D51"/>
    <w:rsid w:val="00CA154B"/>
    <w:rsid w:val="00CA1641"/>
    <w:rsid w:val="00CA319E"/>
    <w:rsid w:val="00CA3BAE"/>
    <w:rsid w:val="00CA3C26"/>
    <w:rsid w:val="00CA3C81"/>
    <w:rsid w:val="00CA576F"/>
    <w:rsid w:val="00CA6F5B"/>
    <w:rsid w:val="00CB1EB6"/>
    <w:rsid w:val="00CB2250"/>
    <w:rsid w:val="00CB27CC"/>
    <w:rsid w:val="00CB3A75"/>
    <w:rsid w:val="00CB3ADD"/>
    <w:rsid w:val="00CC0EEB"/>
    <w:rsid w:val="00CC1AA8"/>
    <w:rsid w:val="00CC27B9"/>
    <w:rsid w:val="00CC2A75"/>
    <w:rsid w:val="00CC2F9E"/>
    <w:rsid w:val="00CC4BE4"/>
    <w:rsid w:val="00CC6814"/>
    <w:rsid w:val="00CD01A4"/>
    <w:rsid w:val="00CD312A"/>
    <w:rsid w:val="00CD66A8"/>
    <w:rsid w:val="00CD7286"/>
    <w:rsid w:val="00CD799F"/>
    <w:rsid w:val="00CD7B3A"/>
    <w:rsid w:val="00CE5F45"/>
    <w:rsid w:val="00CF0F97"/>
    <w:rsid w:val="00CF1C19"/>
    <w:rsid w:val="00CF1F83"/>
    <w:rsid w:val="00CF44DA"/>
    <w:rsid w:val="00CF6063"/>
    <w:rsid w:val="00D000CC"/>
    <w:rsid w:val="00D00248"/>
    <w:rsid w:val="00D017E3"/>
    <w:rsid w:val="00D02D1C"/>
    <w:rsid w:val="00D07D6A"/>
    <w:rsid w:val="00D11F8E"/>
    <w:rsid w:val="00D141A3"/>
    <w:rsid w:val="00D14AB1"/>
    <w:rsid w:val="00D16481"/>
    <w:rsid w:val="00D207C7"/>
    <w:rsid w:val="00D27256"/>
    <w:rsid w:val="00D3010A"/>
    <w:rsid w:val="00D311E3"/>
    <w:rsid w:val="00D32758"/>
    <w:rsid w:val="00D34016"/>
    <w:rsid w:val="00D341BB"/>
    <w:rsid w:val="00D35781"/>
    <w:rsid w:val="00D3583F"/>
    <w:rsid w:val="00D35DD0"/>
    <w:rsid w:val="00D36481"/>
    <w:rsid w:val="00D37BEF"/>
    <w:rsid w:val="00D421DD"/>
    <w:rsid w:val="00D42D9A"/>
    <w:rsid w:val="00D4555F"/>
    <w:rsid w:val="00D466B8"/>
    <w:rsid w:val="00D46C45"/>
    <w:rsid w:val="00D522AC"/>
    <w:rsid w:val="00D52E50"/>
    <w:rsid w:val="00D544D5"/>
    <w:rsid w:val="00D54F9C"/>
    <w:rsid w:val="00D567C1"/>
    <w:rsid w:val="00D606F5"/>
    <w:rsid w:val="00D60CBC"/>
    <w:rsid w:val="00D639AC"/>
    <w:rsid w:val="00D65584"/>
    <w:rsid w:val="00D673B7"/>
    <w:rsid w:val="00D67507"/>
    <w:rsid w:val="00D707D0"/>
    <w:rsid w:val="00D72368"/>
    <w:rsid w:val="00D72BB8"/>
    <w:rsid w:val="00D72F35"/>
    <w:rsid w:val="00D7351E"/>
    <w:rsid w:val="00D742E4"/>
    <w:rsid w:val="00D759E8"/>
    <w:rsid w:val="00D760E6"/>
    <w:rsid w:val="00D77383"/>
    <w:rsid w:val="00D80F32"/>
    <w:rsid w:val="00D81496"/>
    <w:rsid w:val="00D82691"/>
    <w:rsid w:val="00D850FC"/>
    <w:rsid w:val="00D86B85"/>
    <w:rsid w:val="00D871F6"/>
    <w:rsid w:val="00D87736"/>
    <w:rsid w:val="00D9091C"/>
    <w:rsid w:val="00D91535"/>
    <w:rsid w:val="00D94307"/>
    <w:rsid w:val="00D94F68"/>
    <w:rsid w:val="00D953BC"/>
    <w:rsid w:val="00DA2461"/>
    <w:rsid w:val="00DA3FF6"/>
    <w:rsid w:val="00DA6C25"/>
    <w:rsid w:val="00DB10FE"/>
    <w:rsid w:val="00DB24C5"/>
    <w:rsid w:val="00DB2602"/>
    <w:rsid w:val="00DB3CC9"/>
    <w:rsid w:val="00DB3D35"/>
    <w:rsid w:val="00DB4A21"/>
    <w:rsid w:val="00DB594C"/>
    <w:rsid w:val="00DC0C81"/>
    <w:rsid w:val="00DC150E"/>
    <w:rsid w:val="00DC2264"/>
    <w:rsid w:val="00DC3631"/>
    <w:rsid w:val="00DC38D7"/>
    <w:rsid w:val="00DC74E9"/>
    <w:rsid w:val="00DD0811"/>
    <w:rsid w:val="00DD0F21"/>
    <w:rsid w:val="00DD1C9D"/>
    <w:rsid w:val="00DD49AA"/>
    <w:rsid w:val="00DD5190"/>
    <w:rsid w:val="00DD759E"/>
    <w:rsid w:val="00DE2415"/>
    <w:rsid w:val="00DE4484"/>
    <w:rsid w:val="00DE6DB2"/>
    <w:rsid w:val="00DF2630"/>
    <w:rsid w:val="00DF32BC"/>
    <w:rsid w:val="00DF4357"/>
    <w:rsid w:val="00DF63CD"/>
    <w:rsid w:val="00DF6AD3"/>
    <w:rsid w:val="00DF7A3C"/>
    <w:rsid w:val="00E00806"/>
    <w:rsid w:val="00E02B92"/>
    <w:rsid w:val="00E06FC4"/>
    <w:rsid w:val="00E151F6"/>
    <w:rsid w:val="00E229F9"/>
    <w:rsid w:val="00E23E3B"/>
    <w:rsid w:val="00E23E65"/>
    <w:rsid w:val="00E25507"/>
    <w:rsid w:val="00E27598"/>
    <w:rsid w:val="00E279ED"/>
    <w:rsid w:val="00E27C2B"/>
    <w:rsid w:val="00E301C7"/>
    <w:rsid w:val="00E30C29"/>
    <w:rsid w:val="00E327FE"/>
    <w:rsid w:val="00E32C38"/>
    <w:rsid w:val="00E3346F"/>
    <w:rsid w:val="00E35C40"/>
    <w:rsid w:val="00E367B4"/>
    <w:rsid w:val="00E400C8"/>
    <w:rsid w:val="00E41A77"/>
    <w:rsid w:val="00E43E22"/>
    <w:rsid w:val="00E43F12"/>
    <w:rsid w:val="00E447A7"/>
    <w:rsid w:val="00E47060"/>
    <w:rsid w:val="00E47372"/>
    <w:rsid w:val="00E511A0"/>
    <w:rsid w:val="00E54D62"/>
    <w:rsid w:val="00E55418"/>
    <w:rsid w:val="00E55F6E"/>
    <w:rsid w:val="00E6044E"/>
    <w:rsid w:val="00E613D3"/>
    <w:rsid w:val="00E6392A"/>
    <w:rsid w:val="00E63D21"/>
    <w:rsid w:val="00E63F02"/>
    <w:rsid w:val="00E65FD9"/>
    <w:rsid w:val="00E672F7"/>
    <w:rsid w:val="00E67460"/>
    <w:rsid w:val="00E75342"/>
    <w:rsid w:val="00E75DCA"/>
    <w:rsid w:val="00E8001F"/>
    <w:rsid w:val="00E80E30"/>
    <w:rsid w:val="00E825CF"/>
    <w:rsid w:val="00E835C1"/>
    <w:rsid w:val="00E837E8"/>
    <w:rsid w:val="00E84610"/>
    <w:rsid w:val="00E84AE3"/>
    <w:rsid w:val="00E84B21"/>
    <w:rsid w:val="00E85846"/>
    <w:rsid w:val="00E86225"/>
    <w:rsid w:val="00E877C8"/>
    <w:rsid w:val="00E90197"/>
    <w:rsid w:val="00E92170"/>
    <w:rsid w:val="00E921C4"/>
    <w:rsid w:val="00E9485E"/>
    <w:rsid w:val="00E95867"/>
    <w:rsid w:val="00E97559"/>
    <w:rsid w:val="00E97A38"/>
    <w:rsid w:val="00EA3267"/>
    <w:rsid w:val="00EA3827"/>
    <w:rsid w:val="00EA5376"/>
    <w:rsid w:val="00EB006A"/>
    <w:rsid w:val="00EB07D9"/>
    <w:rsid w:val="00EB07F6"/>
    <w:rsid w:val="00EB0B8F"/>
    <w:rsid w:val="00EB3660"/>
    <w:rsid w:val="00EB632C"/>
    <w:rsid w:val="00EC0CB8"/>
    <w:rsid w:val="00EC2197"/>
    <w:rsid w:val="00EC31CE"/>
    <w:rsid w:val="00EC4277"/>
    <w:rsid w:val="00ED0759"/>
    <w:rsid w:val="00ED6A77"/>
    <w:rsid w:val="00EE1F47"/>
    <w:rsid w:val="00EE3045"/>
    <w:rsid w:val="00EE444B"/>
    <w:rsid w:val="00EE49F1"/>
    <w:rsid w:val="00EE5A62"/>
    <w:rsid w:val="00EE5F5D"/>
    <w:rsid w:val="00EF0B44"/>
    <w:rsid w:val="00EF1D0F"/>
    <w:rsid w:val="00EF51AB"/>
    <w:rsid w:val="00EF7625"/>
    <w:rsid w:val="00F01A48"/>
    <w:rsid w:val="00F020DA"/>
    <w:rsid w:val="00F03469"/>
    <w:rsid w:val="00F0398D"/>
    <w:rsid w:val="00F03E6C"/>
    <w:rsid w:val="00F04387"/>
    <w:rsid w:val="00F05781"/>
    <w:rsid w:val="00F06124"/>
    <w:rsid w:val="00F1042A"/>
    <w:rsid w:val="00F12ACA"/>
    <w:rsid w:val="00F14227"/>
    <w:rsid w:val="00F142A7"/>
    <w:rsid w:val="00F20BD0"/>
    <w:rsid w:val="00F21BCC"/>
    <w:rsid w:val="00F2370D"/>
    <w:rsid w:val="00F241B1"/>
    <w:rsid w:val="00F276C5"/>
    <w:rsid w:val="00F27A71"/>
    <w:rsid w:val="00F33E1D"/>
    <w:rsid w:val="00F35D5A"/>
    <w:rsid w:val="00F36625"/>
    <w:rsid w:val="00F409C6"/>
    <w:rsid w:val="00F411D4"/>
    <w:rsid w:val="00F442AD"/>
    <w:rsid w:val="00F443BE"/>
    <w:rsid w:val="00F505D5"/>
    <w:rsid w:val="00F50EE9"/>
    <w:rsid w:val="00F5205B"/>
    <w:rsid w:val="00F54FB5"/>
    <w:rsid w:val="00F56F1E"/>
    <w:rsid w:val="00F60206"/>
    <w:rsid w:val="00F602C5"/>
    <w:rsid w:val="00F60311"/>
    <w:rsid w:val="00F608E4"/>
    <w:rsid w:val="00F629D3"/>
    <w:rsid w:val="00F670D1"/>
    <w:rsid w:val="00F67ECC"/>
    <w:rsid w:val="00F71AFC"/>
    <w:rsid w:val="00F71F2C"/>
    <w:rsid w:val="00F7373C"/>
    <w:rsid w:val="00F75343"/>
    <w:rsid w:val="00F76868"/>
    <w:rsid w:val="00F778B8"/>
    <w:rsid w:val="00F80152"/>
    <w:rsid w:val="00F80886"/>
    <w:rsid w:val="00F80936"/>
    <w:rsid w:val="00F80D8D"/>
    <w:rsid w:val="00F844E4"/>
    <w:rsid w:val="00F84D49"/>
    <w:rsid w:val="00F9052B"/>
    <w:rsid w:val="00F90B5F"/>
    <w:rsid w:val="00F94C46"/>
    <w:rsid w:val="00F95FB4"/>
    <w:rsid w:val="00F96549"/>
    <w:rsid w:val="00FA0383"/>
    <w:rsid w:val="00FA10E4"/>
    <w:rsid w:val="00FA1C4F"/>
    <w:rsid w:val="00FA5C29"/>
    <w:rsid w:val="00FA607F"/>
    <w:rsid w:val="00FB16B1"/>
    <w:rsid w:val="00FB7F7D"/>
    <w:rsid w:val="00FC098F"/>
    <w:rsid w:val="00FC14AA"/>
    <w:rsid w:val="00FC5E86"/>
    <w:rsid w:val="00FD3343"/>
    <w:rsid w:val="00FD394F"/>
    <w:rsid w:val="00FD633F"/>
    <w:rsid w:val="00FD705E"/>
    <w:rsid w:val="00FE1878"/>
    <w:rsid w:val="00FE22CC"/>
    <w:rsid w:val="00FE349D"/>
    <w:rsid w:val="00FE42C1"/>
    <w:rsid w:val="00FF1091"/>
    <w:rsid w:val="00FF1BB6"/>
    <w:rsid w:val="00FF1F67"/>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docId w15:val="{80213C55-C5AF-40E1-A1AF-2A440B961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7122EE"/>
    <w:pPr>
      <w:keepNext/>
      <w:keepLines/>
      <w:numPr>
        <w:numId w:val="1"/>
      </w:numPr>
      <w:spacing w:after="0" w:line="480" w:lineRule="auto"/>
      <w:ind w:left="432"/>
      <w:jc w:val="both"/>
      <w:outlineLvl w:val="0"/>
    </w:pPr>
    <w:rPr>
      <w:rFonts w:ascii="Times New Roman" w:hAnsi="Times New Roman"/>
      <w:b/>
      <w:caps/>
      <w:color w:val="000000" w:themeColor="text1"/>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7F4FC9"/>
    <w:pPr>
      <w:keepNext/>
      <w:keepLines/>
      <w:numPr>
        <w:ilvl w:val="2"/>
        <w:numId w:val="1"/>
      </w:numPr>
      <w:spacing w:before="40" w:after="0" w:line="360" w:lineRule="auto"/>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2EE"/>
    <w:rPr>
      <w:rFonts w:ascii="Times New Roman" w:eastAsia="Times New Roman" w:hAnsi="Times New Roman" w:cs="Times New Roman"/>
      <w:b/>
      <w:caps/>
      <w:color w:val="000000" w:themeColor="text1"/>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7F4FC9"/>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iPriority w:val="35"/>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537B64"/>
    <w:pPr>
      <w:spacing w:line="480" w:lineRule="auto"/>
      <w:jc w:val="both"/>
    </w:pPr>
    <w:rPr>
      <w:rFonts w:ascii="Times New Roman" w:hAnsi="Times New Roman"/>
      <w:i w:val="0"/>
      <w:color w:val="auto"/>
      <w:sz w:val="24"/>
      <w:szCs w:val="24"/>
    </w:rPr>
  </w:style>
  <w:style w:type="paragraph" w:customStyle="1" w:styleId="ThesisTables">
    <w:name w:val="Thesis Tables"/>
    <w:basedOn w:val="Caption"/>
    <w:next w:val="Caption"/>
    <w:qFormat/>
    <w:rsid w:val="00911FE0"/>
    <w:pPr>
      <w:spacing w:line="480" w:lineRule="auto"/>
    </w:pPr>
    <w:rPr>
      <w:rFonts w:ascii="Times New Roman" w:hAnsi="Times New Roman"/>
      <w:i w:val="0"/>
      <w:color w:val="auto"/>
      <w:sz w:val="24"/>
    </w:rPr>
  </w:style>
  <w:style w:type="character" w:styleId="Hyperlink">
    <w:name w:val="Hyperlink"/>
    <w:basedOn w:val="DefaultParagraphFont"/>
    <w:uiPriority w:val="99"/>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514464"/>
    <w:pPr>
      <w:tabs>
        <w:tab w:val="left" w:pos="1320"/>
        <w:tab w:val="right" w:leader="dot" w:pos="9350"/>
      </w:tabs>
      <w:spacing w:after="100"/>
    </w:pPr>
    <w:rPr>
      <w:rFonts w:ascii="Times New Roman" w:hAnsi="Times New Roman"/>
      <w:b/>
      <w:bCs/>
      <w:iCs/>
      <w:noProof/>
      <w:sz w:val="24"/>
      <w:szCs w:val="24"/>
    </w:r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 w:type="paragraph" w:customStyle="1" w:styleId="TitleSub">
    <w:name w:val="Title Sub"/>
    <w:basedOn w:val="Normal"/>
    <w:link w:val="TitleSubChar"/>
    <w:autoRedefine/>
    <w:qFormat/>
    <w:rsid w:val="00F2370D"/>
    <w:pPr>
      <w:spacing w:line="480" w:lineRule="auto"/>
      <w:ind w:left="720" w:hanging="720"/>
      <w:jc w:val="both"/>
    </w:pPr>
    <w:rPr>
      <w:rFonts w:ascii="Times New Roman" w:hAnsi="Times New Roman"/>
      <w:bCs/>
      <w:sz w:val="24"/>
      <w:szCs w:val="24"/>
    </w:rPr>
  </w:style>
  <w:style w:type="character" w:customStyle="1" w:styleId="TitleSubChar">
    <w:name w:val="Title Sub Char"/>
    <w:basedOn w:val="DefaultParagraphFont"/>
    <w:link w:val="TitleSub"/>
    <w:rsid w:val="00F2370D"/>
    <w:rPr>
      <w:rFonts w:ascii="Times New Roman" w:eastAsia="Times New Roman" w:hAnsi="Times New Roman" w:cs="Times New Roman"/>
      <w:bCs/>
      <w:sz w:val="24"/>
      <w:szCs w:val="24"/>
      <w:lang w:val="en-GB" w:eastAsia="en-GB"/>
    </w:rPr>
  </w:style>
  <w:style w:type="table" w:customStyle="1" w:styleId="Table1">
    <w:name w:val="Table1"/>
    <w:semiHidden/>
    <w:qFormat/>
    <w:rsid w:val="00DF7A3C"/>
    <w:pPr>
      <w:spacing w:after="200" w:line="240" w:lineRule="auto"/>
    </w:pPr>
    <w:rPr>
      <w:sz w:val="24"/>
      <w:szCs w:val="24"/>
      <w:lang w:val="en-GB" w:eastAsia="fr-FR"/>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styleId="PlaceholderText">
    <w:name w:val="Placeholder Text"/>
    <w:basedOn w:val="DefaultParagraphFont"/>
    <w:uiPriority w:val="99"/>
    <w:semiHidden/>
    <w:rsid w:val="000A17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4779971">
      <w:bodyDiv w:val="1"/>
      <w:marLeft w:val="0"/>
      <w:marRight w:val="0"/>
      <w:marTop w:val="0"/>
      <w:marBottom w:val="0"/>
      <w:divBdr>
        <w:top w:val="none" w:sz="0" w:space="0" w:color="auto"/>
        <w:left w:val="none" w:sz="0" w:space="0" w:color="auto"/>
        <w:bottom w:val="none" w:sz="0" w:space="0" w:color="auto"/>
        <w:right w:val="none" w:sz="0" w:space="0" w:color="auto"/>
      </w:divBdr>
    </w:div>
    <w:div w:id="323551999">
      <w:bodyDiv w:val="1"/>
      <w:marLeft w:val="0"/>
      <w:marRight w:val="0"/>
      <w:marTop w:val="0"/>
      <w:marBottom w:val="0"/>
      <w:divBdr>
        <w:top w:val="none" w:sz="0" w:space="0" w:color="auto"/>
        <w:left w:val="none" w:sz="0" w:space="0" w:color="auto"/>
        <w:bottom w:val="none" w:sz="0" w:space="0" w:color="auto"/>
        <w:right w:val="none" w:sz="0" w:space="0" w:color="auto"/>
      </w:divBdr>
    </w:div>
    <w:div w:id="325523075">
      <w:bodyDiv w:val="1"/>
      <w:marLeft w:val="0"/>
      <w:marRight w:val="0"/>
      <w:marTop w:val="0"/>
      <w:marBottom w:val="0"/>
      <w:divBdr>
        <w:top w:val="none" w:sz="0" w:space="0" w:color="auto"/>
        <w:left w:val="none" w:sz="0" w:space="0" w:color="auto"/>
        <w:bottom w:val="none" w:sz="0" w:space="0" w:color="auto"/>
        <w:right w:val="none" w:sz="0" w:space="0" w:color="auto"/>
      </w:divBdr>
    </w:div>
    <w:div w:id="441262513">
      <w:bodyDiv w:val="1"/>
      <w:marLeft w:val="0"/>
      <w:marRight w:val="0"/>
      <w:marTop w:val="0"/>
      <w:marBottom w:val="0"/>
      <w:divBdr>
        <w:top w:val="none" w:sz="0" w:space="0" w:color="auto"/>
        <w:left w:val="none" w:sz="0" w:space="0" w:color="auto"/>
        <w:bottom w:val="none" w:sz="0" w:space="0" w:color="auto"/>
        <w:right w:val="none" w:sz="0" w:space="0" w:color="auto"/>
      </w:divBdr>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671689483">
      <w:bodyDiv w:val="1"/>
      <w:marLeft w:val="0"/>
      <w:marRight w:val="0"/>
      <w:marTop w:val="0"/>
      <w:marBottom w:val="0"/>
      <w:divBdr>
        <w:top w:val="none" w:sz="0" w:space="0" w:color="auto"/>
        <w:left w:val="none" w:sz="0" w:space="0" w:color="auto"/>
        <w:bottom w:val="none" w:sz="0" w:space="0" w:color="auto"/>
        <w:right w:val="none" w:sz="0" w:space="0" w:color="auto"/>
      </w:divBdr>
    </w:div>
    <w:div w:id="701631738">
      <w:bodyDiv w:val="1"/>
      <w:marLeft w:val="0"/>
      <w:marRight w:val="0"/>
      <w:marTop w:val="0"/>
      <w:marBottom w:val="0"/>
      <w:divBdr>
        <w:top w:val="none" w:sz="0" w:space="0" w:color="auto"/>
        <w:left w:val="none" w:sz="0" w:space="0" w:color="auto"/>
        <w:bottom w:val="none" w:sz="0" w:space="0" w:color="auto"/>
        <w:right w:val="none" w:sz="0" w:space="0" w:color="auto"/>
      </w:divBdr>
    </w:div>
    <w:div w:id="1221283206">
      <w:bodyDiv w:val="1"/>
      <w:marLeft w:val="0"/>
      <w:marRight w:val="0"/>
      <w:marTop w:val="0"/>
      <w:marBottom w:val="0"/>
      <w:divBdr>
        <w:top w:val="none" w:sz="0" w:space="0" w:color="auto"/>
        <w:left w:val="none" w:sz="0" w:space="0" w:color="auto"/>
        <w:bottom w:val="none" w:sz="0" w:space="0" w:color="auto"/>
        <w:right w:val="none" w:sz="0" w:space="0" w:color="auto"/>
      </w:divBdr>
    </w:div>
    <w:div w:id="1270890164">
      <w:bodyDiv w:val="1"/>
      <w:marLeft w:val="0"/>
      <w:marRight w:val="0"/>
      <w:marTop w:val="0"/>
      <w:marBottom w:val="0"/>
      <w:divBdr>
        <w:top w:val="none" w:sz="0" w:space="0" w:color="auto"/>
        <w:left w:val="none" w:sz="0" w:space="0" w:color="auto"/>
        <w:bottom w:val="none" w:sz="0" w:space="0" w:color="auto"/>
        <w:right w:val="none" w:sz="0" w:space="0" w:color="auto"/>
      </w:divBdr>
    </w:div>
    <w:div w:id="1484081464">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1427798">
      <w:bodyDiv w:val="1"/>
      <w:marLeft w:val="0"/>
      <w:marRight w:val="0"/>
      <w:marTop w:val="0"/>
      <w:marBottom w:val="0"/>
      <w:divBdr>
        <w:top w:val="none" w:sz="0" w:space="0" w:color="auto"/>
        <w:left w:val="none" w:sz="0" w:space="0" w:color="auto"/>
        <w:bottom w:val="none" w:sz="0" w:space="0" w:color="auto"/>
        <w:right w:val="none" w:sz="0" w:space="0" w:color="auto"/>
      </w:divBdr>
    </w:div>
    <w:div w:id="1833568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oleObject" Target="embeddings/oleObject2.bin"/><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4.emf"/><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oleObject" Target="embeddings/oleObject1.bin"/><Relationship Id="rId37" Type="http://schemas.openxmlformats.org/officeDocument/2006/relationships/image" Target="media/image16.jpg"/><Relationship Id="rId40" Type="http://schemas.openxmlformats.org/officeDocument/2006/relationships/image" Target="media/image19.jpe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jpeg"/><Relationship Id="rId28" Type="http://schemas.openxmlformats.org/officeDocument/2006/relationships/footer" Target="footer4.xml"/><Relationship Id="rId36" Type="http://schemas.openxmlformats.org/officeDocument/2006/relationships/image" Target="media/image15.jpg"/><Relationship Id="rId10" Type="http://schemas.openxmlformats.org/officeDocument/2006/relationships/image" Target="NULL"/><Relationship Id="rId19" Type="http://schemas.openxmlformats.org/officeDocument/2006/relationships/image" Target="media/image4.jpe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chart" Target="charts/chart1.xml"/><Relationship Id="rId30" Type="http://schemas.openxmlformats.org/officeDocument/2006/relationships/chart" Target="charts/chart2.xml"/><Relationship Id="rId35" Type="http://schemas.openxmlformats.org/officeDocument/2006/relationships/hyperlink" Target="http://dx.doi.org/10.2305/IUCN.UK.2014&#8211;1.RLTS.%20T166894A67015710.en"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NEM</c:v>
                </c:pt>
              </c:strCache>
            </c:strRef>
          </c:tx>
          <c:spPr>
            <a:solidFill>
              <a:schemeClr val="accent1"/>
            </a:solidFill>
            <a:ln>
              <a:noFill/>
            </a:ln>
            <a:effectLst/>
          </c:spPr>
          <c:invertIfNegative val="0"/>
          <c:cat>
            <c:strRef>
              <c:f>Sheet1!$A$2:$A$4</c:f>
              <c:strCache>
                <c:ptCount val="3"/>
                <c:pt idx="0">
                  <c:v>A. bengalensis</c:v>
                </c:pt>
                <c:pt idx="1">
                  <c:v>A. marmorata</c:v>
                </c:pt>
                <c:pt idx="2">
                  <c:v>A. mossambica</c:v>
                </c:pt>
              </c:strCache>
            </c:strRef>
          </c:cat>
          <c:val>
            <c:numRef>
              <c:f>Sheet1!$B$2:$B$4</c:f>
              <c:numCache>
                <c:formatCode>General</c:formatCode>
                <c:ptCount val="3"/>
                <c:pt idx="0">
                  <c:v>11</c:v>
                </c:pt>
                <c:pt idx="1">
                  <c:v>0</c:v>
                </c:pt>
                <c:pt idx="2">
                  <c:v>2</c:v>
                </c:pt>
              </c:numCache>
            </c:numRef>
          </c:val>
          <c:extLst>
            <c:ext xmlns:c16="http://schemas.microsoft.com/office/drawing/2014/chart" uri="{C3380CC4-5D6E-409C-BE32-E72D297353CC}">
              <c16:uniqueId val="{00000000-CFD6-4F53-B72F-800B9459416C}"/>
            </c:ext>
          </c:extLst>
        </c:ser>
        <c:ser>
          <c:idx val="1"/>
          <c:order val="1"/>
          <c:tx>
            <c:strRef>
              <c:f>Sheet1!$C$1</c:f>
              <c:strCache>
                <c:ptCount val="1"/>
                <c:pt idx="0">
                  <c:v>SEM</c:v>
                </c:pt>
              </c:strCache>
            </c:strRef>
          </c:tx>
          <c:spPr>
            <a:solidFill>
              <a:schemeClr val="accent2"/>
            </a:solidFill>
            <a:ln>
              <a:noFill/>
            </a:ln>
            <a:effectLst/>
          </c:spPr>
          <c:invertIfNegative val="0"/>
          <c:cat>
            <c:strRef>
              <c:f>Sheet1!$A$2:$A$4</c:f>
              <c:strCache>
                <c:ptCount val="3"/>
                <c:pt idx="0">
                  <c:v>A. bengalensis</c:v>
                </c:pt>
                <c:pt idx="1">
                  <c:v>A. marmorata</c:v>
                </c:pt>
                <c:pt idx="2">
                  <c:v>A. mossambica</c:v>
                </c:pt>
              </c:strCache>
            </c:strRef>
          </c:cat>
          <c:val>
            <c:numRef>
              <c:f>Sheet1!$C$2:$C$4</c:f>
              <c:numCache>
                <c:formatCode>General</c:formatCode>
                <c:ptCount val="3"/>
                <c:pt idx="0">
                  <c:v>41</c:v>
                </c:pt>
                <c:pt idx="1">
                  <c:v>2</c:v>
                </c:pt>
                <c:pt idx="2">
                  <c:v>20</c:v>
                </c:pt>
              </c:numCache>
            </c:numRef>
          </c:val>
          <c:extLst>
            <c:ext xmlns:c16="http://schemas.microsoft.com/office/drawing/2014/chart" uri="{C3380CC4-5D6E-409C-BE32-E72D297353CC}">
              <c16:uniqueId val="{00000001-CFD6-4F53-B72F-800B9459416C}"/>
            </c:ext>
          </c:extLst>
        </c:ser>
        <c:dLbls>
          <c:showLegendKey val="0"/>
          <c:showVal val="0"/>
          <c:showCatName val="0"/>
          <c:showSerName val="0"/>
          <c:showPercent val="0"/>
          <c:showBubbleSize val="0"/>
        </c:dLbls>
        <c:gapWidth val="219"/>
        <c:overlap val="-27"/>
        <c:axId val="427536064"/>
        <c:axId val="427541464"/>
      </c:barChart>
      <c:catAx>
        <c:axId val="42753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1"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27541464"/>
        <c:crosses val="autoZero"/>
        <c:auto val="1"/>
        <c:lblAlgn val="ctr"/>
        <c:lblOffset val="100"/>
        <c:noMultiLvlLbl val="0"/>
      </c:catAx>
      <c:valAx>
        <c:axId val="4275414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53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NEM</c:v>
                </c:pt>
              </c:strCache>
            </c:strRef>
          </c:tx>
          <c:spPr>
            <a:solidFill>
              <a:schemeClr val="accent1"/>
            </a:solidFill>
            <a:ln>
              <a:noFill/>
            </a:ln>
            <a:effectLst/>
          </c:spPr>
          <c:invertIfNegative val="0"/>
          <c:cat>
            <c:strRef>
              <c:f>Sheet1!$A$2:$A$4</c:f>
              <c:strCache>
                <c:ptCount val="3"/>
                <c:pt idx="0">
                  <c:v>A. bengalensis</c:v>
                </c:pt>
                <c:pt idx="1">
                  <c:v>A. marmorata</c:v>
                </c:pt>
                <c:pt idx="2">
                  <c:v>A. mossambica</c:v>
                </c:pt>
              </c:strCache>
            </c:strRef>
          </c:cat>
          <c:val>
            <c:numRef>
              <c:f>Sheet1!$B$2:$B$4</c:f>
              <c:numCache>
                <c:formatCode>General</c:formatCode>
                <c:ptCount val="3"/>
                <c:pt idx="0">
                  <c:v>11</c:v>
                </c:pt>
                <c:pt idx="1">
                  <c:v>0</c:v>
                </c:pt>
                <c:pt idx="2">
                  <c:v>2</c:v>
                </c:pt>
              </c:numCache>
            </c:numRef>
          </c:val>
          <c:extLst>
            <c:ext xmlns:c16="http://schemas.microsoft.com/office/drawing/2014/chart" uri="{C3380CC4-5D6E-409C-BE32-E72D297353CC}">
              <c16:uniqueId val="{00000000-1152-4201-855E-345D4491A8C2}"/>
            </c:ext>
          </c:extLst>
        </c:ser>
        <c:ser>
          <c:idx val="1"/>
          <c:order val="1"/>
          <c:tx>
            <c:strRef>
              <c:f>Sheet1!$C$1</c:f>
              <c:strCache>
                <c:ptCount val="1"/>
                <c:pt idx="0">
                  <c:v>SEM</c:v>
                </c:pt>
              </c:strCache>
            </c:strRef>
          </c:tx>
          <c:spPr>
            <a:solidFill>
              <a:schemeClr val="accent2"/>
            </a:solidFill>
            <a:ln>
              <a:noFill/>
            </a:ln>
            <a:effectLst/>
          </c:spPr>
          <c:invertIfNegative val="0"/>
          <c:cat>
            <c:strRef>
              <c:f>Sheet1!$A$2:$A$4</c:f>
              <c:strCache>
                <c:ptCount val="3"/>
                <c:pt idx="0">
                  <c:v>A. bengalensis</c:v>
                </c:pt>
                <c:pt idx="1">
                  <c:v>A. marmorata</c:v>
                </c:pt>
                <c:pt idx="2">
                  <c:v>A. mossambica</c:v>
                </c:pt>
              </c:strCache>
            </c:strRef>
          </c:cat>
          <c:val>
            <c:numRef>
              <c:f>Sheet1!$C$2:$C$4</c:f>
              <c:numCache>
                <c:formatCode>General</c:formatCode>
                <c:ptCount val="3"/>
                <c:pt idx="0">
                  <c:v>41</c:v>
                </c:pt>
                <c:pt idx="1">
                  <c:v>2</c:v>
                </c:pt>
                <c:pt idx="2">
                  <c:v>20</c:v>
                </c:pt>
              </c:numCache>
            </c:numRef>
          </c:val>
          <c:extLst>
            <c:ext xmlns:c16="http://schemas.microsoft.com/office/drawing/2014/chart" uri="{C3380CC4-5D6E-409C-BE32-E72D297353CC}">
              <c16:uniqueId val="{00000001-1152-4201-855E-345D4491A8C2}"/>
            </c:ext>
          </c:extLst>
        </c:ser>
        <c:dLbls>
          <c:showLegendKey val="0"/>
          <c:showVal val="0"/>
          <c:showCatName val="0"/>
          <c:showSerName val="0"/>
          <c:showPercent val="0"/>
          <c:showBubbleSize val="0"/>
        </c:dLbls>
        <c:gapWidth val="219"/>
        <c:overlap val="-27"/>
        <c:axId val="427536064"/>
        <c:axId val="427541464"/>
      </c:barChart>
      <c:catAx>
        <c:axId val="42753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1"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27541464"/>
        <c:crosses val="autoZero"/>
        <c:auto val="1"/>
        <c:lblAlgn val="ctr"/>
        <c:lblOffset val="100"/>
        <c:noMultiLvlLbl val="0"/>
      </c:catAx>
      <c:valAx>
        <c:axId val="4275414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53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728C7-44A0-474B-A2AD-03352611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23717</Words>
  <Characters>135189</Characters>
  <Application>Microsoft Office Word</Application>
  <DocSecurity>0</DocSecurity>
  <Lines>1126</Lines>
  <Paragraphs>317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Lena Gitonga</cp:lastModifiedBy>
  <cp:revision>2</cp:revision>
  <dcterms:created xsi:type="dcterms:W3CDTF">2023-08-28T12:51:00Z</dcterms:created>
  <dcterms:modified xsi:type="dcterms:W3CDTF">2023-08-28T12:51:00Z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-630847338</vt:i4>
  </property>
</Properties>
</file>